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DD02C9" w14:textId="506B8872" w:rsidR="003E5B44" w:rsidRPr="007E02F3" w:rsidRDefault="003E5B44" w:rsidP="003E5B44">
      <w:pPr>
        <w:jc w:val="center"/>
        <w:rPr>
          <w:rFonts w:ascii="Times New Roman" w:hAnsi="Times New Roman" w:cs="Times New Roman"/>
          <w:b/>
          <w:i/>
          <w:sz w:val="48"/>
          <w:szCs w:val="36"/>
        </w:rPr>
      </w:pPr>
      <w:r w:rsidRPr="001C3E98">
        <w:rPr>
          <w:rFonts w:ascii="Times New Roman" w:hAnsi="Times New Roman" w:cs="Times New Roman"/>
          <w:b/>
          <w:i/>
          <w:sz w:val="44"/>
          <w:szCs w:val="36"/>
        </w:rPr>
        <w:t>Dédicace</w:t>
      </w:r>
      <w:r w:rsidR="00D36CB9">
        <w:rPr>
          <w:rFonts w:ascii="Times New Roman" w:hAnsi="Times New Roman" w:cs="Times New Roman"/>
          <w:b/>
          <w:i/>
          <w:sz w:val="44"/>
          <w:szCs w:val="36"/>
        </w:rPr>
        <w:t>s</w:t>
      </w:r>
    </w:p>
    <w:p w14:paraId="111ABC16" w14:textId="77777777" w:rsidR="007E02F3" w:rsidRPr="007E02F3" w:rsidRDefault="007E02F3" w:rsidP="003E5B44">
      <w:pPr>
        <w:jc w:val="center"/>
        <w:rPr>
          <w:rFonts w:ascii="Times New Roman" w:hAnsi="Times New Roman" w:cs="Times New Roman"/>
          <w:b/>
          <w:i/>
          <w:sz w:val="24"/>
          <w:szCs w:val="32"/>
        </w:rPr>
      </w:pPr>
    </w:p>
    <w:p w14:paraId="489DDF66" w14:textId="77777777" w:rsidR="007E02F3" w:rsidRDefault="007E02F3" w:rsidP="003E5B44">
      <w:pPr>
        <w:jc w:val="center"/>
        <w:rPr>
          <w:rFonts w:ascii="Times New Roman" w:hAnsi="Times New Roman" w:cs="Times New Roman"/>
          <w:i/>
          <w:sz w:val="28"/>
          <w:szCs w:val="36"/>
        </w:rPr>
      </w:pPr>
      <w:r w:rsidRPr="007E02F3">
        <w:rPr>
          <w:rFonts w:ascii="Times New Roman" w:hAnsi="Times New Roman" w:cs="Times New Roman"/>
          <w:i/>
          <w:sz w:val="28"/>
          <w:szCs w:val="36"/>
        </w:rPr>
        <w:t xml:space="preserve">Nous dédions ce travail, de tout cœur, à tous les membres de nos chères familles. Leur soutien, leurs sacrifices et leurs encouragements tout au long de nos parcours scolaires et universitaires ont été inestimables. </w:t>
      </w:r>
    </w:p>
    <w:p w14:paraId="46547EBA" w14:textId="135872E3" w:rsidR="007E02F3" w:rsidRPr="007E02F3" w:rsidRDefault="007E02F3" w:rsidP="007E02F3">
      <w:pPr>
        <w:jc w:val="center"/>
        <w:rPr>
          <w:rFonts w:ascii="Times New Roman" w:hAnsi="Times New Roman" w:cs="Times New Roman"/>
          <w:i/>
          <w:sz w:val="28"/>
          <w:szCs w:val="36"/>
        </w:rPr>
      </w:pPr>
      <w:r w:rsidRPr="007E02F3">
        <w:rPr>
          <w:rFonts w:ascii="Times New Roman" w:hAnsi="Times New Roman" w:cs="Times New Roman"/>
          <w:i/>
          <w:sz w:val="28"/>
          <w:szCs w:val="36"/>
        </w:rPr>
        <w:t>Nous leur souhaitons une vie longue, pleine de joie et de prospérité. Ils incarnent pour nous la persévérance, le courage et la générosité.</w:t>
      </w:r>
    </w:p>
    <w:p w14:paraId="775050CD" w14:textId="77777777" w:rsidR="007E02F3" w:rsidRDefault="007E02F3" w:rsidP="003E5B44">
      <w:pPr>
        <w:jc w:val="center"/>
        <w:rPr>
          <w:rFonts w:ascii="Times New Roman" w:hAnsi="Times New Roman" w:cs="Times New Roman"/>
          <w:i/>
          <w:sz w:val="28"/>
          <w:szCs w:val="36"/>
        </w:rPr>
      </w:pPr>
      <w:r w:rsidRPr="007E02F3">
        <w:rPr>
          <w:rFonts w:ascii="Times New Roman" w:hAnsi="Times New Roman" w:cs="Times New Roman"/>
          <w:i/>
          <w:sz w:val="28"/>
          <w:szCs w:val="36"/>
        </w:rPr>
        <w:t>Nous tenons également à remercier tous nos amis, sans exception, avec qui nous avons partagé des moments précieux ces dernières années.</w:t>
      </w:r>
    </w:p>
    <w:p w14:paraId="7102C87C" w14:textId="433C31D3" w:rsidR="003E5B44" w:rsidRPr="007E02F3" w:rsidRDefault="007E02F3" w:rsidP="003E5B44">
      <w:pPr>
        <w:jc w:val="center"/>
        <w:rPr>
          <w:rFonts w:ascii="Times New Roman" w:hAnsi="Times New Roman" w:cs="Times New Roman"/>
          <w:i/>
          <w:sz w:val="28"/>
          <w:szCs w:val="36"/>
        </w:rPr>
      </w:pPr>
      <w:r w:rsidRPr="007E02F3">
        <w:rPr>
          <w:rFonts w:ascii="Times New Roman" w:hAnsi="Times New Roman" w:cs="Times New Roman"/>
          <w:i/>
          <w:sz w:val="28"/>
          <w:szCs w:val="36"/>
        </w:rPr>
        <w:t xml:space="preserve"> Nous leur souhaitons tout le succès possible et un avenir brillant.</w:t>
      </w:r>
    </w:p>
    <w:p w14:paraId="261476F8" w14:textId="79634101" w:rsidR="003E5B44" w:rsidRDefault="007E02F3" w:rsidP="003E5B44">
      <w:pPr>
        <w:jc w:val="center"/>
        <w:rPr>
          <w:rFonts w:ascii="Times New Roman" w:hAnsi="Times New Roman" w:cs="Times New Roman"/>
          <w:b/>
          <w:i/>
          <w:sz w:val="36"/>
          <w:szCs w:val="36"/>
        </w:rPr>
      </w:pPr>
      <w:r>
        <w:rPr>
          <w:rFonts w:ascii="Times New Roman" w:hAnsi="Times New Roman" w:cs="Times New Roman"/>
          <w:b/>
          <w:i/>
          <w:sz w:val="36"/>
          <w:szCs w:val="36"/>
        </w:rPr>
        <w:tab/>
      </w:r>
      <w:r>
        <w:rPr>
          <w:rFonts w:ascii="Times New Roman" w:hAnsi="Times New Roman" w:cs="Times New Roman"/>
          <w:b/>
          <w:i/>
          <w:sz w:val="36"/>
          <w:szCs w:val="36"/>
        </w:rPr>
        <w:tab/>
      </w:r>
      <w:r>
        <w:rPr>
          <w:rFonts w:ascii="Times New Roman" w:hAnsi="Times New Roman" w:cs="Times New Roman"/>
          <w:b/>
          <w:i/>
          <w:sz w:val="36"/>
          <w:szCs w:val="36"/>
        </w:rPr>
        <w:tab/>
      </w:r>
      <w:r>
        <w:rPr>
          <w:rFonts w:ascii="Times New Roman" w:hAnsi="Times New Roman" w:cs="Times New Roman"/>
          <w:b/>
          <w:i/>
          <w:sz w:val="36"/>
          <w:szCs w:val="36"/>
        </w:rPr>
        <w:tab/>
      </w:r>
    </w:p>
    <w:p w14:paraId="6FC1AD16" w14:textId="741A0A38" w:rsidR="007E02F3" w:rsidRDefault="007E02F3" w:rsidP="003E5B44">
      <w:pPr>
        <w:jc w:val="center"/>
        <w:rPr>
          <w:rFonts w:ascii="Times New Roman" w:hAnsi="Times New Roman" w:cs="Times New Roman"/>
          <w:b/>
          <w:i/>
          <w:sz w:val="36"/>
          <w:szCs w:val="36"/>
        </w:rPr>
      </w:pPr>
    </w:p>
    <w:p w14:paraId="2606EF78" w14:textId="731DA270" w:rsidR="007E02F3" w:rsidRDefault="007E02F3" w:rsidP="003E5B44">
      <w:pPr>
        <w:jc w:val="center"/>
        <w:rPr>
          <w:rFonts w:ascii="Times New Roman" w:hAnsi="Times New Roman" w:cs="Times New Roman"/>
          <w:b/>
          <w:i/>
          <w:sz w:val="36"/>
          <w:szCs w:val="36"/>
        </w:rPr>
      </w:pPr>
    </w:p>
    <w:p w14:paraId="52ED8657" w14:textId="7D47A7EB" w:rsidR="007E02F3" w:rsidRDefault="007E02F3" w:rsidP="003E5B44">
      <w:pPr>
        <w:jc w:val="center"/>
        <w:rPr>
          <w:rFonts w:ascii="Times New Roman" w:hAnsi="Times New Roman" w:cs="Times New Roman"/>
          <w:b/>
          <w:i/>
          <w:sz w:val="36"/>
          <w:szCs w:val="36"/>
        </w:rPr>
      </w:pPr>
    </w:p>
    <w:p w14:paraId="4101ED4A" w14:textId="77777777" w:rsidR="007E02F3" w:rsidRDefault="007E02F3" w:rsidP="003E5B44">
      <w:pPr>
        <w:jc w:val="center"/>
        <w:rPr>
          <w:rFonts w:ascii="Times New Roman" w:hAnsi="Times New Roman" w:cs="Times New Roman"/>
          <w:b/>
          <w:i/>
          <w:sz w:val="36"/>
          <w:szCs w:val="36"/>
        </w:rPr>
      </w:pPr>
    </w:p>
    <w:p w14:paraId="64E1FBC0" w14:textId="414118DA" w:rsidR="007E02F3" w:rsidRDefault="007E02F3" w:rsidP="007E02F3">
      <w:pPr>
        <w:jc w:val="right"/>
        <w:rPr>
          <w:rFonts w:ascii="Times New Roman" w:hAnsi="Times New Roman" w:cs="Times New Roman"/>
          <w:b/>
          <w:i/>
          <w:sz w:val="36"/>
          <w:szCs w:val="36"/>
        </w:rPr>
      </w:pPr>
      <w:r>
        <w:rPr>
          <w:rFonts w:ascii="Times New Roman" w:hAnsi="Times New Roman" w:cs="Times New Roman"/>
          <w:b/>
          <w:i/>
          <w:sz w:val="36"/>
          <w:szCs w:val="36"/>
        </w:rPr>
        <w:tab/>
      </w:r>
      <w:r>
        <w:rPr>
          <w:rFonts w:ascii="Times New Roman" w:hAnsi="Times New Roman" w:cs="Times New Roman"/>
          <w:b/>
          <w:i/>
          <w:sz w:val="36"/>
          <w:szCs w:val="36"/>
        </w:rPr>
        <w:tab/>
      </w:r>
      <w:r>
        <w:rPr>
          <w:rFonts w:ascii="Times New Roman" w:hAnsi="Times New Roman" w:cs="Times New Roman"/>
          <w:b/>
          <w:i/>
          <w:sz w:val="36"/>
          <w:szCs w:val="36"/>
        </w:rPr>
        <w:tab/>
      </w:r>
      <w:r>
        <w:rPr>
          <w:rFonts w:ascii="Times New Roman" w:hAnsi="Times New Roman" w:cs="Times New Roman"/>
          <w:b/>
          <w:i/>
          <w:sz w:val="36"/>
          <w:szCs w:val="36"/>
        </w:rPr>
        <w:tab/>
        <w:t>Oumaima &amp; Ali</w:t>
      </w:r>
    </w:p>
    <w:p w14:paraId="7B567D75" w14:textId="059C3894" w:rsidR="007E02F3" w:rsidRDefault="007E02F3" w:rsidP="003E5B44">
      <w:pPr>
        <w:jc w:val="center"/>
        <w:rPr>
          <w:rFonts w:ascii="Times New Roman" w:hAnsi="Times New Roman" w:cs="Times New Roman"/>
          <w:b/>
          <w:i/>
          <w:sz w:val="36"/>
          <w:szCs w:val="36"/>
        </w:rPr>
      </w:pPr>
      <w:r>
        <w:rPr>
          <w:rFonts w:ascii="Times New Roman" w:hAnsi="Times New Roman" w:cs="Times New Roman"/>
          <w:b/>
          <w:i/>
          <w:sz w:val="36"/>
          <w:szCs w:val="36"/>
        </w:rPr>
        <w:tab/>
      </w:r>
      <w:r>
        <w:rPr>
          <w:rFonts w:ascii="Times New Roman" w:hAnsi="Times New Roman" w:cs="Times New Roman"/>
          <w:b/>
          <w:i/>
          <w:sz w:val="36"/>
          <w:szCs w:val="36"/>
        </w:rPr>
        <w:tab/>
      </w:r>
      <w:r>
        <w:rPr>
          <w:rFonts w:ascii="Times New Roman" w:hAnsi="Times New Roman" w:cs="Times New Roman"/>
          <w:b/>
          <w:i/>
          <w:sz w:val="36"/>
          <w:szCs w:val="36"/>
        </w:rPr>
        <w:tab/>
      </w:r>
      <w:r>
        <w:rPr>
          <w:rFonts w:ascii="Times New Roman" w:hAnsi="Times New Roman" w:cs="Times New Roman"/>
          <w:b/>
          <w:i/>
          <w:sz w:val="36"/>
          <w:szCs w:val="36"/>
        </w:rPr>
        <w:tab/>
      </w:r>
      <w:r>
        <w:rPr>
          <w:rFonts w:ascii="Times New Roman" w:hAnsi="Times New Roman" w:cs="Times New Roman"/>
          <w:b/>
          <w:i/>
          <w:sz w:val="36"/>
          <w:szCs w:val="36"/>
        </w:rPr>
        <w:tab/>
      </w:r>
    </w:p>
    <w:p w14:paraId="6F4235F1" w14:textId="5A1C40A1" w:rsidR="003E5B44" w:rsidRDefault="003E5B44" w:rsidP="003E5B44">
      <w:pPr>
        <w:jc w:val="center"/>
        <w:rPr>
          <w:rFonts w:ascii="Times New Roman" w:hAnsi="Times New Roman" w:cs="Times New Roman"/>
          <w:b/>
          <w:i/>
          <w:sz w:val="36"/>
          <w:szCs w:val="36"/>
        </w:rPr>
      </w:pPr>
    </w:p>
    <w:p w14:paraId="08E857DA" w14:textId="547F073B" w:rsidR="003E5B44" w:rsidRDefault="003E5B44" w:rsidP="003E5B44">
      <w:pPr>
        <w:jc w:val="center"/>
        <w:rPr>
          <w:rFonts w:ascii="Times New Roman" w:hAnsi="Times New Roman" w:cs="Times New Roman"/>
          <w:b/>
          <w:i/>
          <w:sz w:val="36"/>
          <w:szCs w:val="36"/>
        </w:rPr>
      </w:pPr>
    </w:p>
    <w:p w14:paraId="284555C0" w14:textId="06F76F22" w:rsidR="003E5B44" w:rsidRDefault="003E5B44" w:rsidP="003E5B44">
      <w:pPr>
        <w:jc w:val="center"/>
        <w:rPr>
          <w:rFonts w:ascii="Times New Roman" w:hAnsi="Times New Roman" w:cs="Times New Roman"/>
          <w:b/>
          <w:i/>
          <w:sz w:val="36"/>
          <w:szCs w:val="36"/>
        </w:rPr>
      </w:pPr>
    </w:p>
    <w:p w14:paraId="5D6F30A9" w14:textId="0DAA9DE9" w:rsidR="003E5B44" w:rsidRDefault="003E5B44" w:rsidP="003E5B44">
      <w:pPr>
        <w:jc w:val="center"/>
        <w:rPr>
          <w:rFonts w:ascii="Times New Roman" w:hAnsi="Times New Roman" w:cs="Times New Roman"/>
          <w:b/>
          <w:i/>
          <w:sz w:val="36"/>
          <w:szCs w:val="36"/>
        </w:rPr>
      </w:pPr>
    </w:p>
    <w:p w14:paraId="6578B74E" w14:textId="631D05FF" w:rsidR="003E5B44" w:rsidRDefault="003E5B44" w:rsidP="003E5B44">
      <w:pPr>
        <w:jc w:val="center"/>
        <w:rPr>
          <w:rFonts w:ascii="Times New Roman" w:hAnsi="Times New Roman" w:cs="Times New Roman"/>
          <w:b/>
          <w:i/>
          <w:sz w:val="36"/>
          <w:szCs w:val="36"/>
        </w:rPr>
      </w:pPr>
    </w:p>
    <w:p w14:paraId="6B7BFF98" w14:textId="0F096302" w:rsidR="003E5B44" w:rsidRDefault="003E5B44" w:rsidP="003E5B44">
      <w:pPr>
        <w:jc w:val="center"/>
        <w:rPr>
          <w:rFonts w:ascii="Times New Roman" w:hAnsi="Times New Roman" w:cs="Times New Roman"/>
          <w:b/>
          <w:i/>
          <w:sz w:val="36"/>
          <w:szCs w:val="36"/>
        </w:rPr>
      </w:pPr>
    </w:p>
    <w:p w14:paraId="7627EFB5" w14:textId="7523E47E" w:rsidR="003E5B44" w:rsidRDefault="003E5B44" w:rsidP="003E5B44">
      <w:pPr>
        <w:jc w:val="center"/>
        <w:rPr>
          <w:rFonts w:ascii="Times New Roman" w:hAnsi="Times New Roman" w:cs="Times New Roman"/>
          <w:b/>
          <w:i/>
          <w:sz w:val="36"/>
          <w:szCs w:val="36"/>
        </w:rPr>
      </w:pPr>
    </w:p>
    <w:p w14:paraId="196A97F5" w14:textId="77777777" w:rsidR="003E5B44" w:rsidRPr="003E5B44" w:rsidRDefault="003E5B44" w:rsidP="003E5B44">
      <w:pPr>
        <w:jc w:val="center"/>
        <w:rPr>
          <w:rFonts w:ascii="Times New Roman" w:hAnsi="Times New Roman" w:cs="Times New Roman"/>
          <w:b/>
          <w:i/>
          <w:sz w:val="36"/>
          <w:szCs w:val="36"/>
        </w:rPr>
      </w:pPr>
    </w:p>
    <w:p w14:paraId="76D4AD9C" w14:textId="5F38D0EA" w:rsidR="007E02F3" w:rsidRDefault="003E5B44" w:rsidP="007E02F3">
      <w:pPr>
        <w:jc w:val="center"/>
        <w:rPr>
          <w:rFonts w:ascii="Times New Roman" w:hAnsi="Times New Roman" w:cs="Times New Roman"/>
          <w:b/>
          <w:i/>
          <w:sz w:val="44"/>
          <w:szCs w:val="32"/>
        </w:rPr>
      </w:pPr>
      <w:r w:rsidRPr="007E02F3">
        <w:rPr>
          <w:rFonts w:ascii="Times New Roman" w:hAnsi="Times New Roman" w:cs="Times New Roman"/>
          <w:b/>
          <w:i/>
          <w:sz w:val="44"/>
          <w:szCs w:val="32"/>
        </w:rPr>
        <w:lastRenderedPageBreak/>
        <w:t>Remercîment</w:t>
      </w:r>
    </w:p>
    <w:p w14:paraId="21B3985F" w14:textId="77777777" w:rsidR="007E02F3" w:rsidRPr="001C3E98" w:rsidRDefault="007E02F3" w:rsidP="007E02F3">
      <w:pPr>
        <w:jc w:val="center"/>
        <w:rPr>
          <w:rFonts w:ascii="Times New Roman" w:hAnsi="Times New Roman" w:cs="Times New Roman"/>
          <w:b/>
          <w:i/>
          <w:sz w:val="52"/>
          <w:szCs w:val="32"/>
        </w:rPr>
      </w:pPr>
    </w:p>
    <w:p w14:paraId="55A84C9C" w14:textId="6DE35BCC" w:rsidR="001C3E98" w:rsidRPr="001C3E98" w:rsidRDefault="007E02F3" w:rsidP="001C3E98">
      <w:pPr>
        <w:jc w:val="center"/>
        <w:rPr>
          <w:rFonts w:ascii="Times New Roman" w:hAnsi="Times New Roman" w:cs="Times New Roman"/>
          <w:sz w:val="28"/>
        </w:rPr>
      </w:pPr>
      <w:r w:rsidRPr="001C3E98">
        <w:rPr>
          <w:rFonts w:ascii="Times New Roman" w:hAnsi="Times New Roman" w:cs="Times New Roman"/>
          <w:sz w:val="28"/>
        </w:rPr>
        <w:t>Au terme de ce travail, nous tenons à exprimer notre profonde gratitude et reconnaissance à notre encadrant, M</w:t>
      </w:r>
      <w:r w:rsidR="001C3E98" w:rsidRPr="001C3E98">
        <w:rPr>
          <w:rFonts w:ascii="Times New Roman" w:hAnsi="Times New Roman" w:cs="Times New Roman"/>
          <w:sz w:val="28"/>
        </w:rPr>
        <w:t xml:space="preserve">adame Emna Bouzid </w:t>
      </w:r>
      <w:r w:rsidRPr="001C3E98">
        <w:rPr>
          <w:rFonts w:ascii="Times New Roman" w:hAnsi="Times New Roman" w:cs="Times New Roman"/>
          <w:sz w:val="28"/>
        </w:rPr>
        <w:t xml:space="preserve">pour son suivi et pour ses précieux conseils tout au long de la période de notre projet. </w:t>
      </w:r>
    </w:p>
    <w:p w14:paraId="0DC34A27" w14:textId="6584E1C4" w:rsidR="001C3E98" w:rsidRPr="001C3E98" w:rsidRDefault="007E02F3" w:rsidP="001C3E98">
      <w:pPr>
        <w:jc w:val="center"/>
        <w:rPr>
          <w:rFonts w:ascii="Times New Roman" w:hAnsi="Times New Roman" w:cs="Times New Roman"/>
          <w:sz w:val="28"/>
        </w:rPr>
      </w:pPr>
      <w:r w:rsidRPr="001C3E98">
        <w:rPr>
          <w:rFonts w:ascii="Times New Roman" w:hAnsi="Times New Roman" w:cs="Times New Roman"/>
          <w:sz w:val="28"/>
        </w:rPr>
        <w:t xml:space="preserve">Nous tenons également à remercier notre encadrant professionnel, Monsieur </w:t>
      </w:r>
      <w:r w:rsidR="001C3E98" w:rsidRPr="001C3E98">
        <w:rPr>
          <w:rFonts w:ascii="Times New Roman" w:hAnsi="Times New Roman" w:cs="Times New Roman"/>
          <w:sz w:val="28"/>
        </w:rPr>
        <w:t>Rochdi Jedidi,</w:t>
      </w:r>
      <w:r w:rsidRPr="001C3E98">
        <w:rPr>
          <w:rFonts w:ascii="Times New Roman" w:hAnsi="Times New Roman" w:cs="Times New Roman"/>
          <w:sz w:val="28"/>
        </w:rPr>
        <w:t xml:space="preserve"> de la société Diva Software, pour ses conseils, ses informations et la motivation qu'il nous a fournis. Son soutien nous a permis de mener à bien ce projet.</w:t>
      </w:r>
    </w:p>
    <w:p w14:paraId="63F0FF4F" w14:textId="77777777" w:rsidR="001C3E98" w:rsidRPr="001C3E98" w:rsidRDefault="007E02F3" w:rsidP="001C3E98">
      <w:pPr>
        <w:jc w:val="center"/>
        <w:rPr>
          <w:rFonts w:ascii="Times New Roman" w:hAnsi="Times New Roman" w:cs="Times New Roman"/>
          <w:sz w:val="28"/>
        </w:rPr>
      </w:pPr>
      <w:r w:rsidRPr="001C3E98">
        <w:rPr>
          <w:rFonts w:ascii="Times New Roman" w:hAnsi="Times New Roman" w:cs="Times New Roman"/>
          <w:sz w:val="28"/>
        </w:rPr>
        <w:t xml:space="preserve"> Nous adressons aussi nos vifs remerciements à tous les membres de la société Diva Software auprès desquels nous avons trouvé un accueil chaleureux, une aide précieuse et l'assistance dont nous avions besoin.</w:t>
      </w:r>
    </w:p>
    <w:p w14:paraId="46102023" w14:textId="77777777" w:rsidR="001C3E98" w:rsidRPr="001C3E98" w:rsidRDefault="007E02F3" w:rsidP="001C3E98">
      <w:pPr>
        <w:jc w:val="center"/>
        <w:rPr>
          <w:rFonts w:ascii="Times New Roman" w:hAnsi="Times New Roman" w:cs="Times New Roman"/>
          <w:sz w:val="28"/>
        </w:rPr>
      </w:pPr>
      <w:r w:rsidRPr="001C3E98">
        <w:rPr>
          <w:rFonts w:ascii="Times New Roman" w:hAnsi="Times New Roman" w:cs="Times New Roman"/>
          <w:sz w:val="28"/>
        </w:rPr>
        <w:t xml:space="preserve"> Grâce à eux, nous avons pu nous adapter facilement à cet environnement professionnel.</w:t>
      </w:r>
    </w:p>
    <w:p w14:paraId="69CD59EC" w14:textId="77777777" w:rsidR="001C3E98" w:rsidRPr="001C3E98" w:rsidRDefault="007E02F3" w:rsidP="001C3E98">
      <w:pPr>
        <w:jc w:val="center"/>
        <w:rPr>
          <w:rFonts w:ascii="Times New Roman" w:hAnsi="Times New Roman" w:cs="Times New Roman"/>
          <w:sz w:val="28"/>
        </w:rPr>
      </w:pPr>
      <w:r w:rsidRPr="001C3E98">
        <w:rPr>
          <w:rFonts w:ascii="Times New Roman" w:hAnsi="Times New Roman" w:cs="Times New Roman"/>
          <w:sz w:val="28"/>
        </w:rPr>
        <w:t xml:space="preserve"> Nous souhaitons également remercier tous nos enseignants d'avoir partagé avec nous leur passion pour l'enseignement.</w:t>
      </w:r>
    </w:p>
    <w:p w14:paraId="38D4A8A9" w14:textId="77777777" w:rsidR="001C3E98" w:rsidRPr="001C3E98" w:rsidRDefault="007E02F3" w:rsidP="001C3E98">
      <w:pPr>
        <w:jc w:val="center"/>
        <w:rPr>
          <w:rFonts w:ascii="Times New Roman" w:hAnsi="Times New Roman" w:cs="Times New Roman"/>
          <w:sz w:val="28"/>
        </w:rPr>
      </w:pPr>
      <w:r w:rsidRPr="001C3E98">
        <w:rPr>
          <w:rFonts w:ascii="Times New Roman" w:hAnsi="Times New Roman" w:cs="Times New Roman"/>
          <w:sz w:val="28"/>
        </w:rPr>
        <w:t xml:space="preserve"> Nous avons grandement apprécié leur appui, leur implication et leur expérience tout au long de notre formation. </w:t>
      </w:r>
    </w:p>
    <w:p w14:paraId="17C4E5F1" w14:textId="77777777" w:rsidR="001C3E98" w:rsidRPr="001C3E98" w:rsidRDefault="007E02F3" w:rsidP="001C3E98">
      <w:pPr>
        <w:jc w:val="center"/>
        <w:rPr>
          <w:rFonts w:ascii="Times New Roman" w:hAnsi="Times New Roman" w:cs="Times New Roman"/>
          <w:sz w:val="28"/>
        </w:rPr>
      </w:pPr>
      <w:r w:rsidRPr="001C3E98">
        <w:rPr>
          <w:rFonts w:ascii="Times New Roman" w:hAnsi="Times New Roman" w:cs="Times New Roman"/>
          <w:sz w:val="28"/>
        </w:rPr>
        <w:t xml:space="preserve">Enfin, nous remercions vivement les membres du jury qui nous font l'honneur de juger ce travail. </w:t>
      </w:r>
    </w:p>
    <w:p w14:paraId="42A64613" w14:textId="77777777" w:rsidR="001C3E98" w:rsidRDefault="007E02F3" w:rsidP="001C3E98">
      <w:pPr>
        <w:tabs>
          <w:tab w:val="left" w:pos="4820"/>
        </w:tabs>
        <w:jc w:val="center"/>
        <w:rPr>
          <w:rFonts w:ascii="Times New Roman" w:hAnsi="Times New Roman" w:cs="Times New Roman"/>
          <w:sz w:val="28"/>
        </w:rPr>
      </w:pPr>
      <w:r w:rsidRPr="001C3E98">
        <w:rPr>
          <w:rFonts w:ascii="Times New Roman" w:hAnsi="Times New Roman" w:cs="Times New Roman"/>
          <w:sz w:val="28"/>
        </w:rPr>
        <w:t>Nous espérons qu'il sera à la hauteur de la confiance qu'ils nous ont accordée.</w:t>
      </w:r>
    </w:p>
    <w:p w14:paraId="14A66925" w14:textId="77777777" w:rsidR="001C3E98" w:rsidRDefault="001C3E98">
      <w:pPr>
        <w:rPr>
          <w:rFonts w:ascii="Times New Roman" w:hAnsi="Times New Roman" w:cs="Times New Roman"/>
          <w:sz w:val="28"/>
        </w:rPr>
      </w:pPr>
      <w:r>
        <w:rPr>
          <w:rFonts w:ascii="Times New Roman" w:hAnsi="Times New Roman" w:cs="Times New Roman"/>
          <w:sz w:val="28"/>
        </w:rPr>
        <w:br w:type="page"/>
      </w:r>
    </w:p>
    <w:p w14:paraId="7B3221D1" w14:textId="4B62AF40" w:rsidR="001C3E98" w:rsidRPr="001C3E98" w:rsidRDefault="001C3E98" w:rsidP="001C3E98">
      <w:pPr>
        <w:tabs>
          <w:tab w:val="left" w:pos="4820"/>
        </w:tabs>
        <w:jc w:val="center"/>
        <w:rPr>
          <w:rFonts w:ascii="Times New Roman" w:hAnsi="Times New Roman" w:cs="Times New Roman"/>
          <w:b/>
          <w:i/>
          <w:sz w:val="44"/>
          <w:szCs w:val="32"/>
        </w:rPr>
      </w:pPr>
      <w:r w:rsidRPr="001C3E98">
        <w:rPr>
          <w:rFonts w:ascii="Times New Roman" w:hAnsi="Times New Roman" w:cs="Times New Roman"/>
          <w:b/>
          <w:i/>
          <w:sz w:val="44"/>
          <w:szCs w:val="32"/>
        </w:rPr>
        <w:lastRenderedPageBreak/>
        <w:t>Table des Matières</w:t>
      </w:r>
    </w:p>
    <w:p w14:paraId="0E6DD84D" w14:textId="77777777" w:rsidR="001C3E98" w:rsidRDefault="001C3E98">
      <w:pPr>
        <w:rPr>
          <w:rFonts w:ascii="Times New Roman" w:hAnsi="Times New Roman" w:cs="Times New Roman"/>
          <w:b/>
          <w:i/>
          <w:sz w:val="32"/>
          <w:szCs w:val="32"/>
        </w:rPr>
      </w:pPr>
      <w:r>
        <w:rPr>
          <w:rFonts w:ascii="Times New Roman" w:hAnsi="Times New Roman" w:cs="Times New Roman"/>
          <w:b/>
          <w:i/>
          <w:sz w:val="32"/>
          <w:szCs w:val="32"/>
        </w:rPr>
        <w:br w:type="page"/>
      </w:r>
    </w:p>
    <w:p w14:paraId="565FAE3F" w14:textId="7C2EAA2C" w:rsidR="001C3E98" w:rsidRPr="00F87F36" w:rsidRDefault="001C3E98" w:rsidP="00454AEB">
      <w:pPr>
        <w:tabs>
          <w:tab w:val="left" w:pos="4820"/>
        </w:tabs>
        <w:jc w:val="center"/>
        <w:rPr>
          <w:rFonts w:ascii="Times New Roman" w:hAnsi="Times New Roman" w:cs="Times New Roman"/>
          <w:b/>
          <w:i/>
          <w:sz w:val="44"/>
          <w:szCs w:val="32"/>
        </w:rPr>
      </w:pPr>
      <w:r w:rsidRPr="00F87F36">
        <w:rPr>
          <w:rFonts w:ascii="Times New Roman" w:hAnsi="Times New Roman" w:cs="Times New Roman"/>
          <w:b/>
          <w:i/>
          <w:sz w:val="44"/>
          <w:szCs w:val="32"/>
        </w:rPr>
        <w:lastRenderedPageBreak/>
        <w:t>Table des Figures</w:t>
      </w:r>
    </w:p>
    <w:p w14:paraId="25435C70" w14:textId="243DF14E" w:rsidR="00454AEB" w:rsidRPr="00F87F36" w:rsidRDefault="00454AEB" w:rsidP="00454AEB">
      <w:pPr>
        <w:tabs>
          <w:tab w:val="left" w:pos="4820"/>
        </w:tabs>
        <w:jc w:val="center"/>
        <w:rPr>
          <w:rFonts w:ascii="Times New Roman" w:hAnsi="Times New Roman" w:cs="Times New Roman"/>
          <w:b/>
          <w:i/>
          <w:sz w:val="32"/>
          <w:szCs w:val="32"/>
        </w:rPr>
      </w:pPr>
    </w:p>
    <w:p w14:paraId="775F1526" w14:textId="15BB4E84" w:rsidR="00454AEB" w:rsidRPr="00F87F36" w:rsidRDefault="00454AEB" w:rsidP="00454AEB">
      <w:pPr>
        <w:tabs>
          <w:tab w:val="left" w:pos="4820"/>
        </w:tabs>
        <w:jc w:val="center"/>
        <w:rPr>
          <w:rFonts w:ascii="Times New Roman" w:hAnsi="Times New Roman" w:cs="Times New Roman"/>
          <w:b/>
          <w:i/>
          <w:sz w:val="32"/>
          <w:szCs w:val="32"/>
        </w:rPr>
      </w:pPr>
    </w:p>
    <w:p w14:paraId="4DBFCD3B" w14:textId="523141E0" w:rsidR="00454AEB" w:rsidRPr="00F87F36" w:rsidRDefault="00454AEB" w:rsidP="00454AEB">
      <w:pPr>
        <w:tabs>
          <w:tab w:val="left" w:pos="4820"/>
        </w:tabs>
        <w:jc w:val="center"/>
        <w:rPr>
          <w:rFonts w:ascii="Times New Roman" w:hAnsi="Times New Roman" w:cs="Times New Roman"/>
          <w:b/>
          <w:i/>
          <w:sz w:val="32"/>
          <w:szCs w:val="32"/>
        </w:rPr>
      </w:pPr>
    </w:p>
    <w:p w14:paraId="46B9085D" w14:textId="77777777" w:rsidR="00454AEB" w:rsidRPr="00F87F36" w:rsidRDefault="00454AEB" w:rsidP="00454AEB">
      <w:pPr>
        <w:tabs>
          <w:tab w:val="left" w:pos="4820"/>
        </w:tabs>
        <w:jc w:val="center"/>
        <w:rPr>
          <w:rFonts w:ascii="Times New Roman" w:hAnsi="Times New Roman" w:cs="Times New Roman"/>
          <w:b/>
          <w:i/>
          <w:sz w:val="32"/>
          <w:szCs w:val="32"/>
        </w:rPr>
      </w:pPr>
    </w:p>
    <w:p w14:paraId="13641F90" w14:textId="5A2DD8CF" w:rsidR="001C3E98" w:rsidRPr="001C3E98" w:rsidRDefault="001C3E98" w:rsidP="001C3E98">
      <w:pPr>
        <w:tabs>
          <w:tab w:val="left" w:pos="4820"/>
        </w:tabs>
        <w:jc w:val="center"/>
        <w:rPr>
          <w:rFonts w:ascii="Times New Roman" w:hAnsi="Times New Roman" w:cs="Times New Roman"/>
          <w:b/>
          <w:i/>
          <w:sz w:val="56"/>
          <w:szCs w:val="32"/>
        </w:rPr>
      </w:pPr>
      <w:r w:rsidRPr="001C3E98">
        <w:rPr>
          <w:rFonts w:ascii="Times New Roman" w:hAnsi="Times New Roman" w:cs="Times New Roman"/>
          <w:b/>
          <w:i/>
          <w:sz w:val="44"/>
        </w:rPr>
        <w:t>Liste des tableaux</w:t>
      </w:r>
    </w:p>
    <w:p w14:paraId="4D7CC37E" w14:textId="77777777" w:rsidR="009D00D5" w:rsidRDefault="001C3E98">
      <w:pPr>
        <w:rPr>
          <w:rFonts w:ascii="Times New Roman" w:hAnsi="Times New Roman" w:cs="Times New Roman"/>
          <w:b/>
          <w:i/>
          <w:sz w:val="56"/>
          <w:szCs w:val="32"/>
        </w:rPr>
      </w:pPr>
      <w:r w:rsidRPr="00E31EFE">
        <w:rPr>
          <w:rFonts w:ascii="Times New Roman" w:hAnsi="Times New Roman" w:cs="Times New Roman"/>
          <w:b/>
          <w:i/>
          <w:sz w:val="56"/>
          <w:szCs w:val="32"/>
        </w:rPr>
        <w:br w:type="page"/>
      </w:r>
    </w:p>
    <w:p w14:paraId="1C731609" w14:textId="77777777" w:rsidR="009D00D5" w:rsidRDefault="009D00D5">
      <w:pPr>
        <w:rPr>
          <w:rFonts w:ascii="Times New Roman" w:hAnsi="Times New Roman" w:cs="Times New Roman"/>
          <w:b/>
          <w:sz w:val="44"/>
        </w:rPr>
      </w:pPr>
    </w:p>
    <w:p w14:paraId="05143EF1" w14:textId="466499F5" w:rsidR="009D00D5" w:rsidRDefault="00E31EFE">
      <w:pPr>
        <w:rPr>
          <w:rFonts w:ascii="Times New Roman" w:hAnsi="Times New Roman" w:cs="Times New Roman"/>
          <w:b/>
          <w:sz w:val="36"/>
        </w:rPr>
      </w:pPr>
      <w:r w:rsidRPr="009D00D5">
        <w:rPr>
          <w:rFonts w:ascii="Times New Roman" w:hAnsi="Times New Roman" w:cs="Times New Roman"/>
          <w:b/>
          <w:sz w:val="44"/>
        </w:rPr>
        <w:t xml:space="preserve">Liste des abréviations </w:t>
      </w:r>
    </w:p>
    <w:p w14:paraId="194A4688" w14:textId="77777777" w:rsidR="009D00D5" w:rsidRPr="009D00D5" w:rsidRDefault="009D00D5">
      <w:pPr>
        <w:rPr>
          <w:rFonts w:ascii="Times New Roman" w:hAnsi="Times New Roman" w:cs="Times New Roman"/>
          <w:b/>
          <w:sz w:val="36"/>
        </w:rPr>
      </w:pPr>
    </w:p>
    <w:p w14:paraId="7A8379B4" w14:textId="77777777" w:rsidR="00E31EFE" w:rsidRPr="00F87F36" w:rsidRDefault="00E31EFE">
      <w:pPr>
        <w:rPr>
          <w:rFonts w:ascii="Times New Roman" w:hAnsi="Times New Roman" w:cs="Times New Roman"/>
          <w:sz w:val="24"/>
          <w:lang w:val="en-US"/>
        </w:rPr>
      </w:pPr>
      <w:r w:rsidRPr="00F87F36">
        <w:rPr>
          <w:rFonts w:ascii="Times New Roman" w:hAnsi="Times New Roman" w:cs="Times New Roman"/>
          <w:sz w:val="24"/>
          <w:lang w:val="en-US"/>
        </w:rPr>
        <w:t xml:space="preserve">- API = Application Programming Interface </w:t>
      </w:r>
    </w:p>
    <w:p w14:paraId="164E4E7A" w14:textId="4DDD5E34" w:rsidR="00E31EFE" w:rsidRPr="00F87F36" w:rsidRDefault="00E31EFE">
      <w:pPr>
        <w:rPr>
          <w:rFonts w:ascii="Times New Roman" w:hAnsi="Times New Roman" w:cs="Times New Roman"/>
          <w:sz w:val="24"/>
          <w:lang w:val="en-US"/>
        </w:rPr>
      </w:pPr>
      <w:r w:rsidRPr="00F87F36">
        <w:rPr>
          <w:rFonts w:ascii="Times New Roman" w:hAnsi="Times New Roman" w:cs="Times New Roman"/>
          <w:sz w:val="24"/>
          <w:lang w:val="en-US"/>
        </w:rPr>
        <w:t xml:space="preserve">- JSON = JavaScript Object Notation </w:t>
      </w:r>
    </w:p>
    <w:p w14:paraId="6582CCBF" w14:textId="77777777" w:rsidR="009D00D5" w:rsidRPr="009D00D5" w:rsidRDefault="00E31EFE">
      <w:pPr>
        <w:rPr>
          <w:rFonts w:ascii="Times New Roman" w:hAnsi="Times New Roman" w:cs="Times New Roman"/>
          <w:sz w:val="24"/>
          <w:lang w:val="en-US"/>
        </w:rPr>
      </w:pPr>
      <w:r w:rsidRPr="009D00D5">
        <w:rPr>
          <w:rFonts w:ascii="Times New Roman" w:hAnsi="Times New Roman" w:cs="Times New Roman"/>
          <w:sz w:val="24"/>
          <w:lang w:val="en-US"/>
        </w:rPr>
        <w:t xml:space="preserve">- JWT = JSON Web Token </w:t>
      </w:r>
    </w:p>
    <w:p w14:paraId="1A0FEC59" w14:textId="77777777" w:rsidR="009D00D5" w:rsidRPr="009D00D5" w:rsidRDefault="00E31EFE">
      <w:pPr>
        <w:rPr>
          <w:rFonts w:ascii="Times New Roman" w:hAnsi="Times New Roman" w:cs="Times New Roman"/>
          <w:sz w:val="24"/>
          <w:lang w:val="en-US"/>
        </w:rPr>
      </w:pPr>
      <w:r w:rsidRPr="009D00D5">
        <w:rPr>
          <w:rFonts w:ascii="Times New Roman" w:hAnsi="Times New Roman" w:cs="Times New Roman"/>
          <w:sz w:val="24"/>
          <w:lang w:val="en-US"/>
        </w:rPr>
        <w:t>- MVC = Model View Controller</w:t>
      </w:r>
    </w:p>
    <w:p w14:paraId="2B0ABA30" w14:textId="77777777" w:rsidR="009D00D5" w:rsidRPr="009D00D5" w:rsidRDefault="00E31EFE">
      <w:pPr>
        <w:rPr>
          <w:rFonts w:ascii="Times New Roman" w:hAnsi="Times New Roman" w:cs="Times New Roman"/>
          <w:sz w:val="24"/>
          <w:lang w:val="en-US"/>
        </w:rPr>
      </w:pPr>
      <w:r w:rsidRPr="009D00D5">
        <w:rPr>
          <w:rFonts w:ascii="Times New Roman" w:hAnsi="Times New Roman" w:cs="Times New Roman"/>
          <w:sz w:val="24"/>
          <w:lang w:val="en-US"/>
        </w:rPr>
        <w:t xml:space="preserve"> - UML = Unified Modeling </w:t>
      </w:r>
      <w:r w:rsidR="009D00D5" w:rsidRPr="009D00D5">
        <w:rPr>
          <w:rFonts w:ascii="Times New Roman" w:hAnsi="Times New Roman" w:cs="Times New Roman"/>
          <w:sz w:val="24"/>
          <w:lang w:val="en-US"/>
        </w:rPr>
        <w:t>Language</w:t>
      </w:r>
    </w:p>
    <w:p w14:paraId="41215AF5" w14:textId="227D0004" w:rsidR="009D00D5" w:rsidRPr="009D00D5" w:rsidRDefault="009D00D5">
      <w:pPr>
        <w:rPr>
          <w:rFonts w:ascii="Times New Roman" w:hAnsi="Times New Roman" w:cs="Times New Roman"/>
          <w:sz w:val="24"/>
          <w:lang w:val="en-US"/>
        </w:rPr>
      </w:pPr>
      <w:r w:rsidRPr="009D00D5">
        <w:rPr>
          <w:rFonts w:ascii="Times New Roman" w:hAnsi="Times New Roman" w:cs="Times New Roman"/>
          <w:sz w:val="24"/>
          <w:lang w:val="en-US"/>
        </w:rPr>
        <w:t xml:space="preserve">- IHM = Interface Homme-Machine </w:t>
      </w:r>
    </w:p>
    <w:p w14:paraId="2068B433" w14:textId="6544F0C4" w:rsidR="009D00D5" w:rsidRPr="009D00D5" w:rsidRDefault="009D00D5" w:rsidP="009D00D5">
      <w:pPr>
        <w:rPr>
          <w:rFonts w:ascii="Times New Roman" w:hAnsi="Times New Roman" w:cs="Times New Roman"/>
          <w:sz w:val="24"/>
          <w:lang w:val="en-US"/>
        </w:rPr>
      </w:pPr>
      <w:r w:rsidRPr="009D00D5">
        <w:rPr>
          <w:rFonts w:ascii="Times New Roman" w:hAnsi="Times New Roman" w:cs="Times New Roman"/>
          <w:sz w:val="24"/>
          <w:lang w:val="en-US"/>
        </w:rPr>
        <w:t xml:space="preserve">- PDR = </w:t>
      </w:r>
      <w:r w:rsidRPr="009D00D5">
        <w:rPr>
          <w:rFonts w:ascii="Times New Roman" w:hAnsi="Times New Roman" w:cs="Times New Roman"/>
          <w:color w:val="0D0D0D"/>
          <w:sz w:val="24"/>
          <w:shd w:val="clear" w:color="auto" w:fill="FFFFFF"/>
          <w:lang w:val="en-US"/>
        </w:rPr>
        <w:t>Piece de Rechange</w:t>
      </w:r>
    </w:p>
    <w:p w14:paraId="5F549922" w14:textId="6A284BB7" w:rsidR="009D00D5" w:rsidRPr="009D00D5" w:rsidRDefault="009D00D5" w:rsidP="009D00D5">
      <w:pPr>
        <w:rPr>
          <w:rFonts w:ascii="Times New Roman" w:hAnsi="Times New Roman" w:cs="Times New Roman"/>
          <w:sz w:val="24"/>
          <w:lang w:val="en-US"/>
        </w:rPr>
      </w:pPr>
      <w:r w:rsidRPr="009D00D5">
        <w:rPr>
          <w:rFonts w:ascii="Times New Roman" w:hAnsi="Times New Roman" w:cs="Times New Roman"/>
          <w:sz w:val="24"/>
          <w:lang w:val="en-US"/>
        </w:rPr>
        <w:t>- KPI=</w:t>
      </w:r>
      <w:r w:rsidRPr="009D00D5">
        <w:rPr>
          <w:rFonts w:ascii="Times New Roman" w:hAnsi="Times New Roman" w:cs="Times New Roman"/>
          <w:color w:val="0D0D0D"/>
          <w:sz w:val="24"/>
          <w:shd w:val="clear" w:color="auto" w:fill="FFFFFF"/>
          <w:lang w:val="en-US"/>
        </w:rPr>
        <w:t>Key Performance Indicator</w:t>
      </w:r>
    </w:p>
    <w:p w14:paraId="3F4C748A" w14:textId="77777777" w:rsidR="009D00D5" w:rsidRPr="00F87F36" w:rsidRDefault="009D00D5" w:rsidP="009D00D5">
      <w:pPr>
        <w:rPr>
          <w:rFonts w:ascii="Times New Roman" w:hAnsi="Times New Roman" w:cs="Times New Roman"/>
          <w:color w:val="0D0D0D"/>
          <w:sz w:val="24"/>
          <w:shd w:val="clear" w:color="auto" w:fill="FFFFFF"/>
        </w:rPr>
      </w:pPr>
      <w:r w:rsidRPr="00F87F36">
        <w:rPr>
          <w:rFonts w:ascii="Times New Roman" w:hAnsi="Times New Roman" w:cs="Times New Roman"/>
          <w:sz w:val="24"/>
        </w:rPr>
        <w:t xml:space="preserve">- GMAO = </w:t>
      </w:r>
      <w:r w:rsidRPr="00F87F36">
        <w:rPr>
          <w:rFonts w:ascii="Times New Roman" w:hAnsi="Times New Roman" w:cs="Times New Roman"/>
          <w:color w:val="0D0D0D"/>
          <w:sz w:val="24"/>
          <w:shd w:val="clear" w:color="auto" w:fill="FFFFFF"/>
        </w:rPr>
        <w:t>Gestion de Maintenance Assistée par Ordinateur (</w:t>
      </w:r>
      <w:proofErr w:type="spellStart"/>
      <w:r w:rsidRPr="00F87F36">
        <w:rPr>
          <w:rFonts w:ascii="Times New Roman" w:hAnsi="Times New Roman" w:cs="Times New Roman"/>
          <w:color w:val="0D0D0D"/>
          <w:sz w:val="24"/>
          <w:shd w:val="clear" w:color="auto" w:fill="FFFFFF"/>
        </w:rPr>
        <w:t>Computerized</w:t>
      </w:r>
      <w:proofErr w:type="spellEnd"/>
      <w:r w:rsidRPr="00F87F36">
        <w:rPr>
          <w:rFonts w:ascii="Times New Roman" w:hAnsi="Times New Roman" w:cs="Times New Roman"/>
          <w:color w:val="0D0D0D"/>
          <w:sz w:val="24"/>
          <w:shd w:val="clear" w:color="auto" w:fill="FFFFFF"/>
        </w:rPr>
        <w:t xml:space="preserve"> Maintenance </w:t>
      </w:r>
    </w:p>
    <w:p w14:paraId="34E4FCB7" w14:textId="1160C561" w:rsidR="009D00D5" w:rsidRPr="00F87F36" w:rsidRDefault="0049760A" w:rsidP="009D00D5">
      <w:pPr>
        <w:rPr>
          <w:rFonts w:ascii="Times New Roman" w:hAnsi="Times New Roman" w:cs="Times New Roman"/>
          <w:sz w:val="24"/>
        </w:rPr>
      </w:pPr>
      <w:r w:rsidRPr="00F87F36">
        <w:rPr>
          <w:rFonts w:ascii="Times New Roman" w:hAnsi="Times New Roman" w:cs="Times New Roman"/>
          <w:color w:val="0D0D0D"/>
          <w:sz w:val="24"/>
          <w:shd w:val="clear" w:color="auto" w:fill="FFFFFF"/>
        </w:rPr>
        <w:t xml:space="preserve">   </w:t>
      </w:r>
      <w:r w:rsidR="009D00D5" w:rsidRPr="00F87F36">
        <w:rPr>
          <w:rFonts w:ascii="Times New Roman" w:hAnsi="Times New Roman" w:cs="Times New Roman"/>
          <w:color w:val="0D0D0D"/>
          <w:sz w:val="24"/>
          <w:shd w:val="clear" w:color="auto" w:fill="FFFFFF"/>
        </w:rPr>
        <w:t>Management System)</w:t>
      </w:r>
    </w:p>
    <w:p w14:paraId="54DD478D" w14:textId="07AC4BCE" w:rsidR="009D00D5" w:rsidRPr="009D00D5" w:rsidRDefault="009D00D5" w:rsidP="009D00D5">
      <w:pPr>
        <w:rPr>
          <w:rFonts w:ascii="Times New Roman" w:hAnsi="Times New Roman" w:cs="Times New Roman"/>
          <w:sz w:val="24"/>
        </w:rPr>
      </w:pPr>
      <w:r w:rsidRPr="009D00D5">
        <w:rPr>
          <w:rFonts w:ascii="Times New Roman" w:hAnsi="Times New Roman" w:cs="Times New Roman"/>
          <w:sz w:val="24"/>
        </w:rPr>
        <w:t xml:space="preserve">- DI = </w:t>
      </w:r>
      <w:r w:rsidRPr="009D00D5">
        <w:rPr>
          <w:rFonts w:ascii="Times New Roman" w:hAnsi="Times New Roman" w:cs="Times New Roman"/>
          <w:color w:val="0D0D0D"/>
          <w:sz w:val="24"/>
          <w:shd w:val="clear" w:color="auto" w:fill="FFFFFF"/>
        </w:rPr>
        <w:t>Demande d'Intervention (Intervention Request)</w:t>
      </w:r>
    </w:p>
    <w:p w14:paraId="68504281" w14:textId="213BB05B" w:rsidR="009D00D5" w:rsidRPr="00F87F36" w:rsidRDefault="009D00D5" w:rsidP="009D00D5">
      <w:pPr>
        <w:rPr>
          <w:rFonts w:ascii="Times New Roman" w:hAnsi="Times New Roman" w:cs="Times New Roman"/>
          <w:sz w:val="24"/>
        </w:rPr>
      </w:pPr>
      <w:r w:rsidRPr="00F87F36">
        <w:rPr>
          <w:rFonts w:ascii="Times New Roman" w:hAnsi="Times New Roman" w:cs="Times New Roman"/>
          <w:sz w:val="24"/>
        </w:rPr>
        <w:t xml:space="preserve">- OT = </w:t>
      </w:r>
      <w:r w:rsidRPr="009D00D5">
        <w:rPr>
          <w:rFonts w:ascii="Times New Roman" w:hAnsi="Times New Roman" w:cs="Times New Roman"/>
          <w:color w:val="0D0D0D"/>
          <w:sz w:val="24"/>
          <w:shd w:val="clear" w:color="auto" w:fill="FFFFFF"/>
        </w:rPr>
        <w:t>Ordre de Travail (Work Order)</w:t>
      </w:r>
    </w:p>
    <w:p w14:paraId="1F40A9F4" w14:textId="6EF939B8" w:rsidR="009D00D5" w:rsidRPr="009D00D5" w:rsidRDefault="009D00D5" w:rsidP="009D00D5">
      <w:pPr>
        <w:rPr>
          <w:rFonts w:ascii="Times New Roman" w:hAnsi="Times New Roman" w:cs="Times New Roman"/>
          <w:sz w:val="24"/>
        </w:rPr>
      </w:pPr>
      <w:r w:rsidRPr="009D00D5">
        <w:rPr>
          <w:rFonts w:ascii="Times New Roman" w:hAnsi="Times New Roman" w:cs="Times New Roman"/>
          <w:sz w:val="24"/>
        </w:rPr>
        <w:t>- IHM = Interface</w:t>
      </w:r>
      <w:r w:rsidRPr="009D00D5">
        <w:rPr>
          <w:rFonts w:ascii="Times New Roman" w:hAnsi="Times New Roman" w:cs="Times New Roman"/>
          <w:color w:val="0D0D0D"/>
          <w:sz w:val="24"/>
          <w:shd w:val="clear" w:color="auto" w:fill="FFFFFF"/>
        </w:rPr>
        <w:t xml:space="preserve"> Homme-Machine (Human-Machine Interface)</w:t>
      </w:r>
    </w:p>
    <w:p w14:paraId="7E4EFEC6" w14:textId="02B9716A" w:rsidR="00E31EFE" w:rsidRPr="009D00D5" w:rsidRDefault="00E31EFE">
      <w:pPr>
        <w:rPr>
          <w:rFonts w:ascii="Times New Roman" w:hAnsi="Times New Roman" w:cs="Times New Roman"/>
          <w:b/>
          <w:i/>
          <w:sz w:val="32"/>
          <w:szCs w:val="32"/>
        </w:rPr>
      </w:pPr>
      <w:r w:rsidRPr="009D00D5">
        <w:rPr>
          <w:rFonts w:ascii="Times New Roman" w:hAnsi="Times New Roman" w:cs="Times New Roman"/>
          <w:b/>
          <w:i/>
          <w:sz w:val="32"/>
          <w:szCs w:val="32"/>
        </w:rPr>
        <w:br w:type="page"/>
      </w:r>
    </w:p>
    <w:p w14:paraId="24113577" w14:textId="77777777" w:rsidR="001C3E98" w:rsidRPr="009D00D5" w:rsidRDefault="001C3E98">
      <w:pPr>
        <w:rPr>
          <w:rFonts w:ascii="Times New Roman" w:hAnsi="Times New Roman" w:cs="Times New Roman"/>
          <w:b/>
          <w:i/>
          <w:sz w:val="32"/>
          <w:szCs w:val="32"/>
        </w:rPr>
      </w:pPr>
    </w:p>
    <w:p w14:paraId="6858C79D" w14:textId="04C4161D" w:rsidR="001C3E98" w:rsidRDefault="001C3E98" w:rsidP="001C3E98">
      <w:pPr>
        <w:tabs>
          <w:tab w:val="left" w:pos="4820"/>
        </w:tabs>
        <w:jc w:val="center"/>
        <w:rPr>
          <w:rFonts w:ascii="Times New Roman" w:hAnsi="Times New Roman" w:cs="Times New Roman"/>
          <w:b/>
          <w:i/>
          <w:sz w:val="44"/>
          <w:szCs w:val="32"/>
        </w:rPr>
      </w:pPr>
      <w:r w:rsidRPr="001C3E98">
        <w:rPr>
          <w:rFonts w:ascii="Times New Roman" w:hAnsi="Times New Roman" w:cs="Times New Roman"/>
          <w:b/>
          <w:i/>
          <w:sz w:val="44"/>
          <w:szCs w:val="32"/>
        </w:rPr>
        <w:t>Introduction Générale</w:t>
      </w:r>
    </w:p>
    <w:p w14:paraId="719111CD" w14:textId="77777777" w:rsidR="007A0429" w:rsidRDefault="007A0429" w:rsidP="001C3E98">
      <w:pPr>
        <w:tabs>
          <w:tab w:val="left" w:pos="4820"/>
        </w:tabs>
        <w:jc w:val="center"/>
        <w:rPr>
          <w:rFonts w:ascii="Times New Roman" w:hAnsi="Times New Roman" w:cs="Times New Roman"/>
          <w:b/>
          <w:i/>
          <w:sz w:val="44"/>
          <w:szCs w:val="32"/>
        </w:rPr>
      </w:pPr>
    </w:p>
    <w:p w14:paraId="7CACE790" w14:textId="2DBE924C" w:rsidR="007A0429" w:rsidRDefault="00D36CB9" w:rsidP="00CF7D2F">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8"/>
          <w:szCs w:val="24"/>
        </w:rPr>
        <w:tab/>
      </w:r>
      <w:r w:rsidR="007A0429" w:rsidRPr="00D36CB9">
        <w:rPr>
          <w:rFonts w:ascii="Times New Roman" w:hAnsi="Times New Roman" w:cs="Times New Roman"/>
          <w:sz w:val="24"/>
          <w:szCs w:val="24"/>
        </w:rPr>
        <w:t>Dans un contexte où le numérique a profondément transformé nos modes de fonctionnement, la Gestion de la Maintenance Assistée par Ordinateur (GMAO) représente une évolution essentielle pour les entreprises, en particulier celles opérant dans le secteur textile. La révolution numérique a engendré une série d'innovations technologiques majeures, plaçant le digital au cœur de notre quotidien et de nos activités professionnelles.</w:t>
      </w:r>
    </w:p>
    <w:p w14:paraId="1438A17A" w14:textId="77777777" w:rsidR="00021C72" w:rsidRPr="009B419F" w:rsidRDefault="00021C72" w:rsidP="00021C72">
      <w:pPr>
        <w:tabs>
          <w:tab w:val="left" w:pos="4820"/>
        </w:tabs>
        <w:spacing w:line="360" w:lineRule="auto"/>
        <w:jc w:val="both"/>
        <w:rPr>
          <w:rFonts w:ascii="Times New Roman" w:hAnsi="Times New Roman" w:cs="Times New Roman"/>
          <w:sz w:val="24"/>
          <w:szCs w:val="24"/>
        </w:rPr>
      </w:pPr>
      <w:r w:rsidRPr="009B419F">
        <w:rPr>
          <w:rFonts w:ascii="Times New Roman" w:hAnsi="Times New Roman" w:cs="Times New Roman"/>
          <w:sz w:val="24"/>
          <w:szCs w:val="24"/>
        </w:rPr>
        <w:t>Aujourd'hui, le secteur textile est confronté à des défis complexes tels que la réduction des temps d'arrêt, la gestion efficace des stocks de</w:t>
      </w:r>
      <w:r>
        <w:rPr>
          <w:rFonts w:ascii="Times New Roman" w:hAnsi="Times New Roman" w:cs="Times New Roman"/>
          <w:sz w:val="24"/>
          <w:szCs w:val="24"/>
        </w:rPr>
        <w:t>s</w:t>
      </w:r>
      <w:r w:rsidRPr="009B419F">
        <w:rPr>
          <w:rFonts w:ascii="Times New Roman" w:hAnsi="Times New Roman" w:cs="Times New Roman"/>
          <w:sz w:val="24"/>
          <w:szCs w:val="24"/>
        </w:rPr>
        <w:t xml:space="preserve"> pièces détachées, et la maximisation de la disponibilité opérationnelle des équipements. Dans ce contexte, la mise en place d'une </w:t>
      </w:r>
      <w:r>
        <w:rPr>
          <w:rFonts w:ascii="Times New Roman" w:hAnsi="Times New Roman" w:cs="Times New Roman"/>
          <w:sz w:val="24"/>
          <w:szCs w:val="24"/>
        </w:rPr>
        <w:t>« </w:t>
      </w:r>
      <w:r w:rsidRPr="009B419F">
        <w:rPr>
          <w:rFonts w:ascii="Times New Roman" w:hAnsi="Times New Roman" w:cs="Times New Roman"/>
          <w:sz w:val="24"/>
          <w:szCs w:val="24"/>
        </w:rPr>
        <w:t>GMAO</w:t>
      </w:r>
      <w:r>
        <w:rPr>
          <w:rFonts w:ascii="Times New Roman" w:hAnsi="Times New Roman" w:cs="Times New Roman"/>
          <w:sz w:val="24"/>
          <w:szCs w:val="24"/>
        </w:rPr>
        <w:t> »</w:t>
      </w:r>
      <w:r w:rsidRPr="009B419F">
        <w:rPr>
          <w:rFonts w:ascii="Times New Roman" w:hAnsi="Times New Roman" w:cs="Times New Roman"/>
          <w:sz w:val="24"/>
          <w:szCs w:val="24"/>
        </w:rPr>
        <w:t xml:space="preserve"> adaptée aux spécificités de l'industrie textile devient cruciale pour assurer la pérennité et la performance des activités industrielles. </w:t>
      </w:r>
    </w:p>
    <w:p w14:paraId="7897B277" w14:textId="00EA075F" w:rsidR="007A0429" w:rsidRPr="007A0429" w:rsidRDefault="007A0429" w:rsidP="00CF7D2F">
      <w:pPr>
        <w:tabs>
          <w:tab w:val="left" w:pos="4820"/>
        </w:tabs>
        <w:spacing w:line="360" w:lineRule="auto"/>
        <w:jc w:val="both"/>
        <w:rPr>
          <w:rFonts w:ascii="Times New Roman" w:hAnsi="Times New Roman" w:cs="Times New Roman"/>
          <w:sz w:val="28"/>
          <w:szCs w:val="24"/>
        </w:rPr>
      </w:pPr>
      <w:r w:rsidRPr="007A0429">
        <w:rPr>
          <w:rFonts w:ascii="Times New Roman" w:hAnsi="Times New Roman" w:cs="Times New Roman"/>
          <w:sz w:val="28"/>
          <w:szCs w:val="24"/>
        </w:rPr>
        <w:t xml:space="preserve"> </w:t>
      </w:r>
      <w:r w:rsidRPr="00D36CB9">
        <w:rPr>
          <w:rFonts w:ascii="Times New Roman" w:hAnsi="Times New Roman" w:cs="Times New Roman"/>
          <w:sz w:val="24"/>
          <w:szCs w:val="24"/>
        </w:rPr>
        <w:t xml:space="preserve">Pour une entreprise comme </w:t>
      </w:r>
      <w:r w:rsidR="00D36CB9" w:rsidRPr="00D36CB9">
        <w:rPr>
          <w:rFonts w:ascii="Times New Roman" w:hAnsi="Times New Roman" w:cs="Times New Roman"/>
          <w:sz w:val="24"/>
          <w:szCs w:val="24"/>
        </w:rPr>
        <w:t>« </w:t>
      </w:r>
      <w:r w:rsidRPr="00D36CB9">
        <w:rPr>
          <w:rFonts w:ascii="Times New Roman" w:hAnsi="Times New Roman" w:cs="Times New Roman"/>
          <w:sz w:val="24"/>
          <w:szCs w:val="24"/>
        </w:rPr>
        <w:t>Diva Software</w:t>
      </w:r>
      <w:r w:rsidR="00D36CB9" w:rsidRPr="00D36CB9">
        <w:rPr>
          <w:rFonts w:ascii="Times New Roman" w:hAnsi="Times New Roman" w:cs="Times New Roman"/>
          <w:sz w:val="24"/>
          <w:szCs w:val="24"/>
        </w:rPr>
        <w:t> »</w:t>
      </w:r>
      <w:r w:rsidRPr="00D36CB9">
        <w:rPr>
          <w:rFonts w:ascii="Times New Roman" w:hAnsi="Times New Roman" w:cs="Times New Roman"/>
          <w:sz w:val="24"/>
          <w:szCs w:val="24"/>
        </w:rPr>
        <w:t xml:space="preserve">, spécialisée dans </w:t>
      </w:r>
      <w:r w:rsidR="00021C72">
        <w:rPr>
          <w:rFonts w:ascii="Times New Roman" w:hAnsi="Times New Roman" w:cs="Times New Roman"/>
          <w:sz w:val="24"/>
          <w:szCs w:val="24"/>
        </w:rPr>
        <w:t xml:space="preserve">le développement des solutions pour </w:t>
      </w:r>
      <w:r w:rsidRPr="00D36CB9">
        <w:rPr>
          <w:rFonts w:ascii="Times New Roman" w:hAnsi="Times New Roman" w:cs="Times New Roman"/>
          <w:sz w:val="24"/>
          <w:szCs w:val="24"/>
        </w:rPr>
        <w:t xml:space="preserve">l'industrie textile, il est devenu indispensable de </w:t>
      </w:r>
      <w:r w:rsidR="00021C72">
        <w:rPr>
          <w:rFonts w:ascii="Times New Roman" w:hAnsi="Times New Roman" w:cs="Times New Roman"/>
          <w:sz w:val="24"/>
          <w:szCs w:val="24"/>
        </w:rPr>
        <w:t xml:space="preserve">développer un outil </w:t>
      </w:r>
      <w:r w:rsidR="009B419F">
        <w:rPr>
          <w:rFonts w:ascii="Times New Roman" w:hAnsi="Times New Roman" w:cs="Times New Roman"/>
          <w:sz w:val="24"/>
          <w:szCs w:val="24"/>
        </w:rPr>
        <w:t>« </w:t>
      </w:r>
      <w:r w:rsidRPr="00D36CB9">
        <w:rPr>
          <w:rFonts w:ascii="Times New Roman" w:hAnsi="Times New Roman" w:cs="Times New Roman"/>
          <w:sz w:val="24"/>
          <w:szCs w:val="24"/>
        </w:rPr>
        <w:t>GMAO</w:t>
      </w:r>
      <w:r w:rsidR="009B419F">
        <w:rPr>
          <w:rFonts w:ascii="Times New Roman" w:hAnsi="Times New Roman" w:cs="Times New Roman"/>
          <w:sz w:val="24"/>
          <w:szCs w:val="24"/>
        </w:rPr>
        <w:t> »</w:t>
      </w:r>
      <w:r w:rsidRPr="00D36CB9">
        <w:rPr>
          <w:rFonts w:ascii="Times New Roman" w:hAnsi="Times New Roman" w:cs="Times New Roman"/>
          <w:sz w:val="24"/>
          <w:szCs w:val="24"/>
        </w:rPr>
        <w:t xml:space="preserve"> permet</w:t>
      </w:r>
      <w:r w:rsidR="00021C72">
        <w:rPr>
          <w:rFonts w:ascii="Times New Roman" w:hAnsi="Times New Roman" w:cs="Times New Roman"/>
          <w:sz w:val="24"/>
          <w:szCs w:val="24"/>
        </w:rPr>
        <w:t>tant</w:t>
      </w:r>
      <w:r w:rsidRPr="00D36CB9">
        <w:rPr>
          <w:rFonts w:ascii="Times New Roman" w:hAnsi="Times New Roman" w:cs="Times New Roman"/>
          <w:sz w:val="24"/>
          <w:szCs w:val="24"/>
        </w:rPr>
        <w:t xml:space="preserve"> d'optimiser la gestion des opérations de maintenance </w:t>
      </w:r>
      <w:r w:rsidR="00D36CB9" w:rsidRPr="00D36CB9">
        <w:rPr>
          <w:rFonts w:ascii="Times New Roman" w:hAnsi="Times New Roman" w:cs="Times New Roman"/>
          <w:sz w:val="24"/>
          <w:szCs w:val="24"/>
        </w:rPr>
        <w:t>des</w:t>
      </w:r>
      <w:r w:rsidRPr="00D36CB9">
        <w:rPr>
          <w:rFonts w:ascii="Times New Roman" w:hAnsi="Times New Roman" w:cs="Times New Roman"/>
          <w:sz w:val="24"/>
          <w:szCs w:val="24"/>
        </w:rPr>
        <w:t xml:space="preserve"> équipements utilisés dans la production</w:t>
      </w:r>
      <w:r w:rsidR="00021C72">
        <w:rPr>
          <w:rFonts w:ascii="Times New Roman" w:hAnsi="Times New Roman" w:cs="Times New Roman"/>
          <w:sz w:val="24"/>
          <w:szCs w:val="24"/>
        </w:rPr>
        <w:t xml:space="preserve"> pour ses clients</w:t>
      </w:r>
      <w:r w:rsidRPr="00D36CB9">
        <w:rPr>
          <w:rFonts w:ascii="Times New Roman" w:hAnsi="Times New Roman" w:cs="Times New Roman"/>
          <w:sz w:val="24"/>
          <w:szCs w:val="24"/>
        </w:rPr>
        <w:t xml:space="preserve">. </w:t>
      </w:r>
    </w:p>
    <w:p w14:paraId="129035F9" w14:textId="393C96F2" w:rsidR="007A0429" w:rsidRPr="00CF7D2F" w:rsidRDefault="00CF7D2F" w:rsidP="00CF7D2F">
      <w:pPr>
        <w:tabs>
          <w:tab w:val="left" w:pos="567"/>
        </w:tabs>
        <w:spacing w:line="360" w:lineRule="auto"/>
        <w:jc w:val="both"/>
        <w:rPr>
          <w:rFonts w:ascii="Times New Roman" w:hAnsi="Times New Roman" w:cs="Times New Roman"/>
          <w:sz w:val="24"/>
          <w:szCs w:val="24"/>
        </w:rPr>
      </w:pPr>
      <w:r>
        <w:rPr>
          <w:rFonts w:ascii="Times New Roman" w:hAnsi="Times New Roman" w:cs="Times New Roman"/>
          <w:sz w:val="28"/>
          <w:szCs w:val="24"/>
        </w:rPr>
        <w:tab/>
      </w:r>
      <w:r w:rsidR="009B419F" w:rsidRPr="00CF7D2F">
        <w:rPr>
          <w:rFonts w:ascii="Times New Roman" w:hAnsi="Times New Roman" w:cs="Times New Roman"/>
          <w:sz w:val="24"/>
          <w:szCs w:val="24"/>
        </w:rPr>
        <w:t xml:space="preserve">Dans le cadre de stage de fin d’études de licence appliquée en technologies de l’informatique au sein de l’ISET de Sousse, ce </w:t>
      </w:r>
      <w:r w:rsidRPr="00CF7D2F">
        <w:rPr>
          <w:rFonts w:ascii="Times New Roman" w:hAnsi="Times New Roman" w:cs="Times New Roman"/>
          <w:sz w:val="24"/>
          <w:szCs w:val="24"/>
        </w:rPr>
        <w:t>projet répond aux besoins de la société « Diva Software » en implémentant une solution web de gestion de maintenance des équipements et pièces de rechange</w:t>
      </w:r>
      <w:r w:rsidR="009B419F" w:rsidRPr="00CF7D2F">
        <w:rPr>
          <w:rFonts w:ascii="Times New Roman" w:hAnsi="Times New Roman" w:cs="Times New Roman"/>
          <w:sz w:val="24"/>
          <w:szCs w:val="24"/>
        </w:rPr>
        <w:t xml:space="preserve">. </w:t>
      </w:r>
      <w:r w:rsidR="007A0429" w:rsidRPr="00CF7D2F">
        <w:rPr>
          <w:rFonts w:ascii="Times New Roman" w:hAnsi="Times New Roman" w:cs="Times New Roman"/>
          <w:sz w:val="24"/>
          <w:szCs w:val="24"/>
        </w:rPr>
        <w:t xml:space="preserve">En combinant les dernières avancées technologiques avec une connaissance approfondie des besoins du secteur textile, notre objectif est de fournir une solution complète qui améliore la fiabilité, la disponibilité, et la rentabilité des équipements tout en réduisant les coûts liés à la maintenance et aux interruptions de production. </w:t>
      </w:r>
    </w:p>
    <w:p w14:paraId="475DF2B8" w14:textId="35666FB6" w:rsidR="007A0429" w:rsidRPr="009D00D5" w:rsidRDefault="007A0429">
      <w:pPr>
        <w:rPr>
          <w:rFonts w:ascii="Times New Roman" w:hAnsi="Times New Roman" w:cs="Times New Roman"/>
          <w:sz w:val="28"/>
        </w:rPr>
      </w:pPr>
      <w:r w:rsidRPr="009D00D5">
        <w:rPr>
          <w:rFonts w:ascii="Times New Roman" w:hAnsi="Times New Roman" w:cs="Times New Roman"/>
          <w:sz w:val="28"/>
        </w:rPr>
        <w:t xml:space="preserve">Ce rapport présente tout le travail que nous avons réalisé tout au long de ce projet. Il est élaboré en </w:t>
      </w:r>
      <w:r w:rsidR="00CF7D2F">
        <w:rPr>
          <w:rFonts w:ascii="Times New Roman" w:hAnsi="Times New Roman" w:cs="Times New Roman"/>
          <w:sz w:val="28"/>
        </w:rPr>
        <w:t>cinq</w:t>
      </w:r>
      <w:r w:rsidRPr="009D00D5">
        <w:rPr>
          <w:rFonts w:ascii="Times New Roman" w:hAnsi="Times New Roman" w:cs="Times New Roman"/>
          <w:sz w:val="28"/>
        </w:rPr>
        <w:t xml:space="preserve"> chapitres décrits brièvement comme suit : </w:t>
      </w:r>
    </w:p>
    <w:p w14:paraId="69DB59CC" w14:textId="54CADBCB" w:rsidR="007A0429" w:rsidRPr="009D00D5" w:rsidRDefault="007A0429">
      <w:pPr>
        <w:rPr>
          <w:rFonts w:ascii="Times New Roman" w:hAnsi="Times New Roman" w:cs="Times New Roman"/>
          <w:sz w:val="28"/>
        </w:rPr>
      </w:pPr>
      <w:r w:rsidRPr="009D00D5">
        <w:rPr>
          <w:rFonts w:ascii="Times New Roman" w:hAnsi="Times New Roman" w:cs="Times New Roman"/>
          <w:sz w:val="28"/>
        </w:rPr>
        <w:t xml:space="preserve">• Le premier chapitre est dédié à la présentation du cadre dans lequel le projet a été effectué, l’étude de l’existant, la solution </w:t>
      </w:r>
      <w:r w:rsidR="0004735B" w:rsidRPr="009D00D5">
        <w:rPr>
          <w:rFonts w:ascii="Times New Roman" w:hAnsi="Times New Roman" w:cs="Times New Roman"/>
          <w:sz w:val="28"/>
        </w:rPr>
        <w:t xml:space="preserve">envisagée, la planification du travail </w:t>
      </w:r>
      <w:r w:rsidRPr="009D00D5">
        <w:rPr>
          <w:rFonts w:ascii="Times New Roman" w:hAnsi="Times New Roman" w:cs="Times New Roman"/>
          <w:sz w:val="28"/>
        </w:rPr>
        <w:t xml:space="preserve">ainsi que la méthodologie de travail adoptée pour le développement de notre projet. </w:t>
      </w:r>
    </w:p>
    <w:p w14:paraId="650B4ACE" w14:textId="5D1AC8CC" w:rsidR="007A0429" w:rsidRPr="009D00D5" w:rsidRDefault="007A0429">
      <w:pPr>
        <w:rPr>
          <w:rFonts w:ascii="Times New Roman" w:hAnsi="Times New Roman" w:cs="Times New Roman"/>
          <w:sz w:val="28"/>
        </w:rPr>
      </w:pPr>
      <w:r w:rsidRPr="009D00D5">
        <w:rPr>
          <w:rFonts w:ascii="Times New Roman" w:hAnsi="Times New Roman" w:cs="Times New Roman"/>
          <w:sz w:val="28"/>
        </w:rPr>
        <w:lastRenderedPageBreak/>
        <w:t>• Le deuxième chapitre fera l’objet de l’analyse et la spécification des besoins, l’identif</w:t>
      </w:r>
      <w:r w:rsidR="0004735B" w:rsidRPr="009D00D5">
        <w:rPr>
          <w:rFonts w:ascii="Times New Roman" w:hAnsi="Times New Roman" w:cs="Times New Roman"/>
          <w:sz w:val="28"/>
        </w:rPr>
        <w:t>i</w:t>
      </w:r>
      <w:r w:rsidRPr="009D00D5">
        <w:rPr>
          <w:rFonts w:ascii="Times New Roman" w:hAnsi="Times New Roman" w:cs="Times New Roman"/>
          <w:sz w:val="28"/>
        </w:rPr>
        <w:t xml:space="preserve">cation des acteurs et la description de l’environnement du développement. </w:t>
      </w:r>
    </w:p>
    <w:p w14:paraId="59CEE565" w14:textId="56E49BD6" w:rsidR="007A0429" w:rsidRPr="009D00D5" w:rsidRDefault="007A0429">
      <w:pPr>
        <w:rPr>
          <w:rFonts w:ascii="Times New Roman" w:hAnsi="Times New Roman" w:cs="Times New Roman"/>
          <w:sz w:val="28"/>
        </w:rPr>
      </w:pPr>
      <w:r w:rsidRPr="009D00D5">
        <w:rPr>
          <w:rFonts w:ascii="Times New Roman" w:hAnsi="Times New Roman" w:cs="Times New Roman"/>
          <w:sz w:val="28"/>
        </w:rPr>
        <w:t xml:space="preserve">• Dans les derniers chapitres les étapes de l’implémentation du projet seront présentées en détail ainsi que la conception et la réalisation de chaque étape. </w:t>
      </w:r>
    </w:p>
    <w:p w14:paraId="1C5B425B" w14:textId="7D41A11E" w:rsidR="007A0429" w:rsidRPr="009D00D5" w:rsidRDefault="007A0429">
      <w:pPr>
        <w:rPr>
          <w:rFonts w:ascii="Times New Roman" w:hAnsi="Times New Roman" w:cs="Times New Roman"/>
          <w:sz w:val="36"/>
          <w:szCs w:val="24"/>
        </w:rPr>
      </w:pPr>
      <w:r w:rsidRPr="009D00D5">
        <w:rPr>
          <w:rFonts w:ascii="Times New Roman" w:hAnsi="Times New Roman" w:cs="Times New Roman"/>
          <w:sz w:val="28"/>
        </w:rPr>
        <w:t>Finalement, nous aurons une conclusion générale dans laquelle nous récapitulerons tout le travail réalisé en proposant quelques perspectives capables d’améliorer encore plus notre application.</w:t>
      </w:r>
    </w:p>
    <w:p w14:paraId="5C788709" w14:textId="30347D90" w:rsidR="0097611B" w:rsidRPr="0097611B" w:rsidRDefault="001E5BDD" w:rsidP="00CF7D2F">
      <w:pPr>
        <w:tabs>
          <w:tab w:val="left" w:pos="4820"/>
        </w:tabs>
        <w:ind w:left="709"/>
        <w:jc w:val="center"/>
        <w:rPr>
          <w:rFonts w:ascii="Times New Roman" w:hAnsi="Times New Roman" w:cs="Times New Roman"/>
          <w:b/>
          <w:sz w:val="32"/>
          <w:szCs w:val="32"/>
        </w:rPr>
      </w:pPr>
      <w:r w:rsidRPr="00E473DC">
        <w:rPr>
          <w:rFonts w:ascii="Times New Roman" w:hAnsi="Times New Roman" w:cs="Times New Roman"/>
          <w:sz w:val="24"/>
          <w:szCs w:val="32"/>
        </w:rPr>
        <w:br w:type="page"/>
      </w:r>
      <w:r w:rsidR="0097611B" w:rsidRPr="0097611B">
        <w:rPr>
          <w:rFonts w:ascii="Times New Roman" w:hAnsi="Times New Roman" w:cs="Times New Roman"/>
          <w:b/>
          <w:sz w:val="32"/>
          <w:szCs w:val="32"/>
        </w:rPr>
        <w:lastRenderedPageBreak/>
        <w:t>Chapitre1 : Présentation Générale</w:t>
      </w:r>
    </w:p>
    <w:p w14:paraId="04742903" w14:textId="77777777" w:rsidR="00CF7D2F" w:rsidRDefault="00CF7D2F" w:rsidP="00CF7D2F">
      <w:pPr>
        <w:pStyle w:val="ListParagraph"/>
        <w:ind w:left="0"/>
        <w:rPr>
          <w:rFonts w:ascii="Times New Roman" w:hAnsi="Times New Roman" w:cs="Times New Roman"/>
          <w:b/>
          <w:sz w:val="32"/>
          <w:szCs w:val="32"/>
        </w:rPr>
      </w:pPr>
    </w:p>
    <w:p w14:paraId="4E2BC862" w14:textId="7755FB3A" w:rsidR="00E2212B" w:rsidRPr="0097611B" w:rsidRDefault="008B0420" w:rsidP="00750F69">
      <w:pPr>
        <w:pStyle w:val="ListParagraph"/>
        <w:ind w:left="0"/>
        <w:rPr>
          <w:rFonts w:ascii="Times New Roman" w:hAnsi="Times New Roman" w:cs="Times New Roman"/>
          <w:sz w:val="24"/>
          <w:szCs w:val="24"/>
        </w:rPr>
      </w:pPr>
      <w:r w:rsidRPr="00326F44">
        <w:rPr>
          <w:rFonts w:ascii="Times New Roman" w:hAnsi="Times New Roman" w:cs="Times New Roman"/>
          <w:b/>
          <w:sz w:val="32"/>
          <w:szCs w:val="32"/>
        </w:rPr>
        <w:t>Introduction </w:t>
      </w:r>
    </w:p>
    <w:p w14:paraId="7FCEBD20" w14:textId="75D4B293" w:rsidR="00E2212B" w:rsidRPr="0097611B" w:rsidRDefault="00E2212B" w:rsidP="00CF7D2F">
      <w:pPr>
        <w:pStyle w:val="ListParagraph"/>
        <w:spacing w:line="360" w:lineRule="auto"/>
        <w:ind w:left="0" w:firstLine="426"/>
        <w:jc w:val="both"/>
        <w:rPr>
          <w:rFonts w:ascii="Times New Roman" w:hAnsi="Times New Roman" w:cs="Times New Roman"/>
          <w:sz w:val="24"/>
          <w:szCs w:val="24"/>
        </w:rPr>
      </w:pPr>
      <w:r w:rsidRPr="0097611B">
        <w:rPr>
          <w:rFonts w:ascii="Times New Roman" w:hAnsi="Times New Roman" w:cs="Times New Roman"/>
          <w:sz w:val="24"/>
          <w:szCs w:val="24"/>
        </w:rPr>
        <w:t xml:space="preserve">Dans ce premier chapitre, nous allons commencer par la mise en contexte de ce projet de fin d’étude qui est « Développement et mise en place du module maintenance d’une solution GMAO », puis nous allons présenter l’entreprise d’accueil « </w:t>
      </w:r>
      <w:r w:rsidR="008B4E06" w:rsidRPr="0097611B">
        <w:rPr>
          <w:rFonts w:ascii="Times New Roman" w:hAnsi="Times New Roman" w:cs="Times New Roman"/>
          <w:sz w:val="24"/>
          <w:szCs w:val="24"/>
        </w:rPr>
        <w:t>Diva Software</w:t>
      </w:r>
      <w:r w:rsidRPr="0097611B">
        <w:rPr>
          <w:rFonts w:ascii="Times New Roman" w:hAnsi="Times New Roman" w:cs="Times New Roman"/>
          <w:sz w:val="24"/>
          <w:szCs w:val="24"/>
        </w:rPr>
        <w:t xml:space="preserve"> » au sein duquel on a effectué notre stage de </w:t>
      </w:r>
      <w:r w:rsidR="00CF7D2F">
        <w:rPr>
          <w:rFonts w:ascii="Times New Roman" w:hAnsi="Times New Roman" w:cs="Times New Roman"/>
          <w:sz w:val="24"/>
          <w:szCs w:val="24"/>
        </w:rPr>
        <w:t>quatre</w:t>
      </w:r>
      <w:r w:rsidRPr="0097611B">
        <w:rPr>
          <w:rFonts w:ascii="Times New Roman" w:hAnsi="Times New Roman" w:cs="Times New Roman"/>
          <w:sz w:val="24"/>
          <w:szCs w:val="24"/>
        </w:rPr>
        <w:t xml:space="preserve"> </w:t>
      </w:r>
      <w:r w:rsidR="0097611B" w:rsidRPr="0097611B">
        <w:rPr>
          <w:rFonts w:ascii="Times New Roman" w:hAnsi="Times New Roman" w:cs="Times New Roman"/>
          <w:sz w:val="24"/>
          <w:szCs w:val="24"/>
        </w:rPr>
        <w:t>mois.</w:t>
      </w:r>
    </w:p>
    <w:p w14:paraId="33C47B3F" w14:textId="77777777" w:rsidR="00E2212B" w:rsidRPr="00326F44" w:rsidRDefault="00E2212B" w:rsidP="00750F69">
      <w:pPr>
        <w:pStyle w:val="ListParagraph"/>
        <w:ind w:left="0"/>
        <w:rPr>
          <w:rFonts w:ascii="Times New Roman" w:hAnsi="Times New Roman" w:cs="Times New Roman"/>
          <w:b/>
          <w:sz w:val="32"/>
          <w:szCs w:val="32"/>
        </w:rPr>
      </w:pPr>
    </w:p>
    <w:p w14:paraId="28C7AC46" w14:textId="5DF0C682" w:rsidR="008B0420" w:rsidRPr="00326F44" w:rsidRDefault="008B0420" w:rsidP="00750F69">
      <w:pPr>
        <w:pStyle w:val="ListParagraph"/>
        <w:numPr>
          <w:ilvl w:val="0"/>
          <w:numId w:val="1"/>
        </w:numPr>
        <w:ind w:left="0" w:firstLine="0"/>
        <w:rPr>
          <w:rFonts w:ascii="Times New Roman" w:hAnsi="Times New Roman" w:cs="Times New Roman"/>
          <w:b/>
          <w:sz w:val="32"/>
          <w:szCs w:val="32"/>
        </w:rPr>
      </w:pPr>
      <w:r w:rsidRPr="00326F44">
        <w:rPr>
          <w:rFonts w:ascii="Times New Roman" w:hAnsi="Times New Roman" w:cs="Times New Roman"/>
          <w:b/>
          <w:sz w:val="32"/>
          <w:szCs w:val="32"/>
        </w:rPr>
        <w:t xml:space="preserve">Présentation de l’organisme </w:t>
      </w:r>
      <w:r w:rsidR="0097611B" w:rsidRPr="00326F44">
        <w:rPr>
          <w:rFonts w:ascii="Times New Roman" w:hAnsi="Times New Roman" w:cs="Times New Roman"/>
          <w:b/>
          <w:sz w:val="32"/>
          <w:szCs w:val="32"/>
        </w:rPr>
        <w:t xml:space="preserve">d’accueil </w:t>
      </w:r>
    </w:p>
    <w:p w14:paraId="78342E6C" w14:textId="77777777" w:rsidR="00E2212B" w:rsidRPr="0097611B" w:rsidRDefault="00E2212B" w:rsidP="00750F69">
      <w:pPr>
        <w:pStyle w:val="ListParagraph"/>
        <w:ind w:left="0"/>
        <w:rPr>
          <w:rFonts w:ascii="Times New Roman" w:hAnsi="Times New Roman" w:cs="Times New Roman"/>
          <w:sz w:val="28"/>
          <w:szCs w:val="32"/>
        </w:rPr>
      </w:pPr>
    </w:p>
    <w:p w14:paraId="0F28C02A" w14:textId="77777777" w:rsidR="008B0420" w:rsidRPr="0097611B" w:rsidRDefault="008B0420" w:rsidP="00E04A6B">
      <w:pPr>
        <w:pStyle w:val="ListParagraph"/>
        <w:spacing w:line="360" w:lineRule="auto"/>
        <w:ind w:left="0" w:firstLine="426"/>
        <w:jc w:val="both"/>
        <w:rPr>
          <w:rFonts w:ascii="Times New Roman" w:hAnsi="Times New Roman" w:cs="Times New Roman"/>
          <w:color w:val="0D0D0D"/>
          <w:sz w:val="24"/>
          <w:szCs w:val="28"/>
          <w:shd w:val="clear" w:color="auto" w:fill="FFFFFF"/>
        </w:rPr>
      </w:pPr>
      <w:r w:rsidRPr="0097611B">
        <w:rPr>
          <w:rFonts w:ascii="Times New Roman" w:hAnsi="Times New Roman" w:cs="Times New Roman"/>
          <w:color w:val="0D0D0D"/>
          <w:sz w:val="24"/>
          <w:szCs w:val="28"/>
          <w:shd w:val="clear" w:color="auto" w:fill="FFFFFF"/>
        </w:rPr>
        <w:t>Diva Software est spécialisée dans le développement informatique de systèmes ERP, notamment pour les entreprises de confection. Elle s’appuie sur le potentiel de son équipe technique et commerciale pluridisciplinaire composée de talents issus d’écoles d’ingénierie tunisiennes. Diva Software a réussi à réaliser des produits innovants à haute valeur.</w:t>
      </w:r>
    </w:p>
    <w:p w14:paraId="2960D0B8" w14:textId="51F93AA8" w:rsidR="008B0420" w:rsidRPr="0097611B" w:rsidRDefault="008B0420" w:rsidP="00E04A6B">
      <w:pPr>
        <w:pStyle w:val="ListParagraph"/>
        <w:spacing w:line="360" w:lineRule="auto"/>
        <w:ind w:left="0"/>
        <w:jc w:val="both"/>
        <w:rPr>
          <w:rFonts w:ascii="Times New Roman" w:hAnsi="Times New Roman" w:cs="Times New Roman"/>
          <w:color w:val="0D0D0D"/>
          <w:sz w:val="24"/>
          <w:szCs w:val="28"/>
          <w:shd w:val="clear" w:color="auto" w:fill="FFFFFF"/>
        </w:rPr>
      </w:pPr>
      <w:r w:rsidRPr="0097611B">
        <w:rPr>
          <w:rFonts w:ascii="Times New Roman" w:hAnsi="Times New Roman" w:cs="Times New Roman"/>
          <w:color w:val="0D0D0D"/>
          <w:sz w:val="24"/>
          <w:szCs w:val="28"/>
          <w:shd w:val="clear" w:color="auto" w:fill="FFFFFF"/>
        </w:rPr>
        <w:t>Elle s'est développée et a conquis de grands marchés internationaux, notamment en France et au Maroc</w:t>
      </w:r>
      <w:r w:rsidR="00E04A6B">
        <w:rPr>
          <w:rFonts w:ascii="Times New Roman" w:hAnsi="Times New Roman" w:cs="Times New Roman"/>
          <w:color w:val="0D0D0D"/>
          <w:sz w:val="24"/>
          <w:szCs w:val="28"/>
          <w:shd w:val="clear" w:color="auto" w:fill="FFFFFF"/>
        </w:rPr>
        <w:t>.</w:t>
      </w:r>
    </w:p>
    <w:p w14:paraId="50FAF572" w14:textId="77777777" w:rsidR="00820B1A" w:rsidRPr="00695633" w:rsidRDefault="00820B1A" w:rsidP="00750F69">
      <w:pPr>
        <w:pStyle w:val="ListParagraph"/>
        <w:ind w:left="0"/>
        <w:rPr>
          <w:rFonts w:ascii="Times New Roman" w:hAnsi="Times New Roman" w:cs="Times New Roman"/>
          <w:color w:val="0D0D0D"/>
          <w:sz w:val="28"/>
          <w:szCs w:val="28"/>
          <w:shd w:val="clear" w:color="auto" w:fill="FFFFFF"/>
        </w:rPr>
      </w:pPr>
    </w:p>
    <w:p w14:paraId="0233E4EF" w14:textId="4B226746" w:rsidR="008B0420" w:rsidRPr="00737016" w:rsidRDefault="008B0420" w:rsidP="00E04A6B">
      <w:pPr>
        <w:pStyle w:val="Heading2"/>
        <w:numPr>
          <w:ilvl w:val="0"/>
          <w:numId w:val="3"/>
        </w:numPr>
        <w:spacing w:line="360" w:lineRule="auto"/>
        <w:ind w:left="0" w:firstLine="0"/>
        <w:rPr>
          <w:rFonts w:ascii="Times New Roman" w:hAnsi="Times New Roman" w:cs="Times New Roman"/>
          <w:b/>
          <w:color w:val="0D0D0D"/>
          <w:sz w:val="28"/>
          <w:szCs w:val="28"/>
          <w:shd w:val="clear" w:color="auto" w:fill="FFFFFF"/>
        </w:rPr>
      </w:pPr>
      <w:r w:rsidRPr="00737016">
        <w:rPr>
          <w:rFonts w:ascii="Times New Roman" w:hAnsi="Times New Roman" w:cs="Times New Roman"/>
          <w:b/>
          <w:color w:val="0D0D0D"/>
          <w:sz w:val="28"/>
          <w:szCs w:val="28"/>
          <w:shd w:val="clear" w:color="auto" w:fill="FFFFFF"/>
        </w:rPr>
        <w:t>Informations de Contact de Diva Software </w:t>
      </w:r>
    </w:p>
    <w:p w14:paraId="7EE0F3DD" w14:textId="7A028BE3" w:rsidR="006F4D16" w:rsidRPr="0097611B" w:rsidRDefault="00E04A6B" w:rsidP="00147B9F">
      <w:pPr>
        <w:spacing w:line="360" w:lineRule="auto"/>
        <w:rPr>
          <w:rFonts w:ascii="Times New Roman" w:hAnsi="Times New Roman" w:cs="Times New Roman"/>
          <w:sz w:val="24"/>
          <w:szCs w:val="24"/>
        </w:rPr>
      </w:pPr>
      <w:r>
        <w:rPr>
          <w:rFonts w:ascii="Times New Roman" w:hAnsi="Times New Roman" w:cs="Times New Roman"/>
          <w:sz w:val="24"/>
          <w:szCs w:val="24"/>
        </w:rPr>
        <w:t>La fiche descriptive de « Diva Software » est la suivante :</w:t>
      </w:r>
    </w:p>
    <w:p w14:paraId="464CB2AE" w14:textId="173B0FE5" w:rsidR="006F4D16" w:rsidRPr="0097611B" w:rsidRDefault="006F4D16" w:rsidP="00E04A6B">
      <w:pPr>
        <w:pStyle w:val="ListParagraph"/>
        <w:numPr>
          <w:ilvl w:val="0"/>
          <w:numId w:val="4"/>
        </w:numPr>
        <w:tabs>
          <w:tab w:val="left" w:pos="426"/>
        </w:tabs>
        <w:spacing w:line="360" w:lineRule="auto"/>
        <w:ind w:left="0" w:firstLine="0"/>
        <w:rPr>
          <w:rFonts w:ascii="Times New Roman" w:hAnsi="Times New Roman" w:cs="Times New Roman"/>
          <w:sz w:val="24"/>
          <w:szCs w:val="24"/>
        </w:rPr>
      </w:pPr>
      <w:r w:rsidRPr="0097611B">
        <w:rPr>
          <w:rFonts w:ascii="Times New Roman" w:hAnsi="Times New Roman" w:cs="Times New Roman"/>
          <w:b/>
          <w:sz w:val="24"/>
          <w:szCs w:val="24"/>
        </w:rPr>
        <w:t>Adresse</w:t>
      </w:r>
      <w:r w:rsidR="0097611B" w:rsidRPr="0097611B">
        <w:rPr>
          <w:rFonts w:ascii="Times New Roman" w:hAnsi="Times New Roman" w:cs="Times New Roman"/>
          <w:b/>
          <w:sz w:val="24"/>
          <w:szCs w:val="24"/>
        </w:rPr>
        <w:t xml:space="preserve"> :</w:t>
      </w:r>
      <w:r w:rsidR="0097611B" w:rsidRPr="0097611B">
        <w:rPr>
          <w:rFonts w:ascii="Times New Roman" w:hAnsi="Times New Roman" w:cs="Times New Roman"/>
          <w:sz w:val="24"/>
          <w:szCs w:val="24"/>
        </w:rPr>
        <w:t xml:space="preserve"> Boulevard</w:t>
      </w:r>
      <w:r w:rsidRPr="0097611B">
        <w:rPr>
          <w:rFonts w:ascii="Times New Roman" w:hAnsi="Times New Roman" w:cs="Times New Roman"/>
          <w:sz w:val="24"/>
          <w:szCs w:val="24"/>
        </w:rPr>
        <w:t xml:space="preserve"> Yasser Arafat Immeuble N° 38 - Bureau 44 Sahloul </w:t>
      </w:r>
      <w:r w:rsidR="0097611B">
        <w:rPr>
          <w:rFonts w:ascii="Times New Roman" w:hAnsi="Times New Roman" w:cs="Times New Roman"/>
          <w:sz w:val="24"/>
          <w:szCs w:val="24"/>
        </w:rPr>
        <w:t>–</w:t>
      </w:r>
      <w:r w:rsidRPr="0097611B">
        <w:rPr>
          <w:rFonts w:ascii="Times New Roman" w:hAnsi="Times New Roman" w:cs="Times New Roman"/>
          <w:sz w:val="24"/>
          <w:szCs w:val="24"/>
        </w:rPr>
        <w:t xml:space="preserve"> 4054</w:t>
      </w:r>
      <w:r w:rsidR="0097611B">
        <w:rPr>
          <w:rFonts w:ascii="Times New Roman" w:hAnsi="Times New Roman" w:cs="Times New Roman"/>
          <w:sz w:val="24"/>
          <w:szCs w:val="24"/>
        </w:rPr>
        <w:t xml:space="preserve">   </w:t>
      </w:r>
      <w:r w:rsidRPr="0097611B">
        <w:rPr>
          <w:rFonts w:ascii="Times New Roman" w:hAnsi="Times New Roman" w:cs="Times New Roman"/>
          <w:sz w:val="24"/>
          <w:szCs w:val="24"/>
        </w:rPr>
        <w:t>Sousse</w:t>
      </w:r>
    </w:p>
    <w:p w14:paraId="569305F0" w14:textId="40B04B7C" w:rsidR="008B0420" w:rsidRPr="0097611B" w:rsidRDefault="008B0420" w:rsidP="00E04A6B">
      <w:pPr>
        <w:pStyle w:val="ListParagraph"/>
        <w:numPr>
          <w:ilvl w:val="0"/>
          <w:numId w:val="4"/>
        </w:numPr>
        <w:tabs>
          <w:tab w:val="left" w:pos="426"/>
        </w:tabs>
        <w:spacing w:line="360" w:lineRule="auto"/>
        <w:ind w:left="0" w:firstLine="0"/>
        <w:rPr>
          <w:rFonts w:ascii="Times New Roman" w:hAnsi="Times New Roman" w:cs="Times New Roman"/>
          <w:sz w:val="24"/>
          <w:szCs w:val="24"/>
        </w:rPr>
      </w:pPr>
      <w:r w:rsidRPr="0097611B">
        <w:rPr>
          <w:rFonts w:ascii="Times New Roman" w:hAnsi="Times New Roman" w:cs="Times New Roman"/>
          <w:b/>
          <w:sz w:val="24"/>
          <w:szCs w:val="24"/>
        </w:rPr>
        <w:t>Propriétaire</w:t>
      </w:r>
      <w:r w:rsidRPr="0097611B">
        <w:rPr>
          <w:rFonts w:ascii="Times New Roman" w:hAnsi="Times New Roman" w:cs="Times New Roman"/>
          <w:sz w:val="24"/>
          <w:szCs w:val="24"/>
        </w:rPr>
        <w:t xml:space="preserve"> : Mr Rochdi Jdidi</w:t>
      </w:r>
    </w:p>
    <w:p w14:paraId="6157A9BE" w14:textId="5624E8DA" w:rsidR="008B0420" w:rsidRPr="0097611B" w:rsidRDefault="008B0420" w:rsidP="00147B9F">
      <w:pPr>
        <w:pStyle w:val="ListParagraph"/>
        <w:numPr>
          <w:ilvl w:val="0"/>
          <w:numId w:val="4"/>
        </w:numPr>
        <w:tabs>
          <w:tab w:val="left" w:pos="426"/>
        </w:tabs>
        <w:spacing w:line="360" w:lineRule="auto"/>
        <w:ind w:left="0" w:firstLine="0"/>
        <w:rPr>
          <w:rFonts w:ascii="Times New Roman" w:hAnsi="Times New Roman" w:cs="Times New Roman"/>
          <w:sz w:val="24"/>
          <w:szCs w:val="24"/>
        </w:rPr>
      </w:pPr>
      <w:r w:rsidRPr="0097611B">
        <w:rPr>
          <w:rFonts w:ascii="Times New Roman" w:hAnsi="Times New Roman" w:cs="Times New Roman"/>
          <w:b/>
          <w:bCs/>
          <w:sz w:val="24"/>
          <w:szCs w:val="24"/>
          <w:bdr w:val="none" w:sz="0" w:space="0" w:color="auto" w:frame="1"/>
        </w:rPr>
        <w:t>Administration : </w:t>
      </w:r>
      <w:r w:rsidRPr="0097611B">
        <w:rPr>
          <w:rFonts w:ascii="Times New Roman" w:hAnsi="Times New Roman" w:cs="Times New Roman"/>
          <w:sz w:val="24"/>
          <w:szCs w:val="24"/>
        </w:rPr>
        <w:t>(+216) 53 333</w:t>
      </w:r>
      <w:r w:rsidR="00A91B69" w:rsidRPr="0097611B">
        <w:rPr>
          <w:rFonts w:ascii="Times New Roman" w:hAnsi="Times New Roman" w:cs="Times New Roman"/>
          <w:sz w:val="24"/>
          <w:szCs w:val="24"/>
        </w:rPr>
        <w:t> </w:t>
      </w:r>
      <w:r w:rsidRPr="0097611B">
        <w:rPr>
          <w:rFonts w:ascii="Times New Roman" w:hAnsi="Times New Roman" w:cs="Times New Roman"/>
          <w:sz w:val="24"/>
          <w:szCs w:val="24"/>
        </w:rPr>
        <w:t>850</w:t>
      </w:r>
      <w:r w:rsidRPr="0097611B">
        <w:rPr>
          <w:rFonts w:ascii="Times New Roman" w:hAnsi="Times New Roman" w:cs="Times New Roman"/>
          <w:sz w:val="24"/>
          <w:szCs w:val="24"/>
        </w:rPr>
        <w:br/>
      </w:r>
      <w:r w:rsidR="00A91B69" w:rsidRPr="0097611B">
        <w:rPr>
          <w:rFonts w:ascii="Times New Roman" w:hAnsi="Times New Roman" w:cs="Times New Roman"/>
          <w:b/>
          <w:bCs/>
          <w:sz w:val="24"/>
          <w:szCs w:val="24"/>
          <w:bdr w:val="none" w:sz="0" w:space="0" w:color="auto" w:frame="1"/>
        </w:rPr>
        <w:t xml:space="preserve">        </w:t>
      </w:r>
      <w:r w:rsidRPr="0097611B">
        <w:rPr>
          <w:rFonts w:ascii="Times New Roman" w:hAnsi="Times New Roman" w:cs="Times New Roman"/>
          <w:b/>
          <w:bCs/>
          <w:sz w:val="24"/>
          <w:szCs w:val="24"/>
          <w:bdr w:val="none" w:sz="0" w:space="0" w:color="auto" w:frame="1"/>
        </w:rPr>
        <w:t>Commercial : </w:t>
      </w:r>
      <w:r w:rsidRPr="0097611B">
        <w:rPr>
          <w:rFonts w:ascii="Times New Roman" w:hAnsi="Times New Roman" w:cs="Times New Roman"/>
          <w:sz w:val="24"/>
          <w:szCs w:val="24"/>
        </w:rPr>
        <w:t xml:space="preserve">(+216) 53 333 853  </w:t>
      </w:r>
    </w:p>
    <w:p w14:paraId="4989D364" w14:textId="191ACF37" w:rsidR="006F4D16" w:rsidRPr="0097611B" w:rsidRDefault="006F4D16" w:rsidP="00954211">
      <w:pPr>
        <w:pStyle w:val="ListParagraph"/>
        <w:numPr>
          <w:ilvl w:val="0"/>
          <w:numId w:val="4"/>
        </w:numPr>
        <w:tabs>
          <w:tab w:val="left" w:pos="426"/>
        </w:tabs>
        <w:spacing w:line="360" w:lineRule="auto"/>
        <w:ind w:left="0" w:firstLine="0"/>
        <w:rPr>
          <w:rFonts w:ascii="Times New Roman" w:hAnsi="Times New Roman" w:cs="Times New Roman"/>
          <w:sz w:val="24"/>
          <w:szCs w:val="24"/>
        </w:rPr>
      </w:pPr>
      <w:r w:rsidRPr="0097611B">
        <w:rPr>
          <w:rFonts w:ascii="Times New Roman" w:hAnsi="Times New Roman" w:cs="Times New Roman"/>
          <w:b/>
          <w:sz w:val="24"/>
          <w:szCs w:val="24"/>
        </w:rPr>
        <w:t>E-mail :</w:t>
      </w:r>
      <w:r w:rsidRPr="0097611B">
        <w:rPr>
          <w:rFonts w:ascii="Times New Roman" w:hAnsi="Times New Roman" w:cs="Times New Roman"/>
          <w:sz w:val="24"/>
          <w:szCs w:val="24"/>
        </w:rPr>
        <w:t xml:space="preserve"> contact@diva-software.com</w:t>
      </w:r>
    </w:p>
    <w:p w14:paraId="5ACF8A1B" w14:textId="6384EA40" w:rsidR="008B0420" w:rsidRPr="0097611B" w:rsidRDefault="008B0420" w:rsidP="00954211">
      <w:pPr>
        <w:pStyle w:val="ListParagraph"/>
        <w:numPr>
          <w:ilvl w:val="0"/>
          <w:numId w:val="4"/>
        </w:numPr>
        <w:tabs>
          <w:tab w:val="left" w:pos="426"/>
        </w:tabs>
        <w:spacing w:line="360" w:lineRule="auto"/>
        <w:ind w:left="0" w:firstLine="0"/>
        <w:rPr>
          <w:rFonts w:ascii="Times New Roman" w:hAnsi="Times New Roman" w:cs="Times New Roman"/>
          <w:sz w:val="24"/>
          <w:szCs w:val="24"/>
          <w:lang w:val="en-US"/>
        </w:rPr>
      </w:pPr>
      <w:r w:rsidRPr="0097611B">
        <w:rPr>
          <w:rFonts w:ascii="Times New Roman" w:hAnsi="Times New Roman" w:cs="Times New Roman"/>
          <w:b/>
          <w:sz w:val="24"/>
          <w:szCs w:val="24"/>
          <w:lang w:val="en-US"/>
        </w:rPr>
        <w:t xml:space="preserve">Site </w:t>
      </w:r>
      <w:r w:rsidR="0097611B" w:rsidRPr="0097611B">
        <w:rPr>
          <w:rFonts w:ascii="Times New Roman" w:hAnsi="Times New Roman" w:cs="Times New Roman"/>
          <w:b/>
          <w:sz w:val="24"/>
          <w:szCs w:val="24"/>
          <w:lang w:val="en-US"/>
        </w:rPr>
        <w:t xml:space="preserve">web: </w:t>
      </w:r>
      <w:hyperlink r:id="rId8" w:history="1">
        <w:r w:rsidR="0097611B" w:rsidRPr="0097611B">
          <w:rPr>
            <w:rStyle w:val="Hyperlink"/>
            <w:rFonts w:ascii="Times New Roman" w:hAnsi="Times New Roman" w:cs="Times New Roman"/>
            <w:color w:val="auto"/>
            <w:sz w:val="24"/>
            <w:szCs w:val="24"/>
            <w:lang w:val="en-US"/>
          </w:rPr>
          <w:t>https://www.diva-software.com</w:t>
        </w:r>
      </w:hyperlink>
    </w:p>
    <w:p w14:paraId="7231BFF6" w14:textId="01E0BADB" w:rsidR="008B0420" w:rsidRDefault="008B0420" w:rsidP="00954211">
      <w:pPr>
        <w:jc w:val="center"/>
        <w:rPr>
          <w:rFonts w:ascii="Times New Roman" w:hAnsi="Times New Roman" w:cs="Times New Roman"/>
          <w:sz w:val="24"/>
          <w:szCs w:val="24"/>
        </w:rPr>
      </w:pPr>
      <w:r w:rsidRPr="00326F44">
        <w:rPr>
          <w:rFonts w:ascii="Times New Roman" w:hAnsi="Times New Roman" w:cs="Times New Roman"/>
          <w:noProof/>
          <w:sz w:val="24"/>
          <w:szCs w:val="24"/>
        </w:rPr>
        <w:drawing>
          <wp:inline distT="0" distB="0" distL="0" distR="0" wp14:anchorId="0A967B33" wp14:editId="0E51B20C">
            <wp:extent cx="4219575" cy="1296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1.png"/>
                    <pic:cNvPicPr/>
                  </pic:nvPicPr>
                  <pic:blipFill>
                    <a:blip r:embed="rId9">
                      <a:extLst>
                        <a:ext uri="{28A0092B-C50C-407E-A947-70E740481C1C}">
                          <a14:useLocalDpi xmlns:a14="http://schemas.microsoft.com/office/drawing/2010/main" val="0"/>
                        </a:ext>
                      </a:extLst>
                    </a:blip>
                    <a:stretch>
                      <a:fillRect/>
                    </a:stretch>
                  </pic:blipFill>
                  <pic:spPr>
                    <a:xfrm>
                      <a:off x="0" y="0"/>
                      <a:ext cx="4235116" cy="1300773"/>
                    </a:xfrm>
                    <a:prstGeom prst="rect">
                      <a:avLst/>
                    </a:prstGeom>
                  </pic:spPr>
                </pic:pic>
              </a:graphicData>
            </a:graphic>
          </wp:inline>
        </w:drawing>
      </w:r>
    </w:p>
    <w:p w14:paraId="256D0F8B" w14:textId="4382B765" w:rsidR="00454AEB" w:rsidRDefault="00454AEB" w:rsidP="00954211">
      <w:pPr>
        <w:jc w:val="center"/>
        <w:rPr>
          <w:rFonts w:ascii="Times New Roman" w:hAnsi="Times New Roman" w:cs="Times New Roman"/>
          <w:sz w:val="24"/>
          <w:szCs w:val="24"/>
          <w:lang w:val="en-US"/>
        </w:rPr>
      </w:pPr>
      <w:r w:rsidRPr="00454AEB">
        <w:rPr>
          <w:rFonts w:ascii="Times New Roman" w:hAnsi="Times New Roman" w:cs="Times New Roman"/>
          <w:sz w:val="24"/>
          <w:szCs w:val="24"/>
          <w:lang w:val="en-US"/>
        </w:rPr>
        <w:t>Fi</w:t>
      </w:r>
      <w:r>
        <w:rPr>
          <w:rFonts w:ascii="Times New Roman" w:hAnsi="Times New Roman" w:cs="Times New Roman"/>
          <w:sz w:val="24"/>
          <w:szCs w:val="24"/>
          <w:lang w:val="en-US"/>
        </w:rPr>
        <w:t xml:space="preserve">gure1.Diva </w:t>
      </w:r>
      <w:proofErr w:type="spellStart"/>
      <w:r>
        <w:rPr>
          <w:rFonts w:ascii="Times New Roman" w:hAnsi="Times New Roman" w:cs="Times New Roman"/>
          <w:sz w:val="24"/>
          <w:szCs w:val="24"/>
          <w:lang w:val="en-US"/>
        </w:rPr>
        <w:t>Softawre</w:t>
      </w:r>
      <w:proofErr w:type="spellEnd"/>
    </w:p>
    <w:p w14:paraId="08C26ED8" w14:textId="77777777" w:rsidR="00454AEB" w:rsidRPr="00454AEB" w:rsidRDefault="00454AEB" w:rsidP="00954211">
      <w:pPr>
        <w:jc w:val="center"/>
        <w:rPr>
          <w:rFonts w:ascii="Times New Roman" w:hAnsi="Times New Roman" w:cs="Times New Roman"/>
          <w:sz w:val="24"/>
          <w:szCs w:val="24"/>
          <w:lang w:val="en-US"/>
        </w:rPr>
      </w:pPr>
    </w:p>
    <w:p w14:paraId="799E3733" w14:textId="794E05EC" w:rsidR="008B0420" w:rsidRPr="00737016" w:rsidRDefault="008B0420" w:rsidP="00454AEB">
      <w:pPr>
        <w:pStyle w:val="ListParagraph"/>
        <w:numPr>
          <w:ilvl w:val="0"/>
          <w:numId w:val="3"/>
        </w:numPr>
        <w:tabs>
          <w:tab w:val="left" w:pos="426"/>
        </w:tabs>
        <w:ind w:left="0" w:firstLine="0"/>
        <w:rPr>
          <w:rFonts w:ascii="Times New Roman" w:hAnsi="Times New Roman" w:cs="Times New Roman"/>
          <w:b/>
          <w:sz w:val="28"/>
          <w:szCs w:val="28"/>
        </w:rPr>
      </w:pPr>
      <w:r w:rsidRPr="00737016">
        <w:rPr>
          <w:rFonts w:ascii="Times New Roman" w:hAnsi="Times New Roman" w:cs="Times New Roman"/>
          <w:b/>
          <w:sz w:val="28"/>
          <w:szCs w:val="28"/>
        </w:rPr>
        <w:lastRenderedPageBreak/>
        <w:t>Activités </w:t>
      </w:r>
    </w:p>
    <w:p w14:paraId="3B62A5B8" w14:textId="77777777" w:rsidR="008B4E06" w:rsidRPr="00326F44" w:rsidRDefault="008B4E06" w:rsidP="00750F69">
      <w:pPr>
        <w:pStyle w:val="ListParagraph"/>
        <w:ind w:left="0"/>
        <w:rPr>
          <w:rFonts w:ascii="Times New Roman" w:hAnsi="Times New Roman" w:cs="Times New Roman"/>
          <w:sz w:val="32"/>
          <w:szCs w:val="32"/>
        </w:rPr>
      </w:pPr>
    </w:p>
    <w:p w14:paraId="796AE71B" w14:textId="77777777" w:rsidR="00A91B69" w:rsidRPr="0097611B" w:rsidRDefault="008B0420" w:rsidP="00954211">
      <w:pPr>
        <w:pStyle w:val="ListParagraph"/>
        <w:spacing w:line="360" w:lineRule="auto"/>
        <w:ind w:left="0" w:firstLine="708"/>
        <w:jc w:val="both"/>
        <w:rPr>
          <w:rFonts w:ascii="Times New Roman" w:hAnsi="Times New Roman" w:cs="Times New Roman"/>
          <w:color w:val="0D0D0D"/>
          <w:sz w:val="24"/>
          <w:szCs w:val="24"/>
          <w:shd w:val="clear" w:color="auto" w:fill="FFFFFF"/>
        </w:rPr>
      </w:pPr>
      <w:r w:rsidRPr="0097611B">
        <w:rPr>
          <w:rFonts w:ascii="Times New Roman" w:hAnsi="Times New Roman" w:cs="Times New Roman"/>
          <w:color w:val="0D0D0D"/>
          <w:sz w:val="24"/>
          <w:szCs w:val="24"/>
          <w:shd w:val="clear" w:color="auto" w:fill="FFFFFF"/>
        </w:rPr>
        <w:t xml:space="preserve">Diva Software intervient dans la conception, le développement et le déploiement des systèmes d’information, de la fabrication à la livraison. </w:t>
      </w:r>
    </w:p>
    <w:p w14:paraId="575314FD" w14:textId="2D6A8D73" w:rsidR="008B0420" w:rsidRPr="0097611B" w:rsidRDefault="008B0420" w:rsidP="00954211">
      <w:pPr>
        <w:pStyle w:val="ListParagraph"/>
        <w:spacing w:line="360" w:lineRule="auto"/>
        <w:ind w:left="0"/>
        <w:jc w:val="both"/>
        <w:rPr>
          <w:rFonts w:ascii="Times New Roman" w:hAnsi="Times New Roman" w:cs="Times New Roman"/>
          <w:color w:val="0D0D0D"/>
          <w:sz w:val="24"/>
          <w:szCs w:val="24"/>
          <w:shd w:val="clear" w:color="auto" w:fill="FFFFFF"/>
        </w:rPr>
      </w:pPr>
      <w:r w:rsidRPr="0097611B">
        <w:rPr>
          <w:rFonts w:ascii="Times New Roman" w:hAnsi="Times New Roman" w:cs="Times New Roman"/>
          <w:color w:val="0D0D0D"/>
          <w:sz w:val="24"/>
          <w:szCs w:val="24"/>
          <w:shd w:val="clear" w:color="auto" w:fill="FFFFFF"/>
        </w:rPr>
        <w:t xml:space="preserve">Elle gère l’ensemble des processus d’une entreprise en intégrant toutes ses fonctions, y compris la gestion des ressources humaines, l’aide à la décision, la vente et l’approvisionnement. Grâce à une compréhension approfondie et une interaction étroite avec le client, Diva Software s'engage à long terme. En effet, cela est dû à sa réputation en tant que partenaire de choix et à son engagement absolu pour la réussite et la commercialisation de l'excellente exécution de ses projets </w:t>
      </w:r>
    </w:p>
    <w:p w14:paraId="5346350B" w14:textId="77777777" w:rsidR="006F4D16" w:rsidRPr="00A91B69" w:rsidRDefault="006F4D16" w:rsidP="00750F69">
      <w:pPr>
        <w:pStyle w:val="ListParagraph"/>
        <w:ind w:left="0"/>
        <w:rPr>
          <w:rFonts w:ascii="Times New Roman" w:hAnsi="Times New Roman" w:cs="Times New Roman"/>
          <w:color w:val="0D0D0D"/>
          <w:sz w:val="28"/>
          <w:szCs w:val="28"/>
          <w:shd w:val="clear" w:color="auto" w:fill="FFFFFF"/>
        </w:rPr>
      </w:pPr>
    </w:p>
    <w:p w14:paraId="295918C2" w14:textId="1DB2583A" w:rsidR="008B0420" w:rsidRPr="00737016" w:rsidRDefault="008B0420" w:rsidP="00454AEB">
      <w:pPr>
        <w:pStyle w:val="ListParagraph"/>
        <w:numPr>
          <w:ilvl w:val="0"/>
          <w:numId w:val="3"/>
        </w:numPr>
        <w:tabs>
          <w:tab w:val="left" w:pos="426"/>
        </w:tabs>
        <w:ind w:left="0" w:firstLine="0"/>
        <w:rPr>
          <w:rFonts w:ascii="Times New Roman" w:hAnsi="Times New Roman" w:cs="Times New Roman"/>
          <w:b/>
          <w:sz w:val="28"/>
          <w:szCs w:val="28"/>
        </w:rPr>
      </w:pPr>
      <w:r w:rsidRPr="00737016">
        <w:rPr>
          <w:rFonts w:ascii="Times New Roman" w:hAnsi="Times New Roman" w:cs="Times New Roman"/>
          <w:b/>
          <w:sz w:val="28"/>
          <w:szCs w:val="28"/>
        </w:rPr>
        <w:t>Service</w:t>
      </w:r>
      <w:r w:rsidR="00454AEB">
        <w:rPr>
          <w:rFonts w:ascii="Times New Roman" w:hAnsi="Times New Roman" w:cs="Times New Roman"/>
          <w:b/>
          <w:sz w:val="28"/>
          <w:szCs w:val="28"/>
        </w:rPr>
        <w:t>s</w:t>
      </w:r>
      <w:r w:rsidRPr="00737016">
        <w:rPr>
          <w:rFonts w:ascii="Times New Roman" w:hAnsi="Times New Roman" w:cs="Times New Roman"/>
          <w:b/>
          <w:sz w:val="28"/>
          <w:szCs w:val="28"/>
        </w:rPr>
        <w:t xml:space="preserve"> de Diva software </w:t>
      </w:r>
    </w:p>
    <w:p w14:paraId="0973251E" w14:textId="77777777" w:rsidR="008B4E06" w:rsidRPr="00326F44" w:rsidRDefault="008B4E06" w:rsidP="00750F69">
      <w:pPr>
        <w:pStyle w:val="ListParagraph"/>
        <w:ind w:left="0"/>
        <w:rPr>
          <w:rFonts w:ascii="Times New Roman" w:hAnsi="Times New Roman" w:cs="Times New Roman"/>
          <w:sz w:val="32"/>
          <w:szCs w:val="32"/>
        </w:rPr>
      </w:pPr>
    </w:p>
    <w:p w14:paraId="5A17A510" w14:textId="77777777" w:rsidR="008B0420" w:rsidRPr="0097611B" w:rsidRDefault="008B0420" w:rsidP="00454AEB">
      <w:pPr>
        <w:pStyle w:val="ListParagraph"/>
        <w:spacing w:line="360" w:lineRule="auto"/>
        <w:ind w:left="0" w:firstLine="708"/>
        <w:jc w:val="both"/>
        <w:rPr>
          <w:rFonts w:ascii="Times New Roman" w:hAnsi="Times New Roman" w:cs="Times New Roman"/>
          <w:color w:val="0D0D0D"/>
          <w:sz w:val="24"/>
          <w:szCs w:val="24"/>
          <w:shd w:val="clear" w:color="auto" w:fill="FFFFFF"/>
        </w:rPr>
      </w:pPr>
      <w:r w:rsidRPr="0097611B">
        <w:rPr>
          <w:rFonts w:ascii="Times New Roman" w:hAnsi="Times New Roman" w:cs="Times New Roman"/>
          <w:color w:val="0D0D0D"/>
          <w:sz w:val="24"/>
          <w:szCs w:val="24"/>
          <w:shd w:val="clear" w:color="auto" w:fill="FFFFFF"/>
        </w:rPr>
        <w:t>Diva Software fournit différents services pour optimiser le cycle de production et améliorer les performances de l’entreprise, en mettant à disposition divers modules :</w:t>
      </w:r>
    </w:p>
    <w:p w14:paraId="582447CE" w14:textId="77777777" w:rsidR="008B0420" w:rsidRPr="00326F44" w:rsidRDefault="008B0420" w:rsidP="00750F69">
      <w:pPr>
        <w:pStyle w:val="ListParagraph"/>
        <w:ind w:left="0"/>
        <w:rPr>
          <w:rFonts w:ascii="Times New Roman" w:hAnsi="Times New Roman" w:cs="Times New Roman"/>
          <w:b/>
          <w:sz w:val="32"/>
          <w:szCs w:val="32"/>
        </w:rPr>
      </w:pPr>
    </w:p>
    <w:p w14:paraId="4783DAE6" w14:textId="3C3022C3" w:rsidR="006F4D16" w:rsidRPr="00454AEB" w:rsidRDefault="008B0420" w:rsidP="00454AEB">
      <w:pPr>
        <w:pStyle w:val="ListParagraph"/>
        <w:numPr>
          <w:ilvl w:val="1"/>
          <w:numId w:val="3"/>
        </w:numPr>
        <w:tabs>
          <w:tab w:val="left" w:pos="426"/>
        </w:tabs>
        <w:ind w:left="0" w:firstLine="0"/>
        <w:rPr>
          <w:rFonts w:ascii="Times New Roman" w:hAnsi="Times New Roman" w:cs="Times New Roman"/>
          <w:b/>
          <w:sz w:val="24"/>
          <w:szCs w:val="28"/>
        </w:rPr>
      </w:pPr>
      <w:r w:rsidRPr="00454AEB">
        <w:rPr>
          <w:rFonts w:ascii="Times New Roman" w:hAnsi="Times New Roman" w:cs="Times New Roman"/>
          <w:b/>
          <w:sz w:val="24"/>
          <w:szCs w:val="28"/>
        </w:rPr>
        <w:t xml:space="preserve"> La gestion des stocks </w:t>
      </w:r>
    </w:p>
    <w:p w14:paraId="74FBB2CD" w14:textId="77777777" w:rsidR="00A91B69" w:rsidRPr="0097611B" w:rsidRDefault="00A91B69" w:rsidP="00A91B69">
      <w:pPr>
        <w:pStyle w:val="ListParagraph"/>
        <w:ind w:left="0"/>
        <w:rPr>
          <w:rFonts w:ascii="Times New Roman" w:hAnsi="Times New Roman" w:cs="Times New Roman"/>
          <w:b/>
          <w:sz w:val="28"/>
          <w:szCs w:val="32"/>
        </w:rPr>
      </w:pPr>
    </w:p>
    <w:p w14:paraId="6CC0DB35" w14:textId="0814D1EF" w:rsidR="008B0420" w:rsidRPr="00A91B69" w:rsidRDefault="008B0420" w:rsidP="00454AEB">
      <w:pPr>
        <w:pStyle w:val="ListParagraph"/>
        <w:spacing w:line="360" w:lineRule="auto"/>
        <w:ind w:left="0" w:firstLine="708"/>
        <w:jc w:val="both"/>
        <w:rPr>
          <w:rFonts w:ascii="Times New Roman" w:hAnsi="Times New Roman" w:cs="Times New Roman"/>
          <w:color w:val="0D0D0D"/>
          <w:sz w:val="28"/>
          <w:szCs w:val="28"/>
          <w:shd w:val="clear" w:color="auto" w:fill="FFFFFF"/>
        </w:rPr>
      </w:pPr>
      <w:r w:rsidRPr="0097611B">
        <w:rPr>
          <w:rFonts w:ascii="Times New Roman" w:hAnsi="Times New Roman" w:cs="Times New Roman"/>
          <w:color w:val="0D0D0D"/>
          <w:sz w:val="24"/>
          <w:szCs w:val="28"/>
          <w:shd w:val="clear" w:color="auto" w:fill="FFFFFF"/>
        </w:rPr>
        <w:t xml:space="preserve">Ce module résout les problématiques liées à la gestion des stocks, des magasins et des articles. Il permet de définir l'état des stocks et de conserver un historique des mouvements de stocks dans les différents magasins et entrepôts. </w:t>
      </w:r>
      <w:r w:rsidR="00454AEB">
        <w:rPr>
          <w:rFonts w:ascii="Times New Roman" w:hAnsi="Times New Roman" w:cs="Times New Roman"/>
          <w:color w:val="0D0D0D"/>
          <w:sz w:val="24"/>
          <w:szCs w:val="28"/>
          <w:shd w:val="clear" w:color="auto" w:fill="FFFFFF"/>
        </w:rPr>
        <w:t xml:space="preserve"> </w:t>
      </w:r>
      <w:r w:rsidRPr="0097611B">
        <w:rPr>
          <w:rFonts w:ascii="Times New Roman" w:hAnsi="Times New Roman" w:cs="Times New Roman"/>
          <w:color w:val="0D0D0D"/>
          <w:sz w:val="24"/>
          <w:szCs w:val="28"/>
          <w:shd w:val="clear" w:color="auto" w:fill="FFFFFF"/>
        </w:rPr>
        <w:t>De plus, il autorise les entrées et sorties de stocks de manière manuelle ou automatique</w:t>
      </w:r>
      <w:r w:rsidR="00954211">
        <w:rPr>
          <w:rFonts w:ascii="Times New Roman" w:hAnsi="Times New Roman" w:cs="Times New Roman"/>
          <w:color w:val="0D0D0D"/>
          <w:sz w:val="24"/>
          <w:szCs w:val="28"/>
          <w:shd w:val="clear" w:color="auto" w:fill="FFFFFF"/>
        </w:rPr>
        <w:t>.</w:t>
      </w:r>
    </w:p>
    <w:p w14:paraId="3DA67585" w14:textId="77777777" w:rsidR="008B0420" w:rsidRPr="00737016" w:rsidRDefault="008B0420" w:rsidP="00750F69">
      <w:pPr>
        <w:pStyle w:val="ListParagraph"/>
        <w:ind w:left="0"/>
        <w:rPr>
          <w:rFonts w:ascii="Times New Roman" w:hAnsi="Times New Roman" w:cs="Times New Roman"/>
          <w:sz w:val="28"/>
          <w:szCs w:val="28"/>
        </w:rPr>
      </w:pPr>
    </w:p>
    <w:p w14:paraId="35F74410" w14:textId="683CE4FA" w:rsidR="008B0420" w:rsidRPr="00737016" w:rsidRDefault="008B0420" w:rsidP="00454AEB">
      <w:pPr>
        <w:pStyle w:val="ListParagraph"/>
        <w:numPr>
          <w:ilvl w:val="1"/>
          <w:numId w:val="3"/>
        </w:numPr>
        <w:tabs>
          <w:tab w:val="left" w:pos="284"/>
          <w:tab w:val="left" w:pos="426"/>
        </w:tabs>
        <w:ind w:left="0" w:firstLine="0"/>
        <w:rPr>
          <w:rFonts w:ascii="Times New Roman" w:hAnsi="Times New Roman" w:cs="Times New Roman"/>
          <w:b/>
          <w:sz w:val="28"/>
          <w:szCs w:val="28"/>
        </w:rPr>
      </w:pPr>
      <w:r w:rsidRPr="00737016">
        <w:rPr>
          <w:rFonts w:ascii="Times New Roman" w:hAnsi="Times New Roman" w:cs="Times New Roman"/>
          <w:b/>
          <w:sz w:val="28"/>
          <w:szCs w:val="28"/>
        </w:rPr>
        <w:t xml:space="preserve"> La gestion de la production </w:t>
      </w:r>
    </w:p>
    <w:p w14:paraId="6E565B90" w14:textId="77777777" w:rsidR="00A91B69" w:rsidRPr="0097611B" w:rsidRDefault="00A91B69" w:rsidP="00A91B69">
      <w:pPr>
        <w:pStyle w:val="ListParagraph"/>
        <w:ind w:left="0"/>
        <w:rPr>
          <w:rFonts w:ascii="Times New Roman" w:hAnsi="Times New Roman" w:cs="Times New Roman"/>
          <w:b/>
          <w:sz w:val="28"/>
          <w:szCs w:val="32"/>
        </w:rPr>
      </w:pPr>
    </w:p>
    <w:p w14:paraId="613A49F9" w14:textId="545E7528" w:rsidR="00A91B69" w:rsidRPr="0097611B" w:rsidRDefault="008B0420" w:rsidP="009E188D">
      <w:pPr>
        <w:pStyle w:val="ListParagraph"/>
        <w:spacing w:line="360" w:lineRule="auto"/>
        <w:ind w:left="0" w:firstLine="708"/>
        <w:jc w:val="both"/>
        <w:rPr>
          <w:rFonts w:ascii="Times New Roman" w:hAnsi="Times New Roman" w:cs="Times New Roman"/>
          <w:color w:val="0D0D0D"/>
          <w:sz w:val="24"/>
          <w:szCs w:val="28"/>
          <w:shd w:val="clear" w:color="auto" w:fill="FFFFFF"/>
        </w:rPr>
      </w:pPr>
      <w:r w:rsidRPr="0097611B">
        <w:rPr>
          <w:rFonts w:ascii="Times New Roman" w:hAnsi="Times New Roman" w:cs="Times New Roman"/>
          <w:color w:val="0D0D0D"/>
          <w:sz w:val="24"/>
          <w:szCs w:val="28"/>
          <w:shd w:val="clear" w:color="auto" w:fill="FFFFFF"/>
        </w:rPr>
        <w:t>Ce module permet une gestion avancée des données techniques afin de préparer rapidement les dossiers de fabrication. Il offre une vision complète de la capacité de production (personnel, machines, matières premières, etc.). De plus, il permet de calculer les besoins nets (CBN) pour contrôler et optimiser les stocks en maintenant le lien entre les commandes clients et le lancement en fabrication associé aux commandes fournisseurs</w:t>
      </w:r>
    </w:p>
    <w:p w14:paraId="438D2F1D" w14:textId="3E68E9EE" w:rsidR="00737016" w:rsidRDefault="00737016" w:rsidP="00750F69">
      <w:pPr>
        <w:pStyle w:val="ListParagraph"/>
        <w:ind w:left="0"/>
        <w:rPr>
          <w:rFonts w:ascii="Times New Roman" w:hAnsi="Times New Roman" w:cs="Times New Roman"/>
          <w:color w:val="0D0D0D"/>
          <w:sz w:val="28"/>
          <w:szCs w:val="28"/>
          <w:shd w:val="clear" w:color="auto" w:fill="FFFFFF"/>
        </w:rPr>
      </w:pPr>
    </w:p>
    <w:p w14:paraId="59E31392" w14:textId="7772A625" w:rsidR="009E188D" w:rsidRDefault="009E188D" w:rsidP="00750F69">
      <w:pPr>
        <w:pStyle w:val="ListParagraph"/>
        <w:ind w:left="0"/>
        <w:rPr>
          <w:rFonts w:ascii="Times New Roman" w:hAnsi="Times New Roman" w:cs="Times New Roman"/>
          <w:color w:val="0D0D0D"/>
          <w:sz w:val="28"/>
          <w:szCs w:val="28"/>
          <w:shd w:val="clear" w:color="auto" w:fill="FFFFFF"/>
        </w:rPr>
      </w:pPr>
    </w:p>
    <w:p w14:paraId="045CDF0B" w14:textId="79E55760" w:rsidR="009E188D" w:rsidRDefault="009E188D" w:rsidP="00750F69">
      <w:pPr>
        <w:pStyle w:val="ListParagraph"/>
        <w:ind w:left="0"/>
        <w:rPr>
          <w:rFonts w:ascii="Times New Roman" w:hAnsi="Times New Roman" w:cs="Times New Roman"/>
          <w:color w:val="0D0D0D"/>
          <w:sz w:val="28"/>
          <w:szCs w:val="28"/>
          <w:shd w:val="clear" w:color="auto" w:fill="FFFFFF"/>
        </w:rPr>
      </w:pPr>
    </w:p>
    <w:p w14:paraId="6E55E86C" w14:textId="70C25C76" w:rsidR="009E188D" w:rsidRDefault="009E188D" w:rsidP="00750F69">
      <w:pPr>
        <w:pStyle w:val="ListParagraph"/>
        <w:ind w:left="0"/>
        <w:rPr>
          <w:rFonts w:ascii="Times New Roman" w:hAnsi="Times New Roman" w:cs="Times New Roman"/>
          <w:color w:val="0D0D0D"/>
          <w:sz w:val="28"/>
          <w:szCs w:val="28"/>
          <w:shd w:val="clear" w:color="auto" w:fill="FFFFFF"/>
        </w:rPr>
      </w:pPr>
    </w:p>
    <w:p w14:paraId="6B6203FD" w14:textId="2A3FFB1F" w:rsidR="009E188D" w:rsidRDefault="009E188D" w:rsidP="00750F69">
      <w:pPr>
        <w:pStyle w:val="ListParagraph"/>
        <w:ind w:left="0"/>
        <w:rPr>
          <w:rFonts w:ascii="Times New Roman" w:hAnsi="Times New Roman" w:cs="Times New Roman"/>
          <w:color w:val="0D0D0D"/>
          <w:sz w:val="28"/>
          <w:szCs w:val="28"/>
          <w:shd w:val="clear" w:color="auto" w:fill="FFFFFF"/>
        </w:rPr>
      </w:pPr>
    </w:p>
    <w:p w14:paraId="739191A0" w14:textId="77777777" w:rsidR="009E188D" w:rsidRPr="00737016" w:rsidRDefault="009E188D" w:rsidP="00750F69">
      <w:pPr>
        <w:pStyle w:val="ListParagraph"/>
        <w:ind w:left="0"/>
        <w:rPr>
          <w:rFonts w:ascii="Times New Roman" w:hAnsi="Times New Roman" w:cs="Times New Roman"/>
          <w:color w:val="0D0D0D"/>
          <w:sz w:val="28"/>
          <w:szCs w:val="28"/>
          <w:shd w:val="clear" w:color="auto" w:fill="FFFFFF"/>
        </w:rPr>
      </w:pPr>
    </w:p>
    <w:p w14:paraId="60DB9B97" w14:textId="643CA4C0" w:rsidR="008B0420" w:rsidRPr="00737016" w:rsidRDefault="008B0420" w:rsidP="00454AEB">
      <w:pPr>
        <w:pStyle w:val="ListParagraph"/>
        <w:numPr>
          <w:ilvl w:val="1"/>
          <w:numId w:val="3"/>
        </w:numPr>
        <w:spacing w:line="360" w:lineRule="auto"/>
        <w:ind w:left="0" w:firstLine="0"/>
        <w:rPr>
          <w:rFonts w:ascii="Times New Roman" w:hAnsi="Times New Roman" w:cs="Times New Roman"/>
          <w:b/>
          <w:color w:val="0D0D0D"/>
          <w:sz w:val="28"/>
          <w:szCs w:val="28"/>
          <w:shd w:val="clear" w:color="auto" w:fill="FFFFFF"/>
        </w:rPr>
      </w:pPr>
      <w:r w:rsidRPr="00737016">
        <w:rPr>
          <w:rFonts w:ascii="Times New Roman" w:hAnsi="Times New Roman" w:cs="Times New Roman"/>
          <w:b/>
          <w:color w:val="0D0D0D"/>
          <w:sz w:val="28"/>
          <w:szCs w:val="28"/>
          <w:shd w:val="clear" w:color="auto" w:fill="FFFFFF"/>
        </w:rPr>
        <w:lastRenderedPageBreak/>
        <w:t xml:space="preserve"> La gestion de la qualité </w:t>
      </w:r>
    </w:p>
    <w:p w14:paraId="63ECEB43" w14:textId="03434FB2" w:rsidR="008B0420" w:rsidRPr="0097611B" w:rsidRDefault="008B0420" w:rsidP="00454AEB">
      <w:pPr>
        <w:pStyle w:val="ListParagraph"/>
        <w:spacing w:line="360" w:lineRule="auto"/>
        <w:ind w:left="0" w:right="-142" w:firstLine="708"/>
        <w:jc w:val="both"/>
        <w:rPr>
          <w:rFonts w:ascii="Times New Roman" w:hAnsi="Times New Roman" w:cs="Times New Roman"/>
          <w:color w:val="0D0D0D"/>
          <w:sz w:val="24"/>
          <w:szCs w:val="28"/>
          <w:shd w:val="clear" w:color="auto" w:fill="FFFFFF"/>
        </w:rPr>
      </w:pPr>
      <w:r w:rsidRPr="0097611B">
        <w:rPr>
          <w:rFonts w:ascii="Times New Roman" w:hAnsi="Times New Roman" w:cs="Times New Roman"/>
          <w:color w:val="0D0D0D"/>
          <w:sz w:val="24"/>
          <w:szCs w:val="28"/>
          <w:shd w:val="clear" w:color="auto" w:fill="FFFFFF"/>
        </w:rPr>
        <w:t>Ce module permet de collecter les informations de manière manuelle ou automatique, puis de les présenter sous forme d'indicateurs de performance de production. Cela garantit une amélioration continue du processus de fabrication.</w:t>
      </w:r>
    </w:p>
    <w:p w14:paraId="0E8D04F4" w14:textId="77777777" w:rsidR="00954211" w:rsidRPr="00A91B69" w:rsidRDefault="00954211" w:rsidP="00750F69">
      <w:pPr>
        <w:pStyle w:val="ListParagraph"/>
        <w:ind w:left="0"/>
        <w:rPr>
          <w:rFonts w:ascii="Times New Roman" w:hAnsi="Times New Roman" w:cs="Times New Roman"/>
          <w:color w:val="0D0D0D"/>
          <w:sz w:val="28"/>
          <w:szCs w:val="28"/>
          <w:shd w:val="clear" w:color="auto" w:fill="FFFFFF"/>
        </w:rPr>
      </w:pPr>
    </w:p>
    <w:p w14:paraId="0CAEA2A7" w14:textId="36F4C78D" w:rsidR="008B0420" w:rsidRPr="00737016" w:rsidRDefault="008B0420" w:rsidP="00750F69">
      <w:pPr>
        <w:pStyle w:val="ListParagraph"/>
        <w:numPr>
          <w:ilvl w:val="1"/>
          <w:numId w:val="3"/>
        </w:numPr>
        <w:ind w:left="0" w:firstLine="0"/>
        <w:rPr>
          <w:rFonts w:ascii="Times New Roman" w:hAnsi="Times New Roman" w:cs="Times New Roman"/>
          <w:b/>
          <w:color w:val="0D0D0D"/>
          <w:sz w:val="28"/>
          <w:szCs w:val="28"/>
          <w:shd w:val="clear" w:color="auto" w:fill="FFFFFF"/>
        </w:rPr>
      </w:pPr>
      <w:r w:rsidRPr="00737016">
        <w:rPr>
          <w:rFonts w:ascii="Times New Roman" w:hAnsi="Times New Roman" w:cs="Times New Roman"/>
          <w:b/>
          <w:color w:val="0D0D0D"/>
          <w:sz w:val="28"/>
          <w:szCs w:val="28"/>
          <w:shd w:val="clear" w:color="auto" w:fill="FFFFFF"/>
        </w:rPr>
        <w:t xml:space="preserve"> La gestion des expéditions :</w:t>
      </w:r>
    </w:p>
    <w:p w14:paraId="085EB126" w14:textId="50DD5489" w:rsidR="00A91B69" w:rsidRPr="00A91B69" w:rsidRDefault="00A91B69" w:rsidP="00A91B69">
      <w:pPr>
        <w:pStyle w:val="ListParagraph"/>
        <w:ind w:left="0"/>
        <w:rPr>
          <w:rFonts w:ascii="Times New Roman" w:hAnsi="Times New Roman" w:cs="Times New Roman"/>
          <w:b/>
          <w:color w:val="0D0D0D"/>
          <w:sz w:val="28"/>
          <w:szCs w:val="28"/>
          <w:shd w:val="clear" w:color="auto" w:fill="FFFFFF"/>
        </w:rPr>
      </w:pPr>
    </w:p>
    <w:p w14:paraId="22A296EB" w14:textId="7515F607" w:rsidR="008B0420" w:rsidRPr="0097611B" w:rsidRDefault="008B0420" w:rsidP="00954211">
      <w:pPr>
        <w:pStyle w:val="ListParagraph"/>
        <w:spacing w:line="360" w:lineRule="auto"/>
        <w:ind w:left="0"/>
        <w:jc w:val="both"/>
        <w:rPr>
          <w:rFonts w:ascii="Times New Roman" w:hAnsi="Times New Roman" w:cs="Times New Roman"/>
          <w:color w:val="0D0D0D"/>
          <w:sz w:val="24"/>
          <w:szCs w:val="28"/>
          <w:shd w:val="clear" w:color="auto" w:fill="FFFFFF"/>
        </w:rPr>
      </w:pPr>
      <w:r w:rsidRPr="0097611B">
        <w:rPr>
          <w:rFonts w:ascii="Times New Roman" w:hAnsi="Times New Roman" w:cs="Times New Roman"/>
          <w:color w:val="0D0D0D"/>
          <w:sz w:val="24"/>
          <w:szCs w:val="28"/>
          <w:shd w:val="clear" w:color="auto" w:fill="FFFFFF"/>
        </w:rPr>
        <w:t>Ce module permet de gérer de manière simple les expéditions tout en générant les listes de colisage. Ces listes peuvent être automatiquement traduites en bons de livraison, qui serviront ensuite pour la facturation.</w:t>
      </w:r>
    </w:p>
    <w:p w14:paraId="52847C54" w14:textId="6CB22FA8" w:rsidR="008B0420" w:rsidRPr="00326F44" w:rsidRDefault="008B0420" w:rsidP="00750F69">
      <w:pPr>
        <w:pStyle w:val="ListParagraph"/>
        <w:ind w:left="0"/>
        <w:rPr>
          <w:rFonts w:ascii="Times New Roman" w:hAnsi="Times New Roman" w:cs="Times New Roman"/>
          <w:b/>
          <w:color w:val="0D0D0D"/>
          <w:sz w:val="32"/>
          <w:szCs w:val="32"/>
          <w:shd w:val="clear" w:color="auto" w:fill="FFFFFF"/>
        </w:rPr>
      </w:pPr>
    </w:p>
    <w:p w14:paraId="3FA27CE1" w14:textId="34CDE82A" w:rsidR="008B0420" w:rsidRPr="00737016" w:rsidRDefault="008B0420" w:rsidP="00750F69">
      <w:pPr>
        <w:pStyle w:val="ListParagraph"/>
        <w:numPr>
          <w:ilvl w:val="1"/>
          <w:numId w:val="3"/>
        </w:numPr>
        <w:ind w:left="0" w:firstLine="0"/>
        <w:rPr>
          <w:rFonts w:ascii="Times New Roman" w:hAnsi="Times New Roman" w:cs="Times New Roman"/>
          <w:b/>
          <w:sz w:val="28"/>
          <w:szCs w:val="28"/>
        </w:rPr>
      </w:pPr>
      <w:r w:rsidRPr="00737016">
        <w:rPr>
          <w:rFonts w:ascii="Times New Roman" w:hAnsi="Times New Roman" w:cs="Times New Roman"/>
          <w:b/>
          <w:sz w:val="28"/>
          <w:szCs w:val="28"/>
        </w:rPr>
        <w:t xml:space="preserve"> La facturation :</w:t>
      </w:r>
    </w:p>
    <w:p w14:paraId="5A5072DD" w14:textId="77777777" w:rsidR="00A91B69" w:rsidRPr="00326F44" w:rsidRDefault="00A91B69" w:rsidP="00A91B69">
      <w:pPr>
        <w:pStyle w:val="ListParagraph"/>
        <w:ind w:left="0"/>
        <w:rPr>
          <w:rFonts w:ascii="Times New Roman" w:hAnsi="Times New Roman" w:cs="Times New Roman"/>
          <w:b/>
          <w:sz w:val="32"/>
          <w:szCs w:val="32"/>
        </w:rPr>
      </w:pPr>
    </w:p>
    <w:p w14:paraId="579D9FD3" w14:textId="286B3C51" w:rsidR="008B0420" w:rsidRPr="0097611B" w:rsidRDefault="008B0420" w:rsidP="00954211">
      <w:pPr>
        <w:pStyle w:val="ListParagraph"/>
        <w:ind w:left="0"/>
        <w:jc w:val="both"/>
        <w:rPr>
          <w:rFonts w:ascii="Times New Roman" w:hAnsi="Times New Roman" w:cs="Times New Roman"/>
          <w:sz w:val="24"/>
          <w:szCs w:val="28"/>
        </w:rPr>
      </w:pPr>
      <w:r w:rsidRPr="0097611B">
        <w:rPr>
          <w:rFonts w:ascii="Times New Roman" w:hAnsi="Times New Roman" w:cs="Times New Roman"/>
          <w:sz w:val="24"/>
          <w:szCs w:val="28"/>
        </w:rPr>
        <w:t>Ce module permet l’édition des factures</w:t>
      </w:r>
      <w:r w:rsidR="00454AEB">
        <w:rPr>
          <w:rFonts w:ascii="Times New Roman" w:hAnsi="Times New Roman" w:cs="Times New Roman"/>
          <w:sz w:val="24"/>
          <w:szCs w:val="28"/>
        </w:rPr>
        <w:t xml:space="preserve"> des clients.</w:t>
      </w:r>
    </w:p>
    <w:p w14:paraId="5509448F" w14:textId="77777777" w:rsidR="008B0420" w:rsidRPr="00326F44" w:rsidRDefault="008B0420" w:rsidP="00750F69">
      <w:pPr>
        <w:pStyle w:val="ListParagraph"/>
        <w:ind w:left="0"/>
        <w:rPr>
          <w:rFonts w:ascii="Times New Roman" w:hAnsi="Times New Roman" w:cs="Times New Roman"/>
          <w:sz w:val="32"/>
          <w:szCs w:val="32"/>
        </w:rPr>
      </w:pPr>
    </w:p>
    <w:p w14:paraId="64935E36" w14:textId="01F34ACF" w:rsidR="008B0420" w:rsidRPr="00737016" w:rsidRDefault="008B0420" w:rsidP="00750F69">
      <w:pPr>
        <w:pStyle w:val="ListParagraph"/>
        <w:numPr>
          <w:ilvl w:val="0"/>
          <w:numId w:val="3"/>
        </w:numPr>
        <w:ind w:left="0" w:firstLine="0"/>
        <w:rPr>
          <w:rFonts w:ascii="Times New Roman" w:hAnsi="Times New Roman" w:cs="Times New Roman"/>
          <w:b/>
          <w:sz w:val="28"/>
          <w:szCs w:val="28"/>
        </w:rPr>
      </w:pPr>
      <w:r w:rsidRPr="00737016">
        <w:rPr>
          <w:rFonts w:ascii="Times New Roman" w:hAnsi="Times New Roman" w:cs="Times New Roman"/>
          <w:b/>
          <w:color w:val="0D0D0D"/>
          <w:sz w:val="28"/>
          <w:szCs w:val="28"/>
          <w:shd w:val="clear" w:color="auto" w:fill="FFFFFF"/>
        </w:rPr>
        <w:t xml:space="preserve"> Organigramme de l'entreprise </w:t>
      </w:r>
    </w:p>
    <w:p w14:paraId="438E9509" w14:textId="2FC4D032" w:rsidR="006F4D16" w:rsidRPr="00A91B69" w:rsidRDefault="006F4D16" w:rsidP="00750F69">
      <w:pPr>
        <w:pStyle w:val="ListParagraph"/>
        <w:ind w:left="0"/>
        <w:rPr>
          <w:rFonts w:ascii="Times New Roman" w:hAnsi="Times New Roman" w:cs="Times New Roman"/>
          <w:b/>
          <w:sz w:val="28"/>
          <w:szCs w:val="28"/>
        </w:rPr>
      </w:pPr>
    </w:p>
    <w:p w14:paraId="1F2F40EC" w14:textId="0373A81D" w:rsidR="00954211" w:rsidRDefault="00454AEB" w:rsidP="00454AEB">
      <w:pPr>
        <w:pStyle w:val="ListParagraph"/>
        <w:spacing w:line="360" w:lineRule="auto"/>
        <w:ind w:left="0"/>
        <w:jc w:val="both"/>
        <w:rPr>
          <w:rFonts w:ascii="Times New Roman" w:hAnsi="Times New Roman" w:cs="Times New Roman"/>
          <w:color w:val="0D0D0D"/>
          <w:sz w:val="24"/>
          <w:szCs w:val="28"/>
          <w:shd w:val="clear" w:color="auto" w:fill="FFFFFF"/>
        </w:rPr>
      </w:pPr>
      <w:r w:rsidRPr="00326F44">
        <w:rPr>
          <w:rFonts w:ascii="Times New Roman" w:hAnsi="Times New Roman" w:cs="Times New Roman"/>
          <w:noProof/>
          <w:sz w:val="32"/>
          <w:szCs w:val="32"/>
        </w:rPr>
        <w:drawing>
          <wp:anchor distT="0" distB="0" distL="114300" distR="114300" simplePos="0" relativeHeight="251675648" behindDoc="0" locked="0" layoutInCell="1" allowOverlap="1" wp14:anchorId="0362A66D" wp14:editId="07051178">
            <wp:simplePos x="0" y="0"/>
            <wp:positionH relativeFrom="margin">
              <wp:align>center</wp:align>
            </wp:positionH>
            <wp:positionV relativeFrom="margin">
              <wp:posOffset>4761855</wp:posOffset>
            </wp:positionV>
            <wp:extent cx="6703695" cy="2876550"/>
            <wp:effectExtent l="0" t="0" r="190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2.png"/>
                    <pic:cNvPicPr/>
                  </pic:nvPicPr>
                  <pic:blipFill>
                    <a:blip r:embed="rId10">
                      <a:extLst>
                        <a:ext uri="{28A0092B-C50C-407E-A947-70E740481C1C}">
                          <a14:useLocalDpi xmlns:a14="http://schemas.microsoft.com/office/drawing/2010/main" val="0"/>
                        </a:ext>
                      </a:extLst>
                    </a:blip>
                    <a:stretch>
                      <a:fillRect/>
                    </a:stretch>
                  </pic:blipFill>
                  <pic:spPr>
                    <a:xfrm>
                      <a:off x="0" y="0"/>
                      <a:ext cx="6703695" cy="2876550"/>
                    </a:xfrm>
                    <a:prstGeom prst="rect">
                      <a:avLst/>
                    </a:prstGeom>
                  </pic:spPr>
                </pic:pic>
              </a:graphicData>
            </a:graphic>
            <wp14:sizeRelH relativeFrom="margin">
              <wp14:pctWidth>0</wp14:pctWidth>
            </wp14:sizeRelH>
            <wp14:sizeRelV relativeFrom="margin">
              <wp14:pctHeight>0</wp14:pctHeight>
            </wp14:sizeRelV>
          </wp:anchor>
        </w:drawing>
      </w:r>
      <w:r w:rsidR="008B0420" w:rsidRPr="0097611B">
        <w:rPr>
          <w:rFonts w:ascii="Times New Roman" w:hAnsi="Times New Roman" w:cs="Times New Roman"/>
          <w:color w:val="0D0D0D"/>
          <w:sz w:val="24"/>
          <w:szCs w:val="28"/>
          <w:shd w:val="clear" w:color="auto" w:fill="FFFFFF"/>
        </w:rPr>
        <w:t>L’entreprise est composée de 20 employés au total pour une gestion plus efficace et dynamique des principaux métiers de la société ; l'organigramme adopté est présenté dans la figure 2.</w:t>
      </w:r>
    </w:p>
    <w:p w14:paraId="17ECBF07" w14:textId="687BCD28" w:rsidR="00454AEB" w:rsidRDefault="00454AEB" w:rsidP="006E41C5">
      <w:pPr>
        <w:pStyle w:val="ListParagraph"/>
        <w:ind w:left="0"/>
        <w:jc w:val="both"/>
        <w:rPr>
          <w:rFonts w:ascii="Times New Roman" w:hAnsi="Times New Roman" w:cs="Times New Roman"/>
          <w:noProof/>
          <w:sz w:val="32"/>
          <w:szCs w:val="32"/>
        </w:rPr>
      </w:pPr>
    </w:p>
    <w:p w14:paraId="707A69F2" w14:textId="500AE5FC" w:rsidR="00454AEB" w:rsidRDefault="00454AEB" w:rsidP="006E41C5">
      <w:pPr>
        <w:pStyle w:val="ListParagraph"/>
        <w:ind w:left="0"/>
        <w:jc w:val="both"/>
        <w:rPr>
          <w:rFonts w:ascii="Times New Roman" w:hAnsi="Times New Roman" w:cs="Times New Roman"/>
          <w:noProof/>
          <w:sz w:val="24"/>
          <w:szCs w:val="32"/>
        </w:rPr>
      </w:pPr>
      <w:r>
        <w:rPr>
          <w:rFonts w:ascii="Times New Roman" w:hAnsi="Times New Roman" w:cs="Times New Roman"/>
          <w:noProof/>
          <w:sz w:val="24"/>
          <w:szCs w:val="32"/>
        </w:rPr>
        <w:t>F</w:t>
      </w:r>
      <w:r w:rsidRPr="00454AEB">
        <w:rPr>
          <w:rFonts w:ascii="Times New Roman" w:hAnsi="Times New Roman" w:cs="Times New Roman"/>
          <w:noProof/>
          <w:sz w:val="24"/>
          <w:szCs w:val="32"/>
        </w:rPr>
        <w:t>ig</w:t>
      </w:r>
    </w:p>
    <w:p w14:paraId="4D25E4CA" w14:textId="41C6F6F8" w:rsidR="00454AEB" w:rsidRDefault="00454AEB" w:rsidP="006E41C5">
      <w:pPr>
        <w:pStyle w:val="ListParagraph"/>
        <w:ind w:left="0"/>
        <w:jc w:val="both"/>
        <w:rPr>
          <w:rFonts w:ascii="Times New Roman" w:hAnsi="Times New Roman" w:cs="Times New Roman"/>
          <w:noProof/>
          <w:sz w:val="24"/>
          <w:szCs w:val="32"/>
        </w:rPr>
      </w:pPr>
    </w:p>
    <w:p w14:paraId="08FD5CEB" w14:textId="7AE24828" w:rsidR="00454AEB" w:rsidRDefault="00454AEB" w:rsidP="006E41C5">
      <w:pPr>
        <w:pStyle w:val="ListParagraph"/>
        <w:ind w:left="0"/>
        <w:jc w:val="both"/>
        <w:rPr>
          <w:rFonts w:ascii="Times New Roman" w:hAnsi="Times New Roman" w:cs="Times New Roman"/>
          <w:noProof/>
          <w:sz w:val="24"/>
          <w:szCs w:val="32"/>
        </w:rPr>
      </w:pPr>
    </w:p>
    <w:p w14:paraId="55F72DDA" w14:textId="77777777" w:rsidR="00454AEB" w:rsidRDefault="00454AEB" w:rsidP="006E41C5">
      <w:pPr>
        <w:pStyle w:val="ListParagraph"/>
        <w:ind w:left="0"/>
        <w:jc w:val="both"/>
        <w:rPr>
          <w:rFonts w:ascii="Times New Roman" w:hAnsi="Times New Roman" w:cs="Times New Roman"/>
          <w:noProof/>
          <w:sz w:val="24"/>
          <w:szCs w:val="32"/>
        </w:rPr>
      </w:pPr>
    </w:p>
    <w:p w14:paraId="3DFA8D48" w14:textId="77777777" w:rsidR="00454AEB" w:rsidRPr="00454AEB" w:rsidRDefault="00454AEB" w:rsidP="006E41C5">
      <w:pPr>
        <w:pStyle w:val="ListParagraph"/>
        <w:ind w:left="0"/>
        <w:jc w:val="both"/>
        <w:rPr>
          <w:rFonts w:ascii="Times New Roman" w:hAnsi="Times New Roman" w:cs="Times New Roman"/>
          <w:noProof/>
          <w:sz w:val="24"/>
          <w:szCs w:val="32"/>
        </w:rPr>
      </w:pPr>
    </w:p>
    <w:p w14:paraId="1EC11CCE" w14:textId="06A6DFD6" w:rsidR="008B0420" w:rsidRDefault="008B0420" w:rsidP="00A91B69">
      <w:pPr>
        <w:pStyle w:val="ListParagraph"/>
        <w:numPr>
          <w:ilvl w:val="0"/>
          <w:numId w:val="3"/>
        </w:numPr>
        <w:ind w:left="0" w:firstLine="0"/>
        <w:rPr>
          <w:rFonts w:ascii="Times New Roman" w:hAnsi="Times New Roman" w:cs="Times New Roman"/>
          <w:b/>
          <w:sz w:val="28"/>
          <w:szCs w:val="28"/>
        </w:rPr>
      </w:pPr>
      <w:r w:rsidRPr="00737016">
        <w:rPr>
          <w:rFonts w:ascii="Times New Roman" w:hAnsi="Times New Roman" w:cs="Times New Roman"/>
          <w:b/>
          <w:sz w:val="28"/>
          <w:szCs w:val="28"/>
        </w:rPr>
        <w:lastRenderedPageBreak/>
        <w:t>Présentation du projet </w:t>
      </w:r>
    </w:p>
    <w:p w14:paraId="4DE0E990" w14:textId="77777777" w:rsidR="00060E71" w:rsidRPr="00737016" w:rsidRDefault="00060E71" w:rsidP="00A91B69">
      <w:pPr>
        <w:pStyle w:val="ListParagraph"/>
        <w:ind w:left="0"/>
        <w:rPr>
          <w:rFonts w:ascii="Times New Roman" w:hAnsi="Times New Roman" w:cs="Times New Roman"/>
          <w:sz w:val="28"/>
          <w:szCs w:val="28"/>
        </w:rPr>
      </w:pPr>
    </w:p>
    <w:p w14:paraId="11BD9CDE" w14:textId="596540B8" w:rsidR="008B0420" w:rsidRPr="00737016" w:rsidRDefault="008B0420" w:rsidP="00A91B69">
      <w:pPr>
        <w:pStyle w:val="ListParagraph"/>
        <w:numPr>
          <w:ilvl w:val="1"/>
          <w:numId w:val="3"/>
        </w:numPr>
        <w:ind w:left="0" w:firstLine="0"/>
        <w:rPr>
          <w:rFonts w:ascii="Times New Roman" w:hAnsi="Times New Roman" w:cs="Times New Roman"/>
          <w:b/>
          <w:sz w:val="28"/>
          <w:szCs w:val="28"/>
        </w:rPr>
      </w:pPr>
      <w:r w:rsidRPr="00737016">
        <w:rPr>
          <w:rFonts w:ascii="Times New Roman" w:hAnsi="Times New Roman" w:cs="Times New Roman"/>
          <w:b/>
          <w:sz w:val="28"/>
          <w:szCs w:val="28"/>
        </w:rPr>
        <w:t>Contexte :</w:t>
      </w:r>
    </w:p>
    <w:p w14:paraId="3237BA9B" w14:textId="77777777" w:rsidR="008B0420" w:rsidRPr="0097611B" w:rsidRDefault="008B0420" w:rsidP="00A91B69">
      <w:pPr>
        <w:pStyle w:val="ListParagraph"/>
        <w:ind w:left="0"/>
        <w:rPr>
          <w:rFonts w:ascii="Times New Roman" w:hAnsi="Times New Roman" w:cs="Times New Roman"/>
          <w:sz w:val="24"/>
          <w:szCs w:val="28"/>
        </w:rPr>
      </w:pPr>
    </w:p>
    <w:p w14:paraId="26815719" w14:textId="219BCD10" w:rsidR="00225911" w:rsidRDefault="008B0420" w:rsidP="00954211">
      <w:pPr>
        <w:pStyle w:val="ListParagraph"/>
        <w:spacing w:line="360" w:lineRule="auto"/>
        <w:ind w:left="0" w:firstLine="708"/>
        <w:jc w:val="both"/>
        <w:rPr>
          <w:rFonts w:ascii="Times New Roman" w:hAnsi="Times New Roman" w:cs="Times New Roman"/>
          <w:sz w:val="24"/>
          <w:szCs w:val="28"/>
          <w:shd w:val="clear" w:color="auto" w:fill="FFFFFF"/>
        </w:rPr>
      </w:pPr>
      <w:r w:rsidRPr="0097611B">
        <w:rPr>
          <w:rFonts w:ascii="Times New Roman" w:hAnsi="Times New Roman" w:cs="Times New Roman"/>
          <w:sz w:val="24"/>
          <w:szCs w:val="28"/>
          <w:shd w:val="clear" w:color="auto" w:fill="FFFFFF"/>
        </w:rPr>
        <w:t>La maintenance industrielle joue un rôle crucial dans la durabilité et la performance des entreprises. Dans ce contexte, la Gestion de Maintenance Assistée par Ordinateur (GMAO) émerge comme un outil stratégique permettant d'optimiser la gestion des équipements, de planifier les interventions, et d'améliorer la disponibilité des ressources. Ce projet de fin d'études vise à concevoir et développer un logiciel de GMAO sur mesure pour répondre aux besoins spécifiques d'entreprises opérant dans le secteur de textile</w:t>
      </w:r>
      <w:r w:rsidR="00E410DD">
        <w:rPr>
          <w:rFonts w:ascii="Times New Roman" w:hAnsi="Times New Roman" w:cs="Times New Roman"/>
          <w:sz w:val="24"/>
          <w:szCs w:val="28"/>
          <w:shd w:val="clear" w:color="auto" w:fill="FFFFFF"/>
        </w:rPr>
        <w:t>.</w:t>
      </w:r>
    </w:p>
    <w:p w14:paraId="7DD91E06" w14:textId="77777777" w:rsidR="0097611B" w:rsidRPr="0097611B" w:rsidRDefault="0097611B" w:rsidP="0097611B">
      <w:pPr>
        <w:pStyle w:val="ListParagraph"/>
        <w:ind w:left="0"/>
        <w:rPr>
          <w:rFonts w:ascii="Times New Roman" w:hAnsi="Times New Roman" w:cs="Times New Roman"/>
          <w:sz w:val="24"/>
          <w:szCs w:val="28"/>
          <w:shd w:val="clear" w:color="auto" w:fill="FFFFFF"/>
        </w:rPr>
      </w:pPr>
    </w:p>
    <w:p w14:paraId="059038F1" w14:textId="77777777" w:rsidR="00225911" w:rsidRPr="00A91B69" w:rsidRDefault="00225911" w:rsidP="00A91B69">
      <w:pPr>
        <w:pStyle w:val="ListParagraph"/>
        <w:ind w:left="0"/>
        <w:rPr>
          <w:rFonts w:ascii="Times New Roman" w:hAnsi="Times New Roman" w:cs="Times New Roman"/>
          <w:sz w:val="28"/>
          <w:szCs w:val="28"/>
        </w:rPr>
      </w:pPr>
    </w:p>
    <w:p w14:paraId="2141CE84" w14:textId="77777777" w:rsidR="008B0420" w:rsidRPr="00A91B69" w:rsidRDefault="008B0420" w:rsidP="00A91B69">
      <w:pPr>
        <w:pStyle w:val="ListParagraph"/>
        <w:numPr>
          <w:ilvl w:val="0"/>
          <w:numId w:val="3"/>
        </w:numPr>
        <w:ind w:left="0" w:firstLine="0"/>
        <w:rPr>
          <w:rFonts w:ascii="Times New Roman" w:hAnsi="Times New Roman" w:cs="Times New Roman"/>
          <w:b/>
          <w:color w:val="0D0D0D"/>
          <w:sz w:val="28"/>
          <w:szCs w:val="28"/>
          <w:shd w:val="clear" w:color="auto" w:fill="FFFFFF"/>
        </w:rPr>
      </w:pPr>
      <w:r w:rsidRPr="00A91B69">
        <w:rPr>
          <w:rFonts w:ascii="Times New Roman" w:hAnsi="Times New Roman" w:cs="Times New Roman"/>
          <w:b/>
          <w:color w:val="0D0D0D"/>
          <w:sz w:val="28"/>
          <w:szCs w:val="28"/>
          <w:shd w:val="clear" w:color="auto" w:fill="FFFFFF"/>
        </w:rPr>
        <w:t xml:space="preserve"> Étude et analyse de l’existant :</w:t>
      </w:r>
      <w:r w:rsidRPr="00A91B69">
        <w:rPr>
          <w:rFonts w:ascii="Times New Roman" w:hAnsi="Times New Roman" w:cs="Times New Roman"/>
          <w:b/>
          <w:color w:val="0D0D0D"/>
          <w:sz w:val="28"/>
          <w:szCs w:val="28"/>
          <w:shd w:val="clear" w:color="auto" w:fill="FFFFFF"/>
        </w:rPr>
        <w:tab/>
      </w:r>
    </w:p>
    <w:p w14:paraId="749C52A0" w14:textId="77777777" w:rsidR="008B0420" w:rsidRPr="00A91B69" w:rsidRDefault="008B0420" w:rsidP="00A91B69">
      <w:pPr>
        <w:pStyle w:val="ListParagraph"/>
        <w:ind w:left="0"/>
        <w:rPr>
          <w:rFonts w:ascii="Times New Roman" w:hAnsi="Times New Roman" w:cs="Times New Roman"/>
          <w:color w:val="0D0D0D"/>
          <w:sz w:val="28"/>
          <w:szCs w:val="28"/>
          <w:shd w:val="clear" w:color="auto" w:fill="FFFFFF"/>
        </w:rPr>
      </w:pPr>
    </w:p>
    <w:p w14:paraId="2C1AB891" w14:textId="0E9DA93B" w:rsidR="008B0420" w:rsidRPr="00A91B69" w:rsidRDefault="008B0420" w:rsidP="00A91B69">
      <w:pPr>
        <w:pStyle w:val="ListParagraph"/>
        <w:numPr>
          <w:ilvl w:val="1"/>
          <w:numId w:val="3"/>
        </w:numPr>
        <w:ind w:left="0" w:firstLine="0"/>
        <w:rPr>
          <w:rFonts w:ascii="Times New Roman" w:hAnsi="Times New Roman" w:cs="Times New Roman"/>
          <w:b/>
          <w:color w:val="0D0D0D"/>
          <w:sz w:val="28"/>
          <w:szCs w:val="28"/>
          <w:shd w:val="clear" w:color="auto" w:fill="FFFFFF"/>
        </w:rPr>
      </w:pPr>
      <w:r w:rsidRPr="00A91B69">
        <w:rPr>
          <w:rFonts w:ascii="Times New Roman" w:hAnsi="Times New Roman" w:cs="Times New Roman"/>
          <w:b/>
          <w:color w:val="0D0D0D"/>
          <w:sz w:val="28"/>
          <w:szCs w:val="28"/>
          <w:shd w:val="clear" w:color="auto" w:fill="FFFFFF"/>
        </w:rPr>
        <w:t>Description de l’existant :</w:t>
      </w:r>
    </w:p>
    <w:p w14:paraId="5171EF02" w14:textId="77777777" w:rsidR="006F4D16" w:rsidRPr="0097611B" w:rsidRDefault="006F4D16" w:rsidP="00A91B69">
      <w:pPr>
        <w:pStyle w:val="ListParagraph"/>
        <w:ind w:left="0"/>
        <w:rPr>
          <w:rFonts w:ascii="Times New Roman" w:hAnsi="Times New Roman" w:cs="Times New Roman"/>
          <w:b/>
          <w:color w:val="0D0D0D"/>
          <w:sz w:val="24"/>
          <w:szCs w:val="28"/>
          <w:shd w:val="clear" w:color="auto" w:fill="FFFFFF"/>
        </w:rPr>
      </w:pPr>
    </w:p>
    <w:p w14:paraId="182750A5" w14:textId="77777777" w:rsidR="008B0420" w:rsidRPr="0097611B" w:rsidRDefault="008B0420" w:rsidP="00954211">
      <w:pPr>
        <w:pStyle w:val="ListParagraph"/>
        <w:spacing w:line="360" w:lineRule="auto"/>
        <w:ind w:left="0" w:firstLine="708"/>
        <w:jc w:val="both"/>
        <w:rPr>
          <w:rFonts w:ascii="Times New Roman" w:hAnsi="Times New Roman" w:cs="Times New Roman"/>
          <w:color w:val="0D0D0D"/>
          <w:sz w:val="24"/>
          <w:szCs w:val="28"/>
          <w:shd w:val="clear" w:color="auto" w:fill="FFFFFF"/>
        </w:rPr>
      </w:pPr>
      <w:r w:rsidRPr="0097611B">
        <w:rPr>
          <w:rFonts w:ascii="Times New Roman" w:hAnsi="Times New Roman" w:cs="Times New Roman"/>
          <w:color w:val="0D0D0D"/>
          <w:sz w:val="24"/>
          <w:szCs w:val="28"/>
          <w:shd w:val="clear" w:color="auto" w:fill="FFFFFF"/>
        </w:rPr>
        <w:t>Dans le secteur textile, la gestion de la maintenance des équipements repose principalement sur des processus manuels et des outils traditionnels tels que les feuilles de calcul. Ces méthodes présentent toutefois des limites en termes de traçabilité des interventions, de gestion des plannings de maintenance, et de coordination des ressources.</w:t>
      </w:r>
    </w:p>
    <w:p w14:paraId="374D85BC" w14:textId="77777777" w:rsidR="008B0420" w:rsidRPr="0097611B" w:rsidRDefault="008B0420" w:rsidP="00954211">
      <w:pPr>
        <w:pStyle w:val="ListParagraph"/>
        <w:spacing w:line="360" w:lineRule="auto"/>
        <w:ind w:left="0"/>
        <w:jc w:val="both"/>
        <w:rPr>
          <w:rFonts w:ascii="Times New Roman" w:hAnsi="Times New Roman" w:cs="Times New Roman"/>
          <w:color w:val="0D0D0D"/>
          <w:sz w:val="24"/>
          <w:szCs w:val="28"/>
          <w:shd w:val="clear" w:color="auto" w:fill="FFFFFF"/>
        </w:rPr>
      </w:pPr>
    </w:p>
    <w:p w14:paraId="34105530" w14:textId="77777777" w:rsidR="008B0420" w:rsidRPr="0097611B" w:rsidRDefault="008B0420" w:rsidP="00954211">
      <w:pPr>
        <w:pStyle w:val="ListParagraph"/>
        <w:spacing w:line="360" w:lineRule="auto"/>
        <w:ind w:left="0"/>
        <w:jc w:val="both"/>
        <w:rPr>
          <w:rFonts w:ascii="Times New Roman" w:hAnsi="Times New Roman" w:cs="Times New Roman"/>
          <w:color w:val="0D0D0D"/>
          <w:sz w:val="24"/>
          <w:szCs w:val="28"/>
          <w:shd w:val="clear" w:color="auto" w:fill="FFFFFF"/>
        </w:rPr>
      </w:pPr>
      <w:r w:rsidRPr="0097611B">
        <w:rPr>
          <w:rFonts w:ascii="Times New Roman" w:hAnsi="Times New Roman" w:cs="Times New Roman"/>
          <w:color w:val="0D0D0D"/>
          <w:sz w:val="24"/>
          <w:szCs w:val="28"/>
          <w:shd w:val="clear" w:color="auto" w:fill="FFFFFF"/>
        </w:rPr>
        <w:t>Les entreprises font face à des défis tels que des temps d'arrêt non planifiés, des difficultés à suivre les historiques de maintenance, et une gestion fragmentée des données. Malgré les efforts des équipes de maintenance, il existe des opportunités d'amélioration en termes de réduction des coûts, d'optimisation des plannings, et d'augmentation de la disponibilité des équipements.</w:t>
      </w:r>
    </w:p>
    <w:p w14:paraId="05A0EEC7" w14:textId="0ACCC65B" w:rsidR="00954211" w:rsidRDefault="008B0420" w:rsidP="00E410DD">
      <w:pPr>
        <w:pStyle w:val="ListParagraph"/>
        <w:spacing w:line="360" w:lineRule="auto"/>
        <w:ind w:left="0"/>
        <w:jc w:val="both"/>
        <w:rPr>
          <w:rFonts w:ascii="Times New Roman" w:hAnsi="Times New Roman" w:cs="Times New Roman"/>
          <w:b/>
          <w:color w:val="0D0D0D"/>
          <w:sz w:val="32"/>
          <w:szCs w:val="32"/>
          <w:shd w:val="clear" w:color="auto" w:fill="FFFFFF"/>
        </w:rPr>
      </w:pPr>
      <w:r w:rsidRPr="0097611B">
        <w:rPr>
          <w:rFonts w:ascii="Times New Roman" w:hAnsi="Times New Roman" w:cs="Times New Roman"/>
          <w:color w:val="0D0D0D"/>
          <w:sz w:val="24"/>
          <w:szCs w:val="28"/>
          <w:shd w:val="clear" w:color="auto" w:fill="FFFFFF"/>
        </w:rPr>
        <w:t>L'adoption d'une solution moderne de GMAO sur mesure s'avère ainsi essentielle pour centraliser et structurer les données de maintenance, automatiser les processus, optimiser les interventions, et améliorer la performance</w:t>
      </w:r>
      <w:r w:rsidRPr="0097611B">
        <w:rPr>
          <w:rFonts w:ascii="Segoe UI" w:hAnsi="Segoe UI" w:cs="Segoe UI"/>
          <w:color w:val="0D0D0D"/>
          <w:sz w:val="28"/>
          <w:szCs w:val="32"/>
          <w:shd w:val="clear" w:color="auto" w:fill="FFFFFF"/>
        </w:rPr>
        <w:t xml:space="preserve"> </w:t>
      </w:r>
      <w:r w:rsidRPr="0097611B">
        <w:rPr>
          <w:rFonts w:ascii="Times New Roman" w:hAnsi="Times New Roman" w:cs="Times New Roman"/>
          <w:color w:val="0D0D0D"/>
          <w:sz w:val="24"/>
          <w:szCs w:val="28"/>
          <w:shd w:val="clear" w:color="auto" w:fill="FFFFFF"/>
        </w:rPr>
        <w:t>globale de la gestion de maintenance dans le secteur textile.</w:t>
      </w:r>
    </w:p>
    <w:p w14:paraId="148B7BD7" w14:textId="77777777" w:rsidR="00954211" w:rsidRPr="00A91B69" w:rsidRDefault="00954211" w:rsidP="00954211">
      <w:pPr>
        <w:pStyle w:val="ListParagraph"/>
        <w:spacing w:line="360" w:lineRule="auto"/>
        <w:ind w:left="1296"/>
        <w:jc w:val="both"/>
        <w:rPr>
          <w:rFonts w:ascii="Times New Roman" w:hAnsi="Times New Roman" w:cs="Times New Roman"/>
          <w:b/>
          <w:color w:val="0D0D0D"/>
          <w:sz w:val="32"/>
          <w:szCs w:val="32"/>
          <w:shd w:val="clear" w:color="auto" w:fill="FFFFFF"/>
        </w:rPr>
      </w:pPr>
    </w:p>
    <w:p w14:paraId="7D9E7706" w14:textId="75D973ED" w:rsidR="00E1081C" w:rsidRPr="00E410DD" w:rsidRDefault="0052614A" w:rsidP="00E410DD">
      <w:pPr>
        <w:pStyle w:val="ListParagraph"/>
        <w:numPr>
          <w:ilvl w:val="1"/>
          <w:numId w:val="3"/>
        </w:numPr>
        <w:tabs>
          <w:tab w:val="left" w:pos="284"/>
          <w:tab w:val="left" w:pos="426"/>
        </w:tabs>
        <w:spacing w:line="360" w:lineRule="auto"/>
        <w:ind w:left="0" w:firstLine="0"/>
        <w:jc w:val="both"/>
        <w:rPr>
          <w:rFonts w:ascii="Times New Roman" w:hAnsi="Times New Roman" w:cs="Times New Roman"/>
          <w:b/>
          <w:color w:val="0D0D0D"/>
          <w:sz w:val="24"/>
          <w:szCs w:val="28"/>
          <w:shd w:val="clear" w:color="auto" w:fill="FFFFFF"/>
        </w:rPr>
      </w:pPr>
      <w:r w:rsidRPr="00E410DD">
        <w:rPr>
          <w:rFonts w:ascii="Times New Roman" w:hAnsi="Times New Roman" w:cs="Times New Roman"/>
          <w:b/>
          <w:color w:val="0D0D0D"/>
          <w:sz w:val="28"/>
          <w:szCs w:val="28"/>
          <w:shd w:val="clear" w:color="auto" w:fill="FFFFFF"/>
        </w:rPr>
        <w:t xml:space="preserve">  </w:t>
      </w:r>
      <w:r w:rsidR="008B0420" w:rsidRPr="00E410DD">
        <w:rPr>
          <w:rFonts w:ascii="Times New Roman" w:hAnsi="Times New Roman" w:cs="Times New Roman"/>
          <w:b/>
          <w:color w:val="0D0D0D"/>
          <w:sz w:val="28"/>
          <w:szCs w:val="28"/>
          <w:shd w:val="clear" w:color="auto" w:fill="FFFFFF"/>
        </w:rPr>
        <w:t>Critique de l’Existant </w:t>
      </w:r>
    </w:p>
    <w:p w14:paraId="4A8949CF" w14:textId="0FB470C0" w:rsidR="00E1081C" w:rsidRPr="0097611B" w:rsidRDefault="00E1081C" w:rsidP="00954211">
      <w:pPr>
        <w:spacing w:line="360" w:lineRule="auto"/>
        <w:ind w:firstLine="435"/>
        <w:jc w:val="both"/>
        <w:rPr>
          <w:rFonts w:ascii="Times New Roman" w:hAnsi="Times New Roman" w:cs="Times New Roman"/>
          <w:sz w:val="24"/>
          <w:szCs w:val="28"/>
        </w:rPr>
      </w:pPr>
      <w:r w:rsidRPr="0097611B">
        <w:rPr>
          <w:rFonts w:ascii="Times New Roman" w:hAnsi="Times New Roman" w:cs="Times New Roman"/>
          <w:sz w:val="24"/>
          <w:szCs w:val="28"/>
        </w:rPr>
        <w:t>Le système de gestion de la maintenance actuel</w:t>
      </w:r>
      <w:r w:rsidR="00E410DD">
        <w:rPr>
          <w:rFonts w:ascii="Times New Roman" w:hAnsi="Times New Roman" w:cs="Times New Roman"/>
          <w:sz w:val="24"/>
          <w:szCs w:val="28"/>
        </w:rPr>
        <w:t>le</w:t>
      </w:r>
      <w:r w:rsidRPr="0097611B">
        <w:rPr>
          <w:rFonts w:ascii="Times New Roman" w:hAnsi="Times New Roman" w:cs="Times New Roman"/>
          <w:sz w:val="24"/>
          <w:szCs w:val="28"/>
        </w:rPr>
        <w:t xml:space="preserve"> est plein de défauts et représente un grand obstacle au développement, concurrence et au gain des profits et il ne peut pas résister face aux challenges et défis. Parmi les défauts que nous trouvons dans ce système, nous citons :</w:t>
      </w:r>
    </w:p>
    <w:p w14:paraId="56825163" w14:textId="3BBF3826" w:rsidR="00E1081C" w:rsidRPr="0097611B" w:rsidRDefault="00E1081C" w:rsidP="001E528D">
      <w:pPr>
        <w:pStyle w:val="ListParagraph"/>
        <w:numPr>
          <w:ilvl w:val="0"/>
          <w:numId w:val="23"/>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lastRenderedPageBreak/>
        <w:t>Utilisation des papiers pour gérer les activités de la maintenance.</w:t>
      </w:r>
    </w:p>
    <w:p w14:paraId="23E23F06" w14:textId="65EE8C70" w:rsidR="00E1081C" w:rsidRPr="0097611B" w:rsidRDefault="00E1081C" w:rsidP="001E528D">
      <w:pPr>
        <w:pStyle w:val="ListParagraph"/>
        <w:numPr>
          <w:ilvl w:val="0"/>
          <w:numId w:val="23"/>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 xml:space="preserve">Absence de traçabilité et suivi des interventions. </w:t>
      </w:r>
    </w:p>
    <w:p w14:paraId="2CCD29DB" w14:textId="14CBFBE1" w:rsidR="00E1081C" w:rsidRPr="0097611B" w:rsidRDefault="00E1081C" w:rsidP="001E528D">
      <w:pPr>
        <w:pStyle w:val="ListParagraph"/>
        <w:numPr>
          <w:ilvl w:val="0"/>
          <w:numId w:val="23"/>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Mauvaise gestion des pièces de rechanges et manque de contrôle et suivi d</w:t>
      </w:r>
      <w:r w:rsidR="00E410DD">
        <w:rPr>
          <w:rFonts w:ascii="Times New Roman" w:hAnsi="Times New Roman" w:cs="Times New Roman"/>
          <w:sz w:val="24"/>
          <w:szCs w:val="28"/>
        </w:rPr>
        <w:t>u</w:t>
      </w:r>
      <w:r w:rsidRPr="0097611B">
        <w:rPr>
          <w:rFonts w:ascii="Times New Roman" w:hAnsi="Times New Roman" w:cs="Times New Roman"/>
          <w:sz w:val="24"/>
          <w:szCs w:val="28"/>
        </w:rPr>
        <w:t xml:space="preserve"> magasin PDR </w:t>
      </w:r>
    </w:p>
    <w:p w14:paraId="7BBA7E61" w14:textId="36F3BF4C" w:rsidR="00E1081C" w:rsidRPr="0097611B" w:rsidRDefault="00E1081C" w:rsidP="001E528D">
      <w:pPr>
        <w:pStyle w:val="ListParagraph"/>
        <w:numPr>
          <w:ilvl w:val="0"/>
          <w:numId w:val="23"/>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 xml:space="preserve">Absence d’un système d’informations qui centralise les données et facilite le partage et la collaboration entre les différents acteurs. </w:t>
      </w:r>
    </w:p>
    <w:p w14:paraId="62B91ED8" w14:textId="0D888A13" w:rsidR="00E1081C" w:rsidRPr="0097611B" w:rsidRDefault="00E1081C" w:rsidP="001E528D">
      <w:pPr>
        <w:pStyle w:val="ListParagraph"/>
        <w:numPr>
          <w:ilvl w:val="0"/>
          <w:numId w:val="23"/>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Mauvaise communication interne.</w:t>
      </w:r>
    </w:p>
    <w:p w14:paraId="6C3D3D4E" w14:textId="5FFA5F59" w:rsidR="008737E1" w:rsidRPr="0097611B" w:rsidRDefault="00E1081C" w:rsidP="001E528D">
      <w:pPr>
        <w:pStyle w:val="ListParagraph"/>
        <w:numPr>
          <w:ilvl w:val="0"/>
          <w:numId w:val="23"/>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 xml:space="preserve">Absence et manque d’un inventaire complet et à jour des équipements à maintenir et des pièces de rechange. </w:t>
      </w:r>
    </w:p>
    <w:p w14:paraId="45BE3B8C" w14:textId="3D342DFA" w:rsidR="00E1081C" w:rsidRPr="0097611B" w:rsidRDefault="00E1081C" w:rsidP="001E528D">
      <w:pPr>
        <w:pStyle w:val="ListParagraph"/>
        <w:numPr>
          <w:ilvl w:val="0"/>
          <w:numId w:val="23"/>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Les équipements et les actions correctives et préventives ne sont pas codifiés.</w:t>
      </w:r>
    </w:p>
    <w:p w14:paraId="397F2B89" w14:textId="5D1C6DD9" w:rsidR="009D00D5" w:rsidRDefault="00E1081C" w:rsidP="001E528D">
      <w:pPr>
        <w:pStyle w:val="ListParagraph"/>
        <w:numPr>
          <w:ilvl w:val="0"/>
          <w:numId w:val="23"/>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Les documents techniques, administrati</w:t>
      </w:r>
      <w:r w:rsidR="00E410DD">
        <w:rPr>
          <w:rFonts w:ascii="Times New Roman" w:hAnsi="Times New Roman" w:cs="Times New Roman"/>
          <w:sz w:val="24"/>
          <w:szCs w:val="28"/>
        </w:rPr>
        <w:t>f</w:t>
      </w:r>
      <w:r w:rsidRPr="0097611B">
        <w:rPr>
          <w:rFonts w:ascii="Times New Roman" w:hAnsi="Times New Roman" w:cs="Times New Roman"/>
          <w:sz w:val="24"/>
          <w:szCs w:val="28"/>
        </w:rPr>
        <w:t xml:space="preserve">s ou financiers liés aux équipements ne sont pas centralisés. </w:t>
      </w:r>
    </w:p>
    <w:p w14:paraId="33878AB4" w14:textId="5B91485E" w:rsidR="00E1081C" w:rsidRPr="0097611B" w:rsidRDefault="00E1081C" w:rsidP="001E528D">
      <w:pPr>
        <w:pStyle w:val="ListParagraph"/>
        <w:numPr>
          <w:ilvl w:val="0"/>
          <w:numId w:val="23"/>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 xml:space="preserve"> Absence d’un tableau de bord de suivi des KPI (fiabilité, maintenabilité</w:t>
      </w:r>
      <w:r w:rsidR="00B77428">
        <w:rPr>
          <w:rFonts w:ascii="Times New Roman" w:hAnsi="Times New Roman" w:cs="Times New Roman"/>
          <w:sz w:val="24"/>
          <w:szCs w:val="28"/>
        </w:rPr>
        <w:t xml:space="preserve"> et</w:t>
      </w:r>
      <w:r w:rsidRPr="0097611B">
        <w:rPr>
          <w:rFonts w:ascii="Times New Roman" w:hAnsi="Times New Roman" w:cs="Times New Roman"/>
          <w:sz w:val="24"/>
          <w:szCs w:val="28"/>
        </w:rPr>
        <w:t xml:space="preserve"> disponibilité).</w:t>
      </w:r>
    </w:p>
    <w:p w14:paraId="10B8C493" w14:textId="27DBBBDD" w:rsidR="00E1081C" w:rsidRPr="0097611B" w:rsidRDefault="00E1081C" w:rsidP="001E528D">
      <w:pPr>
        <w:pStyle w:val="ListParagraph"/>
        <w:numPr>
          <w:ilvl w:val="0"/>
          <w:numId w:val="23"/>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 xml:space="preserve">Mauvaise gestion de la maintenance préventive accompagnée d’une mauvaise planification et ordonnancement. </w:t>
      </w:r>
    </w:p>
    <w:p w14:paraId="101377E6" w14:textId="2688A8D1" w:rsidR="00E35509" w:rsidRPr="00B77428" w:rsidRDefault="00E1081C" w:rsidP="001E528D">
      <w:pPr>
        <w:pStyle w:val="ListParagraph"/>
        <w:numPr>
          <w:ilvl w:val="0"/>
          <w:numId w:val="23"/>
        </w:numPr>
        <w:spacing w:line="360" w:lineRule="auto"/>
        <w:jc w:val="both"/>
        <w:rPr>
          <w:rFonts w:ascii="Times New Roman" w:hAnsi="Times New Roman" w:cs="Times New Roman"/>
          <w:sz w:val="28"/>
          <w:szCs w:val="28"/>
        </w:rPr>
      </w:pPr>
      <w:r w:rsidRPr="0097611B">
        <w:rPr>
          <w:rFonts w:ascii="Times New Roman" w:hAnsi="Times New Roman" w:cs="Times New Roman"/>
          <w:sz w:val="24"/>
          <w:szCs w:val="28"/>
        </w:rPr>
        <w:t>Inexistence d’un système de notification ou alerte lors de la gestion des activités de maintenance ou des pièces de rechanges</w:t>
      </w:r>
      <w:r w:rsidR="00B77428">
        <w:rPr>
          <w:rFonts w:ascii="Times New Roman" w:hAnsi="Times New Roman" w:cs="Times New Roman"/>
          <w:sz w:val="24"/>
          <w:szCs w:val="28"/>
        </w:rPr>
        <w:t>.</w:t>
      </w:r>
    </w:p>
    <w:p w14:paraId="01682BDE" w14:textId="77777777" w:rsidR="00B77428" w:rsidRPr="0097611B" w:rsidRDefault="00B77428" w:rsidP="001E528D">
      <w:pPr>
        <w:pStyle w:val="ListParagraph"/>
        <w:numPr>
          <w:ilvl w:val="0"/>
          <w:numId w:val="23"/>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 xml:space="preserve">Absence des rapports et statistiques et des outils d’aide de bonne prise de décision. </w:t>
      </w:r>
    </w:p>
    <w:p w14:paraId="0879A3B7" w14:textId="77777777" w:rsidR="00E1081C" w:rsidRPr="00737016" w:rsidRDefault="00E1081C" w:rsidP="00737016">
      <w:pPr>
        <w:ind w:left="-426"/>
        <w:rPr>
          <w:rFonts w:ascii="Times New Roman" w:hAnsi="Times New Roman" w:cs="Times New Roman"/>
          <w:color w:val="0D0D0D"/>
          <w:sz w:val="28"/>
          <w:szCs w:val="28"/>
          <w:shd w:val="clear" w:color="auto" w:fill="FFFFFF"/>
        </w:rPr>
      </w:pPr>
    </w:p>
    <w:p w14:paraId="506FD9B3" w14:textId="0CCACAB8" w:rsidR="008B0420" w:rsidRPr="00737016" w:rsidRDefault="008B0420" w:rsidP="00737016">
      <w:pPr>
        <w:pStyle w:val="ListParagraph"/>
        <w:numPr>
          <w:ilvl w:val="0"/>
          <w:numId w:val="3"/>
        </w:numPr>
        <w:ind w:left="0"/>
        <w:rPr>
          <w:rFonts w:ascii="Times New Roman" w:hAnsi="Times New Roman" w:cs="Times New Roman"/>
          <w:b/>
          <w:color w:val="0D0D0D"/>
          <w:sz w:val="28"/>
          <w:szCs w:val="28"/>
          <w:shd w:val="clear" w:color="auto" w:fill="FFFFFF"/>
        </w:rPr>
      </w:pPr>
      <w:r w:rsidRPr="00737016">
        <w:rPr>
          <w:rFonts w:ascii="Times New Roman" w:hAnsi="Times New Roman" w:cs="Times New Roman"/>
          <w:b/>
          <w:color w:val="0D0D0D"/>
          <w:sz w:val="28"/>
          <w:szCs w:val="28"/>
          <w:shd w:val="clear" w:color="auto" w:fill="FFFFFF"/>
        </w:rPr>
        <w:t>Solution proposée :</w:t>
      </w:r>
    </w:p>
    <w:p w14:paraId="20884D6E" w14:textId="00BC5277" w:rsidR="00737016" w:rsidRDefault="0094310D" w:rsidP="00954211">
      <w:pPr>
        <w:pStyle w:val="ListParagraph"/>
        <w:tabs>
          <w:tab w:val="left" w:pos="426"/>
        </w:tabs>
        <w:spacing w:line="360" w:lineRule="auto"/>
        <w:ind w:left="0"/>
        <w:jc w:val="both"/>
        <w:rPr>
          <w:rFonts w:ascii="Times New Roman" w:hAnsi="Times New Roman" w:cs="Times New Roman"/>
          <w:color w:val="0D0D0D"/>
          <w:sz w:val="24"/>
          <w:szCs w:val="28"/>
          <w:shd w:val="clear" w:color="auto" w:fill="FFFFFF"/>
        </w:rPr>
      </w:pPr>
      <w:r w:rsidRPr="0097611B">
        <w:rPr>
          <w:rFonts w:ascii="Times New Roman" w:hAnsi="Times New Roman" w:cs="Times New Roman"/>
          <w:sz w:val="24"/>
          <w:szCs w:val="28"/>
        </w:rPr>
        <w:tab/>
      </w:r>
      <w:r w:rsidR="008B0420" w:rsidRPr="0097611B">
        <w:rPr>
          <w:rFonts w:ascii="Times New Roman" w:hAnsi="Times New Roman" w:cs="Times New Roman"/>
          <w:sz w:val="24"/>
          <w:szCs w:val="28"/>
        </w:rPr>
        <w:br/>
      </w:r>
      <w:r w:rsidR="00A85DAE">
        <w:rPr>
          <w:rFonts w:ascii="Times New Roman" w:hAnsi="Times New Roman" w:cs="Times New Roman"/>
          <w:color w:val="0D0D0D"/>
          <w:sz w:val="24"/>
          <w:szCs w:val="28"/>
          <w:shd w:val="clear" w:color="auto" w:fill="FFFFFF"/>
        </w:rPr>
        <w:t xml:space="preserve">          E</w:t>
      </w:r>
      <w:r w:rsidR="008B0420" w:rsidRPr="0097611B">
        <w:rPr>
          <w:rFonts w:ascii="Times New Roman" w:hAnsi="Times New Roman" w:cs="Times New Roman"/>
          <w:color w:val="0D0D0D"/>
          <w:sz w:val="24"/>
          <w:szCs w:val="28"/>
          <w:shd w:val="clear" w:color="auto" w:fill="FFFFFF"/>
        </w:rPr>
        <w:t xml:space="preserve">n développant </w:t>
      </w:r>
      <w:r w:rsidR="00A85DAE">
        <w:rPr>
          <w:rFonts w:ascii="Times New Roman" w:hAnsi="Times New Roman" w:cs="Times New Roman"/>
          <w:color w:val="0D0D0D"/>
          <w:sz w:val="24"/>
          <w:szCs w:val="28"/>
          <w:shd w:val="clear" w:color="auto" w:fill="FFFFFF"/>
        </w:rPr>
        <w:t>une</w:t>
      </w:r>
      <w:r w:rsidR="008B0420" w:rsidRPr="0097611B">
        <w:rPr>
          <w:rFonts w:ascii="Times New Roman" w:hAnsi="Times New Roman" w:cs="Times New Roman"/>
          <w:color w:val="0D0D0D"/>
          <w:sz w:val="24"/>
          <w:szCs w:val="28"/>
          <w:shd w:val="clear" w:color="auto" w:fill="FFFFFF"/>
        </w:rPr>
        <w:t xml:space="preserve"> solution de GMAO sur mesure, </w:t>
      </w:r>
      <w:r w:rsidR="00A85DAE">
        <w:rPr>
          <w:rFonts w:ascii="Times New Roman" w:hAnsi="Times New Roman" w:cs="Times New Roman"/>
          <w:color w:val="0D0D0D"/>
          <w:sz w:val="24"/>
          <w:szCs w:val="28"/>
          <w:shd w:val="clear" w:color="auto" w:fill="FFFFFF"/>
        </w:rPr>
        <w:t>« </w:t>
      </w:r>
      <w:r w:rsidR="008B0420" w:rsidRPr="0097611B">
        <w:rPr>
          <w:rFonts w:ascii="Times New Roman" w:hAnsi="Times New Roman" w:cs="Times New Roman"/>
          <w:color w:val="0D0D0D"/>
          <w:sz w:val="24"/>
          <w:szCs w:val="28"/>
          <w:shd w:val="clear" w:color="auto" w:fill="FFFFFF"/>
        </w:rPr>
        <w:t>Diva Software</w:t>
      </w:r>
      <w:r w:rsidR="00A85DAE">
        <w:rPr>
          <w:rFonts w:ascii="Times New Roman" w:hAnsi="Times New Roman" w:cs="Times New Roman"/>
          <w:color w:val="0D0D0D"/>
          <w:sz w:val="24"/>
          <w:szCs w:val="28"/>
          <w:shd w:val="clear" w:color="auto" w:fill="FFFFFF"/>
        </w:rPr>
        <w:t> »</w:t>
      </w:r>
      <w:r w:rsidR="008B0420" w:rsidRPr="0097611B">
        <w:rPr>
          <w:rFonts w:ascii="Times New Roman" w:hAnsi="Times New Roman" w:cs="Times New Roman"/>
          <w:color w:val="0D0D0D"/>
          <w:sz w:val="24"/>
          <w:szCs w:val="28"/>
          <w:shd w:val="clear" w:color="auto" w:fill="FFFFFF"/>
        </w:rPr>
        <w:t xml:space="preserve"> pourra personnaliser un outil de gestion de maintenance en fonction des besoins spécifiques</w:t>
      </w:r>
      <w:r w:rsidR="00A85DAE">
        <w:rPr>
          <w:rFonts w:ascii="Times New Roman" w:hAnsi="Times New Roman" w:cs="Times New Roman"/>
          <w:color w:val="0D0D0D"/>
          <w:sz w:val="24"/>
          <w:szCs w:val="28"/>
          <w:shd w:val="clear" w:color="auto" w:fill="FFFFFF"/>
        </w:rPr>
        <w:t xml:space="preserve"> de ses clients et partenaires</w:t>
      </w:r>
      <w:r w:rsidR="008B0420" w:rsidRPr="0097611B">
        <w:rPr>
          <w:rFonts w:ascii="Times New Roman" w:hAnsi="Times New Roman" w:cs="Times New Roman"/>
          <w:color w:val="0D0D0D"/>
          <w:sz w:val="24"/>
          <w:szCs w:val="28"/>
          <w:shd w:val="clear" w:color="auto" w:fill="FFFFFF"/>
        </w:rPr>
        <w:t>. Elle pourra ajouter des fonctionnalités sur mesure pour répondre aux exigences particulières d</w:t>
      </w:r>
      <w:r w:rsidR="00A85DAE">
        <w:rPr>
          <w:rFonts w:ascii="Times New Roman" w:hAnsi="Times New Roman" w:cs="Times New Roman"/>
          <w:color w:val="0D0D0D"/>
          <w:sz w:val="24"/>
          <w:szCs w:val="28"/>
          <w:shd w:val="clear" w:color="auto" w:fill="FFFFFF"/>
        </w:rPr>
        <w:t xml:space="preserve">u </w:t>
      </w:r>
      <w:r w:rsidR="008B0420" w:rsidRPr="0097611B">
        <w:rPr>
          <w:rFonts w:ascii="Times New Roman" w:hAnsi="Times New Roman" w:cs="Times New Roman"/>
          <w:color w:val="0D0D0D"/>
          <w:sz w:val="24"/>
          <w:szCs w:val="28"/>
          <w:shd w:val="clear" w:color="auto" w:fill="FFFFFF"/>
        </w:rPr>
        <w:t xml:space="preserve">secteur </w:t>
      </w:r>
      <w:r w:rsidR="00A85DAE">
        <w:rPr>
          <w:rFonts w:ascii="Times New Roman" w:hAnsi="Times New Roman" w:cs="Times New Roman"/>
          <w:color w:val="0D0D0D"/>
          <w:sz w:val="24"/>
          <w:szCs w:val="28"/>
          <w:shd w:val="clear" w:color="auto" w:fill="FFFFFF"/>
        </w:rPr>
        <w:t xml:space="preserve">textile </w:t>
      </w:r>
      <w:r w:rsidR="008B0420" w:rsidRPr="0097611B">
        <w:rPr>
          <w:rFonts w:ascii="Times New Roman" w:hAnsi="Times New Roman" w:cs="Times New Roman"/>
          <w:color w:val="0D0D0D"/>
          <w:sz w:val="24"/>
          <w:szCs w:val="28"/>
          <w:shd w:val="clear" w:color="auto" w:fill="FFFFFF"/>
        </w:rPr>
        <w:t xml:space="preserve">et des processus de suivi de maintenance spécifiques </w:t>
      </w:r>
      <w:r w:rsidR="00A85DAE">
        <w:rPr>
          <w:rFonts w:ascii="Times New Roman" w:hAnsi="Times New Roman" w:cs="Times New Roman"/>
          <w:color w:val="0D0D0D"/>
          <w:sz w:val="24"/>
          <w:szCs w:val="28"/>
          <w:shd w:val="clear" w:color="auto" w:fill="FFFFFF"/>
        </w:rPr>
        <w:t>aux sociétés de confection</w:t>
      </w:r>
      <w:r w:rsidR="008B0420" w:rsidRPr="0097611B">
        <w:rPr>
          <w:rFonts w:ascii="Times New Roman" w:hAnsi="Times New Roman" w:cs="Times New Roman"/>
          <w:color w:val="0D0D0D"/>
          <w:sz w:val="24"/>
          <w:szCs w:val="28"/>
          <w:shd w:val="clear" w:color="auto" w:fill="FFFFFF"/>
        </w:rPr>
        <w:t xml:space="preserve">. Cette flexibilité accrue permettra à </w:t>
      </w:r>
      <w:r w:rsidR="00A85DAE">
        <w:rPr>
          <w:rFonts w:ascii="Times New Roman" w:hAnsi="Times New Roman" w:cs="Times New Roman"/>
          <w:color w:val="0D0D0D"/>
          <w:sz w:val="24"/>
          <w:szCs w:val="28"/>
          <w:shd w:val="clear" w:color="auto" w:fill="FFFFFF"/>
        </w:rPr>
        <w:t>« </w:t>
      </w:r>
      <w:r w:rsidR="008B0420" w:rsidRPr="0097611B">
        <w:rPr>
          <w:rFonts w:ascii="Times New Roman" w:hAnsi="Times New Roman" w:cs="Times New Roman"/>
          <w:color w:val="0D0D0D"/>
          <w:sz w:val="24"/>
          <w:szCs w:val="28"/>
          <w:shd w:val="clear" w:color="auto" w:fill="FFFFFF"/>
        </w:rPr>
        <w:t>Diva Software</w:t>
      </w:r>
      <w:r w:rsidR="00A85DAE">
        <w:rPr>
          <w:rFonts w:ascii="Times New Roman" w:hAnsi="Times New Roman" w:cs="Times New Roman"/>
          <w:color w:val="0D0D0D"/>
          <w:sz w:val="24"/>
          <w:szCs w:val="28"/>
          <w:shd w:val="clear" w:color="auto" w:fill="FFFFFF"/>
        </w:rPr>
        <w:t> »</w:t>
      </w:r>
      <w:r w:rsidR="008B0420" w:rsidRPr="0097611B">
        <w:rPr>
          <w:rFonts w:ascii="Times New Roman" w:hAnsi="Times New Roman" w:cs="Times New Roman"/>
          <w:color w:val="0D0D0D"/>
          <w:sz w:val="24"/>
          <w:szCs w:val="28"/>
          <w:shd w:val="clear" w:color="auto" w:fill="FFFFFF"/>
        </w:rPr>
        <w:t xml:space="preserve"> d'adapter l'outil à ses spécificités de processus de gestion de maintenance et d'améliorer l'expérience utilisateur de s</w:t>
      </w:r>
      <w:r w:rsidR="00A85DAE">
        <w:rPr>
          <w:rFonts w:ascii="Times New Roman" w:hAnsi="Times New Roman" w:cs="Times New Roman"/>
          <w:color w:val="0D0D0D"/>
          <w:sz w:val="24"/>
          <w:szCs w:val="28"/>
          <w:shd w:val="clear" w:color="auto" w:fill="FFFFFF"/>
        </w:rPr>
        <w:t>es clients</w:t>
      </w:r>
      <w:r w:rsidR="008B0420" w:rsidRPr="0097611B">
        <w:rPr>
          <w:rFonts w:ascii="Times New Roman" w:hAnsi="Times New Roman" w:cs="Times New Roman"/>
          <w:color w:val="0D0D0D"/>
          <w:sz w:val="24"/>
          <w:szCs w:val="28"/>
          <w:shd w:val="clear" w:color="auto" w:fill="FFFFFF"/>
        </w:rPr>
        <w:t xml:space="preserve">. L’affectation des tâches aux différents </w:t>
      </w:r>
      <w:r w:rsidR="0052614A" w:rsidRPr="0097611B">
        <w:rPr>
          <w:rFonts w:ascii="Times New Roman" w:hAnsi="Times New Roman" w:cs="Times New Roman"/>
          <w:color w:val="0D0D0D"/>
          <w:sz w:val="24"/>
          <w:szCs w:val="28"/>
          <w:shd w:val="clear" w:color="auto" w:fill="FFFFFF"/>
        </w:rPr>
        <w:t>acteurs</w:t>
      </w:r>
      <w:r w:rsidR="00005F48">
        <w:rPr>
          <w:rFonts w:ascii="Times New Roman" w:hAnsi="Times New Roman" w:cs="Times New Roman"/>
          <w:color w:val="0D0D0D"/>
          <w:sz w:val="24"/>
          <w:szCs w:val="28"/>
          <w:shd w:val="clear" w:color="auto" w:fill="FFFFFF"/>
        </w:rPr>
        <w:t> ;</w:t>
      </w:r>
      <w:r w:rsidR="0052614A" w:rsidRPr="0097611B">
        <w:rPr>
          <w:rFonts w:ascii="Times New Roman" w:hAnsi="Times New Roman" w:cs="Times New Roman"/>
          <w:color w:val="0D0D0D"/>
          <w:sz w:val="24"/>
          <w:szCs w:val="28"/>
          <w:shd w:val="clear" w:color="auto" w:fill="FFFFFF"/>
        </w:rPr>
        <w:t xml:space="preserve"> admin</w:t>
      </w:r>
      <w:r w:rsidR="00A85DAE">
        <w:rPr>
          <w:rFonts w:ascii="Times New Roman" w:hAnsi="Times New Roman" w:cs="Times New Roman"/>
          <w:color w:val="0D0D0D"/>
          <w:sz w:val="24"/>
          <w:szCs w:val="28"/>
          <w:shd w:val="clear" w:color="auto" w:fill="FFFFFF"/>
        </w:rPr>
        <w:t>istrateur</w:t>
      </w:r>
      <w:r w:rsidR="0052614A" w:rsidRPr="0097611B">
        <w:rPr>
          <w:rFonts w:ascii="Times New Roman" w:hAnsi="Times New Roman" w:cs="Times New Roman"/>
          <w:color w:val="0D0D0D"/>
          <w:sz w:val="24"/>
          <w:szCs w:val="28"/>
          <w:shd w:val="clear" w:color="auto" w:fill="FFFFFF"/>
        </w:rPr>
        <w:t>,</w:t>
      </w:r>
      <w:r w:rsidR="008B0420" w:rsidRPr="0097611B">
        <w:rPr>
          <w:rFonts w:ascii="Times New Roman" w:hAnsi="Times New Roman" w:cs="Times New Roman"/>
          <w:color w:val="0D0D0D"/>
          <w:sz w:val="24"/>
          <w:szCs w:val="28"/>
          <w:shd w:val="clear" w:color="auto" w:fill="FFFFFF"/>
        </w:rPr>
        <w:t xml:space="preserve"> techniciens</w:t>
      </w:r>
      <w:r w:rsidR="00005F48">
        <w:rPr>
          <w:rFonts w:ascii="Times New Roman" w:hAnsi="Times New Roman" w:cs="Times New Roman"/>
          <w:color w:val="0D0D0D"/>
          <w:sz w:val="24"/>
          <w:szCs w:val="28"/>
          <w:shd w:val="clear" w:color="auto" w:fill="FFFFFF"/>
        </w:rPr>
        <w:t>, magasiniers</w:t>
      </w:r>
      <w:r w:rsidR="008B0420" w:rsidRPr="0097611B">
        <w:rPr>
          <w:rFonts w:ascii="Times New Roman" w:hAnsi="Times New Roman" w:cs="Times New Roman"/>
          <w:color w:val="0D0D0D"/>
          <w:sz w:val="24"/>
          <w:szCs w:val="28"/>
          <w:shd w:val="clear" w:color="auto" w:fill="FFFFFF"/>
        </w:rPr>
        <w:t xml:space="preserve"> et responsables de maintenance, est assurée de manière centralisée par l’administrateur. Le suivi des états des interventions de maintenance est plus adapté aux besoins d</w:t>
      </w:r>
      <w:r w:rsidR="00DD6938">
        <w:rPr>
          <w:rFonts w:ascii="Times New Roman" w:hAnsi="Times New Roman" w:cs="Times New Roman"/>
          <w:color w:val="0D0D0D"/>
          <w:sz w:val="24"/>
          <w:szCs w:val="28"/>
          <w:shd w:val="clear" w:color="auto" w:fill="FFFFFF"/>
        </w:rPr>
        <w:t xml:space="preserve">es </w:t>
      </w:r>
      <w:r w:rsidR="008B0420" w:rsidRPr="0097611B">
        <w:rPr>
          <w:rFonts w:ascii="Times New Roman" w:hAnsi="Times New Roman" w:cs="Times New Roman"/>
          <w:color w:val="0D0D0D"/>
          <w:sz w:val="24"/>
          <w:szCs w:val="28"/>
          <w:shd w:val="clear" w:color="auto" w:fill="FFFFFF"/>
        </w:rPr>
        <w:t>société</w:t>
      </w:r>
      <w:r w:rsidR="00DD6938">
        <w:rPr>
          <w:rFonts w:ascii="Times New Roman" w:hAnsi="Times New Roman" w:cs="Times New Roman"/>
          <w:color w:val="0D0D0D"/>
          <w:sz w:val="24"/>
          <w:szCs w:val="28"/>
          <w:shd w:val="clear" w:color="auto" w:fill="FFFFFF"/>
        </w:rPr>
        <w:t>s textiles</w:t>
      </w:r>
      <w:r w:rsidR="008B0420" w:rsidRPr="0097611B">
        <w:rPr>
          <w:rFonts w:ascii="Times New Roman" w:hAnsi="Times New Roman" w:cs="Times New Roman"/>
          <w:color w:val="0D0D0D"/>
          <w:sz w:val="24"/>
          <w:szCs w:val="28"/>
          <w:shd w:val="clear" w:color="auto" w:fill="FFFFFF"/>
        </w:rPr>
        <w:t xml:space="preserve">. La classification des équipements est assurée pour chaque </w:t>
      </w:r>
      <w:r w:rsidR="00DD6938">
        <w:rPr>
          <w:rFonts w:ascii="Times New Roman" w:hAnsi="Times New Roman" w:cs="Times New Roman"/>
          <w:color w:val="0D0D0D"/>
          <w:sz w:val="24"/>
          <w:szCs w:val="28"/>
          <w:shd w:val="clear" w:color="auto" w:fill="FFFFFF"/>
        </w:rPr>
        <w:t>fournisseur</w:t>
      </w:r>
      <w:r w:rsidR="008B0420" w:rsidRPr="0097611B">
        <w:rPr>
          <w:rFonts w:ascii="Times New Roman" w:hAnsi="Times New Roman" w:cs="Times New Roman"/>
          <w:color w:val="0D0D0D"/>
          <w:sz w:val="24"/>
          <w:szCs w:val="28"/>
          <w:shd w:val="clear" w:color="auto" w:fill="FFFFFF"/>
        </w:rPr>
        <w:t xml:space="preserve"> ainsi que leurs </w:t>
      </w:r>
      <w:r w:rsidR="00DD6938">
        <w:rPr>
          <w:rFonts w:ascii="Times New Roman" w:hAnsi="Times New Roman" w:cs="Times New Roman"/>
          <w:color w:val="0D0D0D"/>
          <w:sz w:val="24"/>
          <w:szCs w:val="28"/>
          <w:shd w:val="clear" w:color="auto" w:fill="FFFFFF"/>
        </w:rPr>
        <w:t>états de maintenance</w:t>
      </w:r>
      <w:r w:rsidR="008B0420" w:rsidRPr="0097611B">
        <w:rPr>
          <w:rFonts w:ascii="Times New Roman" w:hAnsi="Times New Roman" w:cs="Times New Roman"/>
          <w:color w:val="0D0D0D"/>
          <w:sz w:val="24"/>
          <w:szCs w:val="28"/>
          <w:shd w:val="clear" w:color="auto" w:fill="FFFFFF"/>
        </w:rPr>
        <w:t xml:space="preserve">. Des recherches personnalisées sur un équipement donné </w:t>
      </w:r>
      <w:r w:rsidR="008B0420" w:rsidRPr="0097611B">
        <w:rPr>
          <w:rFonts w:ascii="Times New Roman" w:hAnsi="Times New Roman" w:cs="Times New Roman"/>
          <w:color w:val="0D0D0D"/>
          <w:sz w:val="24"/>
          <w:szCs w:val="28"/>
          <w:shd w:val="clear" w:color="auto" w:fill="FFFFFF"/>
        </w:rPr>
        <w:lastRenderedPageBreak/>
        <w:t xml:space="preserve">peuvent fournir des informations détaillées sur </w:t>
      </w:r>
      <w:r w:rsidR="00DD6938">
        <w:rPr>
          <w:rFonts w:ascii="Times New Roman" w:hAnsi="Times New Roman" w:cs="Times New Roman"/>
          <w:color w:val="0D0D0D"/>
          <w:sz w:val="24"/>
          <w:szCs w:val="28"/>
          <w:shd w:val="clear" w:color="auto" w:fill="FFFFFF"/>
        </w:rPr>
        <w:t>l</w:t>
      </w:r>
      <w:r w:rsidR="008B0420" w:rsidRPr="0097611B">
        <w:rPr>
          <w:rFonts w:ascii="Times New Roman" w:hAnsi="Times New Roman" w:cs="Times New Roman"/>
          <w:color w:val="0D0D0D"/>
          <w:sz w:val="24"/>
          <w:szCs w:val="28"/>
          <w:shd w:val="clear" w:color="auto" w:fill="FFFFFF"/>
        </w:rPr>
        <w:t xml:space="preserve">es interventions </w:t>
      </w:r>
      <w:r w:rsidR="00DD6938">
        <w:rPr>
          <w:rFonts w:ascii="Times New Roman" w:hAnsi="Times New Roman" w:cs="Times New Roman"/>
          <w:color w:val="0D0D0D"/>
          <w:sz w:val="24"/>
          <w:szCs w:val="28"/>
          <w:shd w:val="clear" w:color="auto" w:fill="FFFFFF"/>
        </w:rPr>
        <w:t>réalisées au sein de</w:t>
      </w:r>
      <w:r w:rsidR="008B0420" w:rsidRPr="0097611B">
        <w:rPr>
          <w:rFonts w:ascii="Times New Roman" w:hAnsi="Times New Roman" w:cs="Times New Roman"/>
          <w:color w:val="0D0D0D"/>
          <w:sz w:val="24"/>
          <w:szCs w:val="28"/>
          <w:shd w:val="clear" w:color="auto" w:fill="FFFFFF"/>
        </w:rPr>
        <w:t xml:space="preserve"> la société. Le suivi des tâches est assuré selon leurs états : Tâches en cours, terminées, à planifier et en retard.</w:t>
      </w:r>
    </w:p>
    <w:p w14:paraId="2DF53CB0" w14:textId="77777777" w:rsidR="00954211" w:rsidRDefault="00954211" w:rsidP="0097611B">
      <w:pPr>
        <w:pStyle w:val="ListParagraph"/>
        <w:tabs>
          <w:tab w:val="left" w:pos="3377"/>
        </w:tabs>
        <w:ind w:left="0"/>
        <w:rPr>
          <w:rFonts w:ascii="Times New Roman" w:hAnsi="Times New Roman" w:cs="Times New Roman"/>
          <w:color w:val="0D0D0D"/>
          <w:sz w:val="24"/>
          <w:szCs w:val="28"/>
          <w:shd w:val="clear" w:color="auto" w:fill="FFFFFF"/>
        </w:rPr>
      </w:pPr>
    </w:p>
    <w:p w14:paraId="6F74AFE0" w14:textId="131C73F3" w:rsidR="00954211" w:rsidRPr="00954211" w:rsidRDefault="00954211" w:rsidP="00DD6938">
      <w:pPr>
        <w:pStyle w:val="ListParagraph"/>
        <w:numPr>
          <w:ilvl w:val="0"/>
          <w:numId w:val="3"/>
        </w:numPr>
        <w:spacing w:line="360" w:lineRule="auto"/>
        <w:ind w:left="-284" w:hanging="20"/>
        <w:rPr>
          <w:rFonts w:ascii="Times New Roman" w:hAnsi="Times New Roman" w:cs="Times New Roman"/>
          <w:b/>
          <w:sz w:val="28"/>
          <w:szCs w:val="28"/>
        </w:rPr>
      </w:pPr>
      <w:r w:rsidRPr="00954211">
        <w:rPr>
          <w:rFonts w:ascii="Times New Roman" w:hAnsi="Times New Roman" w:cs="Times New Roman"/>
          <w:b/>
          <w:sz w:val="28"/>
          <w:szCs w:val="28"/>
        </w:rPr>
        <w:t>Objectif</w:t>
      </w:r>
      <w:r w:rsidR="00DD6938">
        <w:rPr>
          <w:rFonts w:ascii="Times New Roman" w:hAnsi="Times New Roman" w:cs="Times New Roman"/>
          <w:b/>
          <w:sz w:val="28"/>
          <w:szCs w:val="28"/>
        </w:rPr>
        <w:t>s</w:t>
      </w:r>
    </w:p>
    <w:p w14:paraId="6A8C1A29" w14:textId="396F7946" w:rsidR="00954211" w:rsidRPr="00DD6938" w:rsidRDefault="00DD6938" w:rsidP="00DD6938">
      <w:pPr>
        <w:pStyle w:val="ListParagraph"/>
        <w:spacing w:line="360" w:lineRule="auto"/>
        <w:ind w:left="0"/>
        <w:jc w:val="both"/>
        <w:rPr>
          <w:rFonts w:ascii="Times New Roman" w:hAnsi="Times New Roman" w:cs="Times New Roman"/>
          <w:sz w:val="24"/>
          <w:szCs w:val="28"/>
        </w:rPr>
      </w:pPr>
      <w:r w:rsidRPr="00DD6938">
        <w:rPr>
          <w:rFonts w:ascii="Times New Roman" w:hAnsi="Times New Roman" w:cs="Times New Roman"/>
          <w:sz w:val="24"/>
          <w:szCs w:val="28"/>
        </w:rPr>
        <w:t>Les objectifs fondamentaux de ce projet sont :</w:t>
      </w:r>
    </w:p>
    <w:p w14:paraId="1BD4856B" w14:textId="484BF47A" w:rsidR="00954211" w:rsidRPr="0097611B" w:rsidRDefault="00954211" w:rsidP="001E528D">
      <w:pPr>
        <w:pStyle w:val="ListParagraph"/>
        <w:numPr>
          <w:ilvl w:val="0"/>
          <w:numId w:val="36"/>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 xml:space="preserve">Optimisation de la gestion des équipements </w:t>
      </w:r>
    </w:p>
    <w:p w14:paraId="430F0A46" w14:textId="24EED3F3" w:rsidR="00954211" w:rsidRPr="0097611B" w:rsidRDefault="00954211" w:rsidP="001E528D">
      <w:pPr>
        <w:pStyle w:val="ListParagraph"/>
        <w:numPr>
          <w:ilvl w:val="0"/>
          <w:numId w:val="36"/>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 xml:space="preserve">Planification des interventions </w:t>
      </w:r>
    </w:p>
    <w:p w14:paraId="330A064F" w14:textId="7945CCC4" w:rsidR="00954211" w:rsidRPr="0097611B" w:rsidRDefault="00954211" w:rsidP="001E528D">
      <w:pPr>
        <w:pStyle w:val="ListParagraph"/>
        <w:numPr>
          <w:ilvl w:val="0"/>
          <w:numId w:val="36"/>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 xml:space="preserve">Amélioration de la disponibilité des ressources </w:t>
      </w:r>
    </w:p>
    <w:p w14:paraId="22A0C73D" w14:textId="05CD83F3" w:rsidR="00954211" w:rsidRPr="0097611B" w:rsidRDefault="00954211" w:rsidP="001E528D">
      <w:pPr>
        <w:pStyle w:val="ListParagraph"/>
        <w:numPr>
          <w:ilvl w:val="0"/>
          <w:numId w:val="36"/>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 xml:space="preserve">Personnalisation pour les besoins spécifiques du secteur textile </w:t>
      </w:r>
    </w:p>
    <w:p w14:paraId="0D082E07" w14:textId="384BC7C9" w:rsidR="00954211" w:rsidRPr="0097611B" w:rsidRDefault="00954211" w:rsidP="001E528D">
      <w:pPr>
        <w:pStyle w:val="ListParagraph"/>
        <w:numPr>
          <w:ilvl w:val="0"/>
          <w:numId w:val="36"/>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 xml:space="preserve">Intégration de fonctionnalités stratégiques </w:t>
      </w:r>
    </w:p>
    <w:p w14:paraId="0DDA853C" w14:textId="4E3C40F0" w:rsidR="00954211" w:rsidRPr="0097611B" w:rsidRDefault="00954211" w:rsidP="001E528D">
      <w:pPr>
        <w:pStyle w:val="ListParagraph"/>
        <w:numPr>
          <w:ilvl w:val="0"/>
          <w:numId w:val="36"/>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 xml:space="preserve">Interface utilisateur conviviale </w:t>
      </w:r>
    </w:p>
    <w:p w14:paraId="1335F53D" w14:textId="789405A2" w:rsidR="00954211" w:rsidRPr="0097611B" w:rsidRDefault="00954211" w:rsidP="001E528D">
      <w:pPr>
        <w:pStyle w:val="ListParagraph"/>
        <w:numPr>
          <w:ilvl w:val="0"/>
          <w:numId w:val="36"/>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Sécurité et fiabilité</w:t>
      </w:r>
    </w:p>
    <w:p w14:paraId="648B1B4C" w14:textId="77777777" w:rsidR="0097611B" w:rsidRPr="0097611B" w:rsidRDefault="0097611B" w:rsidP="0097611B">
      <w:pPr>
        <w:pStyle w:val="ListParagraph"/>
        <w:tabs>
          <w:tab w:val="left" w:pos="3377"/>
        </w:tabs>
        <w:ind w:left="0"/>
        <w:rPr>
          <w:rFonts w:ascii="Times New Roman" w:hAnsi="Times New Roman" w:cs="Times New Roman"/>
          <w:color w:val="0D0D0D"/>
          <w:sz w:val="24"/>
          <w:szCs w:val="28"/>
          <w:shd w:val="clear" w:color="auto" w:fill="FFFFFF"/>
        </w:rPr>
      </w:pPr>
    </w:p>
    <w:p w14:paraId="6A98ED8C" w14:textId="61A91EDF" w:rsidR="00737016" w:rsidRPr="0097611B" w:rsidRDefault="00737016" w:rsidP="0097611B">
      <w:pPr>
        <w:pStyle w:val="ListParagraph"/>
        <w:numPr>
          <w:ilvl w:val="0"/>
          <w:numId w:val="3"/>
        </w:numPr>
        <w:ind w:left="0" w:hanging="426"/>
        <w:rPr>
          <w:rFonts w:ascii="Times New Roman" w:hAnsi="Times New Roman" w:cs="Times New Roman"/>
          <w:b/>
          <w:color w:val="0D0D0D"/>
          <w:sz w:val="28"/>
          <w:szCs w:val="28"/>
          <w:shd w:val="clear" w:color="auto" w:fill="FFFFFF"/>
        </w:rPr>
      </w:pPr>
      <w:r w:rsidRPr="00737016">
        <w:rPr>
          <w:rFonts w:ascii="Times New Roman" w:hAnsi="Times New Roman" w:cs="Times New Roman"/>
          <w:b/>
          <w:sz w:val="28"/>
          <w:szCs w:val="28"/>
        </w:rPr>
        <w:t>Planification et conduite du projet </w:t>
      </w:r>
    </w:p>
    <w:p w14:paraId="40CD373D" w14:textId="77777777" w:rsidR="0097611B" w:rsidRPr="0097611B" w:rsidRDefault="0097611B" w:rsidP="0097611B">
      <w:pPr>
        <w:pStyle w:val="ListParagraph"/>
        <w:ind w:left="0"/>
        <w:rPr>
          <w:rFonts w:ascii="Times New Roman" w:hAnsi="Times New Roman" w:cs="Times New Roman"/>
          <w:b/>
          <w:color w:val="0D0D0D"/>
          <w:sz w:val="24"/>
          <w:szCs w:val="28"/>
          <w:shd w:val="clear" w:color="auto" w:fill="FFFFFF"/>
        </w:rPr>
      </w:pPr>
    </w:p>
    <w:p w14:paraId="07DDFBCA" w14:textId="312588A3" w:rsidR="00737016" w:rsidRPr="0097611B" w:rsidRDefault="00737016" w:rsidP="00954211">
      <w:pPr>
        <w:spacing w:line="360" w:lineRule="auto"/>
        <w:ind w:hanging="426"/>
        <w:jc w:val="both"/>
        <w:rPr>
          <w:rFonts w:ascii="Times New Roman" w:hAnsi="Times New Roman" w:cs="Times New Roman"/>
          <w:sz w:val="24"/>
          <w:szCs w:val="28"/>
        </w:rPr>
      </w:pPr>
      <w:r w:rsidRPr="0097611B">
        <w:rPr>
          <w:rFonts w:ascii="Times New Roman" w:hAnsi="Times New Roman" w:cs="Times New Roman"/>
          <w:sz w:val="24"/>
          <w:szCs w:val="28"/>
        </w:rPr>
        <w:t xml:space="preserve">       La planification du projet est un outil indispensable pour bien gérer les différentes phases du projet en respectant les délais elle nous permet de :</w:t>
      </w:r>
    </w:p>
    <w:p w14:paraId="6A112562" w14:textId="5D7CFA1B" w:rsidR="00737016" w:rsidRPr="0097611B" w:rsidRDefault="00737016" w:rsidP="001E528D">
      <w:pPr>
        <w:pStyle w:val="ListParagraph"/>
        <w:numPr>
          <w:ilvl w:val="0"/>
          <w:numId w:val="24"/>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Fixer les objecti</w:t>
      </w:r>
      <w:r w:rsidR="00DD6938">
        <w:rPr>
          <w:rFonts w:ascii="Times New Roman" w:hAnsi="Times New Roman" w:cs="Times New Roman"/>
          <w:sz w:val="24"/>
          <w:szCs w:val="28"/>
        </w:rPr>
        <w:t>f</w:t>
      </w:r>
      <w:r w:rsidRPr="0097611B">
        <w:rPr>
          <w:rFonts w:ascii="Times New Roman" w:hAnsi="Times New Roman" w:cs="Times New Roman"/>
          <w:sz w:val="24"/>
          <w:szCs w:val="28"/>
        </w:rPr>
        <w:t>s.</w:t>
      </w:r>
    </w:p>
    <w:p w14:paraId="2ED418DD" w14:textId="27756A3A" w:rsidR="00737016" w:rsidRPr="0097611B" w:rsidRDefault="00737016" w:rsidP="001E528D">
      <w:pPr>
        <w:pStyle w:val="ListParagraph"/>
        <w:numPr>
          <w:ilvl w:val="0"/>
          <w:numId w:val="24"/>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 xml:space="preserve">Définir et organiser les ressources et moyennes. </w:t>
      </w:r>
    </w:p>
    <w:p w14:paraId="19CA9E38" w14:textId="08975BC7" w:rsidR="00737016" w:rsidRPr="0097611B" w:rsidRDefault="00737016" w:rsidP="001E528D">
      <w:pPr>
        <w:pStyle w:val="ListParagraph"/>
        <w:numPr>
          <w:ilvl w:val="0"/>
          <w:numId w:val="24"/>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 xml:space="preserve">Avoir un suivi des travaux et leurs états d’avancement. </w:t>
      </w:r>
    </w:p>
    <w:p w14:paraId="0D248C36" w14:textId="77DE94F8" w:rsidR="00737016" w:rsidRPr="0097611B" w:rsidRDefault="00737016" w:rsidP="001E528D">
      <w:pPr>
        <w:pStyle w:val="ListParagraph"/>
        <w:numPr>
          <w:ilvl w:val="0"/>
          <w:numId w:val="24"/>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Eliminer les risques de retard.</w:t>
      </w:r>
    </w:p>
    <w:p w14:paraId="4E239A21" w14:textId="101BF1CC" w:rsidR="00737016" w:rsidRPr="0097611B" w:rsidRDefault="00737016" w:rsidP="001E528D">
      <w:pPr>
        <w:pStyle w:val="ListParagraph"/>
        <w:numPr>
          <w:ilvl w:val="0"/>
          <w:numId w:val="24"/>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Ponctualité, respect des dates limites et une bonne gestion du temps. Dans ce cadre, nous avons utilisé le fameux Diagrammes de GANTT pour établir le planning de mon stage.</w:t>
      </w:r>
    </w:p>
    <w:p w14:paraId="1B17C972" w14:textId="77777777" w:rsidR="004C7650" w:rsidRPr="0097611B" w:rsidRDefault="004C7650" w:rsidP="00954211">
      <w:pPr>
        <w:pStyle w:val="ListParagraph"/>
        <w:spacing w:line="360" w:lineRule="auto"/>
        <w:ind w:left="435"/>
        <w:jc w:val="both"/>
        <w:rPr>
          <w:rFonts w:ascii="Times New Roman" w:hAnsi="Times New Roman" w:cs="Times New Roman"/>
          <w:sz w:val="24"/>
          <w:szCs w:val="28"/>
        </w:rPr>
      </w:pPr>
    </w:p>
    <w:p w14:paraId="46DCCBC4" w14:textId="5EA3BEFE" w:rsidR="00737016" w:rsidRPr="0097611B" w:rsidRDefault="00737016" w:rsidP="001E528D">
      <w:pPr>
        <w:pStyle w:val="ListParagraph"/>
        <w:numPr>
          <w:ilvl w:val="0"/>
          <w:numId w:val="25"/>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Ce diagramme est un outil qui permet de bien planifier le projet et avoir un suivi d’avancement en présentant l’enchainement et la durée des différentes tâches.</w:t>
      </w:r>
    </w:p>
    <w:p w14:paraId="37437631" w14:textId="77777777" w:rsidR="00971001" w:rsidRPr="0097611B" w:rsidRDefault="00971001" w:rsidP="00954211">
      <w:pPr>
        <w:spacing w:line="360" w:lineRule="auto"/>
        <w:ind w:hanging="426"/>
        <w:jc w:val="both"/>
        <w:rPr>
          <w:rFonts w:ascii="Times New Roman" w:hAnsi="Times New Roman" w:cs="Times New Roman"/>
          <w:sz w:val="24"/>
          <w:szCs w:val="28"/>
        </w:rPr>
      </w:pPr>
    </w:p>
    <w:p w14:paraId="54B81ABA" w14:textId="77777777" w:rsidR="00795C30" w:rsidRDefault="00795C30" w:rsidP="00954211">
      <w:pPr>
        <w:pStyle w:val="ListParagraph"/>
        <w:spacing w:line="360" w:lineRule="auto"/>
        <w:ind w:left="567" w:hanging="567"/>
        <w:jc w:val="both"/>
        <w:rPr>
          <w:rFonts w:ascii="Times New Roman" w:hAnsi="Times New Roman" w:cs="Times New Roman"/>
          <w:color w:val="0D0D0D"/>
          <w:sz w:val="28"/>
          <w:szCs w:val="28"/>
          <w:shd w:val="clear" w:color="auto" w:fill="FFFFFF"/>
        </w:rPr>
      </w:pPr>
    </w:p>
    <w:p w14:paraId="5C91B07E" w14:textId="77777777" w:rsidR="00795C30" w:rsidRDefault="00795C30" w:rsidP="00954211">
      <w:pPr>
        <w:pStyle w:val="ListParagraph"/>
        <w:spacing w:line="360" w:lineRule="auto"/>
        <w:ind w:left="567" w:hanging="567"/>
        <w:jc w:val="both"/>
        <w:rPr>
          <w:rFonts w:ascii="Times New Roman" w:hAnsi="Times New Roman" w:cs="Times New Roman"/>
          <w:color w:val="0D0D0D"/>
          <w:sz w:val="28"/>
          <w:szCs w:val="28"/>
          <w:shd w:val="clear" w:color="auto" w:fill="FFFFFF"/>
        </w:rPr>
      </w:pPr>
    </w:p>
    <w:p w14:paraId="499403F8" w14:textId="1E93C31D" w:rsidR="009B7767" w:rsidRDefault="00971001" w:rsidP="00A12718">
      <w:pPr>
        <w:pStyle w:val="ListParagraph"/>
        <w:ind w:left="567" w:hanging="567"/>
        <w:jc w:val="center"/>
        <w:rPr>
          <w:rFonts w:ascii="Times New Roman" w:hAnsi="Times New Roman" w:cs="Times New Roman"/>
          <w:color w:val="0D0D0D"/>
          <w:sz w:val="28"/>
          <w:szCs w:val="28"/>
          <w:shd w:val="clear" w:color="auto" w:fill="FFFFFF"/>
        </w:rPr>
      </w:pPr>
      <w:r>
        <w:rPr>
          <w:rFonts w:ascii="Times New Roman" w:hAnsi="Times New Roman" w:cs="Times New Roman"/>
          <w:noProof/>
          <w:color w:val="0D0D0D"/>
          <w:sz w:val="28"/>
          <w:szCs w:val="28"/>
          <w:shd w:val="clear" w:color="auto" w:fill="FFFFFF"/>
        </w:rPr>
        <w:lastRenderedPageBreak/>
        <w:drawing>
          <wp:inline distT="0" distB="0" distL="0" distR="0" wp14:anchorId="176EF7F4" wp14:editId="7E537C02">
            <wp:extent cx="5760720" cy="25800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ntt2.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2580005"/>
                    </a:xfrm>
                    <a:prstGeom prst="rect">
                      <a:avLst/>
                    </a:prstGeom>
                  </pic:spPr>
                </pic:pic>
              </a:graphicData>
            </a:graphic>
          </wp:inline>
        </w:drawing>
      </w:r>
    </w:p>
    <w:p w14:paraId="25B0F931" w14:textId="53B1BEAD" w:rsidR="00DD6938" w:rsidRPr="00737016" w:rsidRDefault="00DD6938" w:rsidP="00A12718">
      <w:pPr>
        <w:pStyle w:val="ListParagraph"/>
        <w:ind w:left="567" w:hanging="567"/>
        <w:jc w:val="center"/>
        <w:rPr>
          <w:rFonts w:ascii="Times New Roman" w:hAnsi="Times New Roman" w:cs="Times New Roman"/>
          <w:color w:val="0D0D0D"/>
          <w:sz w:val="28"/>
          <w:szCs w:val="28"/>
          <w:shd w:val="clear" w:color="auto" w:fill="FFFFFF"/>
        </w:rPr>
      </w:pPr>
      <w:proofErr w:type="spellStart"/>
      <w:proofErr w:type="gramStart"/>
      <w:r>
        <w:rPr>
          <w:rFonts w:ascii="Times New Roman" w:hAnsi="Times New Roman" w:cs="Times New Roman"/>
          <w:color w:val="0D0D0D"/>
          <w:sz w:val="28"/>
          <w:szCs w:val="28"/>
          <w:shd w:val="clear" w:color="auto" w:fill="FFFFFF"/>
        </w:rPr>
        <w:t>fig</w:t>
      </w:r>
      <w:proofErr w:type="spellEnd"/>
      <w:proofErr w:type="gramEnd"/>
    </w:p>
    <w:p w14:paraId="3B69B90F" w14:textId="77777777" w:rsidR="00795C30" w:rsidRDefault="00795C30" w:rsidP="00737016">
      <w:pPr>
        <w:pStyle w:val="ListParagraph"/>
        <w:ind w:left="142"/>
        <w:rPr>
          <w:rFonts w:ascii="Times New Roman" w:hAnsi="Times New Roman" w:cs="Times New Roman"/>
          <w:color w:val="0D0D0D"/>
          <w:sz w:val="28"/>
          <w:szCs w:val="28"/>
          <w:shd w:val="clear" w:color="auto" w:fill="FFFFFF"/>
        </w:rPr>
      </w:pPr>
    </w:p>
    <w:p w14:paraId="65FDB130" w14:textId="77777777" w:rsidR="000A19B8" w:rsidRPr="00865911" w:rsidRDefault="000A19B8" w:rsidP="000A19B8">
      <w:pPr>
        <w:pStyle w:val="ListParagraph"/>
        <w:ind w:left="0"/>
        <w:rPr>
          <w:rFonts w:ascii="Times New Roman" w:hAnsi="Times New Roman" w:cs="Times New Roman"/>
          <w:sz w:val="24"/>
        </w:rPr>
      </w:pPr>
    </w:p>
    <w:p w14:paraId="50837B6B" w14:textId="64ECDE5E" w:rsidR="000A19B8" w:rsidRPr="00506FC4" w:rsidRDefault="00506FC4" w:rsidP="00506FC4">
      <w:pPr>
        <w:pStyle w:val="ListParagraph"/>
        <w:numPr>
          <w:ilvl w:val="0"/>
          <w:numId w:val="1"/>
        </w:numPr>
        <w:ind w:left="0" w:firstLine="0"/>
        <w:rPr>
          <w:rFonts w:ascii="Times New Roman" w:hAnsi="Times New Roman" w:cs="Times New Roman"/>
          <w:b/>
          <w:color w:val="0D0D0D"/>
          <w:sz w:val="32"/>
          <w:szCs w:val="32"/>
          <w:shd w:val="clear" w:color="auto" w:fill="FFFFFF"/>
        </w:rPr>
      </w:pPr>
      <w:r w:rsidRPr="00506FC4">
        <w:rPr>
          <w:rFonts w:ascii="Times New Roman" w:hAnsi="Times New Roman" w:cs="Times New Roman"/>
          <w:b/>
          <w:sz w:val="32"/>
          <w:szCs w:val="32"/>
        </w:rPr>
        <w:t xml:space="preserve">   </w:t>
      </w:r>
      <w:r w:rsidR="000A19B8" w:rsidRPr="00506FC4">
        <w:rPr>
          <w:rFonts w:ascii="Times New Roman" w:hAnsi="Times New Roman" w:cs="Times New Roman"/>
          <w:b/>
          <w:sz w:val="32"/>
          <w:szCs w:val="32"/>
        </w:rPr>
        <w:t>Généralité sur la maintenance </w:t>
      </w:r>
    </w:p>
    <w:p w14:paraId="5F2290CF" w14:textId="77777777" w:rsidR="000A19B8" w:rsidRPr="00A75569" w:rsidRDefault="000A19B8" w:rsidP="000A19B8">
      <w:pPr>
        <w:pStyle w:val="ListParagraph"/>
        <w:ind w:left="0"/>
        <w:rPr>
          <w:rFonts w:ascii="Times New Roman" w:hAnsi="Times New Roman" w:cs="Times New Roman"/>
          <w:b/>
          <w:color w:val="0D0D0D"/>
          <w:sz w:val="28"/>
          <w:szCs w:val="28"/>
          <w:shd w:val="clear" w:color="auto" w:fill="FFFFFF"/>
        </w:rPr>
      </w:pPr>
    </w:p>
    <w:p w14:paraId="4C1A4657" w14:textId="77777777" w:rsidR="000A19B8" w:rsidRDefault="000A19B8" w:rsidP="001E528D">
      <w:pPr>
        <w:pStyle w:val="ListParagraph"/>
        <w:numPr>
          <w:ilvl w:val="1"/>
          <w:numId w:val="30"/>
        </w:numPr>
        <w:ind w:left="0" w:firstLine="0"/>
        <w:rPr>
          <w:rFonts w:ascii="Times New Roman" w:hAnsi="Times New Roman" w:cs="Times New Roman"/>
          <w:b/>
          <w:sz w:val="28"/>
          <w:szCs w:val="28"/>
        </w:rPr>
      </w:pPr>
      <w:r w:rsidRPr="00A75569">
        <w:rPr>
          <w:rFonts w:ascii="Times New Roman" w:hAnsi="Times New Roman" w:cs="Times New Roman"/>
          <w:b/>
          <w:sz w:val="28"/>
          <w:szCs w:val="28"/>
        </w:rPr>
        <w:t>Définition de la maintenance :</w:t>
      </w:r>
    </w:p>
    <w:p w14:paraId="27095C16" w14:textId="77777777" w:rsidR="000A19B8" w:rsidRPr="000073CF" w:rsidRDefault="000A19B8" w:rsidP="000A19B8">
      <w:pPr>
        <w:pStyle w:val="ListParagraph"/>
        <w:ind w:left="0"/>
        <w:rPr>
          <w:rFonts w:ascii="Times New Roman" w:hAnsi="Times New Roman" w:cs="Times New Roman"/>
          <w:b/>
          <w:sz w:val="28"/>
          <w:szCs w:val="28"/>
        </w:rPr>
      </w:pPr>
    </w:p>
    <w:p w14:paraId="2D1E81B9" w14:textId="77777777" w:rsidR="000A19B8" w:rsidRPr="00506FC4" w:rsidRDefault="000A19B8" w:rsidP="00954211">
      <w:pPr>
        <w:pStyle w:val="ListParagraph"/>
        <w:spacing w:line="360" w:lineRule="auto"/>
        <w:ind w:left="0"/>
        <w:jc w:val="both"/>
        <w:rPr>
          <w:rFonts w:ascii="Times New Roman" w:hAnsi="Times New Roman" w:cs="Times New Roman"/>
          <w:sz w:val="24"/>
        </w:rPr>
      </w:pPr>
      <w:r w:rsidRPr="00506FC4">
        <w:rPr>
          <w:rFonts w:ascii="Times New Roman" w:hAnsi="Times New Roman" w:cs="Times New Roman"/>
          <w:sz w:val="24"/>
        </w:rPr>
        <w:t>Le terme maintenance désigne toutes les actions de dépannage, de réparation, de révision, de réglage, et aussi de contrôle et de vérification des équipements soit matériels comme les machines, véhicules, les extincteurs. . . ou immatériels à savoir les logiciels.</w:t>
      </w:r>
    </w:p>
    <w:p w14:paraId="066365DC" w14:textId="77777777" w:rsidR="000A19B8" w:rsidRDefault="000A19B8" w:rsidP="00954211">
      <w:pPr>
        <w:pStyle w:val="ListParagraph"/>
        <w:spacing w:line="360" w:lineRule="auto"/>
        <w:ind w:left="0"/>
        <w:jc w:val="both"/>
        <w:rPr>
          <w:rFonts w:ascii="Times New Roman" w:hAnsi="Times New Roman" w:cs="Times New Roman"/>
          <w:b/>
          <w:color w:val="0D0D0D"/>
          <w:sz w:val="28"/>
          <w:szCs w:val="28"/>
          <w:shd w:val="clear" w:color="auto" w:fill="FFFFFF"/>
        </w:rPr>
      </w:pPr>
    </w:p>
    <w:p w14:paraId="2E475F9F" w14:textId="77777777" w:rsidR="000A19B8" w:rsidRDefault="000A19B8" w:rsidP="001E528D">
      <w:pPr>
        <w:pStyle w:val="ListParagraph"/>
        <w:numPr>
          <w:ilvl w:val="1"/>
          <w:numId w:val="30"/>
        </w:numPr>
        <w:ind w:left="0" w:firstLine="0"/>
        <w:rPr>
          <w:rFonts w:ascii="Times New Roman" w:hAnsi="Times New Roman" w:cs="Times New Roman"/>
          <w:b/>
          <w:sz w:val="28"/>
          <w:szCs w:val="28"/>
        </w:rPr>
      </w:pPr>
      <w:r w:rsidRPr="00A75569">
        <w:rPr>
          <w:rFonts w:ascii="Times New Roman" w:hAnsi="Times New Roman" w:cs="Times New Roman"/>
          <w:b/>
          <w:sz w:val="28"/>
          <w:szCs w:val="28"/>
        </w:rPr>
        <w:t>Les différents types de maintenances :</w:t>
      </w:r>
    </w:p>
    <w:p w14:paraId="032C212B" w14:textId="77777777" w:rsidR="000A19B8" w:rsidRDefault="000A19B8" w:rsidP="000A19B8">
      <w:pPr>
        <w:pStyle w:val="ListParagraph"/>
        <w:ind w:left="0"/>
        <w:rPr>
          <w:rFonts w:ascii="Times New Roman" w:hAnsi="Times New Roman" w:cs="Times New Roman"/>
          <w:b/>
          <w:sz w:val="28"/>
          <w:szCs w:val="28"/>
        </w:rPr>
      </w:pPr>
    </w:p>
    <w:p w14:paraId="4F013042" w14:textId="77777777" w:rsidR="000A19B8" w:rsidRPr="00506FC4" w:rsidRDefault="000A19B8" w:rsidP="00954211">
      <w:pPr>
        <w:pStyle w:val="ListParagraph"/>
        <w:ind w:left="0" w:firstLine="708"/>
        <w:rPr>
          <w:rFonts w:ascii="Times New Roman" w:hAnsi="Times New Roman" w:cs="Times New Roman"/>
          <w:sz w:val="24"/>
        </w:rPr>
      </w:pPr>
      <w:r w:rsidRPr="00506FC4">
        <w:rPr>
          <w:rFonts w:ascii="Times New Roman" w:hAnsi="Times New Roman" w:cs="Times New Roman"/>
          <w:sz w:val="24"/>
        </w:rPr>
        <w:t>Nous citons plusieurs types de maintenance :</w:t>
      </w:r>
    </w:p>
    <w:p w14:paraId="7BA5324F" w14:textId="77777777" w:rsidR="000A19B8" w:rsidRDefault="000A19B8" w:rsidP="000A19B8">
      <w:pPr>
        <w:pStyle w:val="ListParagraph"/>
        <w:ind w:left="0"/>
      </w:pPr>
    </w:p>
    <w:p w14:paraId="7D3B1CC8" w14:textId="6E1BAF16" w:rsidR="000A19B8" w:rsidRDefault="000A19B8" w:rsidP="00954211">
      <w:pPr>
        <w:pStyle w:val="ListParagraph"/>
        <w:ind w:left="0"/>
        <w:jc w:val="center"/>
        <w:rPr>
          <w:rFonts w:ascii="Times New Roman" w:hAnsi="Times New Roman" w:cs="Times New Roman"/>
          <w:b/>
          <w:color w:val="0D0D0D"/>
          <w:sz w:val="28"/>
          <w:szCs w:val="28"/>
          <w:shd w:val="clear" w:color="auto" w:fill="FFFFFF"/>
        </w:rPr>
      </w:pPr>
      <w:r>
        <w:rPr>
          <w:rFonts w:ascii="Times New Roman" w:hAnsi="Times New Roman" w:cs="Times New Roman"/>
          <w:b/>
          <w:noProof/>
          <w:color w:val="0D0D0D"/>
          <w:sz w:val="28"/>
          <w:szCs w:val="28"/>
          <w:shd w:val="clear" w:color="auto" w:fill="FFFFFF"/>
        </w:rPr>
        <w:drawing>
          <wp:inline distT="0" distB="0" distL="0" distR="0" wp14:anchorId="41F470AE" wp14:editId="5C3B6CD7">
            <wp:extent cx="3864379" cy="2112800"/>
            <wp:effectExtent l="0" t="0" r="3175"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pture.PNG"/>
                    <pic:cNvPicPr/>
                  </pic:nvPicPr>
                  <pic:blipFill>
                    <a:blip r:embed="rId12">
                      <a:extLst>
                        <a:ext uri="{28A0092B-C50C-407E-A947-70E740481C1C}">
                          <a14:useLocalDpi xmlns:a14="http://schemas.microsoft.com/office/drawing/2010/main" val="0"/>
                        </a:ext>
                      </a:extLst>
                    </a:blip>
                    <a:stretch>
                      <a:fillRect/>
                    </a:stretch>
                  </pic:blipFill>
                  <pic:spPr>
                    <a:xfrm>
                      <a:off x="0" y="0"/>
                      <a:ext cx="3877082" cy="2119745"/>
                    </a:xfrm>
                    <a:prstGeom prst="rect">
                      <a:avLst/>
                    </a:prstGeom>
                  </pic:spPr>
                </pic:pic>
              </a:graphicData>
            </a:graphic>
          </wp:inline>
        </w:drawing>
      </w:r>
    </w:p>
    <w:p w14:paraId="3718D142" w14:textId="188EE6EA" w:rsidR="00DD6938" w:rsidRDefault="00DD6938" w:rsidP="00954211">
      <w:pPr>
        <w:pStyle w:val="ListParagraph"/>
        <w:ind w:left="0"/>
        <w:jc w:val="center"/>
        <w:rPr>
          <w:rFonts w:ascii="Times New Roman" w:hAnsi="Times New Roman" w:cs="Times New Roman"/>
          <w:b/>
          <w:color w:val="0D0D0D"/>
          <w:sz w:val="28"/>
          <w:szCs w:val="28"/>
          <w:shd w:val="clear" w:color="auto" w:fill="FFFFFF"/>
        </w:rPr>
      </w:pPr>
      <w:proofErr w:type="spellStart"/>
      <w:r>
        <w:rPr>
          <w:rFonts w:ascii="Times New Roman" w:hAnsi="Times New Roman" w:cs="Times New Roman"/>
          <w:b/>
          <w:color w:val="0D0D0D"/>
          <w:sz w:val="28"/>
          <w:szCs w:val="28"/>
          <w:shd w:val="clear" w:color="auto" w:fill="FFFFFF"/>
        </w:rPr>
        <w:t>Fig</w:t>
      </w:r>
      <w:proofErr w:type="spellEnd"/>
    </w:p>
    <w:p w14:paraId="759B8910" w14:textId="77777777" w:rsidR="00DD6938" w:rsidRDefault="00DD6938" w:rsidP="00954211">
      <w:pPr>
        <w:pStyle w:val="ListParagraph"/>
        <w:ind w:left="0"/>
        <w:jc w:val="center"/>
        <w:rPr>
          <w:rFonts w:ascii="Times New Roman" w:hAnsi="Times New Roman" w:cs="Times New Roman"/>
          <w:b/>
          <w:color w:val="0D0D0D"/>
          <w:sz w:val="28"/>
          <w:szCs w:val="28"/>
          <w:shd w:val="clear" w:color="auto" w:fill="FFFFFF"/>
        </w:rPr>
      </w:pPr>
    </w:p>
    <w:p w14:paraId="5FCC1127" w14:textId="77777777" w:rsidR="000A19B8" w:rsidRPr="008A0576" w:rsidRDefault="000A19B8" w:rsidP="008A0576">
      <w:pPr>
        <w:pStyle w:val="ListParagraph"/>
        <w:ind w:left="0"/>
        <w:rPr>
          <w:rFonts w:ascii="Times New Roman" w:hAnsi="Times New Roman" w:cs="Times New Roman"/>
          <w:b/>
          <w:color w:val="0D0D0D"/>
          <w:sz w:val="24"/>
          <w:szCs w:val="24"/>
          <w:shd w:val="clear" w:color="auto" w:fill="FFFFFF"/>
        </w:rPr>
      </w:pPr>
    </w:p>
    <w:p w14:paraId="4621205D" w14:textId="5563625E" w:rsidR="000A19B8" w:rsidRPr="008A0576" w:rsidRDefault="000A19B8" w:rsidP="001E528D">
      <w:pPr>
        <w:pStyle w:val="ListParagraph"/>
        <w:numPr>
          <w:ilvl w:val="2"/>
          <w:numId w:val="30"/>
        </w:numPr>
        <w:ind w:left="0" w:firstLine="0"/>
        <w:rPr>
          <w:rFonts w:ascii="Times New Roman" w:hAnsi="Times New Roman" w:cs="Times New Roman"/>
          <w:b/>
          <w:color w:val="0D0D0D"/>
          <w:sz w:val="24"/>
          <w:szCs w:val="24"/>
          <w:shd w:val="clear" w:color="auto" w:fill="FFFFFF"/>
        </w:rPr>
      </w:pPr>
      <w:r w:rsidRPr="008A0576">
        <w:rPr>
          <w:rFonts w:ascii="Times New Roman" w:hAnsi="Times New Roman" w:cs="Times New Roman"/>
          <w:b/>
          <w:color w:val="0D0D0D"/>
          <w:sz w:val="24"/>
          <w:szCs w:val="24"/>
          <w:shd w:val="clear" w:color="auto" w:fill="FFFFFF"/>
        </w:rPr>
        <w:lastRenderedPageBreak/>
        <w:t>Maintenance préventive :</w:t>
      </w:r>
    </w:p>
    <w:p w14:paraId="60C18A6F" w14:textId="77777777" w:rsidR="007511B2" w:rsidRPr="008A0576" w:rsidRDefault="007511B2" w:rsidP="008A0576">
      <w:pPr>
        <w:pStyle w:val="ListParagraph"/>
        <w:ind w:left="0"/>
        <w:rPr>
          <w:rFonts w:ascii="Times New Roman" w:hAnsi="Times New Roman" w:cs="Times New Roman"/>
          <w:b/>
          <w:color w:val="0D0D0D"/>
          <w:sz w:val="24"/>
          <w:szCs w:val="24"/>
          <w:shd w:val="clear" w:color="auto" w:fill="FFFFFF"/>
        </w:rPr>
      </w:pPr>
    </w:p>
    <w:p w14:paraId="5315A843" w14:textId="71AC0811" w:rsidR="000A19B8" w:rsidRPr="008A0576" w:rsidRDefault="007511B2" w:rsidP="00954211">
      <w:pPr>
        <w:pStyle w:val="ListParagraph"/>
        <w:ind w:left="0"/>
        <w:jc w:val="both"/>
        <w:rPr>
          <w:rFonts w:ascii="Times New Roman" w:hAnsi="Times New Roman" w:cs="Times New Roman"/>
          <w:sz w:val="24"/>
          <w:szCs w:val="24"/>
        </w:rPr>
      </w:pPr>
      <w:r w:rsidRPr="008A0576">
        <w:rPr>
          <w:rFonts w:ascii="Times New Roman" w:hAnsi="Times New Roman" w:cs="Times New Roman"/>
          <w:sz w:val="24"/>
          <w:szCs w:val="24"/>
        </w:rPr>
        <w:t>La maintenance préventive qui permet de réduire les risques et probabilités de dysfonctionnements des équipements.</w:t>
      </w:r>
    </w:p>
    <w:p w14:paraId="6FBE74D3" w14:textId="77777777" w:rsidR="007511B2" w:rsidRPr="008A0576" w:rsidRDefault="007511B2" w:rsidP="008A0576">
      <w:pPr>
        <w:pStyle w:val="ListParagraph"/>
        <w:ind w:left="0"/>
        <w:rPr>
          <w:rFonts w:ascii="Times New Roman" w:hAnsi="Times New Roman" w:cs="Times New Roman"/>
          <w:b/>
          <w:color w:val="0D0D0D"/>
          <w:sz w:val="24"/>
          <w:szCs w:val="24"/>
          <w:shd w:val="clear" w:color="auto" w:fill="FFFFFF"/>
        </w:rPr>
      </w:pPr>
    </w:p>
    <w:p w14:paraId="417BCD91" w14:textId="664ABC65" w:rsidR="007511B2" w:rsidRPr="008A0576" w:rsidRDefault="000A19B8" w:rsidP="001E528D">
      <w:pPr>
        <w:pStyle w:val="ListParagraph"/>
        <w:numPr>
          <w:ilvl w:val="2"/>
          <w:numId w:val="30"/>
        </w:numPr>
        <w:ind w:left="0" w:firstLine="0"/>
        <w:rPr>
          <w:rFonts w:ascii="Times New Roman" w:hAnsi="Times New Roman" w:cs="Times New Roman"/>
          <w:b/>
          <w:color w:val="0D0D0D"/>
          <w:sz w:val="24"/>
          <w:szCs w:val="24"/>
          <w:shd w:val="clear" w:color="auto" w:fill="FFFFFF"/>
        </w:rPr>
      </w:pPr>
      <w:r w:rsidRPr="008A0576">
        <w:rPr>
          <w:rFonts w:ascii="Times New Roman" w:hAnsi="Times New Roman" w:cs="Times New Roman"/>
          <w:b/>
          <w:color w:val="0D0D0D"/>
          <w:sz w:val="24"/>
          <w:szCs w:val="24"/>
          <w:shd w:val="clear" w:color="auto" w:fill="FFFFFF"/>
        </w:rPr>
        <w:t>Maintenance corrective :</w:t>
      </w:r>
    </w:p>
    <w:p w14:paraId="1110E316" w14:textId="7894BE35" w:rsidR="007511B2" w:rsidRPr="008A0576" w:rsidRDefault="007511B2" w:rsidP="00954211">
      <w:pPr>
        <w:jc w:val="both"/>
        <w:rPr>
          <w:rFonts w:ascii="Times New Roman" w:hAnsi="Times New Roman" w:cs="Times New Roman"/>
          <w:sz w:val="24"/>
          <w:szCs w:val="24"/>
        </w:rPr>
      </w:pPr>
      <w:r w:rsidRPr="008A0576">
        <w:rPr>
          <w:rFonts w:ascii="Times New Roman" w:hAnsi="Times New Roman" w:cs="Times New Roman"/>
          <w:sz w:val="24"/>
          <w:szCs w:val="24"/>
        </w:rPr>
        <w:t>La maintenance corrective c’est une activité de maintenance intervenant après une défaillance totale ou partielle d’un système.</w:t>
      </w:r>
    </w:p>
    <w:p w14:paraId="7D51E552" w14:textId="392B3177" w:rsidR="007511B2" w:rsidRPr="008A0576" w:rsidRDefault="007511B2" w:rsidP="008A0576">
      <w:pPr>
        <w:rPr>
          <w:rFonts w:ascii="Times New Roman" w:hAnsi="Times New Roman" w:cs="Times New Roman"/>
          <w:b/>
          <w:sz w:val="24"/>
          <w:szCs w:val="24"/>
        </w:rPr>
      </w:pPr>
      <w:r w:rsidRPr="008A0576">
        <w:rPr>
          <w:rFonts w:ascii="Times New Roman" w:hAnsi="Times New Roman" w:cs="Times New Roman"/>
          <w:b/>
          <w:sz w:val="24"/>
          <w:szCs w:val="24"/>
        </w:rPr>
        <w:t>1.2.3</w:t>
      </w:r>
      <w:r w:rsidRPr="008A0576">
        <w:rPr>
          <w:rFonts w:ascii="Times New Roman" w:hAnsi="Times New Roman" w:cs="Times New Roman"/>
          <w:b/>
          <w:sz w:val="24"/>
          <w:szCs w:val="24"/>
        </w:rPr>
        <w:tab/>
        <w:t xml:space="preserve"> Maintenance systématique :</w:t>
      </w:r>
    </w:p>
    <w:p w14:paraId="7957157A" w14:textId="77777777" w:rsidR="007511B2" w:rsidRPr="008A0576" w:rsidRDefault="007511B2" w:rsidP="00954211">
      <w:pPr>
        <w:jc w:val="both"/>
        <w:rPr>
          <w:rFonts w:ascii="Times New Roman" w:hAnsi="Times New Roman" w:cs="Times New Roman"/>
          <w:sz w:val="24"/>
          <w:szCs w:val="24"/>
        </w:rPr>
      </w:pPr>
      <w:r w:rsidRPr="008A0576">
        <w:rPr>
          <w:rFonts w:ascii="Times New Roman" w:hAnsi="Times New Roman" w:cs="Times New Roman"/>
          <w:sz w:val="24"/>
          <w:szCs w:val="24"/>
        </w:rPr>
        <w:t>La maintenance systématique selon un planning prévu, ce type d’intervention permet d’effectuer des opérations de maintenance, afin d’éliminer ou de diminuer les risques de dysfonctionnement des systèmes.</w:t>
      </w:r>
    </w:p>
    <w:p w14:paraId="55EEC157" w14:textId="2C2D7EE3" w:rsidR="007511B2" w:rsidRPr="008A0576" w:rsidRDefault="007511B2" w:rsidP="008A0576">
      <w:pPr>
        <w:rPr>
          <w:rFonts w:ascii="Times New Roman" w:hAnsi="Times New Roman" w:cs="Times New Roman"/>
          <w:b/>
          <w:sz w:val="24"/>
          <w:szCs w:val="24"/>
        </w:rPr>
      </w:pPr>
      <w:r w:rsidRPr="008A0576">
        <w:rPr>
          <w:rFonts w:ascii="Times New Roman" w:hAnsi="Times New Roman" w:cs="Times New Roman"/>
          <w:b/>
          <w:sz w:val="24"/>
          <w:szCs w:val="24"/>
        </w:rPr>
        <w:t>1.2.4</w:t>
      </w:r>
      <w:r w:rsidR="008A0576" w:rsidRPr="008A0576">
        <w:rPr>
          <w:rFonts w:ascii="Times New Roman" w:hAnsi="Times New Roman" w:cs="Times New Roman"/>
          <w:b/>
          <w:sz w:val="24"/>
          <w:szCs w:val="24"/>
        </w:rPr>
        <w:t xml:space="preserve">   </w:t>
      </w:r>
      <w:r w:rsidRPr="008A0576">
        <w:rPr>
          <w:rFonts w:ascii="Times New Roman" w:hAnsi="Times New Roman" w:cs="Times New Roman"/>
          <w:b/>
          <w:sz w:val="24"/>
          <w:szCs w:val="24"/>
        </w:rPr>
        <w:t xml:space="preserve"> Maintenance Conditionnelle :</w:t>
      </w:r>
    </w:p>
    <w:p w14:paraId="65159EBE" w14:textId="54E6FAD2" w:rsidR="007511B2" w:rsidRPr="008A0576" w:rsidRDefault="007511B2" w:rsidP="00954211">
      <w:pPr>
        <w:jc w:val="both"/>
        <w:rPr>
          <w:rFonts w:ascii="Times New Roman" w:hAnsi="Times New Roman" w:cs="Times New Roman"/>
          <w:sz w:val="24"/>
          <w:szCs w:val="24"/>
        </w:rPr>
      </w:pPr>
      <w:r w:rsidRPr="008A0576">
        <w:rPr>
          <w:rFonts w:ascii="Times New Roman" w:hAnsi="Times New Roman" w:cs="Times New Roman"/>
          <w:sz w:val="24"/>
          <w:szCs w:val="24"/>
        </w:rPr>
        <w:t xml:space="preserve"> La maintenance conditionnelle elle permet grâce à une surveillance très précise, de suivre l’évolution d’un défaut ou d’une usure et donc de planifier une intervention avant défaillance totale ou partielle. </w:t>
      </w:r>
    </w:p>
    <w:p w14:paraId="3C31373C" w14:textId="6869A2E1" w:rsidR="007511B2" w:rsidRPr="008A0576" w:rsidRDefault="007511B2" w:rsidP="008A0576">
      <w:pPr>
        <w:rPr>
          <w:rFonts w:ascii="Times New Roman" w:hAnsi="Times New Roman" w:cs="Times New Roman"/>
          <w:b/>
          <w:sz w:val="24"/>
          <w:szCs w:val="24"/>
        </w:rPr>
      </w:pPr>
      <w:r w:rsidRPr="008A0576">
        <w:rPr>
          <w:rFonts w:ascii="Times New Roman" w:hAnsi="Times New Roman" w:cs="Times New Roman"/>
          <w:b/>
          <w:sz w:val="24"/>
          <w:szCs w:val="24"/>
        </w:rPr>
        <w:t>1.2.5</w:t>
      </w:r>
      <w:r w:rsidR="008A0576" w:rsidRPr="008A0576">
        <w:rPr>
          <w:rFonts w:ascii="Times New Roman" w:hAnsi="Times New Roman" w:cs="Times New Roman"/>
          <w:b/>
          <w:sz w:val="24"/>
          <w:szCs w:val="24"/>
        </w:rPr>
        <w:tab/>
      </w:r>
      <w:r w:rsidRPr="008A0576">
        <w:rPr>
          <w:rFonts w:ascii="Times New Roman" w:hAnsi="Times New Roman" w:cs="Times New Roman"/>
          <w:b/>
          <w:sz w:val="24"/>
          <w:szCs w:val="24"/>
        </w:rPr>
        <w:t xml:space="preserve"> Maintenance curative :</w:t>
      </w:r>
    </w:p>
    <w:p w14:paraId="61CBB1BA" w14:textId="77777777" w:rsidR="008A0576" w:rsidRPr="008A0576" w:rsidRDefault="007511B2" w:rsidP="00954211">
      <w:pPr>
        <w:jc w:val="both"/>
        <w:rPr>
          <w:rFonts w:ascii="Times New Roman" w:hAnsi="Times New Roman" w:cs="Times New Roman"/>
          <w:sz w:val="24"/>
          <w:szCs w:val="24"/>
        </w:rPr>
      </w:pPr>
      <w:r w:rsidRPr="008A0576">
        <w:rPr>
          <w:rFonts w:ascii="Times New Roman" w:hAnsi="Times New Roman" w:cs="Times New Roman"/>
          <w:sz w:val="24"/>
          <w:szCs w:val="24"/>
        </w:rPr>
        <w:t xml:space="preserve"> La maintenance curative activité de maintenance ayant pour objet de rétablir un bien dans un état spécifié (réparation). </w:t>
      </w:r>
    </w:p>
    <w:p w14:paraId="41799378" w14:textId="01B01AF7" w:rsidR="008A0576" w:rsidRPr="008A0576" w:rsidRDefault="008A0576" w:rsidP="008A0576">
      <w:pPr>
        <w:rPr>
          <w:rFonts w:ascii="Times New Roman" w:hAnsi="Times New Roman" w:cs="Times New Roman"/>
          <w:b/>
          <w:sz w:val="24"/>
          <w:szCs w:val="24"/>
        </w:rPr>
      </w:pPr>
      <w:r w:rsidRPr="008A0576">
        <w:rPr>
          <w:rFonts w:ascii="Times New Roman" w:hAnsi="Times New Roman" w:cs="Times New Roman"/>
          <w:b/>
          <w:sz w:val="24"/>
          <w:szCs w:val="24"/>
        </w:rPr>
        <w:t xml:space="preserve">1.2.6 </w:t>
      </w:r>
      <w:r w:rsidRPr="008A0576">
        <w:rPr>
          <w:rFonts w:ascii="Times New Roman" w:hAnsi="Times New Roman" w:cs="Times New Roman"/>
          <w:b/>
          <w:sz w:val="24"/>
          <w:szCs w:val="24"/>
        </w:rPr>
        <w:tab/>
        <w:t>Maintenance Palliative :</w:t>
      </w:r>
    </w:p>
    <w:p w14:paraId="4E7DE87A" w14:textId="7C53E5EE" w:rsidR="007511B2" w:rsidRPr="008A0576" w:rsidRDefault="007511B2" w:rsidP="00954211">
      <w:pPr>
        <w:jc w:val="both"/>
        <w:rPr>
          <w:rFonts w:ascii="Times New Roman" w:hAnsi="Times New Roman" w:cs="Times New Roman"/>
          <w:sz w:val="24"/>
          <w:szCs w:val="24"/>
        </w:rPr>
      </w:pPr>
      <w:r w:rsidRPr="008A0576">
        <w:rPr>
          <w:rFonts w:ascii="Times New Roman" w:hAnsi="Times New Roman" w:cs="Times New Roman"/>
          <w:sz w:val="24"/>
          <w:szCs w:val="24"/>
        </w:rPr>
        <w:t>La maintenance palliative activité destinée à permettre à un bien d’accomplir provisoirement tout ou partie d’une fonction requise (dépannage).</w:t>
      </w:r>
    </w:p>
    <w:p w14:paraId="5F04C5DE" w14:textId="77777777" w:rsidR="007511B2" w:rsidRDefault="007511B2" w:rsidP="00506FC4">
      <w:pPr>
        <w:ind w:left="142"/>
      </w:pPr>
    </w:p>
    <w:p w14:paraId="0920122F" w14:textId="77777777" w:rsidR="00795C30" w:rsidRDefault="00795C30" w:rsidP="00506FC4">
      <w:pPr>
        <w:pStyle w:val="ListParagraph"/>
        <w:ind w:left="142"/>
        <w:rPr>
          <w:rFonts w:ascii="Times New Roman" w:hAnsi="Times New Roman" w:cs="Times New Roman"/>
          <w:color w:val="0D0D0D"/>
          <w:sz w:val="28"/>
          <w:szCs w:val="28"/>
          <w:shd w:val="clear" w:color="auto" w:fill="FFFFFF"/>
        </w:rPr>
      </w:pPr>
    </w:p>
    <w:p w14:paraId="504948A1" w14:textId="3D3D533C" w:rsidR="00CB69BE" w:rsidRDefault="00795C30" w:rsidP="00506FC4">
      <w:pPr>
        <w:pStyle w:val="ListParagraph"/>
        <w:numPr>
          <w:ilvl w:val="0"/>
          <w:numId w:val="1"/>
        </w:numPr>
        <w:ind w:left="142" w:firstLine="0"/>
        <w:rPr>
          <w:rFonts w:ascii="Times New Roman" w:hAnsi="Times New Roman" w:cs="Times New Roman"/>
          <w:b/>
          <w:color w:val="0D0D0D"/>
          <w:sz w:val="32"/>
          <w:szCs w:val="32"/>
          <w:shd w:val="clear" w:color="auto" w:fill="FFFFFF"/>
        </w:rPr>
      </w:pPr>
      <w:r>
        <w:rPr>
          <w:rFonts w:ascii="Times New Roman" w:hAnsi="Times New Roman" w:cs="Times New Roman"/>
          <w:b/>
          <w:sz w:val="32"/>
          <w:szCs w:val="32"/>
        </w:rPr>
        <w:t xml:space="preserve">    </w:t>
      </w:r>
      <w:r w:rsidRPr="00795C30">
        <w:rPr>
          <w:rFonts w:ascii="Times New Roman" w:hAnsi="Times New Roman" w:cs="Times New Roman"/>
          <w:b/>
          <w:sz w:val="32"/>
          <w:szCs w:val="32"/>
        </w:rPr>
        <w:t>Généralité</w:t>
      </w:r>
      <w:r w:rsidR="00DD6938">
        <w:rPr>
          <w:rFonts w:ascii="Times New Roman" w:hAnsi="Times New Roman" w:cs="Times New Roman"/>
          <w:b/>
          <w:sz w:val="32"/>
          <w:szCs w:val="32"/>
        </w:rPr>
        <w:t>s</w:t>
      </w:r>
      <w:r w:rsidRPr="00795C30">
        <w:rPr>
          <w:rFonts w:ascii="Times New Roman" w:hAnsi="Times New Roman" w:cs="Times New Roman"/>
          <w:b/>
          <w:sz w:val="32"/>
          <w:szCs w:val="32"/>
        </w:rPr>
        <w:t xml:space="preserve"> sur la gestion de maintenance assisté par ordinateur GMAO :</w:t>
      </w:r>
      <w:r w:rsidR="00737016" w:rsidRPr="00795C30">
        <w:rPr>
          <w:rFonts w:ascii="Times New Roman" w:hAnsi="Times New Roman" w:cs="Times New Roman"/>
          <w:b/>
          <w:color w:val="0D0D0D"/>
          <w:sz w:val="32"/>
          <w:szCs w:val="32"/>
          <w:shd w:val="clear" w:color="auto" w:fill="FFFFFF"/>
        </w:rPr>
        <w:t xml:space="preserve"> </w:t>
      </w:r>
    </w:p>
    <w:p w14:paraId="1BE2255F" w14:textId="77777777" w:rsidR="006D18D1" w:rsidRPr="006D18D1" w:rsidRDefault="006D18D1" w:rsidP="006D18D1">
      <w:pPr>
        <w:pStyle w:val="ListParagraph"/>
        <w:ind w:left="0"/>
        <w:rPr>
          <w:rFonts w:ascii="Times New Roman" w:hAnsi="Times New Roman" w:cs="Times New Roman"/>
          <w:b/>
          <w:color w:val="0D0D0D"/>
          <w:sz w:val="32"/>
          <w:szCs w:val="32"/>
          <w:shd w:val="clear" w:color="auto" w:fill="FFFFFF"/>
        </w:rPr>
      </w:pPr>
    </w:p>
    <w:p w14:paraId="54BA32B3" w14:textId="7F6E90A1" w:rsidR="00CB69BE" w:rsidRPr="006D18D1" w:rsidRDefault="003A30A2" w:rsidP="001E528D">
      <w:pPr>
        <w:pStyle w:val="ListParagraph"/>
        <w:numPr>
          <w:ilvl w:val="0"/>
          <w:numId w:val="31"/>
        </w:numPr>
        <w:ind w:left="0" w:firstLine="0"/>
        <w:rPr>
          <w:rFonts w:ascii="Times New Roman" w:hAnsi="Times New Roman" w:cs="Times New Roman"/>
          <w:b/>
          <w:color w:val="0D0D0D"/>
          <w:sz w:val="28"/>
          <w:szCs w:val="28"/>
          <w:shd w:val="clear" w:color="auto" w:fill="FFFFFF"/>
        </w:rPr>
      </w:pPr>
      <w:r w:rsidRPr="006D18D1">
        <w:rPr>
          <w:rFonts w:ascii="Times New Roman" w:hAnsi="Times New Roman" w:cs="Times New Roman"/>
          <w:b/>
          <w:sz w:val="28"/>
          <w:szCs w:val="28"/>
        </w:rPr>
        <w:t>Description et définition de la GMAO</w:t>
      </w:r>
      <w:r w:rsidR="00865911" w:rsidRPr="006D18D1">
        <w:rPr>
          <w:rFonts w:ascii="Times New Roman" w:hAnsi="Times New Roman" w:cs="Times New Roman"/>
          <w:b/>
          <w:sz w:val="28"/>
          <w:szCs w:val="28"/>
        </w:rPr>
        <w:t> :</w:t>
      </w:r>
    </w:p>
    <w:p w14:paraId="0B2C0043" w14:textId="77777777" w:rsidR="00865911" w:rsidRPr="00865911" w:rsidRDefault="00865911" w:rsidP="000A19B8">
      <w:pPr>
        <w:pStyle w:val="ListParagraph"/>
        <w:ind w:left="0"/>
        <w:rPr>
          <w:rFonts w:ascii="Times New Roman" w:hAnsi="Times New Roman" w:cs="Times New Roman"/>
          <w:b/>
          <w:color w:val="0D0D0D"/>
          <w:sz w:val="28"/>
          <w:szCs w:val="28"/>
          <w:shd w:val="clear" w:color="auto" w:fill="FFFFFF"/>
        </w:rPr>
      </w:pPr>
    </w:p>
    <w:p w14:paraId="121D42B7" w14:textId="7623FF23" w:rsidR="00865911" w:rsidRDefault="00865911" w:rsidP="00954211">
      <w:pPr>
        <w:pStyle w:val="ListParagraph"/>
        <w:spacing w:line="360" w:lineRule="auto"/>
        <w:ind w:left="0" w:firstLine="708"/>
        <w:jc w:val="both"/>
        <w:rPr>
          <w:rFonts w:ascii="Times New Roman" w:hAnsi="Times New Roman" w:cs="Times New Roman"/>
          <w:sz w:val="24"/>
        </w:rPr>
      </w:pPr>
      <w:r w:rsidRPr="00865911">
        <w:rPr>
          <w:rFonts w:ascii="Times New Roman" w:hAnsi="Times New Roman" w:cs="Times New Roman"/>
          <w:sz w:val="24"/>
        </w:rPr>
        <w:t>La Gestion de la Maintenance Assistée par Ordinateur (souvent abrégée en GMAO) se définit comme « Un Système Informatique de Gestion de la Maintenance est un progiciel organisé autour d’une base de données pour le suivi technique, budgétaire et organisationnel de l’ensemble des activités de maintenance »</w:t>
      </w:r>
      <w:r w:rsidR="00DD6938">
        <w:rPr>
          <w:rFonts w:ascii="Times New Roman" w:hAnsi="Times New Roman" w:cs="Times New Roman"/>
          <w:sz w:val="24"/>
        </w:rPr>
        <w:t>.</w:t>
      </w:r>
    </w:p>
    <w:p w14:paraId="2FC866AF" w14:textId="2354260E" w:rsidR="00865911" w:rsidRDefault="00865911" w:rsidP="00954211">
      <w:pPr>
        <w:pStyle w:val="ListParagraph"/>
        <w:spacing w:line="360" w:lineRule="auto"/>
        <w:ind w:left="0"/>
        <w:jc w:val="both"/>
        <w:rPr>
          <w:rFonts w:ascii="Times New Roman" w:hAnsi="Times New Roman" w:cs="Times New Roman"/>
          <w:sz w:val="24"/>
        </w:rPr>
      </w:pPr>
      <w:r w:rsidRPr="00865911">
        <w:rPr>
          <w:rFonts w:ascii="Times New Roman" w:hAnsi="Times New Roman" w:cs="Times New Roman"/>
          <w:sz w:val="24"/>
        </w:rPr>
        <w:t xml:space="preserve"> Il s’agit d’un mode de gestion assisté par un logiciel utilisé par les services de maintenance de l’entreprise pour l’aider à bien gérer ses activités et assurer un contrôle dans ces services.</w:t>
      </w:r>
    </w:p>
    <w:p w14:paraId="7FCF19D6" w14:textId="77777777" w:rsidR="00C64C8D" w:rsidRPr="00865911" w:rsidRDefault="00C64C8D" w:rsidP="00954211">
      <w:pPr>
        <w:pStyle w:val="ListParagraph"/>
        <w:spacing w:line="360" w:lineRule="auto"/>
        <w:ind w:left="0"/>
        <w:jc w:val="both"/>
        <w:rPr>
          <w:rFonts w:ascii="Times New Roman" w:hAnsi="Times New Roman" w:cs="Times New Roman"/>
          <w:b/>
          <w:color w:val="0D0D0D"/>
          <w:sz w:val="32"/>
          <w:szCs w:val="28"/>
          <w:shd w:val="clear" w:color="auto" w:fill="FFFFFF"/>
        </w:rPr>
      </w:pPr>
    </w:p>
    <w:p w14:paraId="5F0B916C" w14:textId="1C388448" w:rsidR="00795C30" w:rsidRPr="00865911" w:rsidRDefault="00865911" w:rsidP="001E528D">
      <w:pPr>
        <w:pStyle w:val="ListParagraph"/>
        <w:numPr>
          <w:ilvl w:val="0"/>
          <w:numId w:val="30"/>
        </w:numPr>
        <w:ind w:left="0" w:firstLine="0"/>
        <w:rPr>
          <w:rFonts w:ascii="Times New Roman" w:hAnsi="Times New Roman" w:cs="Times New Roman"/>
          <w:b/>
          <w:color w:val="0D0D0D"/>
          <w:sz w:val="40"/>
          <w:szCs w:val="32"/>
          <w:shd w:val="clear" w:color="auto" w:fill="FFFFFF"/>
        </w:rPr>
      </w:pPr>
      <w:r w:rsidRPr="00865911">
        <w:rPr>
          <w:rFonts w:ascii="Times New Roman" w:hAnsi="Times New Roman" w:cs="Times New Roman"/>
          <w:b/>
          <w:sz w:val="28"/>
        </w:rPr>
        <w:lastRenderedPageBreak/>
        <w:t>Pourquoi intégrer une solution GMAO ?</w:t>
      </w:r>
    </w:p>
    <w:p w14:paraId="3F376C16" w14:textId="77777777" w:rsidR="00865911" w:rsidRPr="00865911" w:rsidRDefault="00865911" w:rsidP="000A19B8">
      <w:pPr>
        <w:pStyle w:val="ListParagraph"/>
        <w:ind w:left="0"/>
        <w:rPr>
          <w:rFonts w:ascii="Times New Roman" w:hAnsi="Times New Roman" w:cs="Times New Roman"/>
          <w:b/>
          <w:color w:val="0D0D0D"/>
          <w:sz w:val="44"/>
          <w:szCs w:val="32"/>
          <w:shd w:val="clear" w:color="auto" w:fill="FFFFFF"/>
        </w:rPr>
      </w:pPr>
    </w:p>
    <w:p w14:paraId="696002B1" w14:textId="22F858AA" w:rsidR="00865911" w:rsidRDefault="00865911" w:rsidP="009E188D">
      <w:pPr>
        <w:pStyle w:val="ListParagraph"/>
        <w:spacing w:line="360" w:lineRule="auto"/>
        <w:ind w:left="0" w:firstLine="708"/>
        <w:jc w:val="both"/>
      </w:pPr>
      <w:r w:rsidRPr="00865911">
        <w:rPr>
          <w:rFonts w:ascii="Times New Roman" w:hAnsi="Times New Roman" w:cs="Times New Roman"/>
          <w:sz w:val="24"/>
        </w:rPr>
        <w:t xml:space="preserve">La GMAO est devenue aujourd’hui un outil de gestion </w:t>
      </w:r>
      <w:r w:rsidR="00DD6938">
        <w:rPr>
          <w:rFonts w:ascii="Times New Roman" w:hAnsi="Times New Roman" w:cs="Times New Roman"/>
          <w:sz w:val="24"/>
        </w:rPr>
        <w:t>e</w:t>
      </w:r>
      <w:r w:rsidRPr="00865911">
        <w:rPr>
          <w:rFonts w:ascii="Times New Roman" w:hAnsi="Times New Roman" w:cs="Times New Roman"/>
          <w:sz w:val="24"/>
        </w:rPr>
        <w:t>fficace, nécessaire, performant et accessible à tous, elle permet d’améliorer la disponibilité de l’outil de production et prolonge la durée de vie des équipements au meilleur coût. Elle apporte également de l’aide à la décision concernant les équipements en s’appuyant sur les indicateurs de coût</w:t>
      </w:r>
      <w:r w:rsidR="00412845">
        <w:rPr>
          <w:rFonts w:ascii="Times New Roman" w:hAnsi="Times New Roman" w:cs="Times New Roman"/>
          <w:sz w:val="24"/>
        </w:rPr>
        <w:t>.</w:t>
      </w:r>
    </w:p>
    <w:p w14:paraId="40E24F59" w14:textId="77777777" w:rsidR="00412845" w:rsidRPr="00412845" w:rsidRDefault="00412845" w:rsidP="008A0576">
      <w:pPr>
        <w:pStyle w:val="ListParagraph"/>
        <w:ind w:left="0"/>
        <w:rPr>
          <w:rFonts w:ascii="Times New Roman" w:hAnsi="Times New Roman" w:cs="Times New Roman"/>
          <w:b/>
          <w:color w:val="0D0D0D"/>
          <w:sz w:val="32"/>
          <w:szCs w:val="28"/>
          <w:shd w:val="clear" w:color="auto" w:fill="FFFFFF"/>
        </w:rPr>
      </w:pPr>
    </w:p>
    <w:p w14:paraId="2CACE91C" w14:textId="70C0AD5C" w:rsidR="008B0420" w:rsidRPr="00C64C8D" w:rsidRDefault="00C64C8D" w:rsidP="00C64C8D">
      <w:pPr>
        <w:pStyle w:val="ListParagraph"/>
        <w:numPr>
          <w:ilvl w:val="0"/>
          <w:numId w:val="1"/>
        </w:numPr>
        <w:tabs>
          <w:tab w:val="left" w:pos="426"/>
        </w:tabs>
        <w:ind w:left="0" w:firstLine="0"/>
        <w:rPr>
          <w:rFonts w:ascii="Times New Roman" w:hAnsi="Times New Roman" w:cs="Times New Roman"/>
          <w:b/>
          <w:color w:val="0D0D0D"/>
          <w:sz w:val="32"/>
          <w:szCs w:val="32"/>
          <w:shd w:val="clear" w:color="auto" w:fill="FFFFFF"/>
        </w:rPr>
      </w:pPr>
      <w:r>
        <w:rPr>
          <w:rFonts w:ascii="Times New Roman" w:hAnsi="Times New Roman" w:cs="Times New Roman"/>
          <w:b/>
          <w:color w:val="0D0D0D"/>
          <w:sz w:val="32"/>
          <w:szCs w:val="32"/>
          <w:shd w:val="clear" w:color="auto" w:fill="FFFFFF"/>
        </w:rPr>
        <w:t xml:space="preserve">    </w:t>
      </w:r>
      <w:r w:rsidR="008B0420" w:rsidRPr="00C64C8D">
        <w:rPr>
          <w:rFonts w:ascii="Times New Roman" w:hAnsi="Times New Roman" w:cs="Times New Roman"/>
          <w:b/>
          <w:color w:val="0D0D0D"/>
          <w:sz w:val="32"/>
          <w:szCs w:val="32"/>
          <w:shd w:val="clear" w:color="auto" w:fill="FFFFFF"/>
        </w:rPr>
        <w:t>Conclusion :</w:t>
      </w:r>
    </w:p>
    <w:p w14:paraId="46C3F646" w14:textId="029D699D" w:rsidR="008B0420" w:rsidRDefault="008B0420" w:rsidP="009E188D">
      <w:pPr>
        <w:spacing w:line="360" w:lineRule="auto"/>
        <w:ind w:firstLine="60"/>
        <w:jc w:val="both"/>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Dans ce chapitre, nous avons présenté le cadre général de projet. Nous avons fait l’étude et l’analyse de l’existant pour pouvoir proposer une solution sous forme d’une application web qui couvre les limites des projets similaires. Dans le deuxième chapitre, nous allons faire la spécification des besoins fonctionnels et non fonctionnels ainsi que le Framework agile suivi.</w:t>
      </w:r>
    </w:p>
    <w:p w14:paraId="6BE954F2" w14:textId="716CA87F" w:rsidR="00A12718" w:rsidRDefault="00A12718" w:rsidP="004C7650">
      <w:pPr>
        <w:ind w:firstLine="60"/>
        <w:rPr>
          <w:rFonts w:ascii="Times New Roman" w:hAnsi="Times New Roman" w:cs="Times New Roman"/>
          <w:color w:val="0D0D0D"/>
          <w:sz w:val="24"/>
          <w:szCs w:val="28"/>
          <w:shd w:val="clear" w:color="auto" w:fill="FFFFFF"/>
        </w:rPr>
      </w:pPr>
    </w:p>
    <w:p w14:paraId="70890625" w14:textId="53BDBCF1" w:rsidR="00A12718" w:rsidRDefault="00A12718" w:rsidP="004C7650">
      <w:pPr>
        <w:ind w:firstLine="60"/>
        <w:rPr>
          <w:rFonts w:ascii="Times New Roman" w:hAnsi="Times New Roman" w:cs="Times New Roman"/>
          <w:color w:val="0D0D0D"/>
          <w:sz w:val="24"/>
          <w:szCs w:val="28"/>
          <w:shd w:val="clear" w:color="auto" w:fill="FFFFFF"/>
        </w:rPr>
      </w:pPr>
    </w:p>
    <w:p w14:paraId="31063B00" w14:textId="5712337C" w:rsidR="00A12718" w:rsidRDefault="00A12718" w:rsidP="004C7650">
      <w:pPr>
        <w:ind w:firstLine="60"/>
        <w:rPr>
          <w:rFonts w:ascii="Times New Roman" w:hAnsi="Times New Roman" w:cs="Times New Roman"/>
          <w:color w:val="0D0D0D"/>
          <w:sz w:val="24"/>
          <w:szCs w:val="28"/>
          <w:shd w:val="clear" w:color="auto" w:fill="FFFFFF"/>
        </w:rPr>
      </w:pPr>
    </w:p>
    <w:p w14:paraId="00BF9B85" w14:textId="562992C4" w:rsidR="00D212DA" w:rsidRDefault="00D212DA">
      <w:pPr>
        <w:rPr>
          <w:rFonts w:ascii="Times New Roman" w:hAnsi="Times New Roman" w:cs="Times New Roman"/>
          <w:color w:val="0D0D0D"/>
          <w:sz w:val="24"/>
          <w:szCs w:val="28"/>
          <w:shd w:val="clear" w:color="auto" w:fill="FFFFFF"/>
        </w:rPr>
      </w:pPr>
      <w:r>
        <w:rPr>
          <w:rFonts w:ascii="Times New Roman" w:hAnsi="Times New Roman" w:cs="Times New Roman"/>
          <w:color w:val="0D0D0D"/>
          <w:sz w:val="24"/>
          <w:szCs w:val="28"/>
          <w:shd w:val="clear" w:color="auto" w:fill="FFFFFF"/>
        </w:rPr>
        <w:br w:type="page"/>
      </w:r>
    </w:p>
    <w:p w14:paraId="13F0576D" w14:textId="77777777" w:rsidR="00A12718" w:rsidRPr="00A12718" w:rsidRDefault="00A12718" w:rsidP="00C64C8D">
      <w:pPr>
        <w:rPr>
          <w:rFonts w:ascii="Times New Roman" w:hAnsi="Times New Roman" w:cs="Times New Roman"/>
          <w:color w:val="0D0D0D"/>
          <w:sz w:val="24"/>
          <w:szCs w:val="28"/>
          <w:shd w:val="clear" w:color="auto" w:fill="FFFFFF"/>
        </w:rPr>
      </w:pPr>
    </w:p>
    <w:p w14:paraId="66CBA3BC" w14:textId="44D260E9" w:rsidR="008B0420" w:rsidRPr="00096C03" w:rsidRDefault="008B0420" w:rsidP="00D212DA">
      <w:pPr>
        <w:jc w:val="center"/>
        <w:rPr>
          <w:rFonts w:ascii="Times New Roman" w:hAnsi="Times New Roman" w:cs="Times New Roman"/>
          <w:b/>
          <w:sz w:val="32"/>
          <w:szCs w:val="32"/>
        </w:rPr>
      </w:pPr>
      <w:r w:rsidRPr="00096C03">
        <w:rPr>
          <w:rFonts w:ascii="Times New Roman" w:hAnsi="Times New Roman" w:cs="Times New Roman"/>
          <w:b/>
          <w:sz w:val="32"/>
          <w:szCs w:val="32"/>
        </w:rPr>
        <w:t>Chapitre2 :</w:t>
      </w:r>
      <w:r w:rsidRPr="00096C03">
        <w:rPr>
          <w:rFonts w:ascii="Times New Roman" w:hAnsi="Times New Roman" w:cs="Times New Roman"/>
          <w:sz w:val="32"/>
          <w:szCs w:val="32"/>
        </w:rPr>
        <w:t xml:space="preserve"> </w:t>
      </w:r>
      <w:r w:rsidRPr="00096C03">
        <w:rPr>
          <w:rFonts w:ascii="Times New Roman" w:hAnsi="Times New Roman" w:cs="Times New Roman"/>
          <w:b/>
          <w:sz w:val="32"/>
          <w:szCs w:val="32"/>
        </w:rPr>
        <w:t>Spécification des besoins et pilotage du projet avec Scrum</w:t>
      </w:r>
    </w:p>
    <w:p w14:paraId="55DCAA07" w14:textId="77777777" w:rsidR="009B7767" w:rsidRPr="00096C03" w:rsidRDefault="009B7767" w:rsidP="008B0420">
      <w:pPr>
        <w:rPr>
          <w:rFonts w:ascii="Times New Roman" w:hAnsi="Times New Roman" w:cs="Times New Roman"/>
          <w:b/>
          <w:sz w:val="32"/>
          <w:szCs w:val="32"/>
        </w:rPr>
      </w:pPr>
    </w:p>
    <w:p w14:paraId="7F3B885F" w14:textId="45FDD1C5" w:rsidR="00A12718" w:rsidRPr="00D212DA" w:rsidRDefault="008B0420" w:rsidP="00D212DA">
      <w:pPr>
        <w:pStyle w:val="ListParagraph"/>
        <w:spacing w:line="360" w:lineRule="auto"/>
        <w:ind w:left="0"/>
        <w:jc w:val="both"/>
        <w:rPr>
          <w:rFonts w:ascii="Times New Roman" w:hAnsi="Times New Roman" w:cs="Times New Roman"/>
          <w:b/>
          <w:sz w:val="24"/>
          <w:szCs w:val="24"/>
        </w:rPr>
      </w:pPr>
      <w:r w:rsidRPr="00D212DA">
        <w:rPr>
          <w:rFonts w:ascii="Times New Roman" w:hAnsi="Times New Roman" w:cs="Times New Roman"/>
          <w:b/>
          <w:sz w:val="24"/>
          <w:szCs w:val="24"/>
        </w:rPr>
        <w:t>Introduction </w:t>
      </w:r>
    </w:p>
    <w:p w14:paraId="5862FE76" w14:textId="7C2257FA" w:rsidR="00A97B29" w:rsidRPr="00D212DA" w:rsidRDefault="00D212DA" w:rsidP="00D212D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       </w:t>
      </w:r>
      <w:r w:rsidR="00A97B29" w:rsidRPr="00D212DA">
        <w:rPr>
          <w:rFonts w:ascii="Times New Roman" w:hAnsi="Times New Roman" w:cs="Times New Roman"/>
          <w:sz w:val="24"/>
          <w:szCs w:val="24"/>
        </w:rPr>
        <w:t>La spécification des besoins est une étape cruciale dans tout projet informatique. Elle permet d'identifier les acteurs du système et de leur attribuer un ensemble de fonctionnalités spécifiques. Dans ce chapitre, nous aborderons d'abord les besoins fonctionnels et non-fonctionnels que l'application doit satisfaire. Ensuite, nous présenterons la méthodologie Agile, en détaillant la composition de l'équipe Scrum. Enfin, nous expliquerons les choix technologiques effectués pour mener à bien ce projet.</w:t>
      </w:r>
    </w:p>
    <w:p w14:paraId="3BB806A3" w14:textId="77777777" w:rsidR="008B0420" w:rsidRPr="00096C03" w:rsidRDefault="008B0420" w:rsidP="00096C03">
      <w:pPr>
        <w:pStyle w:val="ListParagraph"/>
        <w:ind w:left="0"/>
        <w:rPr>
          <w:rFonts w:ascii="Times New Roman" w:hAnsi="Times New Roman" w:cs="Times New Roman"/>
          <w:sz w:val="32"/>
          <w:szCs w:val="32"/>
        </w:rPr>
      </w:pPr>
    </w:p>
    <w:p w14:paraId="2A5FDA25" w14:textId="0E33B96B" w:rsidR="009B7767" w:rsidRPr="005F23EB" w:rsidRDefault="008B0420" w:rsidP="001E528D">
      <w:pPr>
        <w:pStyle w:val="ListParagraph"/>
        <w:numPr>
          <w:ilvl w:val="0"/>
          <w:numId w:val="37"/>
        </w:numPr>
        <w:ind w:left="567" w:hanging="283"/>
        <w:rPr>
          <w:rFonts w:ascii="Times New Roman" w:hAnsi="Times New Roman" w:cs="Times New Roman"/>
          <w:b/>
          <w:sz w:val="32"/>
          <w:szCs w:val="28"/>
        </w:rPr>
      </w:pPr>
      <w:r w:rsidRPr="005F23EB">
        <w:rPr>
          <w:rFonts w:ascii="Times New Roman" w:hAnsi="Times New Roman" w:cs="Times New Roman"/>
          <w:b/>
          <w:sz w:val="32"/>
          <w:szCs w:val="28"/>
        </w:rPr>
        <w:t>Identification des acteurs :</w:t>
      </w:r>
    </w:p>
    <w:p w14:paraId="1AA91513" w14:textId="77777777" w:rsidR="00683707" w:rsidRPr="00096C03" w:rsidRDefault="00683707" w:rsidP="00683707">
      <w:pPr>
        <w:pStyle w:val="ListParagraph"/>
        <w:ind w:left="0"/>
        <w:rPr>
          <w:rFonts w:ascii="Times New Roman" w:hAnsi="Times New Roman" w:cs="Times New Roman"/>
          <w:b/>
          <w:sz w:val="28"/>
          <w:szCs w:val="28"/>
        </w:rPr>
      </w:pPr>
    </w:p>
    <w:p w14:paraId="36AD32B0" w14:textId="77777777" w:rsidR="008B0420" w:rsidRPr="00A12718" w:rsidRDefault="008B0420" w:rsidP="005F23EB">
      <w:pPr>
        <w:pStyle w:val="ListParagraph"/>
        <w:spacing w:line="360" w:lineRule="auto"/>
        <w:ind w:left="0"/>
        <w:jc w:val="both"/>
        <w:rPr>
          <w:rFonts w:ascii="Times New Roman" w:hAnsi="Times New Roman" w:cs="Times New Roman"/>
          <w:sz w:val="24"/>
          <w:szCs w:val="24"/>
        </w:rPr>
      </w:pPr>
      <w:r w:rsidRPr="00A12718">
        <w:rPr>
          <w:rFonts w:ascii="Times New Roman" w:hAnsi="Times New Roman" w:cs="Times New Roman"/>
          <w:sz w:val="24"/>
          <w:szCs w:val="24"/>
        </w:rPr>
        <w:t>Un acteur dans une application est une entité externe qui interagit avec le système [1].</w:t>
      </w:r>
    </w:p>
    <w:p w14:paraId="60E127D7" w14:textId="4CDA6AF2" w:rsidR="008B0420" w:rsidRPr="00A12718" w:rsidRDefault="008B0420" w:rsidP="005F23EB">
      <w:pPr>
        <w:pStyle w:val="ListParagraph"/>
        <w:spacing w:line="360" w:lineRule="auto"/>
        <w:ind w:left="0"/>
        <w:jc w:val="both"/>
        <w:rPr>
          <w:rFonts w:ascii="Times New Roman" w:hAnsi="Times New Roman" w:cs="Times New Roman"/>
          <w:sz w:val="24"/>
          <w:szCs w:val="24"/>
        </w:rPr>
      </w:pPr>
      <w:r w:rsidRPr="00A12718">
        <w:rPr>
          <w:rFonts w:ascii="Times New Roman" w:hAnsi="Times New Roman" w:cs="Times New Roman"/>
          <w:sz w:val="24"/>
          <w:szCs w:val="24"/>
        </w:rPr>
        <w:t>Les trois types d’acteurs de l’</w:t>
      </w:r>
      <w:r w:rsidR="000250B4">
        <w:rPr>
          <w:rFonts w:ascii="Times New Roman" w:hAnsi="Times New Roman" w:cs="Times New Roman"/>
          <w:sz w:val="24"/>
          <w:szCs w:val="24"/>
        </w:rPr>
        <w:t>a</w:t>
      </w:r>
      <w:r w:rsidRPr="00A12718">
        <w:rPr>
          <w:rFonts w:ascii="Times New Roman" w:hAnsi="Times New Roman" w:cs="Times New Roman"/>
          <w:sz w:val="24"/>
          <w:szCs w:val="24"/>
        </w:rPr>
        <w:t>pplication de gestion de maintenance assisté par un ordinateur que nous proposons sont les suivants :</w:t>
      </w:r>
    </w:p>
    <w:p w14:paraId="4B3178C2" w14:textId="77777777" w:rsidR="008737E1" w:rsidRPr="00A12718" w:rsidRDefault="008737E1" w:rsidP="00096C03">
      <w:pPr>
        <w:pStyle w:val="ListParagraph"/>
        <w:ind w:left="0"/>
        <w:rPr>
          <w:rFonts w:ascii="Times New Roman" w:hAnsi="Times New Roman" w:cs="Times New Roman"/>
          <w:sz w:val="24"/>
          <w:szCs w:val="24"/>
        </w:rPr>
      </w:pPr>
    </w:p>
    <w:p w14:paraId="38C24710" w14:textId="6878B5EC" w:rsidR="008B0420" w:rsidRPr="00A12718" w:rsidRDefault="008B0420" w:rsidP="000250B4">
      <w:pPr>
        <w:pStyle w:val="ListParagraph"/>
        <w:numPr>
          <w:ilvl w:val="0"/>
          <w:numId w:val="7"/>
        </w:numPr>
        <w:spacing w:line="360" w:lineRule="auto"/>
        <w:ind w:left="567"/>
        <w:jc w:val="both"/>
        <w:rPr>
          <w:rFonts w:ascii="Times New Roman" w:hAnsi="Times New Roman" w:cs="Times New Roman"/>
          <w:sz w:val="24"/>
          <w:szCs w:val="24"/>
        </w:rPr>
      </w:pPr>
      <w:r w:rsidRPr="00A12718">
        <w:rPr>
          <w:rFonts w:ascii="Times New Roman" w:hAnsi="Times New Roman" w:cs="Times New Roman"/>
          <w:b/>
          <w:sz w:val="24"/>
          <w:szCs w:val="24"/>
        </w:rPr>
        <w:t>Administrateur</w:t>
      </w:r>
      <w:r w:rsidR="00096C03" w:rsidRPr="00A12718">
        <w:rPr>
          <w:rFonts w:ascii="Times New Roman" w:hAnsi="Times New Roman" w:cs="Times New Roman"/>
          <w:b/>
          <w:sz w:val="24"/>
          <w:szCs w:val="24"/>
        </w:rPr>
        <w:t> :</w:t>
      </w:r>
      <w:r w:rsidR="00DD11CD" w:rsidRPr="00A12718">
        <w:rPr>
          <w:rFonts w:ascii="Times New Roman" w:hAnsi="Times New Roman" w:cs="Times New Roman"/>
          <w:sz w:val="24"/>
          <w:szCs w:val="24"/>
        </w:rPr>
        <w:t xml:space="preserve"> C’est l’acteur </w:t>
      </w:r>
      <w:r w:rsidR="000250B4">
        <w:rPr>
          <w:rFonts w:ascii="Times New Roman" w:hAnsi="Times New Roman" w:cs="Times New Roman"/>
          <w:sz w:val="24"/>
          <w:szCs w:val="24"/>
        </w:rPr>
        <w:t>qui</w:t>
      </w:r>
      <w:r w:rsidR="00DD11CD" w:rsidRPr="00A12718">
        <w:rPr>
          <w:rFonts w:ascii="Times New Roman" w:hAnsi="Times New Roman" w:cs="Times New Roman"/>
          <w:sz w:val="24"/>
          <w:szCs w:val="24"/>
        </w:rPr>
        <w:t xml:space="preserve"> a le droit </w:t>
      </w:r>
      <w:r w:rsidR="000250B4">
        <w:rPr>
          <w:rFonts w:ascii="Times New Roman" w:hAnsi="Times New Roman" w:cs="Times New Roman"/>
          <w:sz w:val="24"/>
          <w:szCs w:val="24"/>
        </w:rPr>
        <w:t>de gérer les utilisateurs et les groupes.</w:t>
      </w:r>
    </w:p>
    <w:p w14:paraId="102CF021" w14:textId="24697425" w:rsidR="008B0420" w:rsidRPr="00A12718" w:rsidRDefault="008B0420" w:rsidP="000250B4">
      <w:pPr>
        <w:pStyle w:val="ListParagraph"/>
        <w:numPr>
          <w:ilvl w:val="0"/>
          <w:numId w:val="7"/>
        </w:numPr>
        <w:spacing w:line="360" w:lineRule="auto"/>
        <w:ind w:left="567"/>
        <w:jc w:val="both"/>
        <w:rPr>
          <w:rFonts w:ascii="Times New Roman" w:hAnsi="Times New Roman" w:cs="Times New Roman"/>
          <w:sz w:val="24"/>
          <w:szCs w:val="24"/>
        </w:rPr>
      </w:pPr>
      <w:r w:rsidRPr="00A12718">
        <w:rPr>
          <w:rFonts w:ascii="Times New Roman" w:hAnsi="Times New Roman" w:cs="Times New Roman"/>
          <w:b/>
          <w:sz w:val="24"/>
          <w:szCs w:val="24"/>
        </w:rPr>
        <w:t>Technicien</w:t>
      </w:r>
      <w:r w:rsidR="002C2F63" w:rsidRPr="00A12718">
        <w:rPr>
          <w:rFonts w:ascii="Times New Roman" w:hAnsi="Times New Roman" w:cs="Times New Roman"/>
          <w:sz w:val="24"/>
          <w:szCs w:val="24"/>
        </w:rPr>
        <w:t> :</w:t>
      </w:r>
      <w:r w:rsidR="00DD11CD" w:rsidRPr="00A12718">
        <w:rPr>
          <w:sz w:val="24"/>
          <w:szCs w:val="24"/>
        </w:rPr>
        <w:t xml:space="preserve"> </w:t>
      </w:r>
      <w:r w:rsidR="00DD11CD" w:rsidRPr="00A12718">
        <w:rPr>
          <w:rFonts w:ascii="Times New Roman" w:hAnsi="Times New Roman" w:cs="Times New Roman"/>
          <w:sz w:val="24"/>
          <w:szCs w:val="24"/>
        </w:rPr>
        <w:t>C</w:t>
      </w:r>
      <w:r w:rsidR="000250B4">
        <w:rPr>
          <w:rFonts w:ascii="Times New Roman" w:hAnsi="Times New Roman" w:cs="Times New Roman"/>
          <w:sz w:val="24"/>
          <w:szCs w:val="24"/>
        </w:rPr>
        <w:t>et acteur</w:t>
      </w:r>
      <w:r w:rsidR="00DD11CD" w:rsidRPr="00A12718">
        <w:rPr>
          <w:rFonts w:ascii="Times New Roman" w:hAnsi="Times New Roman" w:cs="Times New Roman"/>
          <w:sz w:val="24"/>
          <w:szCs w:val="24"/>
        </w:rPr>
        <w:t xml:space="preserve"> a le droit d'accéder à tous les menus</w:t>
      </w:r>
      <w:r w:rsidR="004C7650" w:rsidRPr="00A12718">
        <w:rPr>
          <w:rFonts w:ascii="Times New Roman" w:hAnsi="Times New Roman" w:cs="Times New Roman"/>
          <w:sz w:val="24"/>
          <w:szCs w:val="24"/>
        </w:rPr>
        <w:t xml:space="preserve"> </w:t>
      </w:r>
      <w:r w:rsidR="00DD11CD" w:rsidRPr="00A12718">
        <w:rPr>
          <w:rFonts w:ascii="Times New Roman" w:hAnsi="Times New Roman" w:cs="Times New Roman"/>
          <w:sz w:val="24"/>
          <w:szCs w:val="24"/>
        </w:rPr>
        <w:t>de l’application sauf celui de gestion des utilisateurs et consultation du profil utilisateur.</w:t>
      </w:r>
      <w:r w:rsidR="000250B4">
        <w:rPr>
          <w:rFonts w:ascii="Times New Roman" w:hAnsi="Times New Roman" w:cs="Times New Roman"/>
          <w:sz w:val="24"/>
          <w:szCs w:val="24"/>
        </w:rPr>
        <w:t xml:space="preserve"> Son rôle principal est la gestion de suivi des interventions. </w:t>
      </w:r>
    </w:p>
    <w:p w14:paraId="2111C18E" w14:textId="5B6C3AA2" w:rsidR="00577EA7" w:rsidRPr="00A12718" w:rsidRDefault="00DD11CD" w:rsidP="000250B4">
      <w:pPr>
        <w:pStyle w:val="ListParagraph"/>
        <w:numPr>
          <w:ilvl w:val="0"/>
          <w:numId w:val="7"/>
        </w:numPr>
        <w:spacing w:line="360" w:lineRule="auto"/>
        <w:ind w:left="567"/>
        <w:jc w:val="both"/>
        <w:rPr>
          <w:rFonts w:ascii="Times New Roman" w:hAnsi="Times New Roman" w:cs="Times New Roman"/>
          <w:sz w:val="24"/>
          <w:szCs w:val="24"/>
        </w:rPr>
      </w:pPr>
      <w:r w:rsidRPr="00A12718">
        <w:rPr>
          <w:rFonts w:ascii="Times New Roman" w:hAnsi="Times New Roman" w:cs="Times New Roman"/>
          <w:b/>
          <w:sz w:val="24"/>
          <w:szCs w:val="24"/>
        </w:rPr>
        <w:t>Chef</w:t>
      </w:r>
      <w:r w:rsidRPr="00A12718">
        <w:rPr>
          <w:rFonts w:ascii="Times New Roman" w:hAnsi="Times New Roman" w:cs="Times New Roman"/>
          <w:sz w:val="24"/>
          <w:szCs w:val="24"/>
        </w:rPr>
        <w:t xml:space="preserve"> </w:t>
      </w:r>
      <w:r w:rsidRPr="00A12718">
        <w:rPr>
          <w:rFonts w:ascii="Times New Roman" w:hAnsi="Times New Roman" w:cs="Times New Roman"/>
          <w:b/>
          <w:sz w:val="24"/>
          <w:szCs w:val="24"/>
        </w:rPr>
        <w:t>d’équipe</w:t>
      </w:r>
      <w:r w:rsidRPr="00A12718">
        <w:rPr>
          <w:rFonts w:ascii="Times New Roman" w:hAnsi="Times New Roman" w:cs="Times New Roman"/>
          <w:sz w:val="24"/>
          <w:szCs w:val="24"/>
        </w:rPr>
        <w:t> :</w:t>
      </w:r>
      <w:r w:rsidRPr="00A12718">
        <w:rPr>
          <w:sz w:val="24"/>
          <w:szCs w:val="24"/>
        </w:rPr>
        <w:t xml:space="preserve"> </w:t>
      </w:r>
      <w:r w:rsidRPr="00A12718">
        <w:rPr>
          <w:rFonts w:ascii="Times New Roman" w:hAnsi="Times New Roman" w:cs="Times New Roman"/>
          <w:sz w:val="24"/>
          <w:szCs w:val="24"/>
        </w:rPr>
        <w:t>C’est l’acteur secondaire dans notre application, il a le droit d'accéder à tous les menus</w:t>
      </w:r>
      <w:r w:rsidR="004C7650" w:rsidRPr="00A12718">
        <w:rPr>
          <w:rFonts w:ascii="Times New Roman" w:hAnsi="Times New Roman" w:cs="Times New Roman"/>
          <w:sz w:val="24"/>
          <w:szCs w:val="24"/>
        </w:rPr>
        <w:t xml:space="preserve"> </w:t>
      </w:r>
      <w:r w:rsidRPr="00A12718">
        <w:rPr>
          <w:rFonts w:ascii="Times New Roman" w:hAnsi="Times New Roman" w:cs="Times New Roman"/>
          <w:sz w:val="24"/>
          <w:szCs w:val="24"/>
        </w:rPr>
        <w:t>de l’application sauf celui de gestion des utilisateurs et consultation du profil utilisateur, il a le droit</w:t>
      </w:r>
      <w:r w:rsidR="004C7650" w:rsidRPr="00A12718">
        <w:rPr>
          <w:rFonts w:ascii="Times New Roman" w:hAnsi="Times New Roman" w:cs="Times New Roman"/>
          <w:sz w:val="24"/>
          <w:szCs w:val="24"/>
        </w:rPr>
        <w:t xml:space="preserve"> </w:t>
      </w:r>
      <w:r w:rsidRPr="00A12718">
        <w:rPr>
          <w:rFonts w:ascii="Times New Roman" w:hAnsi="Times New Roman" w:cs="Times New Roman"/>
          <w:sz w:val="24"/>
          <w:szCs w:val="24"/>
        </w:rPr>
        <w:t>de consulter les interventions, gérer l’utilisation de stock.</w:t>
      </w:r>
    </w:p>
    <w:p w14:paraId="62123982" w14:textId="6B90BBFE" w:rsidR="00A97B29" w:rsidRPr="00A12718" w:rsidRDefault="00A97B29" w:rsidP="000250B4">
      <w:pPr>
        <w:pStyle w:val="ListParagraph"/>
        <w:numPr>
          <w:ilvl w:val="0"/>
          <w:numId w:val="7"/>
        </w:numPr>
        <w:spacing w:line="360" w:lineRule="auto"/>
        <w:ind w:left="567"/>
        <w:jc w:val="both"/>
        <w:rPr>
          <w:rFonts w:ascii="Times New Roman" w:hAnsi="Times New Roman" w:cs="Times New Roman"/>
          <w:sz w:val="24"/>
          <w:szCs w:val="24"/>
        </w:rPr>
      </w:pPr>
      <w:r w:rsidRPr="00A12718">
        <w:rPr>
          <w:rFonts w:ascii="Times New Roman" w:hAnsi="Times New Roman" w:cs="Times New Roman"/>
          <w:b/>
          <w:sz w:val="24"/>
          <w:szCs w:val="24"/>
        </w:rPr>
        <w:t>Magasinier </w:t>
      </w:r>
      <w:r w:rsidRPr="00A12718">
        <w:rPr>
          <w:rFonts w:ascii="Times New Roman" w:hAnsi="Times New Roman" w:cs="Times New Roman"/>
          <w:sz w:val="24"/>
          <w:szCs w:val="24"/>
        </w:rPr>
        <w:t>: C’est l’acteur qui a le droit de gérer le stock.</w:t>
      </w:r>
    </w:p>
    <w:p w14:paraId="256176C8" w14:textId="77777777" w:rsidR="00A97B29" w:rsidRPr="00A12718" w:rsidRDefault="00A97B29" w:rsidP="00A97B29">
      <w:pPr>
        <w:pStyle w:val="ListParagraph"/>
        <w:ind w:left="567"/>
        <w:rPr>
          <w:rFonts w:ascii="Times New Roman" w:hAnsi="Times New Roman" w:cs="Times New Roman"/>
          <w:sz w:val="24"/>
          <w:szCs w:val="24"/>
        </w:rPr>
      </w:pPr>
    </w:p>
    <w:p w14:paraId="637F0115" w14:textId="4F98F187" w:rsidR="008B0420" w:rsidRPr="00683707" w:rsidRDefault="008B0420" w:rsidP="00714C00">
      <w:pPr>
        <w:pStyle w:val="ListParagraph"/>
        <w:numPr>
          <w:ilvl w:val="0"/>
          <w:numId w:val="5"/>
        </w:numPr>
        <w:ind w:left="0" w:hanging="142"/>
        <w:rPr>
          <w:rFonts w:ascii="Times New Roman" w:hAnsi="Times New Roman" w:cs="Times New Roman"/>
          <w:b/>
          <w:sz w:val="32"/>
          <w:szCs w:val="32"/>
        </w:rPr>
      </w:pPr>
      <w:r w:rsidRPr="00683707">
        <w:rPr>
          <w:rFonts w:ascii="Times New Roman" w:hAnsi="Times New Roman" w:cs="Times New Roman"/>
          <w:b/>
          <w:sz w:val="32"/>
          <w:szCs w:val="32"/>
        </w:rPr>
        <w:t xml:space="preserve"> Spécification des besoins :</w:t>
      </w:r>
    </w:p>
    <w:p w14:paraId="3976AA80" w14:textId="77777777" w:rsidR="009B7767" w:rsidRPr="00683707" w:rsidRDefault="009B7767" w:rsidP="00096C03">
      <w:pPr>
        <w:pStyle w:val="ListParagraph"/>
        <w:ind w:left="0" w:hanging="142"/>
        <w:rPr>
          <w:rFonts w:ascii="Times New Roman" w:hAnsi="Times New Roman" w:cs="Times New Roman"/>
          <w:b/>
          <w:sz w:val="32"/>
          <w:szCs w:val="32"/>
        </w:rPr>
      </w:pPr>
    </w:p>
    <w:p w14:paraId="41B6898E" w14:textId="42DE4BCD" w:rsidR="006F19B2" w:rsidRPr="00683707" w:rsidRDefault="006F19B2" w:rsidP="001E528D">
      <w:pPr>
        <w:pStyle w:val="ListParagraph"/>
        <w:numPr>
          <w:ilvl w:val="0"/>
          <w:numId w:val="8"/>
        </w:numPr>
        <w:ind w:left="0" w:hanging="142"/>
        <w:rPr>
          <w:rFonts w:ascii="Times New Roman" w:hAnsi="Times New Roman" w:cs="Times New Roman"/>
          <w:b/>
          <w:sz w:val="28"/>
          <w:szCs w:val="28"/>
        </w:rPr>
      </w:pPr>
      <w:r w:rsidRPr="00683707">
        <w:rPr>
          <w:rFonts w:ascii="Times New Roman" w:hAnsi="Times New Roman" w:cs="Times New Roman"/>
          <w:b/>
          <w:sz w:val="28"/>
          <w:szCs w:val="28"/>
        </w:rPr>
        <w:t>Spécification des besoins fonctionnels :</w:t>
      </w:r>
    </w:p>
    <w:p w14:paraId="650EBD87" w14:textId="77777777" w:rsidR="00577EA7" w:rsidRPr="00A12718" w:rsidRDefault="00577EA7" w:rsidP="00683707">
      <w:pPr>
        <w:pStyle w:val="ListParagraph"/>
        <w:ind w:left="0" w:hanging="142"/>
        <w:rPr>
          <w:rFonts w:ascii="Times New Roman" w:hAnsi="Times New Roman" w:cs="Times New Roman"/>
          <w:b/>
          <w:sz w:val="24"/>
          <w:szCs w:val="28"/>
        </w:rPr>
      </w:pPr>
    </w:p>
    <w:p w14:paraId="62778604" w14:textId="20D35906" w:rsidR="003C563D" w:rsidRPr="00A12718" w:rsidRDefault="006C0977" w:rsidP="00C8057C">
      <w:pPr>
        <w:spacing w:line="360" w:lineRule="auto"/>
        <w:jc w:val="both"/>
        <w:rPr>
          <w:rFonts w:ascii="Times New Roman" w:hAnsi="Times New Roman" w:cs="Times New Roman"/>
          <w:sz w:val="24"/>
          <w:szCs w:val="28"/>
        </w:rPr>
      </w:pPr>
      <w:r w:rsidRPr="00A12718">
        <w:rPr>
          <w:rFonts w:ascii="Times New Roman" w:hAnsi="Times New Roman" w:cs="Times New Roman"/>
          <w:sz w:val="24"/>
          <w:szCs w:val="28"/>
        </w:rPr>
        <w:t>Il s'agit des fonctionnalités du système. Ce sont les besoins spécifiant un comportement d'entrée / sortie du Système. Le système à concevoir doit permettre à l’utilisateur d’effectuer les opérations suivantes</w:t>
      </w:r>
      <w:r w:rsidR="00683707" w:rsidRPr="00A12718">
        <w:rPr>
          <w:rFonts w:ascii="Times New Roman" w:hAnsi="Times New Roman" w:cs="Times New Roman"/>
          <w:sz w:val="24"/>
          <w:szCs w:val="28"/>
        </w:rPr>
        <w:t> :</w:t>
      </w:r>
    </w:p>
    <w:p w14:paraId="740EEF80" w14:textId="02407649" w:rsidR="00683707" w:rsidRDefault="00683707" w:rsidP="001E528D">
      <w:pPr>
        <w:pStyle w:val="ListParagraph"/>
        <w:numPr>
          <w:ilvl w:val="0"/>
          <w:numId w:val="19"/>
        </w:numPr>
        <w:tabs>
          <w:tab w:val="left" w:pos="567"/>
        </w:tabs>
        <w:ind w:left="0" w:hanging="284"/>
        <w:rPr>
          <w:rFonts w:ascii="Times New Roman" w:hAnsi="Times New Roman" w:cs="Times New Roman"/>
          <w:sz w:val="24"/>
          <w:szCs w:val="28"/>
        </w:rPr>
      </w:pPr>
      <w:r w:rsidRPr="00A12718">
        <w:rPr>
          <w:rFonts w:ascii="Times New Roman" w:hAnsi="Times New Roman" w:cs="Times New Roman"/>
          <w:b/>
          <w:sz w:val="24"/>
          <w:szCs w:val="28"/>
        </w:rPr>
        <w:lastRenderedPageBreak/>
        <w:t xml:space="preserve">Gestion des utilisateurs </w:t>
      </w:r>
      <w:r w:rsidRPr="00A12718">
        <w:rPr>
          <w:rFonts w:ascii="Times New Roman" w:hAnsi="Times New Roman" w:cs="Times New Roman"/>
          <w:sz w:val="24"/>
          <w:szCs w:val="28"/>
        </w:rPr>
        <w:t>:</w:t>
      </w:r>
    </w:p>
    <w:p w14:paraId="7E069014" w14:textId="77777777" w:rsidR="00C64C8D" w:rsidRPr="00A12718" w:rsidRDefault="00C64C8D" w:rsidP="00C64C8D">
      <w:pPr>
        <w:pStyle w:val="ListParagraph"/>
        <w:tabs>
          <w:tab w:val="left" w:pos="567"/>
        </w:tabs>
        <w:ind w:left="0"/>
        <w:rPr>
          <w:rFonts w:ascii="Times New Roman" w:hAnsi="Times New Roman" w:cs="Times New Roman"/>
          <w:sz w:val="24"/>
          <w:szCs w:val="28"/>
        </w:rPr>
      </w:pPr>
    </w:p>
    <w:p w14:paraId="6019C1C0" w14:textId="5CD24CFF" w:rsidR="00683707" w:rsidRDefault="00683707" w:rsidP="00C64C8D">
      <w:pPr>
        <w:pStyle w:val="ListParagraph"/>
        <w:tabs>
          <w:tab w:val="left" w:pos="567"/>
        </w:tabs>
        <w:ind w:left="0"/>
        <w:rPr>
          <w:rFonts w:ascii="Times New Roman" w:hAnsi="Times New Roman" w:cs="Times New Roman"/>
          <w:sz w:val="24"/>
          <w:szCs w:val="28"/>
        </w:rPr>
      </w:pPr>
      <w:r w:rsidRPr="00A12718">
        <w:rPr>
          <w:rFonts w:ascii="Times New Roman" w:hAnsi="Times New Roman" w:cs="Times New Roman"/>
          <w:sz w:val="24"/>
          <w:szCs w:val="28"/>
        </w:rPr>
        <w:t xml:space="preserve"> </w:t>
      </w:r>
      <w:r w:rsidR="00BD6A73" w:rsidRPr="00A12718">
        <w:rPr>
          <w:rFonts w:ascii="Times New Roman" w:hAnsi="Times New Roman" w:cs="Times New Roman"/>
          <w:sz w:val="24"/>
          <w:szCs w:val="28"/>
        </w:rPr>
        <w:t>Il</w:t>
      </w:r>
      <w:r w:rsidRPr="00A12718">
        <w:rPr>
          <w:rFonts w:ascii="Times New Roman" w:hAnsi="Times New Roman" w:cs="Times New Roman"/>
          <w:sz w:val="24"/>
          <w:szCs w:val="28"/>
        </w:rPr>
        <w:t xml:space="preserve"> s'agit d'un outil permettant d'effectuer les opérations de gestion telles que l'ajout, la suppression, la modification et la consultation des informations caractérisant chacun des utilisateurs.</w:t>
      </w:r>
    </w:p>
    <w:p w14:paraId="0AE0BB9D" w14:textId="77777777" w:rsidR="00C64C8D" w:rsidRPr="00A12718" w:rsidRDefault="00C64C8D" w:rsidP="00C64C8D">
      <w:pPr>
        <w:pStyle w:val="ListParagraph"/>
        <w:tabs>
          <w:tab w:val="left" w:pos="567"/>
        </w:tabs>
        <w:ind w:left="0"/>
        <w:rPr>
          <w:rFonts w:ascii="Times New Roman" w:hAnsi="Times New Roman" w:cs="Times New Roman"/>
          <w:sz w:val="24"/>
          <w:szCs w:val="28"/>
        </w:rPr>
      </w:pPr>
    </w:p>
    <w:p w14:paraId="33914B72" w14:textId="3DF8C4A0" w:rsidR="00683707" w:rsidRDefault="00683707" w:rsidP="001E528D">
      <w:pPr>
        <w:pStyle w:val="ListParagraph"/>
        <w:numPr>
          <w:ilvl w:val="0"/>
          <w:numId w:val="19"/>
        </w:numPr>
        <w:tabs>
          <w:tab w:val="left" w:pos="567"/>
        </w:tabs>
        <w:ind w:left="0" w:hanging="284"/>
        <w:rPr>
          <w:rFonts w:ascii="Times New Roman" w:hAnsi="Times New Roman" w:cs="Times New Roman"/>
          <w:b/>
          <w:sz w:val="24"/>
          <w:szCs w:val="28"/>
        </w:rPr>
      </w:pPr>
      <w:r w:rsidRPr="00A12718">
        <w:rPr>
          <w:rFonts w:ascii="Times New Roman" w:hAnsi="Times New Roman" w:cs="Times New Roman"/>
          <w:b/>
          <w:sz w:val="24"/>
          <w:szCs w:val="28"/>
        </w:rPr>
        <w:t xml:space="preserve">Gestion des </w:t>
      </w:r>
      <w:proofErr w:type="gramStart"/>
      <w:r w:rsidR="00C8057C">
        <w:rPr>
          <w:rFonts w:ascii="Times New Roman" w:hAnsi="Times New Roman" w:cs="Times New Roman"/>
          <w:b/>
          <w:sz w:val="24"/>
          <w:szCs w:val="28"/>
        </w:rPr>
        <w:t>interventions</w:t>
      </w:r>
      <w:r w:rsidRPr="00A12718">
        <w:rPr>
          <w:rFonts w:ascii="Times New Roman" w:hAnsi="Times New Roman" w:cs="Times New Roman"/>
          <w:b/>
          <w:sz w:val="24"/>
          <w:szCs w:val="28"/>
        </w:rPr>
        <w:t>:</w:t>
      </w:r>
      <w:proofErr w:type="gramEnd"/>
    </w:p>
    <w:p w14:paraId="54279893" w14:textId="77777777" w:rsidR="00C64C8D" w:rsidRPr="00A12718" w:rsidRDefault="00C64C8D" w:rsidP="00C64C8D">
      <w:pPr>
        <w:pStyle w:val="ListParagraph"/>
        <w:tabs>
          <w:tab w:val="left" w:pos="567"/>
        </w:tabs>
        <w:ind w:left="0"/>
        <w:rPr>
          <w:rFonts w:ascii="Times New Roman" w:hAnsi="Times New Roman" w:cs="Times New Roman"/>
          <w:b/>
          <w:sz w:val="24"/>
          <w:szCs w:val="28"/>
        </w:rPr>
      </w:pPr>
    </w:p>
    <w:p w14:paraId="38CEA328" w14:textId="4AE2B1BC" w:rsidR="00683707" w:rsidRPr="00A12718" w:rsidRDefault="00683707" w:rsidP="00C64C8D">
      <w:pPr>
        <w:pStyle w:val="ListParagraph"/>
        <w:tabs>
          <w:tab w:val="left" w:pos="567"/>
        </w:tabs>
        <w:ind w:left="0"/>
        <w:rPr>
          <w:rFonts w:ascii="Times New Roman" w:hAnsi="Times New Roman" w:cs="Times New Roman"/>
          <w:b/>
          <w:sz w:val="24"/>
          <w:szCs w:val="28"/>
        </w:rPr>
      </w:pPr>
      <w:r w:rsidRPr="00A12718">
        <w:rPr>
          <w:rFonts w:ascii="Times New Roman" w:hAnsi="Times New Roman" w:cs="Times New Roman"/>
          <w:b/>
          <w:sz w:val="24"/>
          <w:szCs w:val="28"/>
        </w:rPr>
        <w:t xml:space="preserve"> </w:t>
      </w:r>
      <w:r w:rsidR="00BD6A73" w:rsidRPr="00A12718">
        <w:rPr>
          <w:rFonts w:ascii="Times New Roman" w:hAnsi="Times New Roman" w:cs="Times New Roman"/>
          <w:sz w:val="24"/>
          <w:szCs w:val="28"/>
        </w:rPr>
        <w:t>L’application</w:t>
      </w:r>
      <w:r w:rsidRPr="00A12718">
        <w:rPr>
          <w:rFonts w:ascii="Times New Roman" w:hAnsi="Times New Roman" w:cs="Times New Roman"/>
          <w:sz w:val="24"/>
          <w:szCs w:val="28"/>
        </w:rPr>
        <w:t xml:space="preserve"> permet :</w:t>
      </w:r>
    </w:p>
    <w:p w14:paraId="6A55FDAF" w14:textId="274DABC8" w:rsidR="00683707" w:rsidRPr="00A12718" w:rsidRDefault="00683707" w:rsidP="00C64C8D">
      <w:pPr>
        <w:tabs>
          <w:tab w:val="left" w:pos="567"/>
        </w:tabs>
        <w:ind w:hanging="284"/>
        <w:rPr>
          <w:rFonts w:ascii="Times New Roman" w:hAnsi="Times New Roman" w:cs="Times New Roman"/>
          <w:sz w:val="24"/>
          <w:szCs w:val="28"/>
        </w:rPr>
      </w:pPr>
      <w:r w:rsidRPr="00A12718">
        <w:rPr>
          <w:rFonts w:ascii="Times New Roman" w:hAnsi="Times New Roman" w:cs="Times New Roman"/>
          <w:b/>
          <w:sz w:val="24"/>
          <w:szCs w:val="28"/>
        </w:rPr>
        <w:t xml:space="preserve"> </w:t>
      </w:r>
      <w:r w:rsidR="00050FAE">
        <w:rPr>
          <w:rFonts w:ascii="Times New Roman" w:hAnsi="Times New Roman" w:cs="Times New Roman"/>
          <w:b/>
          <w:sz w:val="24"/>
          <w:szCs w:val="28"/>
        </w:rPr>
        <w:t xml:space="preserve">  </w:t>
      </w:r>
      <w:r w:rsidRPr="00A12718">
        <w:rPr>
          <w:rFonts w:ascii="Times New Roman" w:hAnsi="Times New Roman" w:cs="Times New Roman"/>
          <w:sz w:val="24"/>
          <w:szCs w:val="28"/>
        </w:rPr>
        <w:t xml:space="preserve"> - La gestion des ordres d'intervention.</w:t>
      </w:r>
    </w:p>
    <w:p w14:paraId="7FF21FB3" w14:textId="60EA2A29" w:rsidR="00683707" w:rsidRPr="00A12718" w:rsidRDefault="00683707" w:rsidP="00C64C8D">
      <w:pPr>
        <w:tabs>
          <w:tab w:val="left" w:pos="567"/>
        </w:tabs>
        <w:ind w:hanging="284"/>
        <w:rPr>
          <w:rFonts w:ascii="Times New Roman" w:hAnsi="Times New Roman" w:cs="Times New Roman"/>
          <w:sz w:val="24"/>
          <w:szCs w:val="28"/>
        </w:rPr>
      </w:pPr>
      <w:r w:rsidRPr="00A12718">
        <w:rPr>
          <w:rFonts w:ascii="Times New Roman" w:hAnsi="Times New Roman" w:cs="Times New Roman"/>
          <w:sz w:val="24"/>
          <w:szCs w:val="28"/>
        </w:rPr>
        <w:t xml:space="preserve">    - La gestion de la maintenance préventive.</w:t>
      </w:r>
    </w:p>
    <w:p w14:paraId="5E5024D6" w14:textId="43A2050D" w:rsidR="00C64C8D" w:rsidRPr="00A12718" w:rsidRDefault="00683707" w:rsidP="00C64C8D">
      <w:pPr>
        <w:tabs>
          <w:tab w:val="left" w:pos="567"/>
        </w:tabs>
        <w:ind w:hanging="284"/>
        <w:rPr>
          <w:rFonts w:ascii="Times New Roman" w:hAnsi="Times New Roman" w:cs="Times New Roman"/>
          <w:sz w:val="24"/>
          <w:szCs w:val="28"/>
        </w:rPr>
      </w:pPr>
      <w:r w:rsidRPr="00A12718">
        <w:rPr>
          <w:rFonts w:ascii="Times New Roman" w:hAnsi="Times New Roman" w:cs="Times New Roman"/>
          <w:sz w:val="24"/>
          <w:szCs w:val="28"/>
        </w:rPr>
        <w:t xml:space="preserve">    - La gestion des contrats de sous-traitance.</w:t>
      </w:r>
    </w:p>
    <w:p w14:paraId="1D1CC2B3" w14:textId="39A89F5C" w:rsidR="00683707" w:rsidRDefault="00683707" w:rsidP="001E528D">
      <w:pPr>
        <w:pStyle w:val="ListParagraph"/>
        <w:numPr>
          <w:ilvl w:val="0"/>
          <w:numId w:val="20"/>
        </w:numPr>
        <w:tabs>
          <w:tab w:val="left" w:pos="567"/>
        </w:tabs>
        <w:spacing w:line="256" w:lineRule="auto"/>
        <w:ind w:left="0" w:hanging="284"/>
        <w:rPr>
          <w:rFonts w:ascii="Times New Roman" w:hAnsi="Times New Roman" w:cs="Times New Roman"/>
          <w:sz w:val="24"/>
          <w:szCs w:val="28"/>
        </w:rPr>
      </w:pPr>
      <w:r w:rsidRPr="00A12718">
        <w:rPr>
          <w:rFonts w:ascii="Times New Roman" w:hAnsi="Times New Roman" w:cs="Times New Roman"/>
          <w:b/>
          <w:sz w:val="24"/>
          <w:szCs w:val="28"/>
        </w:rPr>
        <w:t xml:space="preserve">Consultation des statistiques des équipements </w:t>
      </w:r>
      <w:r w:rsidRPr="00A12718">
        <w:rPr>
          <w:rFonts w:ascii="Times New Roman" w:hAnsi="Times New Roman" w:cs="Times New Roman"/>
          <w:sz w:val="24"/>
          <w:szCs w:val="28"/>
        </w:rPr>
        <w:t>:</w:t>
      </w:r>
    </w:p>
    <w:p w14:paraId="14F66BE2" w14:textId="77777777" w:rsidR="00C64C8D" w:rsidRPr="00A12718" w:rsidRDefault="00C64C8D" w:rsidP="00C64C8D">
      <w:pPr>
        <w:pStyle w:val="ListParagraph"/>
        <w:tabs>
          <w:tab w:val="left" w:pos="567"/>
        </w:tabs>
        <w:spacing w:line="256" w:lineRule="auto"/>
        <w:ind w:left="0"/>
        <w:rPr>
          <w:rFonts w:ascii="Times New Roman" w:hAnsi="Times New Roman" w:cs="Times New Roman"/>
          <w:sz w:val="24"/>
          <w:szCs w:val="28"/>
        </w:rPr>
      </w:pPr>
    </w:p>
    <w:p w14:paraId="03A1D913" w14:textId="7EDCC05F" w:rsidR="00C64C8D" w:rsidRDefault="00683707" w:rsidP="00C64C8D">
      <w:pPr>
        <w:pStyle w:val="ListParagraph"/>
        <w:tabs>
          <w:tab w:val="left" w:pos="567"/>
        </w:tabs>
        <w:spacing w:line="256" w:lineRule="auto"/>
        <w:ind w:left="0"/>
        <w:rPr>
          <w:rFonts w:ascii="Times New Roman" w:hAnsi="Times New Roman" w:cs="Times New Roman"/>
          <w:sz w:val="24"/>
          <w:szCs w:val="28"/>
        </w:rPr>
      </w:pPr>
      <w:r w:rsidRPr="00A12718">
        <w:rPr>
          <w:rFonts w:ascii="Times New Roman" w:hAnsi="Times New Roman" w:cs="Times New Roman"/>
          <w:sz w:val="24"/>
          <w:szCs w:val="28"/>
        </w:rPr>
        <w:t xml:space="preserve"> </w:t>
      </w:r>
      <w:r w:rsidR="004C7650" w:rsidRPr="00A12718">
        <w:rPr>
          <w:rFonts w:ascii="Times New Roman" w:hAnsi="Times New Roman" w:cs="Times New Roman"/>
          <w:sz w:val="24"/>
          <w:szCs w:val="28"/>
        </w:rPr>
        <w:t>L</w:t>
      </w:r>
      <w:r w:rsidRPr="00A12718">
        <w:rPr>
          <w:rFonts w:ascii="Times New Roman" w:hAnsi="Times New Roman" w:cs="Times New Roman"/>
          <w:sz w:val="24"/>
          <w:szCs w:val="28"/>
        </w:rPr>
        <w:t>'application fournit une vue permettant à un utilisateur de consulter les statistiques des coûts de maintenance.</w:t>
      </w:r>
    </w:p>
    <w:p w14:paraId="75CCE722" w14:textId="77777777" w:rsidR="00C64C8D" w:rsidRPr="00A12718" w:rsidRDefault="00C64C8D" w:rsidP="00C64C8D">
      <w:pPr>
        <w:pStyle w:val="ListParagraph"/>
        <w:tabs>
          <w:tab w:val="left" w:pos="567"/>
        </w:tabs>
        <w:spacing w:line="256" w:lineRule="auto"/>
        <w:ind w:left="0"/>
        <w:rPr>
          <w:rFonts w:ascii="Times New Roman" w:hAnsi="Times New Roman" w:cs="Times New Roman"/>
          <w:sz w:val="24"/>
          <w:szCs w:val="28"/>
        </w:rPr>
      </w:pPr>
    </w:p>
    <w:p w14:paraId="30022EED" w14:textId="4C958050" w:rsidR="00683707" w:rsidRPr="00C64C8D" w:rsidRDefault="00683707" w:rsidP="001E528D">
      <w:pPr>
        <w:pStyle w:val="ListParagraph"/>
        <w:numPr>
          <w:ilvl w:val="0"/>
          <w:numId w:val="20"/>
        </w:numPr>
        <w:tabs>
          <w:tab w:val="left" w:pos="567"/>
        </w:tabs>
        <w:spacing w:line="256" w:lineRule="auto"/>
        <w:ind w:left="0" w:hanging="284"/>
        <w:rPr>
          <w:rFonts w:ascii="Times New Roman" w:hAnsi="Times New Roman" w:cs="Times New Roman"/>
          <w:sz w:val="24"/>
          <w:szCs w:val="28"/>
        </w:rPr>
      </w:pPr>
      <w:r w:rsidRPr="00A12718">
        <w:rPr>
          <w:rFonts w:ascii="Times New Roman" w:hAnsi="Times New Roman" w:cs="Times New Roman"/>
          <w:b/>
          <w:sz w:val="24"/>
          <w:szCs w:val="28"/>
        </w:rPr>
        <w:t>Consultation de l'historique des agents :</w:t>
      </w:r>
    </w:p>
    <w:p w14:paraId="1E685448" w14:textId="77777777" w:rsidR="00C64C8D" w:rsidRPr="00A12718" w:rsidRDefault="00C64C8D" w:rsidP="00C64C8D">
      <w:pPr>
        <w:pStyle w:val="ListParagraph"/>
        <w:tabs>
          <w:tab w:val="left" w:pos="567"/>
        </w:tabs>
        <w:spacing w:line="256" w:lineRule="auto"/>
        <w:ind w:left="0"/>
        <w:rPr>
          <w:rFonts w:ascii="Times New Roman" w:hAnsi="Times New Roman" w:cs="Times New Roman"/>
          <w:sz w:val="24"/>
          <w:szCs w:val="28"/>
        </w:rPr>
      </w:pPr>
    </w:p>
    <w:p w14:paraId="77E2690B" w14:textId="50CBEF79" w:rsidR="00683707" w:rsidRDefault="00683707" w:rsidP="00C64C8D">
      <w:pPr>
        <w:pStyle w:val="ListParagraph"/>
        <w:tabs>
          <w:tab w:val="left" w:pos="567"/>
        </w:tabs>
        <w:spacing w:line="256" w:lineRule="auto"/>
        <w:ind w:left="0"/>
        <w:rPr>
          <w:rFonts w:ascii="Times New Roman" w:hAnsi="Times New Roman" w:cs="Times New Roman"/>
          <w:sz w:val="24"/>
          <w:szCs w:val="28"/>
        </w:rPr>
      </w:pPr>
      <w:r w:rsidRPr="00A12718">
        <w:rPr>
          <w:rFonts w:ascii="Times New Roman" w:hAnsi="Times New Roman" w:cs="Times New Roman"/>
          <w:b/>
          <w:sz w:val="24"/>
          <w:szCs w:val="28"/>
        </w:rPr>
        <w:t xml:space="preserve"> </w:t>
      </w:r>
      <w:r w:rsidR="004C7650" w:rsidRPr="00A12718">
        <w:rPr>
          <w:rFonts w:ascii="Times New Roman" w:hAnsi="Times New Roman" w:cs="Times New Roman"/>
          <w:sz w:val="24"/>
          <w:szCs w:val="28"/>
        </w:rPr>
        <w:t>L</w:t>
      </w:r>
      <w:r w:rsidRPr="00A12718">
        <w:rPr>
          <w:rFonts w:ascii="Times New Roman" w:hAnsi="Times New Roman" w:cs="Times New Roman"/>
          <w:sz w:val="24"/>
          <w:szCs w:val="28"/>
        </w:rPr>
        <w:t>'application permet au responsable de voir les activités réalisées dans le système, ordonnées par date.</w:t>
      </w:r>
    </w:p>
    <w:p w14:paraId="3AAED2FE" w14:textId="77777777" w:rsidR="00C64C8D" w:rsidRPr="00A12718" w:rsidRDefault="00C64C8D" w:rsidP="00C64C8D">
      <w:pPr>
        <w:pStyle w:val="ListParagraph"/>
        <w:tabs>
          <w:tab w:val="left" w:pos="567"/>
        </w:tabs>
        <w:spacing w:line="256" w:lineRule="auto"/>
        <w:ind w:left="0"/>
        <w:rPr>
          <w:rFonts w:ascii="Times New Roman" w:hAnsi="Times New Roman" w:cs="Times New Roman"/>
          <w:sz w:val="24"/>
          <w:szCs w:val="28"/>
        </w:rPr>
      </w:pPr>
    </w:p>
    <w:p w14:paraId="4811BD4F" w14:textId="5FE1328A" w:rsidR="00683707" w:rsidRDefault="00683707" w:rsidP="001E528D">
      <w:pPr>
        <w:pStyle w:val="ListParagraph"/>
        <w:numPr>
          <w:ilvl w:val="0"/>
          <w:numId w:val="20"/>
        </w:numPr>
        <w:tabs>
          <w:tab w:val="left" w:pos="567"/>
        </w:tabs>
        <w:ind w:left="0" w:hanging="284"/>
        <w:rPr>
          <w:rFonts w:ascii="Times New Roman" w:hAnsi="Times New Roman" w:cs="Times New Roman"/>
          <w:sz w:val="24"/>
          <w:szCs w:val="28"/>
        </w:rPr>
      </w:pPr>
      <w:r w:rsidRPr="00A12718">
        <w:rPr>
          <w:rFonts w:ascii="Times New Roman" w:hAnsi="Times New Roman" w:cs="Times New Roman"/>
          <w:b/>
          <w:sz w:val="24"/>
          <w:szCs w:val="28"/>
        </w:rPr>
        <w:t>Gestion de la documentation technique</w:t>
      </w:r>
      <w:r w:rsidRPr="00A12718">
        <w:rPr>
          <w:rFonts w:ascii="Times New Roman" w:hAnsi="Times New Roman" w:cs="Times New Roman"/>
          <w:sz w:val="24"/>
          <w:szCs w:val="28"/>
        </w:rPr>
        <w:t xml:space="preserve"> : </w:t>
      </w:r>
    </w:p>
    <w:p w14:paraId="5D5CB0EC" w14:textId="77777777" w:rsidR="00C64C8D" w:rsidRPr="00A12718" w:rsidRDefault="00C64C8D" w:rsidP="00C64C8D">
      <w:pPr>
        <w:pStyle w:val="ListParagraph"/>
        <w:tabs>
          <w:tab w:val="left" w:pos="567"/>
        </w:tabs>
        <w:ind w:left="0"/>
        <w:rPr>
          <w:rFonts w:ascii="Times New Roman" w:hAnsi="Times New Roman" w:cs="Times New Roman"/>
          <w:sz w:val="24"/>
          <w:szCs w:val="28"/>
        </w:rPr>
      </w:pPr>
    </w:p>
    <w:p w14:paraId="43E4AFED" w14:textId="47FC30F0" w:rsidR="00683707" w:rsidRDefault="004C7650" w:rsidP="00C64C8D">
      <w:pPr>
        <w:pStyle w:val="ListParagraph"/>
        <w:tabs>
          <w:tab w:val="left" w:pos="567"/>
        </w:tabs>
        <w:ind w:left="0"/>
        <w:rPr>
          <w:rFonts w:ascii="Times New Roman" w:hAnsi="Times New Roman" w:cs="Times New Roman"/>
          <w:sz w:val="24"/>
          <w:szCs w:val="28"/>
        </w:rPr>
      </w:pPr>
      <w:r w:rsidRPr="00A12718">
        <w:rPr>
          <w:rFonts w:ascii="Times New Roman" w:hAnsi="Times New Roman" w:cs="Times New Roman"/>
          <w:sz w:val="24"/>
          <w:szCs w:val="28"/>
        </w:rPr>
        <w:t>C</w:t>
      </w:r>
      <w:r w:rsidR="00683707" w:rsidRPr="00A12718">
        <w:rPr>
          <w:rFonts w:ascii="Times New Roman" w:hAnsi="Times New Roman" w:cs="Times New Roman"/>
          <w:sz w:val="24"/>
          <w:szCs w:val="28"/>
        </w:rPr>
        <w:t xml:space="preserve">e module est l'équivalent d'un    gestionnaire bibliographique grâce auquel il est possible de faire la saisie et la recherche d’informations </w:t>
      </w:r>
    </w:p>
    <w:p w14:paraId="30EE53E9" w14:textId="77777777" w:rsidR="00C64C8D" w:rsidRPr="00A12718" w:rsidRDefault="00C64C8D" w:rsidP="00C64C8D">
      <w:pPr>
        <w:pStyle w:val="ListParagraph"/>
        <w:tabs>
          <w:tab w:val="left" w:pos="567"/>
        </w:tabs>
        <w:ind w:left="0"/>
        <w:rPr>
          <w:rFonts w:ascii="Times New Roman" w:hAnsi="Times New Roman" w:cs="Times New Roman"/>
          <w:sz w:val="24"/>
          <w:szCs w:val="28"/>
        </w:rPr>
      </w:pPr>
    </w:p>
    <w:p w14:paraId="4F9B8A33" w14:textId="4215DAA0" w:rsidR="00683707" w:rsidRPr="00C64C8D" w:rsidRDefault="00683707" w:rsidP="001E528D">
      <w:pPr>
        <w:pStyle w:val="ListParagraph"/>
        <w:numPr>
          <w:ilvl w:val="0"/>
          <w:numId w:val="20"/>
        </w:numPr>
        <w:tabs>
          <w:tab w:val="left" w:pos="567"/>
        </w:tabs>
        <w:ind w:left="0" w:hanging="284"/>
        <w:rPr>
          <w:rFonts w:ascii="Times New Roman" w:hAnsi="Times New Roman" w:cs="Times New Roman"/>
          <w:sz w:val="24"/>
          <w:szCs w:val="28"/>
        </w:rPr>
      </w:pPr>
      <w:r w:rsidRPr="00A12718">
        <w:rPr>
          <w:rFonts w:ascii="Times New Roman" w:hAnsi="Times New Roman" w:cs="Times New Roman"/>
          <w:b/>
          <w:sz w:val="24"/>
          <w:szCs w:val="28"/>
        </w:rPr>
        <w:t>Gestion des achats :</w:t>
      </w:r>
    </w:p>
    <w:p w14:paraId="5B7102D1" w14:textId="77777777" w:rsidR="00C64C8D" w:rsidRPr="00A12718" w:rsidRDefault="00C64C8D" w:rsidP="00C64C8D">
      <w:pPr>
        <w:pStyle w:val="ListParagraph"/>
        <w:tabs>
          <w:tab w:val="left" w:pos="567"/>
        </w:tabs>
        <w:ind w:left="0"/>
        <w:rPr>
          <w:rFonts w:ascii="Times New Roman" w:hAnsi="Times New Roman" w:cs="Times New Roman"/>
          <w:sz w:val="24"/>
          <w:szCs w:val="28"/>
        </w:rPr>
      </w:pPr>
    </w:p>
    <w:p w14:paraId="373DE459" w14:textId="2A5977B6" w:rsidR="00683707" w:rsidRPr="00A12718" w:rsidRDefault="00683707" w:rsidP="00C64C8D">
      <w:pPr>
        <w:pStyle w:val="ListParagraph"/>
        <w:tabs>
          <w:tab w:val="left" w:pos="567"/>
        </w:tabs>
        <w:ind w:left="0"/>
        <w:rPr>
          <w:rFonts w:ascii="Times New Roman" w:hAnsi="Times New Roman" w:cs="Times New Roman"/>
          <w:sz w:val="24"/>
          <w:szCs w:val="28"/>
        </w:rPr>
      </w:pPr>
      <w:r w:rsidRPr="00A12718">
        <w:rPr>
          <w:rFonts w:ascii="Times New Roman" w:hAnsi="Times New Roman" w:cs="Times New Roman"/>
          <w:sz w:val="24"/>
          <w:szCs w:val="28"/>
        </w:rPr>
        <w:t xml:space="preserve"> </w:t>
      </w:r>
      <w:r w:rsidR="004C7650" w:rsidRPr="00A12718">
        <w:rPr>
          <w:rFonts w:ascii="Times New Roman" w:hAnsi="Times New Roman" w:cs="Times New Roman"/>
          <w:sz w:val="24"/>
          <w:szCs w:val="28"/>
        </w:rPr>
        <w:t>L</w:t>
      </w:r>
      <w:r w:rsidRPr="00A12718">
        <w:rPr>
          <w:rFonts w:ascii="Times New Roman" w:hAnsi="Times New Roman" w:cs="Times New Roman"/>
          <w:sz w:val="24"/>
          <w:szCs w:val="28"/>
        </w:rPr>
        <w:t>’application permet</w:t>
      </w:r>
      <w:r w:rsidR="004C7650" w:rsidRPr="00A12718">
        <w:rPr>
          <w:rFonts w:ascii="Times New Roman" w:hAnsi="Times New Roman" w:cs="Times New Roman"/>
          <w:sz w:val="24"/>
          <w:szCs w:val="28"/>
        </w:rPr>
        <w:t> :</w:t>
      </w:r>
    </w:p>
    <w:p w14:paraId="5C6E0E96" w14:textId="73A93272" w:rsidR="00683707" w:rsidRPr="00A12718" w:rsidRDefault="00C64C8D" w:rsidP="00C64C8D">
      <w:pPr>
        <w:tabs>
          <w:tab w:val="left" w:pos="567"/>
        </w:tabs>
        <w:ind w:left="-426" w:firstLine="142"/>
        <w:rPr>
          <w:rFonts w:ascii="Times New Roman" w:hAnsi="Times New Roman" w:cs="Times New Roman"/>
          <w:sz w:val="24"/>
          <w:szCs w:val="28"/>
        </w:rPr>
      </w:pPr>
      <w:r>
        <w:rPr>
          <w:rFonts w:ascii="Times New Roman" w:hAnsi="Times New Roman" w:cs="Times New Roman"/>
          <w:sz w:val="24"/>
          <w:szCs w:val="28"/>
        </w:rPr>
        <w:t xml:space="preserve">     </w:t>
      </w:r>
      <w:r w:rsidR="00683707" w:rsidRPr="00A12718">
        <w:rPr>
          <w:rFonts w:ascii="Times New Roman" w:hAnsi="Times New Roman" w:cs="Times New Roman"/>
          <w:sz w:val="24"/>
          <w:szCs w:val="28"/>
        </w:rPr>
        <w:t>- la gestion du bon de commande</w:t>
      </w:r>
    </w:p>
    <w:p w14:paraId="05326BAF" w14:textId="30EE6321" w:rsidR="00683707" w:rsidRPr="00A12718" w:rsidRDefault="00683707" w:rsidP="00C64C8D">
      <w:pPr>
        <w:tabs>
          <w:tab w:val="left" w:pos="567"/>
        </w:tabs>
        <w:ind w:left="-426" w:firstLine="142"/>
        <w:rPr>
          <w:rFonts w:ascii="Times New Roman" w:hAnsi="Times New Roman" w:cs="Times New Roman"/>
          <w:sz w:val="24"/>
          <w:szCs w:val="28"/>
        </w:rPr>
      </w:pPr>
      <w:r w:rsidRPr="00A12718">
        <w:rPr>
          <w:rFonts w:ascii="Times New Roman" w:hAnsi="Times New Roman" w:cs="Times New Roman"/>
          <w:sz w:val="24"/>
          <w:szCs w:val="28"/>
        </w:rPr>
        <w:t xml:space="preserve"> </w:t>
      </w:r>
      <w:r w:rsidR="00C64C8D">
        <w:rPr>
          <w:rFonts w:ascii="Times New Roman" w:hAnsi="Times New Roman" w:cs="Times New Roman"/>
          <w:sz w:val="24"/>
          <w:szCs w:val="28"/>
        </w:rPr>
        <w:t xml:space="preserve">    </w:t>
      </w:r>
      <w:r w:rsidRPr="00A12718">
        <w:rPr>
          <w:rFonts w:ascii="Times New Roman" w:hAnsi="Times New Roman" w:cs="Times New Roman"/>
          <w:sz w:val="24"/>
          <w:szCs w:val="28"/>
        </w:rPr>
        <w:t xml:space="preserve">- la gestion du bon de sortie </w:t>
      </w:r>
    </w:p>
    <w:p w14:paraId="7A59CE38" w14:textId="131FB435" w:rsidR="00683707" w:rsidRPr="00A12718" w:rsidRDefault="00C64C8D" w:rsidP="00C64C8D">
      <w:pPr>
        <w:tabs>
          <w:tab w:val="left" w:pos="567"/>
        </w:tabs>
        <w:ind w:left="-426" w:firstLine="142"/>
        <w:rPr>
          <w:rFonts w:ascii="Times New Roman" w:hAnsi="Times New Roman" w:cs="Times New Roman"/>
          <w:sz w:val="24"/>
          <w:szCs w:val="28"/>
        </w:rPr>
      </w:pPr>
      <w:r>
        <w:rPr>
          <w:rFonts w:ascii="Times New Roman" w:hAnsi="Times New Roman" w:cs="Times New Roman"/>
          <w:sz w:val="24"/>
          <w:szCs w:val="28"/>
        </w:rPr>
        <w:t xml:space="preserve">     </w:t>
      </w:r>
      <w:r w:rsidR="00683707" w:rsidRPr="00A12718">
        <w:rPr>
          <w:rFonts w:ascii="Times New Roman" w:hAnsi="Times New Roman" w:cs="Times New Roman"/>
          <w:sz w:val="24"/>
          <w:szCs w:val="28"/>
        </w:rPr>
        <w:t>- la gestion du bon de réception</w:t>
      </w:r>
    </w:p>
    <w:p w14:paraId="62493CA4" w14:textId="7A17E887" w:rsidR="00683707" w:rsidRPr="00A12718" w:rsidRDefault="00683707" w:rsidP="00C64C8D">
      <w:pPr>
        <w:tabs>
          <w:tab w:val="left" w:pos="567"/>
        </w:tabs>
        <w:ind w:left="-426" w:firstLine="142"/>
        <w:rPr>
          <w:rFonts w:ascii="Times New Roman" w:hAnsi="Times New Roman" w:cs="Times New Roman"/>
          <w:sz w:val="24"/>
          <w:szCs w:val="28"/>
        </w:rPr>
      </w:pPr>
      <w:r w:rsidRPr="00A12718">
        <w:rPr>
          <w:rFonts w:ascii="Times New Roman" w:hAnsi="Times New Roman" w:cs="Times New Roman"/>
          <w:sz w:val="24"/>
          <w:szCs w:val="28"/>
        </w:rPr>
        <w:t xml:space="preserve"> </w:t>
      </w:r>
      <w:r w:rsidR="00C64C8D">
        <w:rPr>
          <w:rFonts w:ascii="Times New Roman" w:hAnsi="Times New Roman" w:cs="Times New Roman"/>
          <w:sz w:val="24"/>
          <w:szCs w:val="28"/>
        </w:rPr>
        <w:t xml:space="preserve">    </w:t>
      </w:r>
      <w:r w:rsidRPr="00A12718">
        <w:rPr>
          <w:rFonts w:ascii="Times New Roman" w:hAnsi="Times New Roman" w:cs="Times New Roman"/>
          <w:sz w:val="24"/>
          <w:szCs w:val="28"/>
        </w:rPr>
        <w:t>- la gestion du bon de livraison</w:t>
      </w:r>
    </w:p>
    <w:p w14:paraId="494A7BEC" w14:textId="1985EBD6" w:rsidR="00683707" w:rsidRDefault="00683707" w:rsidP="001E528D">
      <w:pPr>
        <w:pStyle w:val="ListParagraph"/>
        <w:numPr>
          <w:ilvl w:val="0"/>
          <w:numId w:val="21"/>
        </w:numPr>
        <w:tabs>
          <w:tab w:val="left" w:pos="567"/>
        </w:tabs>
        <w:ind w:left="0" w:hanging="284"/>
        <w:rPr>
          <w:rFonts w:ascii="Times New Roman" w:hAnsi="Times New Roman" w:cs="Times New Roman"/>
          <w:sz w:val="24"/>
          <w:szCs w:val="28"/>
        </w:rPr>
      </w:pPr>
      <w:r w:rsidRPr="00A12718">
        <w:rPr>
          <w:rFonts w:ascii="Times New Roman" w:hAnsi="Times New Roman" w:cs="Times New Roman"/>
          <w:b/>
          <w:sz w:val="24"/>
          <w:szCs w:val="28"/>
        </w:rPr>
        <w:t>Gestion des stocks :</w:t>
      </w:r>
      <w:r w:rsidRPr="00A12718">
        <w:rPr>
          <w:rFonts w:ascii="Times New Roman" w:hAnsi="Times New Roman" w:cs="Times New Roman"/>
          <w:sz w:val="24"/>
          <w:szCs w:val="28"/>
        </w:rPr>
        <w:t xml:space="preserve"> </w:t>
      </w:r>
    </w:p>
    <w:p w14:paraId="41B53766" w14:textId="77777777" w:rsidR="00C64C8D" w:rsidRPr="00A12718" w:rsidRDefault="00C64C8D" w:rsidP="00C64C8D">
      <w:pPr>
        <w:pStyle w:val="ListParagraph"/>
        <w:tabs>
          <w:tab w:val="left" w:pos="567"/>
        </w:tabs>
        <w:ind w:left="0"/>
        <w:rPr>
          <w:rFonts w:ascii="Times New Roman" w:hAnsi="Times New Roman" w:cs="Times New Roman"/>
          <w:sz w:val="24"/>
          <w:szCs w:val="28"/>
        </w:rPr>
      </w:pPr>
    </w:p>
    <w:p w14:paraId="2EA85AFD" w14:textId="34480188" w:rsidR="00683707" w:rsidRPr="00A12718" w:rsidRDefault="00C64C8D" w:rsidP="00C64C8D">
      <w:pPr>
        <w:pStyle w:val="ListParagraph"/>
        <w:tabs>
          <w:tab w:val="left" w:pos="567"/>
        </w:tabs>
        <w:ind w:left="0"/>
        <w:rPr>
          <w:rFonts w:ascii="Times New Roman" w:hAnsi="Times New Roman" w:cs="Times New Roman"/>
          <w:sz w:val="24"/>
          <w:szCs w:val="28"/>
        </w:rPr>
      </w:pPr>
      <w:r>
        <w:rPr>
          <w:rFonts w:ascii="Times New Roman" w:hAnsi="Times New Roman" w:cs="Times New Roman"/>
          <w:sz w:val="24"/>
          <w:szCs w:val="28"/>
        </w:rPr>
        <w:t xml:space="preserve">  </w:t>
      </w:r>
      <w:r w:rsidR="00683707" w:rsidRPr="00A12718">
        <w:rPr>
          <w:rFonts w:ascii="Times New Roman" w:hAnsi="Times New Roman" w:cs="Times New Roman"/>
          <w:sz w:val="24"/>
          <w:szCs w:val="28"/>
        </w:rPr>
        <w:t>Ce module doit contenir tous les outils nécessaires pour une gestion rigoureuse du magasin :</w:t>
      </w:r>
    </w:p>
    <w:p w14:paraId="0BB7559C" w14:textId="180B5268" w:rsidR="00683707" w:rsidRPr="00A12718" w:rsidRDefault="00683707" w:rsidP="00C64C8D">
      <w:pPr>
        <w:tabs>
          <w:tab w:val="left" w:pos="567"/>
        </w:tabs>
        <w:rPr>
          <w:rFonts w:ascii="Times New Roman" w:hAnsi="Times New Roman" w:cs="Times New Roman"/>
          <w:sz w:val="24"/>
          <w:szCs w:val="28"/>
        </w:rPr>
      </w:pPr>
      <w:r w:rsidRPr="00A12718">
        <w:rPr>
          <w:rFonts w:ascii="Times New Roman" w:hAnsi="Times New Roman" w:cs="Times New Roman"/>
          <w:sz w:val="24"/>
          <w:szCs w:val="28"/>
        </w:rPr>
        <w:t xml:space="preserve"> - La saisie des informations sur les produits.</w:t>
      </w:r>
    </w:p>
    <w:p w14:paraId="135BEFE8" w14:textId="7D465477" w:rsidR="00683707" w:rsidRPr="00A12718" w:rsidRDefault="004C7650" w:rsidP="00C64C8D">
      <w:pPr>
        <w:tabs>
          <w:tab w:val="left" w:pos="567"/>
        </w:tabs>
        <w:rPr>
          <w:rFonts w:ascii="Times New Roman" w:hAnsi="Times New Roman" w:cs="Times New Roman"/>
          <w:sz w:val="24"/>
          <w:szCs w:val="28"/>
        </w:rPr>
      </w:pPr>
      <w:r w:rsidRPr="00A12718">
        <w:rPr>
          <w:rFonts w:ascii="Times New Roman" w:hAnsi="Times New Roman" w:cs="Times New Roman"/>
          <w:sz w:val="24"/>
          <w:szCs w:val="28"/>
        </w:rPr>
        <w:t xml:space="preserve"> </w:t>
      </w:r>
      <w:r w:rsidR="00683707" w:rsidRPr="00A12718">
        <w:rPr>
          <w:rFonts w:ascii="Times New Roman" w:hAnsi="Times New Roman" w:cs="Times New Roman"/>
          <w:sz w:val="24"/>
          <w:szCs w:val="28"/>
        </w:rPr>
        <w:t>- La vérification/ mise à jour de l'inventaire physique.</w:t>
      </w:r>
    </w:p>
    <w:p w14:paraId="490F4D87" w14:textId="77777777" w:rsidR="00683707" w:rsidRPr="00A12718" w:rsidRDefault="00683707" w:rsidP="00C64C8D">
      <w:pPr>
        <w:tabs>
          <w:tab w:val="left" w:pos="567"/>
        </w:tabs>
        <w:rPr>
          <w:rFonts w:ascii="Times New Roman" w:hAnsi="Times New Roman" w:cs="Times New Roman"/>
          <w:sz w:val="24"/>
          <w:szCs w:val="28"/>
        </w:rPr>
      </w:pPr>
      <w:r w:rsidRPr="00A12718">
        <w:rPr>
          <w:rFonts w:ascii="Times New Roman" w:hAnsi="Times New Roman" w:cs="Times New Roman"/>
          <w:sz w:val="24"/>
          <w:szCs w:val="28"/>
        </w:rPr>
        <w:t xml:space="preserve"> - La gestion des bons de commande.</w:t>
      </w:r>
    </w:p>
    <w:p w14:paraId="6D599CA5" w14:textId="77777777" w:rsidR="00C64C8D" w:rsidRDefault="00683707" w:rsidP="00C64C8D">
      <w:pPr>
        <w:tabs>
          <w:tab w:val="left" w:pos="567"/>
        </w:tabs>
        <w:rPr>
          <w:rFonts w:ascii="Times New Roman" w:hAnsi="Times New Roman" w:cs="Times New Roman"/>
          <w:sz w:val="24"/>
          <w:szCs w:val="28"/>
        </w:rPr>
      </w:pPr>
      <w:r w:rsidRPr="00A12718">
        <w:rPr>
          <w:rFonts w:ascii="Times New Roman" w:hAnsi="Times New Roman" w:cs="Times New Roman"/>
          <w:sz w:val="24"/>
          <w:szCs w:val="28"/>
        </w:rPr>
        <w:lastRenderedPageBreak/>
        <w:t xml:space="preserve"> - La gestion des fournisseurs et des sous-traitants. </w:t>
      </w:r>
    </w:p>
    <w:p w14:paraId="7F99ED27" w14:textId="601B28E8" w:rsidR="009B7767" w:rsidRDefault="00C64C8D" w:rsidP="00C64C8D">
      <w:pPr>
        <w:tabs>
          <w:tab w:val="left" w:pos="567"/>
        </w:tabs>
        <w:rPr>
          <w:rFonts w:ascii="Times New Roman" w:hAnsi="Times New Roman" w:cs="Times New Roman"/>
          <w:sz w:val="24"/>
          <w:szCs w:val="28"/>
        </w:rPr>
      </w:pPr>
      <w:r>
        <w:rPr>
          <w:rFonts w:ascii="Times New Roman" w:hAnsi="Times New Roman" w:cs="Times New Roman"/>
          <w:sz w:val="24"/>
          <w:szCs w:val="28"/>
        </w:rPr>
        <w:t xml:space="preserve">  </w:t>
      </w:r>
      <w:r w:rsidR="00683707" w:rsidRPr="00A12718">
        <w:rPr>
          <w:rFonts w:ascii="Times New Roman" w:hAnsi="Times New Roman" w:cs="Times New Roman"/>
          <w:sz w:val="24"/>
          <w:szCs w:val="28"/>
        </w:rPr>
        <w:t>- La gestion des entrées et des sorties.</w:t>
      </w:r>
    </w:p>
    <w:p w14:paraId="0CFD38DB" w14:textId="697AE49A" w:rsidR="00C64C8D" w:rsidRDefault="00C64C8D" w:rsidP="00C64C8D">
      <w:pPr>
        <w:tabs>
          <w:tab w:val="left" w:pos="567"/>
        </w:tabs>
        <w:rPr>
          <w:rFonts w:ascii="Times New Roman" w:hAnsi="Times New Roman" w:cs="Times New Roman"/>
          <w:sz w:val="24"/>
          <w:szCs w:val="28"/>
        </w:rPr>
      </w:pPr>
    </w:p>
    <w:p w14:paraId="2AA0C6E2" w14:textId="77777777" w:rsidR="00C64C8D" w:rsidRPr="00A12718" w:rsidRDefault="00C64C8D" w:rsidP="00C64C8D">
      <w:pPr>
        <w:tabs>
          <w:tab w:val="left" w:pos="567"/>
        </w:tabs>
        <w:rPr>
          <w:rFonts w:ascii="Times New Roman" w:hAnsi="Times New Roman" w:cs="Times New Roman"/>
          <w:sz w:val="24"/>
          <w:szCs w:val="28"/>
        </w:rPr>
      </w:pPr>
    </w:p>
    <w:p w14:paraId="0253E977" w14:textId="6B5970DA" w:rsidR="003C563D" w:rsidRPr="00683707" w:rsidRDefault="003C563D" w:rsidP="001E528D">
      <w:pPr>
        <w:pStyle w:val="ListParagraph"/>
        <w:numPr>
          <w:ilvl w:val="0"/>
          <w:numId w:val="8"/>
        </w:numPr>
        <w:ind w:left="0" w:firstLine="0"/>
        <w:rPr>
          <w:rFonts w:ascii="Times New Roman" w:hAnsi="Times New Roman" w:cs="Times New Roman"/>
          <w:b/>
          <w:sz w:val="28"/>
          <w:szCs w:val="28"/>
        </w:rPr>
      </w:pPr>
      <w:r w:rsidRPr="00683707">
        <w:rPr>
          <w:rFonts w:ascii="Times New Roman" w:hAnsi="Times New Roman" w:cs="Times New Roman"/>
          <w:b/>
          <w:sz w:val="28"/>
          <w:szCs w:val="28"/>
        </w:rPr>
        <w:t>Spécification des besoins non fonctionnel</w:t>
      </w:r>
      <w:r w:rsidR="00AB6D8E" w:rsidRPr="00683707">
        <w:rPr>
          <w:rFonts w:ascii="Times New Roman" w:hAnsi="Times New Roman" w:cs="Times New Roman"/>
          <w:b/>
          <w:sz w:val="28"/>
          <w:szCs w:val="28"/>
        </w:rPr>
        <w:t>s</w:t>
      </w:r>
      <w:r w:rsidRPr="00683707">
        <w:rPr>
          <w:rFonts w:ascii="Times New Roman" w:hAnsi="Times New Roman" w:cs="Times New Roman"/>
          <w:b/>
          <w:sz w:val="28"/>
          <w:szCs w:val="28"/>
        </w:rPr>
        <w:t> :</w:t>
      </w:r>
    </w:p>
    <w:p w14:paraId="5F64F193" w14:textId="77777777" w:rsidR="00387E52" w:rsidRPr="00683707" w:rsidRDefault="00387E52" w:rsidP="00683707">
      <w:pPr>
        <w:pStyle w:val="ListParagraph"/>
        <w:ind w:left="0"/>
        <w:jc w:val="both"/>
        <w:rPr>
          <w:rFonts w:ascii="Times New Roman" w:hAnsi="Times New Roman" w:cs="Times New Roman"/>
          <w:b/>
          <w:sz w:val="28"/>
          <w:szCs w:val="28"/>
        </w:rPr>
      </w:pPr>
    </w:p>
    <w:p w14:paraId="127C4E13" w14:textId="57D98C7A" w:rsidR="009E5F67" w:rsidRPr="00A12718" w:rsidRDefault="00387E52" w:rsidP="009E5F67">
      <w:pPr>
        <w:pStyle w:val="ListParagraph"/>
        <w:ind w:left="0"/>
        <w:jc w:val="both"/>
        <w:rPr>
          <w:rFonts w:ascii="Times New Roman" w:hAnsi="Times New Roman" w:cs="Times New Roman"/>
          <w:sz w:val="24"/>
          <w:szCs w:val="28"/>
        </w:rPr>
      </w:pPr>
      <w:r w:rsidRPr="00A12718">
        <w:rPr>
          <w:rFonts w:ascii="Times New Roman" w:hAnsi="Times New Roman" w:cs="Times New Roman"/>
          <w:sz w:val="24"/>
          <w:szCs w:val="28"/>
        </w:rPr>
        <w:t>Les besoins non fonctionnels concernent les contraintes à prendre en considération pour mettre en place une solution adéquate aux attentes des concepteurs des architectures dynamiques. Notre application doit nécessairement assurer ces besoins :</w:t>
      </w:r>
    </w:p>
    <w:p w14:paraId="4FEF1071" w14:textId="77777777" w:rsidR="009E5F67" w:rsidRPr="00A12718" w:rsidRDefault="009E5F67" w:rsidP="009E5F67">
      <w:pPr>
        <w:pStyle w:val="ListParagraph"/>
        <w:ind w:left="0"/>
        <w:jc w:val="both"/>
        <w:rPr>
          <w:rFonts w:ascii="Times New Roman" w:hAnsi="Times New Roman" w:cs="Times New Roman"/>
          <w:sz w:val="24"/>
          <w:szCs w:val="28"/>
        </w:rPr>
      </w:pPr>
    </w:p>
    <w:p w14:paraId="0E4E0BD0" w14:textId="47EA5C9E" w:rsidR="009E5F67" w:rsidRDefault="009E5F67" w:rsidP="001E528D">
      <w:pPr>
        <w:pStyle w:val="ListParagraph"/>
        <w:numPr>
          <w:ilvl w:val="0"/>
          <w:numId w:val="22"/>
        </w:numPr>
        <w:spacing w:line="256" w:lineRule="auto"/>
        <w:ind w:left="0" w:firstLine="0"/>
        <w:rPr>
          <w:rFonts w:ascii="Times New Roman" w:hAnsi="Times New Roman" w:cs="Times New Roman"/>
          <w:sz w:val="24"/>
          <w:szCs w:val="28"/>
        </w:rPr>
      </w:pPr>
      <w:r w:rsidRPr="00A12718">
        <w:rPr>
          <w:rFonts w:ascii="Times New Roman" w:hAnsi="Times New Roman" w:cs="Times New Roman"/>
          <w:b/>
          <w:sz w:val="24"/>
          <w:szCs w:val="28"/>
        </w:rPr>
        <w:t>L'extensibilité :</w:t>
      </w:r>
      <w:r w:rsidRPr="00A12718">
        <w:rPr>
          <w:rFonts w:ascii="Times New Roman" w:hAnsi="Times New Roman" w:cs="Times New Roman"/>
          <w:sz w:val="24"/>
          <w:szCs w:val="28"/>
        </w:rPr>
        <w:t xml:space="preserve"> dans le cadre de ce travail, l'application devra être extensible, c'est-à-dire qu'il devra être possible d'ajouter ou de modifier de nouvelles fonctionnalités.</w:t>
      </w:r>
    </w:p>
    <w:p w14:paraId="04EFE933" w14:textId="77777777" w:rsidR="00C64C8D" w:rsidRPr="00A12718" w:rsidRDefault="00C64C8D" w:rsidP="00C64C8D">
      <w:pPr>
        <w:pStyle w:val="ListParagraph"/>
        <w:spacing w:line="256" w:lineRule="auto"/>
        <w:ind w:left="0"/>
        <w:rPr>
          <w:rFonts w:ascii="Times New Roman" w:hAnsi="Times New Roman" w:cs="Times New Roman"/>
          <w:sz w:val="24"/>
          <w:szCs w:val="28"/>
        </w:rPr>
      </w:pPr>
    </w:p>
    <w:p w14:paraId="6327F411" w14:textId="02D20E2A" w:rsidR="009E5F67" w:rsidRDefault="009E5F67" w:rsidP="001E528D">
      <w:pPr>
        <w:pStyle w:val="ListParagraph"/>
        <w:numPr>
          <w:ilvl w:val="0"/>
          <w:numId w:val="22"/>
        </w:numPr>
        <w:spacing w:line="256" w:lineRule="auto"/>
        <w:ind w:left="0" w:firstLine="0"/>
        <w:rPr>
          <w:rFonts w:ascii="Times New Roman" w:hAnsi="Times New Roman" w:cs="Times New Roman"/>
          <w:sz w:val="24"/>
          <w:szCs w:val="28"/>
        </w:rPr>
      </w:pPr>
      <w:r w:rsidRPr="00A12718">
        <w:rPr>
          <w:rFonts w:ascii="Times New Roman" w:hAnsi="Times New Roman" w:cs="Times New Roman"/>
          <w:b/>
          <w:sz w:val="24"/>
          <w:szCs w:val="28"/>
        </w:rPr>
        <w:t>La sécurité :</w:t>
      </w:r>
      <w:r w:rsidRPr="00A12718">
        <w:rPr>
          <w:rFonts w:ascii="Times New Roman" w:hAnsi="Times New Roman" w:cs="Times New Roman"/>
          <w:sz w:val="24"/>
          <w:szCs w:val="28"/>
        </w:rPr>
        <w:t xml:space="preserve"> l’application devra être hautement sécurisée, les informations ne devront pas être accessibles à tout le monde. Le site web sera accessible uniquement par un identifiant et un mot de passe attribué à une personne physique.</w:t>
      </w:r>
    </w:p>
    <w:p w14:paraId="4F76236B" w14:textId="77777777" w:rsidR="00C64C8D" w:rsidRPr="00A12718" w:rsidRDefault="00C64C8D" w:rsidP="00C64C8D">
      <w:pPr>
        <w:pStyle w:val="ListParagraph"/>
        <w:spacing w:line="256" w:lineRule="auto"/>
        <w:ind w:left="0"/>
        <w:rPr>
          <w:rFonts w:ascii="Times New Roman" w:hAnsi="Times New Roman" w:cs="Times New Roman"/>
          <w:sz w:val="24"/>
          <w:szCs w:val="28"/>
        </w:rPr>
      </w:pPr>
    </w:p>
    <w:p w14:paraId="0ECB1149" w14:textId="082CB449" w:rsidR="009E5F67" w:rsidRDefault="009E5F67" w:rsidP="001E528D">
      <w:pPr>
        <w:pStyle w:val="ListParagraph"/>
        <w:numPr>
          <w:ilvl w:val="0"/>
          <w:numId w:val="22"/>
        </w:numPr>
        <w:spacing w:line="256" w:lineRule="auto"/>
        <w:ind w:left="0" w:firstLine="0"/>
        <w:rPr>
          <w:rFonts w:ascii="Times New Roman" w:hAnsi="Times New Roman" w:cs="Times New Roman"/>
          <w:sz w:val="24"/>
          <w:szCs w:val="28"/>
        </w:rPr>
      </w:pPr>
      <w:r w:rsidRPr="00A12718">
        <w:rPr>
          <w:rFonts w:ascii="Times New Roman" w:hAnsi="Times New Roman" w:cs="Times New Roman"/>
          <w:b/>
          <w:sz w:val="24"/>
          <w:szCs w:val="28"/>
        </w:rPr>
        <w:t>L'interface :</w:t>
      </w:r>
      <w:r w:rsidRPr="00A12718">
        <w:rPr>
          <w:rFonts w:ascii="Times New Roman" w:hAnsi="Times New Roman" w:cs="Times New Roman"/>
          <w:sz w:val="24"/>
          <w:szCs w:val="28"/>
        </w:rPr>
        <w:t xml:space="preserve"> avoir une application qui respecte les principes des Interfaces Homme/Machine (IHM) tels que l'ergonomie et la fiabilité.</w:t>
      </w:r>
    </w:p>
    <w:p w14:paraId="360D14BC" w14:textId="77777777" w:rsidR="00C64C8D" w:rsidRPr="00A12718" w:rsidRDefault="00C64C8D" w:rsidP="00C64C8D">
      <w:pPr>
        <w:pStyle w:val="ListParagraph"/>
        <w:spacing w:line="256" w:lineRule="auto"/>
        <w:ind w:left="0"/>
        <w:rPr>
          <w:rFonts w:ascii="Times New Roman" w:hAnsi="Times New Roman" w:cs="Times New Roman"/>
          <w:sz w:val="24"/>
          <w:szCs w:val="28"/>
        </w:rPr>
      </w:pPr>
    </w:p>
    <w:p w14:paraId="1F62E095" w14:textId="7D625B3F" w:rsidR="009E5F67" w:rsidRDefault="009E5F67" w:rsidP="001E528D">
      <w:pPr>
        <w:pStyle w:val="ListParagraph"/>
        <w:numPr>
          <w:ilvl w:val="0"/>
          <w:numId w:val="22"/>
        </w:numPr>
        <w:spacing w:line="256" w:lineRule="auto"/>
        <w:ind w:left="0" w:firstLine="0"/>
        <w:rPr>
          <w:rFonts w:ascii="Times New Roman" w:hAnsi="Times New Roman" w:cs="Times New Roman"/>
          <w:sz w:val="24"/>
          <w:szCs w:val="28"/>
        </w:rPr>
      </w:pPr>
      <w:r w:rsidRPr="00A12718">
        <w:rPr>
          <w:rFonts w:ascii="Times New Roman" w:hAnsi="Times New Roman" w:cs="Times New Roman"/>
          <w:b/>
          <w:sz w:val="24"/>
          <w:szCs w:val="28"/>
        </w:rPr>
        <w:t>La performance :</w:t>
      </w:r>
      <w:r w:rsidRPr="00A12718">
        <w:rPr>
          <w:rFonts w:ascii="Times New Roman" w:hAnsi="Times New Roman" w:cs="Times New Roman"/>
          <w:sz w:val="24"/>
          <w:szCs w:val="28"/>
        </w:rPr>
        <w:t xml:space="preserve"> l’application doit être performante, c'est-à-dire que le système doit réagir rapidement, quelle que soit l’action de l’utilisateur.</w:t>
      </w:r>
    </w:p>
    <w:p w14:paraId="41538D6D" w14:textId="77777777" w:rsidR="00C64C8D" w:rsidRPr="00A12718" w:rsidRDefault="00C64C8D" w:rsidP="00C64C8D">
      <w:pPr>
        <w:pStyle w:val="ListParagraph"/>
        <w:spacing w:line="256" w:lineRule="auto"/>
        <w:ind w:left="0"/>
        <w:rPr>
          <w:rFonts w:ascii="Times New Roman" w:hAnsi="Times New Roman" w:cs="Times New Roman"/>
          <w:sz w:val="24"/>
          <w:szCs w:val="28"/>
        </w:rPr>
      </w:pPr>
    </w:p>
    <w:p w14:paraId="2F4E7D69" w14:textId="64181509" w:rsidR="009E5F67" w:rsidRDefault="009E5F67" w:rsidP="001E528D">
      <w:pPr>
        <w:pStyle w:val="ListParagraph"/>
        <w:numPr>
          <w:ilvl w:val="0"/>
          <w:numId w:val="22"/>
        </w:numPr>
        <w:spacing w:line="256" w:lineRule="auto"/>
        <w:ind w:left="0" w:firstLine="0"/>
        <w:rPr>
          <w:rFonts w:ascii="Times New Roman" w:hAnsi="Times New Roman" w:cs="Times New Roman"/>
          <w:sz w:val="24"/>
          <w:szCs w:val="28"/>
        </w:rPr>
      </w:pPr>
      <w:r w:rsidRPr="00A12718">
        <w:rPr>
          <w:rFonts w:ascii="Times New Roman" w:hAnsi="Times New Roman" w:cs="Times New Roman"/>
          <w:b/>
          <w:sz w:val="24"/>
          <w:szCs w:val="28"/>
        </w:rPr>
        <w:t>La convivialité :</w:t>
      </w:r>
      <w:r w:rsidRPr="00A12718">
        <w:rPr>
          <w:rFonts w:ascii="Times New Roman" w:hAnsi="Times New Roman" w:cs="Times New Roman"/>
          <w:sz w:val="24"/>
          <w:szCs w:val="28"/>
        </w:rPr>
        <w:t xml:space="preserve"> l’application doit être simple et facile à manipuler, même pour des utilisateurs non experts.</w:t>
      </w:r>
    </w:p>
    <w:p w14:paraId="0AEBE712" w14:textId="77777777" w:rsidR="00C64C8D" w:rsidRPr="00A12718" w:rsidRDefault="00C64C8D" w:rsidP="00C64C8D">
      <w:pPr>
        <w:pStyle w:val="ListParagraph"/>
        <w:spacing w:line="256" w:lineRule="auto"/>
        <w:ind w:left="0"/>
        <w:rPr>
          <w:rFonts w:ascii="Times New Roman" w:hAnsi="Times New Roman" w:cs="Times New Roman"/>
          <w:sz w:val="24"/>
          <w:szCs w:val="28"/>
        </w:rPr>
      </w:pPr>
    </w:p>
    <w:p w14:paraId="712DF158" w14:textId="77777777" w:rsidR="009E5F67" w:rsidRPr="00A12718" w:rsidRDefault="009E5F67" w:rsidP="001E528D">
      <w:pPr>
        <w:pStyle w:val="ListParagraph"/>
        <w:numPr>
          <w:ilvl w:val="0"/>
          <w:numId w:val="22"/>
        </w:numPr>
        <w:spacing w:line="256" w:lineRule="auto"/>
        <w:ind w:left="0" w:firstLine="0"/>
        <w:rPr>
          <w:rFonts w:ascii="Times New Roman" w:hAnsi="Times New Roman" w:cs="Times New Roman"/>
          <w:sz w:val="24"/>
          <w:szCs w:val="28"/>
        </w:rPr>
      </w:pPr>
      <w:r w:rsidRPr="00A12718">
        <w:rPr>
          <w:rFonts w:ascii="Times New Roman" w:hAnsi="Times New Roman" w:cs="Times New Roman"/>
          <w:b/>
          <w:sz w:val="24"/>
          <w:szCs w:val="28"/>
        </w:rPr>
        <w:t>L'ergonomie :</w:t>
      </w:r>
      <w:r w:rsidRPr="00A12718">
        <w:rPr>
          <w:rFonts w:ascii="Times New Roman" w:hAnsi="Times New Roman" w:cs="Times New Roman"/>
          <w:sz w:val="24"/>
          <w:szCs w:val="28"/>
        </w:rPr>
        <w:t xml:space="preserve"> le thème adopté par l’application doit être inspiré des couleurs et du logo typique de l’entreprise d'accueil.</w:t>
      </w:r>
    </w:p>
    <w:p w14:paraId="574932C2" w14:textId="57784239" w:rsidR="009E5F67" w:rsidRPr="00A12718" w:rsidRDefault="009E5F67" w:rsidP="009E5F67">
      <w:pPr>
        <w:pStyle w:val="ListParagraph"/>
        <w:ind w:left="0"/>
        <w:rPr>
          <w:rFonts w:ascii="Times New Roman" w:hAnsi="Times New Roman" w:cs="Times New Roman"/>
          <w:sz w:val="24"/>
          <w:szCs w:val="28"/>
        </w:rPr>
      </w:pPr>
    </w:p>
    <w:p w14:paraId="0E1D7B94" w14:textId="0C448ADD" w:rsidR="00A76A25" w:rsidRPr="00A12718" w:rsidRDefault="00E533E9" w:rsidP="001E528D">
      <w:pPr>
        <w:pStyle w:val="ListParagraph"/>
        <w:numPr>
          <w:ilvl w:val="0"/>
          <w:numId w:val="9"/>
        </w:numPr>
        <w:ind w:left="0" w:firstLine="0"/>
        <w:jc w:val="both"/>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En intégrant ces besoins non fonctionnels dans la conception et le développement de votre logiciel de GMAO, vous pouvez garantir sa qualité globale et son succès dans l'amélioration des processus de maintenance industrielle.</w:t>
      </w:r>
    </w:p>
    <w:p w14:paraId="3C8FF7A8" w14:textId="59021C79" w:rsidR="009B7767" w:rsidRPr="00A12718" w:rsidRDefault="009B7767" w:rsidP="009B7767">
      <w:pPr>
        <w:pStyle w:val="ListParagraph"/>
        <w:ind w:left="2016"/>
        <w:rPr>
          <w:rFonts w:ascii="Segoe UI" w:hAnsi="Segoe UI" w:cs="Segoe UI"/>
          <w:color w:val="0D0D0D"/>
          <w:sz w:val="28"/>
          <w:szCs w:val="32"/>
          <w:shd w:val="clear" w:color="auto" w:fill="FFFFFF"/>
        </w:rPr>
      </w:pPr>
    </w:p>
    <w:p w14:paraId="68F801AA" w14:textId="77777777" w:rsidR="00FD7E73" w:rsidRPr="008B4E06" w:rsidRDefault="00FD7E73" w:rsidP="009B7767">
      <w:pPr>
        <w:pStyle w:val="ListParagraph"/>
        <w:ind w:left="2016"/>
        <w:rPr>
          <w:rFonts w:ascii="Segoe UI" w:hAnsi="Segoe UI" w:cs="Segoe UI"/>
          <w:color w:val="0D0D0D"/>
          <w:sz w:val="32"/>
          <w:szCs w:val="32"/>
          <w:shd w:val="clear" w:color="auto" w:fill="FFFFFF"/>
        </w:rPr>
      </w:pPr>
    </w:p>
    <w:p w14:paraId="2EF4B5A1" w14:textId="2AF77046" w:rsidR="00E533E9" w:rsidRDefault="00E533E9" w:rsidP="001E528D">
      <w:pPr>
        <w:pStyle w:val="ListParagraph"/>
        <w:numPr>
          <w:ilvl w:val="0"/>
          <w:numId w:val="8"/>
        </w:numPr>
        <w:ind w:left="0"/>
        <w:rPr>
          <w:rFonts w:ascii="Times New Roman" w:hAnsi="Times New Roman" w:cs="Times New Roman"/>
          <w:b/>
          <w:color w:val="0D0D0D"/>
          <w:sz w:val="28"/>
          <w:szCs w:val="28"/>
          <w:shd w:val="clear" w:color="auto" w:fill="FFFFFF"/>
        </w:rPr>
      </w:pPr>
      <w:r w:rsidRPr="009E5F67">
        <w:rPr>
          <w:rFonts w:ascii="Times New Roman" w:hAnsi="Times New Roman" w:cs="Times New Roman"/>
          <w:b/>
          <w:color w:val="0D0D0D"/>
          <w:sz w:val="28"/>
          <w:szCs w:val="28"/>
          <w:shd w:val="clear" w:color="auto" w:fill="FFFFFF"/>
        </w:rPr>
        <w:t>Architecture :</w:t>
      </w:r>
    </w:p>
    <w:p w14:paraId="719B09D0" w14:textId="77777777" w:rsidR="009E5F67" w:rsidRPr="00A12718" w:rsidRDefault="009E5F67" w:rsidP="009E5F67">
      <w:pPr>
        <w:pStyle w:val="ListParagraph"/>
        <w:ind w:left="0"/>
        <w:rPr>
          <w:rFonts w:ascii="Times New Roman" w:hAnsi="Times New Roman" w:cs="Times New Roman"/>
          <w:b/>
          <w:color w:val="0D0D0D"/>
          <w:sz w:val="24"/>
          <w:szCs w:val="28"/>
          <w:shd w:val="clear" w:color="auto" w:fill="FFFFFF"/>
        </w:rPr>
      </w:pPr>
    </w:p>
    <w:p w14:paraId="465697E6" w14:textId="7A1CCAC9" w:rsidR="00E533E9" w:rsidRPr="00A12718" w:rsidRDefault="00E533E9" w:rsidP="009E5F67">
      <w:pPr>
        <w:pStyle w:val="ListParagraph"/>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Avant de commencer à concevoir et à développer un système informatisé, il est essentiel de planifier son architecture.</w:t>
      </w:r>
    </w:p>
    <w:p w14:paraId="6C4EFAF0" w14:textId="77777777" w:rsidR="00964871" w:rsidRPr="009E5F67" w:rsidRDefault="00964871" w:rsidP="009E5F67">
      <w:pPr>
        <w:pStyle w:val="ListParagraph"/>
        <w:ind w:left="0"/>
        <w:rPr>
          <w:rFonts w:ascii="Times New Roman" w:hAnsi="Times New Roman" w:cs="Times New Roman"/>
          <w:color w:val="0D0D0D"/>
          <w:sz w:val="32"/>
          <w:szCs w:val="32"/>
          <w:shd w:val="clear" w:color="auto" w:fill="FFFFFF"/>
        </w:rPr>
      </w:pPr>
    </w:p>
    <w:p w14:paraId="13F0F4A4" w14:textId="78B9E60E" w:rsidR="00425FCB" w:rsidRPr="00964871" w:rsidRDefault="009E5F67" w:rsidP="001E528D">
      <w:pPr>
        <w:pStyle w:val="ListParagraph"/>
        <w:numPr>
          <w:ilvl w:val="1"/>
          <w:numId w:val="8"/>
        </w:numPr>
        <w:ind w:left="0"/>
        <w:rPr>
          <w:rFonts w:ascii="Times New Roman" w:hAnsi="Times New Roman" w:cs="Times New Roman"/>
          <w:b/>
          <w:color w:val="0D0D0D"/>
          <w:sz w:val="28"/>
          <w:szCs w:val="28"/>
          <w:shd w:val="clear" w:color="auto" w:fill="FFFFFF"/>
        </w:rPr>
      </w:pPr>
      <w:r w:rsidRPr="00964871">
        <w:rPr>
          <w:rFonts w:ascii="Times New Roman" w:hAnsi="Times New Roman" w:cs="Times New Roman"/>
          <w:b/>
          <w:color w:val="0D0D0D"/>
          <w:sz w:val="28"/>
          <w:szCs w:val="28"/>
          <w:shd w:val="clear" w:color="auto" w:fill="FFFFFF"/>
        </w:rPr>
        <w:t xml:space="preserve">  </w:t>
      </w:r>
      <w:r w:rsidR="00E533E9" w:rsidRPr="00964871">
        <w:rPr>
          <w:rFonts w:ascii="Times New Roman" w:hAnsi="Times New Roman" w:cs="Times New Roman"/>
          <w:b/>
          <w:color w:val="0D0D0D"/>
          <w:sz w:val="28"/>
          <w:szCs w:val="28"/>
          <w:shd w:val="clear" w:color="auto" w:fill="FFFFFF"/>
        </w:rPr>
        <w:t>Architecture fonctionnelle :</w:t>
      </w:r>
    </w:p>
    <w:p w14:paraId="0EBBAB0A" w14:textId="77777777" w:rsidR="009E5F67" w:rsidRPr="009E5F67" w:rsidRDefault="009E5F67" w:rsidP="009E5F67">
      <w:pPr>
        <w:pStyle w:val="ListParagraph"/>
        <w:ind w:left="0"/>
        <w:rPr>
          <w:rFonts w:ascii="Times New Roman" w:hAnsi="Times New Roman" w:cs="Times New Roman"/>
          <w:b/>
          <w:color w:val="0D0D0D"/>
          <w:sz w:val="28"/>
          <w:szCs w:val="28"/>
          <w:shd w:val="clear" w:color="auto" w:fill="FFFFFF"/>
        </w:rPr>
      </w:pPr>
    </w:p>
    <w:p w14:paraId="4BCF0F33" w14:textId="6D35A0BE" w:rsidR="0010132C" w:rsidRPr="009E5F67" w:rsidRDefault="009E5F67" w:rsidP="00C8057C">
      <w:pPr>
        <w:pStyle w:val="ListParagraph"/>
        <w:ind w:left="0"/>
        <w:jc w:val="center"/>
        <w:rPr>
          <w:rFonts w:ascii="Times New Roman" w:hAnsi="Times New Roman" w:cs="Times New Roman"/>
          <w:color w:val="0D0D0D"/>
          <w:sz w:val="32"/>
          <w:szCs w:val="32"/>
          <w:shd w:val="clear" w:color="auto" w:fill="FFFFFF"/>
        </w:rPr>
      </w:pPr>
      <w:r w:rsidRPr="008B4E06">
        <w:rPr>
          <w:rFonts w:ascii="Segoe UI" w:hAnsi="Segoe UI" w:cs="Segoe UI"/>
          <w:noProof/>
          <w:color w:val="0D0D0D"/>
          <w:sz w:val="32"/>
          <w:szCs w:val="32"/>
          <w:shd w:val="clear" w:color="auto" w:fill="FFFFFF"/>
        </w:rPr>
        <w:lastRenderedPageBreak/>
        <w:drawing>
          <wp:inline distT="0" distB="0" distL="0" distR="0" wp14:anchorId="3D649B53" wp14:editId="2F9AD4F1">
            <wp:extent cx="4298400" cy="29083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ch1.png"/>
                    <pic:cNvPicPr/>
                  </pic:nvPicPr>
                  <pic:blipFill>
                    <a:blip r:embed="rId13">
                      <a:extLst>
                        <a:ext uri="{28A0092B-C50C-407E-A947-70E740481C1C}">
                          <a14:useLocalDpi xmlns:a14="http://schemas.microsoft.com/office/drawing/2010/main" val="0"/>
                        </a:ext>
                      </a:extLst>
                    </a:blip>
                    <a:stretch>
                      <a:fillRect/>
                    </a:stretch>
                  </pic:blipFill>
                  <pic:spPr>
                    <a:xfrm>
                      <a:off x="0" y="0"/>
                      <a:ext cx="4318126" cy="2921647"/>
                    </a:xfrm>
                    <a:prstGeom prst="rect">
                      <a:avLst/>
                    </a:prstGeom>
                  </pic:spPr>
                </pic:pic>
              </a:graphicData>
            </a:graphic>
          </wp:inline>
        </w:drawing>
      </w:r>
    </w:p>
    <w:p w14:paraId="145CFC37" w14:textId="5C954136" w:rsidR="00031974" w:rsidRPr="009E5F67" w:rsidRDefault="00C8057C" w:rsidP="009E5F67">
      <w:pPr>
        <w:rPr>
          <w:rFonts w:ascii="Segoe UI" w:hAnsi="Segoe UI" w:cs="Segoe UI"/>
          <w:color w:val="0D0D0D"/>
          <w:sz w:val="32"/>
          <w:szCs w:val="32"/>
          <w:shd w:val="clear" w:color="auto" w:fill="FFFFFF"/>
        </w:rPr>
      </w:pPr>
      <w:r>
        <w:rPr>
          <w:rFonts w:ascii="Segoe UI" w:hAnsi="Segoe UI" w:cs="Segoe UI"/>
          <w:color w:val="0D0D0D"/>
          <w:sz w:val="32"/>
          <w:szCs w:val="32"/>
          <w:shd w:val="clear" w:color="auto" w:fill="FFFFFF"/>
        </w:rPr>
        <w:t>********</w:t>
      </w:r>
    </w:p>
    <w:p w14:paraId="38567798" w14:textId="7B363901" w:rsidR="00031974" w:rsidRDefault="00E533E9" w:rsidP="001E528D">
      <w:pPr>
        <w:pStyle w:val="ListParagraph"/>
        <w:numPr>
          <w:ilvl w:val="1"/>
          <w:numId w:val="8"/>
        </w:numPr>
        <w:ind w:left="0" w:firstLine="0"/>
        <w:jc w:val="both"/>
        <w:rPr>
          <w:rFonts w:ascii="Times New Roman" w:hAnsi="Times New Roman" w:cs="Times New Roman"/>
          <w:b/>
          <w:color w:val="0D0D0D"/>
          <w:sz w:val="28"/>
          <w:szCs w:val="28"/>
          <w:shd w:val="clear" w:color="auto" w:fill="FFFFFF"/>
        </w:rPr>
      </w:pPr>
      <w:r w:rsidRPr="009E5F67">
        <w:rPr>
          <w:rFonts w:ascii="Times New Roman" w:hAnsi="Times New Roman" w:cs="Times New Roman"/>
          <w:b/>
          <w:color w:val="0D0D0D"/>
          <w:sz w:val="28"/>
          <w:szCs w:val="28"/>
          <w:shd w:val="clear" w:color="auto" w:fill="FFFFFF"/>
        </w:rPr>
        <w:t>Architecture physique :</w:t>
      </w:r>
    </w:p>
    <w:p w14:paraId="6A35D139" w14:textId="77777777" w:rsidR="00964871" w:rsidRPr="00964871" w:rsidRDefault="00964871" w:rsidP="00964871">
      <w:pPr>
        <w:pStyle w:val="ListParagraph"/>
        <w:ind w:left="0"/>
        <w:jc w:val="both"/>
        <w:rPr>
          <w:rFonts w:ascii="Times New Roman" w:hAnsi="Times New Roman" w:cs="Times New Roman"/>
          <w:b/>
          <w:color w:val="0D0D0D"/>
          <w:sz w:val="28"/>
          <w:szCs w:val="28"/>
          <w:shd w:val="clear" w:color="auto" w:fill="FFFFFF"/>
        </w:rPr>
      </w:pPr>
    </w:p>
    <w:p w14:paraId="3FE3619A" w14:textId="3283A65C" w:rsidR="00402D0C" w:rsidRPr="00A12718" w:rsidRDefault="00402D0C" w:rsidP="009E5F67">
      <w:pPr>
        <w:pStyle w:val="ListParagraph"/>
        <w:ind w:left="0"/>
        <w:jc w:val="both"/>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8"/>
          <w:szCs w:val="32"/>
          <w:shd w:val="clear" w:color="auto" w:fill="FFFFFF"/>
        </w:rPr>
        <w:t xml:space="preserve"> </w:t>
      </w:r>
      <w:r w:rsidRPr="00A12718">
        <w:rPr>
          <w:rFonts w:ascii="Times New Roman" w:hAnsi="Times New Roman" w:cs="Times New Roman"/>
          <w:color w:val="0D0D0D"/>
          <w:sz w:val="24"/>
          <w:szCs w:val="28"/>
          <w:shd w:val="clear" w:color="auto" w:fill="FFFFFF"/>
        </w:rPr>
        <w:t xml:space="preserve">Notre application utilise une architecture en 3 tiers, une approche qui sépare clairement le système en trois couches distinctes. Ces trois couches sont représentées dans la figure </w:t>
      </w:r>
      <w:r w:rsidR="00C8057C">
        <w:rPr>
          <w:rFonts w:ascii="Times New Roman" w:hAnsi="Times New Roman" w:cs="Times New Roman"/>
          <w:color w:val="0D0D0D"/>
          <w:sz w:val="24"/>
          <w:szCs w:val="28"/>
          <w:shd w:val="clear" w:color="auto" w:fill="FFFFFF"/>
        </w:rPr>
        <w:t>***</w:t>
      </w:r>
      <w:r w:rsidRPr="00A12718">
        <w:rPr>
          <w:rFonts w:ascii="Times New Roman" w:hAnsi="Times New Roman" w:cs="Times New Roman"/>
          <w:color w:val="0D0D0D"/>
          <w:sz w:val="24"/>
          <w:szCs w:val="28"/>
          <w:shd w:val="clear" w:color="auto" w:fill="FFFFFF"/>
        </w:rPr>
        <w:t> :</w:t>
      </w:r>
    </w:p>
    <w:p w14:paraId="112438CD" w14:textId="77777777" w:rsidR="00402D0C" w:rsidRPr="008B4E06" w:rsidRDefault="00402D0C" w:rsidP="00402D0C">
      <w:pPr>
        <w:pStyle w:val="ListParagraph"/>
        <w:ind w:left="1656"/>
        <w:rPr>
          <w:rFonts w:ascii="Segoe UI" w:hAnsi="Segoe UI" w:cs="Segoe UI"/>
          <w:color w:val="0D0D0D"/>
          <w:sz w:val="32"/>
          <w:szCs w:val="32"/>
          <w:shd w:val="clear" w:color="auto" w:fill="FFFFFF"/>
        </w:rPr>
      </w:pPr>
    </w:p>
    <w:p w14:paraId="35A3BA82" w14:textId="16B087C2" w:rsidR="00402D0C" w:rsidRPr="008B4E06" w:rsidRDefault="00402D0C" w:rsidP="00402D0C">
      <w:pPr>
        <w:pStyle w:val="ListParagraph"/>
        <w:ind w:left="1656"/>
        <w:rPr>
          <w:rFonts w:ascii="Segoe UI" w:hAnsi="Segoe UI" w:cs="Segoe UI"/>
          <w:color w:val="0D0D0D"/>
          <w:sz w:val="32"/>
          <w:szCs w:val="32"/>
          <w:shd w:val="clear" w:color="auto" w:fill="FFFFFF"/>
        </w:rPr>
      </w:pPr>
    </w:p>
    <w:p w14:paraId="6536E33E" w14:textId="64B2E391" w:rsidR="00402D0C" w:rsidRPr="008B4E06" w:rsidRDefault="00031974" w:rsidP="00031974">
      <w:pPr>
        <w:pStyle w:val="ListParagraph"/>
        <w:ind w:left="0"/>
        <w:rPr>
          <w:rFonts w:ascii="Segoe UI" w:hAnsi="Segoe UI" w:cs="Segoe UI"/>
          <w:color w:val="0D0D0D"/>
          <w:sz w:val="32"/>
          <w:szCs w:val="32"/>
          <w:shd w:val="clear" w:color="auto" w:fill="FFFFFF"/>
        </w:rPr>
      </w:pPr>
      <w:r w:rsidRPr="008B4E06">
        <w:rPr>
          <w:rFonts w:ascii="Segoe UI" w:hAnsi="Segoe UI" w:cs="Segoe UI"/>
          <w:noProof/>
          <w:color w:val="0D0D0D"/>
          <w:sz w:val="32"/>
          <w:szCs w:val="32"/>
          <w:shd w:val="clear" w:color="auto" w:fill="FFFFFF"/>
        </w:rPr>
        <w:drawing>
          <wp:inline distT="0" distB="0" distL="0" distR="0" wp14:anchorId="3DD12704" wp14:editId="4CB300D6">
            <wp:extent cx="6386831" cy="14699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rch2.png"/>
                    <pic:cNvPicPr/>
                  </pic:nvPicPr>
                  <pic:blipFill>
                    <a:blip r:embed="rId14">
                      <a:extLst>
                        <a:ext uri="{28A0092B-C50C-407E-A947-70E740481C1C}">
                          <a14:useLocalDpi xmlns:a14="http://schemas.microsoft.com/office/drawing/2010/main" val="0"/>
                        </a:ext>
                      </a:extLst>
                    </a:blip>
                    <a:stretch>
                      <a:fillRect/>
                    </a:stretch>
                  </pic:blipFill>
                  <pic:spPr>
                    <a:xfrm>
                      <a:off x="0" y="0"/>
                      <a:ext cx="6428836" cy="1479653"/>
                    </a:xfrm>
                    <a:prstGeom prst="rect">
                      <a:avLst/>
                    </a:prstGeom>
                  </pic:spPr>
                </pic:pic>
              </a:graphicData>
            </a:graphic>
          </wp:inline>
        </w:drawing>
      </w:r>
    </w:p>
    <w:p w14:paraId="23C464C5" w14:textId="77777777" w:rsidR="00C8057C" w:rsidRDefault="00C8057C" w:rsidP="00402D0C">
      <w:pPr>
        <w:pStyle w:val="ListParagraph"/>
        <w:ind w:left="1656"/>
        <w:rPr>
          <w:rFonts w:ascii="Times New Roman" w:hAnsi="Times New Roman" w:cs="Times New Roman"/>
          <w:i/>
          <w:color w:val="0D0D0D"/>
          <w:sz w:val="24"/>
          <w:szCs w:val="24"/>
          <w:shd w:val="clear" w:color="auto" w:fill="FFFFFF"/>
        </w:rPr>
      </w:pPr>
    </w:p>
    <w:p w14:paraId="1BF953FA" w14:textId="7F0CA935" w:rsidR="00BD3272" w:rsidRPr="00C8057C" w:rsidRDefault="00C8057C" w:rsidP="00402D0C">
      <w:pPr>
        <w:pStyle w:val="ListParagraph"/>
        <w:ind w:left="1656"/>
        <w:rPr>
          <w:rFonts w:ascii="Times New Roman" w:hAnsi="Times New Roman" w:cs="Times New Roman"/>
          <w:i/>
          <w:color w:val="0D0D0D"/>
          <w:sz w:val="24"/>
          <w:szCs w:val="24"/>
          <w:shd w:val="clear" w:color="auto" w:fill="FFFFFF"/>
        </w:rPr>
      </w:pPr>
      <w:proofErr w:type="spellStart"/>
      <w:r w:rsidRPr="00C8057C">
        <w:rPr>
          <w:rFonts w:ascii="Times New Roman" w:hAnsi="Times New Roman" w:cs="Times New Roman"/>
          <w:i/>
          <w:color w:val="0D0D0D"/>
          <w:sz w:val="24"/>
          <w:szCs w:val="24"/>
          <w:shd w:val="clear" w:color="auto" w:fill="FFFFFF"/>
        </w:rPr>
        <w:t>Fig</w:t>
      </w:r>
      <w:proofErr w:type="spellEnd"/>
    </w:p>
    <w:p w14:paraId="134BF7EC" w14:textId="77777777" w:rsidR="00425FCB" w:rsidRPr="00A12718" w:rsidRDefault="00425FCB" w:rsidP="009E5F67">
      <w:pPr>
        <w:pStyle w:val="ListParagraph"/>
        <w:ind w:left="0"/>
        <w:rPr>
          <w:rFonts w:ascii="Times New Roman" w:hAnsi="Times New Roman" w:cs="Times New Roman"/>
          <w:color w:val="0D0D0D"/>
          <w:sz w:val="24"/>
          <w:szCs w:val="28"/>
          <w:shd w:val="clear" w:color="auto" w:fill="FFFFFF"/>
        </w:rPr>
      </w:pPr>
    </w:p>
    <w:p w14:paraId="5D2FC6E2" w14:textId="5746070F" w:rsidR="00031974" w:rsidRPr="00A12718" w:rsidRDefault="00BD3272" w:rsidP="00C8057C">
      <w:pPr>
        <w:pStyle w:val="ListParagraph"/>
        <w:spacing w:line="360" w:lineRule="auto"/>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Il s’agit d’une architecture 3-tiers composé par 3 principaux couches :</w:t>
      </w:r>
    </w:p>
    <w:p w14:paraId="192F6DCD" w14:textId="77777777" w:rsidR="00402D0C" w:rsidRPr="00A12718" w:rsidRDefault="00402D0C" w:rsidP="00C8057C">
      <w:pPr>
        <w:pStyle w:val="ListParagraph"/>
        <w:spacing w:line="360" w:lineRule="auto"/>
        <w:ind w:left="0"/>
        <w:rPr>
          <w:rFonts w:ascii="Times New Roman" w:hAnsi="Times New Roman" w:cs="Times New Roman"/>
          <w:color w:val="0D0D0D"/>
          <w:sz w:val="24"/>
          <w:szCs w:val="28"/>
          <w:shd w:val="clear" w:color="auto" w:fill="FFFFFF"/>
        </w:rPr>
      </w:pPr>
      <w:r w:rsidRPr="00A12718">
        <w:rPr>
          <w:rFonts w:ascii="Segoe UI Symbol" w:hAnsi="Segoe UI Symbol" w:cs="Segoe UI Symbol"/>
          <w:b/>
          <w:color w:val="0D0D0D"/>
          <w:sz w:val="24"/>
          <w:szCs w:val="28"/>
          <w:shd w:val="clear" w:color="auto" w:fill="FFFFFF"/>
        </w:rPr>
        <w:t>✓</w:t>
      </w:r>
      <w:r w:rsidRPr="00A12718">
        <w:rPr>
          <w:rFonts w:ascii="Times New Roman" w:hAnsi="Times New Roman" w:cs="Times New Roman"/>
          <w:b/>
          <w:color w:val="0D0D0D"/>
          <w:sz w:val="24"/>
          <w:szCs w:val="28"/>
          <w:shd w:val="clear" w:color="auto" w:fill="FFFFFF"/>
        </w:rPr>
        <w:t xml:space="preserve"> Couche Client :</w:t>
      </w:r>
      <w:r w:rsidRPr="00A12718">
        <w:rPr>
          <w:rFonts w:ascii="Times New Roman" w:hAnsi="Times New Roman" w:cs="Times New Roman"/>
          <w:color w:val="0D0D0D"/>
          <w:sz w:val="24"/>
          <w:szCs w:val="28"/>
          <w:shd w:val="clear" w:color="auto" w:fill="FFFFFF"/>
        </w:rPr>
        <w:t xml:space="preserve"> Elle représente l'interface utilisateur avec laquelle les utilisateurs interagissent directement. </w:t>
      </w:r>
    </w:p>
    <w:p w14:paraId="4B940C97" w14:textId="77777777" w:rsidR="00402D0C" w:rsidRPr="00A12718" w:rsidRDefault="00402D0C" w:rsidP="00C8057C">
      <w:pPr>
        <w:pStyle w:val="ListParagraph"/>
        <w:spacing w:line="360" w:lineRule="auto"/>
        <w:ind w:left="0"/>
        <w:rPr>
          <w:rFonts w:ascii="Times New Roman" w:hAnsi="Times New Roman" w:cs="Times New Roman"/>
          <w:color w:val="0D0D0D"/>
          <w:sz w:val="24"/>
          <w:szCs w:val="28"/>
          <w:shd w:val="clear" w:color="auto" w:fill="FFFFFF"/>
        </w:rPr>
      </w:pPr>
      <w:r w:rsidRPr="00A12718">
        <w:rPr>
          <w:rFonts w:ascii="Segoe UI Symbol" w:hAnsi="Segoe UI Symbol" w:cs="Segoe UI Symbol"/>
          <w:b/>
          <w:color w:val="0D0D0D"/>
          <w:sz w:val="24"/>
          <w:szCs w:val="28"/>
          <w:shd w:val="clear" w:color="auto" w:fill="FFFFFF"/>
        </w:rPr>
        <w:t>✓</w:t>
      </w:r>
      <w:r w:rsidRPr="00A12718">
        <w:rPr>
          <w:rFonts w:ascii="Times New Roman" w:hAnsi="Times New Roman" w:cs="Times New Roman"/>
          <w:b/>
          <w:color w:val="0D0D0D"/>
          <w:sz w:val="24"/>
          <w:szCs w:val="28"/>
          <w:shd w:val="clear" w:color="auto" w:fill="FFFFFF"/>
        </w:rPr>
        <w:t xml:space="preserve"> Couche Web :</w:t>
      </w:r>
      <w:r w:rsidRPr="00A12718">
        <w:rPr>
          <w:rFonts w:ascii="Times New Roman" w:hAnsi="Times New Roman" w:cs="Times New Roman"/>
          <w:color w:val="0D0D0D"/>
          <w:sz w:val="24"/>
          <w:szCs w:val="28"/>
          <w:shd w:val="clear" w:color="auto" w:fill="FFFFFF"/>
        </w:rPr>
        <w:t xml:space="preserve"> Elle fait référence à la partie de l'application qui traite les requêtes HTTP et génère des réponses pour les clients.</w:t>
      </w:r>
    </w:p>
    <w:p w14:paraId="09B3E2C3" w14:textId="77777777" w:rsidR="00402D0C" w:rsidRPr="00A12718" w:rsidRDefault="00402D0C" w:rsidP="00C8057C">
      <w:pPr>
        <w:pStyle w:val="ListParagraph"/>
        <w:spacing w:line="360" w:lineRule="auto"/>
        <w:ind w:left="0"/>
        <w:rPr>
          <w:rFonts w:ascii="Times New Roman" w:hAnsi="Times New Roman" w:cs="Times New Roman"/>
          <w:color w:val="0D0D0D"/>
          <w:sz w:val="24"/>
          <w:szCs w:val="28"/>
          <w:shd w:val="clear" w:color="auto" w:fill="FFFFFF"/>
        </w:rPr>
      </w:pPr>
      <w:r w:rsidRPr="00A12718">
        <w:rPr>
          <w:rFonts w:ascii="Segoe UI Symbol" w:hAnsi="Segoe UI Symbol" w:cs="Segoe UI Symbol"/>
          <w:b/>
          <w:color w:val="0D0D0D"/>
          <w:sz w:val="24"/>
          <w:szCs w:val="28"/>
          <w:shd w:val="clear" w:color="auto" w:fill="FFFFFF"/>
        </w:rPr>
        <w:t>✓</w:t>
      </w:r>
      <w:r w:rsidRPr="00A12718">
        <w:rPr>
          <w:rFonts w:ascii="Times New Roman" w:hAnsi="Times New Roman" w:cs="Times New Roman"/>
          <w:b/>
          <w:color w:val="0D0D0D"/>
          <w:sz w:val="24"/>
          <w:szCs w:val="28"/>
          <w:shd w:val="clear" w:color="auto" w:fill="FFFFFF"/>
        </w:rPr>
        <w:t xml:space="preserve"> Couche de données :</w:t>
      </w:r>
      <w:r w:rsidRPr="00A12718">
        <w:rPr>
          <w:rFonts w:ascii="Times New Roman" w:hAnsi="Times New Roman" w:cs="Times New Roman"/>
          <w:color w:val="0D0D0D"/>
          <w:sz w:val="24"/>
          <w:szCs w:val="28"/>
          <w:shd w:val="clear" w:color="auto" w:fill="FFFFFF"/>
        </w:rPr>
        <w:t xml:space="preserve"> Elle représente le serveur de base de données, fournisseur des données au serveur web.</w:t>
      </w:r>
    </w:p>
    <w:p w14:paraId="55E16B78" w14:textId="0676C512" w:rsidR="00402D0C" w:rsidRPr="009E5F67" w:rsidRDefault="00402D0C" w:rsidP="009E5F67">
      <w:pPr>
        <w:pStyle w:val="ListParagraph"/>
        <w:ind w:left="0"/>
        <w:rPr>
          <w:rFonts w:ascii="Times New Roman" w:hAnsi="Times New Roman" w:cs="Times New Roman"/>
          <w:color w:val="0D0D0D"/>
          <w:sz w:val="28"/>
          <w:szCs w:val="28"/>
          <w:shd w:val="clear" w:color="auto" w:fill="FFFFFF"/>
        </w:rPr>
      </w:pPr>
    </w:p>
    <w:p w14:paraId="39A50785" w14:textId="6289A75D" w:rsidR="008D2FBE" w:rsidRPr="009E5F67" w:rsidRDefault="008D2FBE" w:rsidP="001E528D">
      <w:pPr>
        <w:pStyle w:val="ListParagraph"/>
        <w:numPr>
          <w:ilvl w:val="1"/>
          <w:numId w:val="8"/>
        </w:numPr>
        <w:ind w:left="0" w:firstLine="0"/>
        <w:rPr>
          <w:rFonts w:ascii="Times New Roman" w:hAnsi="Times New Roman" w:cs="Times New Roman"/>
          <w:b/>
          <w:color w:val="0D0D0D"/>
          <w:sz w:val="28"/>
          <w:szCs w:val="28"/>
          <w:shd w:val="clear" w:color="auto" w:fill="FFFFFF"/>
        </w:rPr>
      </w:pPr>
      <w:r w:rsidRPr="009E5F67">
        <w:rPr>
          <w:rFonts w:ascii="Times New Roman" w:hAnsi="Times New Roman" w:cs="Times New Roman"/>
          <w:b/>
          <w:color w:val="0D0D0D"/>
          <w:sz w:val="28"/>
          <w:szCs w:val="28"/>
          <w:shd w:val="clear" w:color="auto" w:fill="FFFFFF"/>
        </w:rPr>
        <w:t>Architecture logicielle :</w:t>
      </w:r>
    </w:p>
    <w:p w14:paraId="0587EAA1" w14:textId="77777777" w:rsidR="00184630" w:rsidRPr="00A12718" w:rsidRDefault="00184630" w:rsidP="009E5F67">
      <w:pPr>
        <w:pStyle w:val="ListParagraph"/>
        <w:ind w:left="0"/>
        <w:rPr>
          <w:rFonts w:ascii="Times New Roman" w:hAnsi="Times New Roman" w:cs="Times New Roman"/>
          <w:color w:val="0D0D0D"/>
          <w:sz w:val="24"/>
          <w:szCs w:val="28"/>
          <w:shd w:val="clear" w:color="auto" w:fill="FFFFFF"/>
        </w:rPr>
      </w:pPr>
    </w:p>
    <w:p w14:paraId="32970AD6" w14:textId="2A217C15" w:rsidR="00184630" w:rsidRPr="00A12718" w:rsidRDefault="00184630" w:rsidP="005F23EB">
      <w:pPr>
        <w:pStyle w:val="ListParagraph"/>
        <w:spacing w:line="360" w:lineRule="auto"/>
        <w:ind w:left="0" w:firstLine="708"/>
        <w:jc w:val="both"/>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 xml:space="preserve">L’architecture d’un logiciel décrit la manière dont seront agencés les différents éléments d’une application et comment ils interagissent entre eux. Cette étape est donc l’une des premières étapes du développement logiciel et intervient lors de la phase de </w:t>
      </w:r>
      <w:r w:rsidR="009D00D5" w:rsidRPr="00A12718">
        <w:rPr>
          <w:rFonts w:ascii="Times New Roman" w:hAnsi="Times New Roman" w:cs="Times New Roman"/>
          <w:color w:val="0D0D0D"/>
          <w:sz w:val="24"/>
          <w:szCs w:val="28"/>
          <w:shd w:val="clear" w:color="auto" w:fill="FFFFFF"/>
        </w:rPr>
        <w:t>conception [</w:t>
      </w:r>
      <w:r w:rsidRPr="00A12718">
        <w:rPr>
          <w:rFonts w:ascii="Times New Roman" w:hAnsi="Times New Roman" w:cs="Times New Roman"/>
          <w:color w:val="0D0D0D"/>
          <w:sz w:val="24"/>
          <w:szCs w:val="28"/>
          <w:shd w:val="clear" w:color="auto" w:fill="FFFFFF"/>
        </w:rPr>
        <w:t>2].</w:t>
      </w:r>
    </w:p>
    <w:p w14:paraId="17E2E8B6" w14:textId="3E0039DB" w:rsidR="00184630" w:rsidRPr="00A12718" w:rsidRDefault="00184630" w:rsidP="005F23EB">
      <w:pPr>
        <w:pStyle w:val="ListParagraph"/>
        <w:spacing w:line="360" w:lineRule="auto"/>
        <w:ind w:left="0"/>
        <w:jc w:val="both"/>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Notre système est conçu en utilisant l'architecture « MVC » pour la partie Back-end, « MVC » pour le Front-end, et « SOA » comme architecture globale de l'application.</w:t>
      </w:r>
    </w:p>
    <w:p w14:paraId="29B857B5" w14:textId="77777777" w:rsidR="00FD7E73" w:rsidRPr="00A12718" w:rsidRDefault="00FD7E73" w:rsidP="00FD7E73">
      <w:pPr>
        <w:pStyle w:val="ListParagraph"/>
        <w:ind w:left="1440"/>
        <w:rPr>
          <w:rFonts w:cstheme="minorHAnsi"/>
          <w:color w:val="0D0D0D"/>
          <w:sz w:val="28"/>
          <w:szCs w:val="32"/>
          <w:shd w:val="clear" w:color="auto" w:fill="FFFFFF"/>
        </w:rPr>
      </w:pPr>
    </w:p>
    <w:p w14:paraId="7706432A" w14:textId="77777777" w:rsidR="00184630" w:rsidRPr="00050FAE" w:rsidRDefault="00184630" w:rsidP="001E528D">
      <w:pPr>
        <w:pStyle w:val="ListParagraph"/>
        <w:numPr>
          <w:ilvl w:val="0"/>
          <w:numId w:val="10"/>
        </w:numPr>
        <w:ind w:left="284"/>
        <w:rPr>
          <w:rFonts w:ascii="Times New Roman" w:hAnsi="Times New Roman" w:cs="Times New Roman"/>
          <w:b/>
          <w:color w:val="0D0D0D"/>
          <w:sz w:val="24"/>
          <w:szCs w:val="28"/>
          <w:shd w:val="clear" w:color="auto" w:fill="FFFFFF"/>
        </w:rPr>
      </w:pPr>
      <w:r w:rsidRPr="00050FAE">
        <w:rPr>
          <w:rFonts w:ascii="Times New Roman" w:hAnsi="Times New Roman" w:cs="Times New Roman"/>
          <w:b/>
          <w:color w:val="0D0D0D"/>
          <w:sz w:val="24"/>
          <w:szCs w:val="28"/>
          <w:shd w:val="clear" w:color="auto" w:fill="FFFFFF"/>
        </w:rPr>
        <w:t>Choix de l’architecture côté back-end (côte serveur) :</w:t>
      </w:r>
    </w:p>
    <w:p w14:paraId="464B932D" w14:textId="77777777" w:rsidR="00184630" w:rsidRPr="00A12718" w:rsidRDefault="00184630" w:rsidP="004C7650">
      <w:pPr>
        <w:pStyle w:val="ListParagraph"/>
        <w:ind w:left="0"/>
        <w:rPr>
          <w:rFonts w:ascii="Times New Roman" w:hAnsi="Times New Roman" w:cs="Times New Roman"/>
          <w:color w:val="0D0D0D"/>
          <w:sz w:val="24"/>
          <w:szCs w:val="28"/>
          <w:shd w:val="clear" w:color="auto" w:fill="FFFFFF"/>
        </w:rPr>
      </w:pPr>
    </w:p>
    <w:p w14:paraId="5C59F4FF" w14:textId="77777777" w:rsidR="00184630" w:rsidRPr="00A12718" w:rsidRDefault="00184630" w:rsidP="004C7650">
      <w:pPr>
        <w:pStyle w:val="ListParagraph"/>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 xml:space="preserve">Le choix de l'architecture côté serveur, ou back-end, dépend de plusieurs facteurs tels que les besoins fonctionnels de l'application, la scalabilité, la facilité de maintenance et la préférence des développeurs. </w:t>
      </w:r>
    </w:p>
    <w:p w14:paraId="0218B7B4" w14:textId="77777777" w:rsidR="00184630" w:rsidRPr="00A12718" w:rsidRDefault="00184630" w:rsidP="004C7650">
      <w:pPr>
        <w:pStyle w:val="ListParagraph"/>
        <w:ind w:left="0"/>
        <w:rPr>
          <w:rFonts w:ascii="Times New Roman" w:hAnsi="Times New Roman" w:cs="Times New Roman"/>
          <w:color w:val="0D0D0D"/>
          <w:sz w:val="24"/>
          <w:szCs w:val="28"/>
          <w:shd w:val="clear" w:color="auto" w:fill="FFFFFF"/>
        </w:rPr>
      </w:pPr>
    </w:p>
    <w:p w14:paraId="094C186F" w14:textId="0A155488" w:rsidR="00184630" w:rsidRPr="00A12718" w:rsidRDefault="00184630" w:rsidP="001E528D">
      <w:pPr>
        <w:pStyle w:val="ListParagraph"/>
        <w:numPr>
          <w:ilvl w:val="0"/>
          <w:numId w:val="11"/>
        </w:numPr>
        <w:ind w:left="0" w:firstLine="0"/>
        <w:rPr>
          <w:rFonts w:ascii="Times New Roman" w:hAnsi="Times New Roman" w:cs="Times New Roman"/>
          <w:color w:val="0D0D0D"/>
          <w:sz w:val="24"/>
          <w:szCs w:val="28"/>
          <w:shd w:val="clear" w:color="auto" w:fill="FFFFFF"/>
        </w:rPr>
      </w:pPr>
      <w:r w:rsidRPr="00A12718">
        <w:rPr>
          <w:rFonts w:ascii="Times New Roman" w:hAnsi="Times New Roman" w:cs="Times New Roman"/>
          <w:b/>
          <w:color w:val="0D0D0D"/>
          <w:sz w:val="24"/>
          <w:szCs w:val="28"/>
          <w:shd w:val="clear" w:color="auto" w:fill="FFFFFF"/>
        </w:rPr>
        <w:t xml:space="preserve">Architecture MVC (Modèle-Vue-Contrôleur) </w:t>
      </w:r>
      <w:r w:rsidRPr="00A12718">
        <w:rPr>
          <w:rFonts w:ascii="Times New Roman" w:hAnsi="Times New Roman" w:cs="Times New Roman"/>
          <w:color w:val="0D0D0D"/>
          <w:sz w:val="24"/>
          <w:szCs w:val="28"/>
          <w:shd w:val="clear" w:color="auto" w:fill="FFFFFF"/>
        </w:rPr>
        <w:t>:</w:t>
      </w:r>
    </w:p>
    <w:p w14:paraId="6F589DD3" w14:textId="77777777" w:rsidR="004C7650" w:rsidRPr="00A12718" w:rsidRDefault="004C7650" w:rsidP="004C7650">
      <w:pPr>
        <w:pStyle w:val="ListParagraph"/>
        <w:ind w:left="0"/>
        <w:rPr>
          <w:rFonts w:ascii="Times New Roman" w:hAnsi="Times New Roman" w:cs="Times New Roman"/>
          <w:color w:val="0D0D0D"/>
          <w:sz w:val="24"/>
          <w:szCs w:val="28"/>
          <w:shd w:val="clear" w:color="auto" w:fill="FFFFFF"/>
        </w:rPr>
      </w:pPr>
    </w:p>
    <w:p w14:paraId="47521BF7" w14:textId="77777777" w:rsidR="00184630" w:rsidRPr="00A12718" w:rsidRDefault="00184630" w:rsidP="001E528D">
      <w:pPr>
        <w:numPr>
          <w:ilvl w:val="0"/>
          <w:numId w:val="9"/>
        </w:numPr>
        <w:shd w:val="clear" w:color="auto" w:fill="FFFFFF"/>
        <w:spacing w:after="45" w:line="240" w:lineRule="auto"/>
        <w:ind w:left="0" w:firstLine="0"/>
        <w:rPr>
          <w:rFonts w:ascii="Times New Roman" w:eastAsia="Times New Roman" w:hAnsi="Times New Roman" w:cs="Times New Roman"/>
          <w:sz w:val="24"/>
          <w:szCs w:val="28"/>
          <w:lang w:eastAsia="fr-FR"/>
        </w:rPr>
      </w:pPr>
      <w:r w:rsidRPr="00A12718">
        <w:rPr>
          <w:rFonts w:ascii="Times New Roman" w:eastAsia="Times New Roman" w:hAnsi="Times New Roman" w:cs="Times New Roman"/>
          <w:b/>
          <w:bCs/>
          <w:sz w:val="24"/>
          <w:szCs w:val="28"/>
          <w:lang w:eastAsia="fr-FR"/>
        </w:rPr>
        <w:t>Modèle</w:t>
      </w:r>
      <w:r w:rsidRPr="00A12718">
        <w:rPr>
          <w:rFonts w:ascii="Times New Roman" w:eastAsia="Times New Roman" w:hAnsi="Times New Roman" w:cs="Times New Roman"/>
          <w:b/>
          <w:sz w:val="24"/>
          <w:szCs w:val="28"/>
          <w:lang w:eastAsia="fr-FR"/>
        </w:rPr>
        <w:t> :</w:t>
      </w:r>
      <w:r w:rsidRPr="00A12718">
        <w:rPr>
          <w:rFonts w:ascii="Times New Roman" w:eastAsia="Times New Roman" w:hAnsi="Times New Roman" w:cs="Times New Roman"/>
          <w:sz w:val="24"/>
          <w:szCs w:val="28"/>
          <w:lang w:eastAsia="fr-FR"/>
        </w:rPr>
        <w:t xml:space="preserve"> cette partie gère ce qu'on appelle la </w:t>
      </w:r>
      <w:r w:rsidRPr="00A12718">
        <w:rPr>
          <w:rFonts w:ascii="Times New Roman" w:eastAsia="Times New Roman" w:hAnsi="Times New Roman" w:cs="Times New Roman"/>
          <w:b/>
          <w:bCs/>
          <w:sz w:val="24"/>
          <w:szCs w:val="28"/>
          <w:lang w:eastAsia="fr-FR"/>
        </w:rPr>
        <w:t>logique métier</w:t>
      </w:r>
      <w:r w:rsidRPr="00A12718">
        <w:rPr>
          <w:rFonts w:ascii="Times New Roman" w:eastAsia="Times New Roman" w:hAnsi="Times New Roman" w:cs="Times New Roman"/>
          <w:sz w:val="24"/>
          <w:szCs w:val="28"/>
          <w:lang w:eastAsia="fr-FR"/>
        </w:rPr>
        <w:t xml:space="preserve"> de votre site. Elle comprend notamment la gestion des données qui sont stockées, mais aussi tout le code qui prend des décisions autour de ces données. Son objectif est de fournir une interface d'action </w:t>
      </w:r>
      <w:proofErr w:type="gramStart"/>
      <w:r w:rsidRPr="00A12718">
        <w:rPr>
          <w:rFonts w:ascii="Times New Roman" w:eastAsia="Times New Roman" w:hAnsi="Times New Roman" w:cs="Times New Roman"/>
          <w:sz w:val="24"/>
          <w:szCs w:val="28"/>
          <w:lang w:eastAsia="fr-FR"/>
        </w:rPr>
        <w:t>la plus simple possible</w:t>
      </w:r>
      <w:proofErr w:type="gramEnd"/>
      <w:r w:rsidRPr="00A12718">
        <w:rPr>
          <w:rFonts w:ascii="Times New Roman" w:eastAsia="Times New Roman" w:hAnsi="Times New Roman" w:cs="Times New Roman"/>
          <w:sz w:val="24"/>
          <w:szCs w:val="28"/>
          <w:lang w:eastAsia="fr-FR"/>
        </w:rPr>
        <w:t xml:space="preserve"> au contrôleur. On y trouve donc entre autres des algorithmes complexes et des requêtes SQL.</w:t>
      </w:r>
    </w:p>
    <w:p w14:paraId="3407A1B2" w14:textId="77777777" w:rsidR="00184630" w:rsidRPr="00A12718" w:rsidRDefault="00184630" w:rsidP="004C7650">
      <w:pPr>
        <w:shd w:val="clear" w:color="auto" w:fill="FFFFFF"/>
        <w:spacing w:after="45" w:line="240" w:lineRule="auto"/>
        <w:rPr>
          <w:rFonts w:ascii="Times New Roman" w:eastAsia="Times New Roman" w:hAnsi="Times New Roman" w:cs="Times New Roman"/>
          <w:sz w:val="24"/>
          <w:szCs w:val="28"/>
          <w:lang w:eastAsia="fr-FR"/>
        </w:rPr>
      </w:pPr>
    </w:p>
    <w:p w14:paraId="23D30574" w14:textId="77777777" w:rsidR="00184630" w:rsidRPr="00A12718" w:rsidRDefault="00184630" w:rsidP="001E528D">
      <w:pPr>
        <w:numPr>
          <w:ilvl w:val="0"/>
          <w:numId w:val="9"/>
        </w:numPr>
        <w:shd w:val="clear" w:color="auto" w:fill="FFFFFF"/>
        <w:spacing w:after="45" w:line="240" w:lineRule="auto"/>
        <w:ind w:left="0" w:firstLine="0"/>
        <w:rPr>
          <w:rFonts w:ascii="Times New Roman" w:eastAsia="Times New Roman" w:hAnsi="Times New Roman" w:cs="Times New Roman"/>
          <w:sz w:val="24"/>
          <w:szCs w:val="28"/>
          <w:lang w:eastAsia="fr-FR"/>
        </w:rPr>
      </w:pPr>
      <w:r w:rsidRPr="00A12718">
        <w:rPr>
          <w:rFonts w:ascii="Times New Roman" w:eastAsia="Times New Roman" w:hAnsi="Times New Roman" w:cs="Times New Roman"/>
          <w:b/>
          <w:bCs/>
          <w:sz w:val="24"/>
          <w:szCs w:val="28"/>
          <w:lang w:eastAsia="fr-FR"/>
        </w:rPr>
        <w:t>Vue</w:t>
      </w:r>
      <w:r w:rsidRPr="00A12718">
        <w:rPr>
          <w:rFonts w:ascii="Times New Roman" w:eastAsia="Times New Roman" w:hAnsi="Times New Roman" w:cs="Times New Roman"/>
          <w:sz w:val="24"/>
          <w:szCs w:val="28"/>
          <w:lang w:eastAsia="fr-FR"/>
        </w:rPr>
        <w:t> : cette partie se concentre sur l'</w:t>
      </w:r>
      <w:r w:rsidRPr="00A12718">
        <w:rPr>
          <w:rFonts w:ascii="Times New Roman" w:eastAsia="Times New Roman" w:hAnsi="Times New Roman" w:cs="Times New Roman"/>
          <w:b/>
          <w:bCs/>
          <w:sz w:val="24"/>
          <w:szCs w:val="28"/>
          <w:lang w:eastAsia="fr-FR"/>
        </w:rPr>
        <w:t>affichage</w:t>
      </w:r>
      <w:r w:rsidRPr="00A12718">
        <w:rPr>
          <w:rFonts w:ascii="Times New Roman" w:eastAsia="Times New Roman" w:hAnsi="Times New Roman" w:cs="Times New Roman"/>
          <w:sz w:val="24"/>
          <w:szCs w:val="28"/>
          <w:lang w:eastAsia="fr-FR"/>
        </w:rPr>
        <w:t>. Elle ne fait presque aucun calcul et se contente de récupérer des variables pour savoir ce qu'elle doit afficher. On y trouve essentiellement du code HTML mais aussi quelques boucles et conditions PHP très simples, pour afficher par exemple une liste de messages.</w:t>
      </w:r>
    </w:p>
    <w:p w14:paraId="7184FA2C" w14:textId="77777777" w:rsidR="00184630" w:rsidRPr="00A12718" w:rsidRDefault="00184630" w:rsidP="004C7650">
      <w:pPr>
        <w:shd w:val="clear" w:color="auto" w:fill="FFFFFF"/>
        <w:spacing w:after="45" w:line="240" w:lineRule="auto"/>
        <w:rPr>
          <w:rFonts w:ascii="Times New Roman" w:eastAsia="Times New Roman" w:hAnsi="Times New Roman" w:cs="Times New Roman"/>
          <w:sz w:val="24"/>
          <w:szCs w:val="28"/>
          <w:lang w:eastAsia="fr-FR"/>
        </w:rPr>
      </w:pPr>
    </w:p>
    <w:p w14:paraId="4EA611F2" w14:textId="49F06E96" w:rsidR="00184630" w:rsidRPr="00A12718" w:rsidRDefault="00184630" w:rsidP="001E528D">
      <w:pPr>
        <w:numPr>
          <w:ilvl w:val="0"/>
          <w:numId w:val="9"/>
        </w:numPr>
        <w:shd w:val="clear" w:color="auto" w:fill="FFFFFF"/>
        <w:spacing w:after="45" w:line="240" w:lineRule="auto"/>
        <w:ind w:left="0" w:firstLine="0"/>
        <w:rPr>
          <w:rFonts w:ascii="Times New Roman" w:eastAsia="Times New Roman" w:hAnsi="Times New Roman" w:cs="Times New Roman"/>
          <w:sz w:val="24"/>
          <w:szCs w:val="28"/>
          <w:lang w:eastAsia="fr-FR"/>
        </w:rPr>
      </w:pPr>
      <w:r w:rsidRPr="00A12718">
        <w:rPr>
          <w:rFonts w:ascii="Times New Roman" w:eastAsia="Times New Roman" w:hAnsi="Times New Roman" w:cs="Times New Roman"/>
          <w:b/>
          <w:bCs/>
          <w:sz w:val="24"/>
          <w:szCs w:val="28"/>
          <w:lang w:eastAsia="fr-FR"/>
        </w:rPr>
        <w:t>Contrôleur</w:t>
      </w:r>
      <w:r w:rsidRPr="00A12718">
        <w:rPr>
          <w:rFonts w:ascii="Times New Roman" w:eastAsia="Times New Roman" w:hAnsi="Times New Roman" w:cs="Times New Roman"/>
          <w:sz w:val="24"/>
          <w:szCs w:val="28"/>
          <w:lang w:eastAsia="fr-FR"/>
        </w:rPr>
        <w:t> : cette partie gère les </w:t>
      </w:r>
      <w:r w:rsidRPr="00A12718">
        <w:rPr>
          <w:rFonts w:ascii="Times New Roman" w:eastAsia="Times New Roman" w:hAnsi="Times New Roman" w:cs="Times New Roman"/>
          <w:b/>
          <w:bCs/>
          <w:sz w:val="24"/>
          <w:szCs w:val="28"/>
          <w:lang w:eastAsia="fr-FR"/>
        </w:rPr>
        <w:t>échanges</w:t>
      </w:r>
      <w:r w:rsidRPr="00A12718">
        <w:rPr>
          <w:rFonts w:ascii="Times New Roman" w:eastAsia="Times New Roman" w:hAnsi="Times New Roman" w:cs="Times New Roman"/>
          <w:sz w:val="24"/>
          <w:szCs w:val="28"/>
          <w:lang w:eastAsia="fr-FR"/>
        </w:rPr>
        <w:t> avec l'utilisateur. C'est en quelque sorte l'intermédiaire entre l'utilisateur, le modèle et la vue. Le contrôleur va recevoir des requêtes de l'utilisateur. Pour chacune, il va demander au modèle d'effectuer certaines actions (lire des articles de blog depuis une base de données, supprimer un commentaire) et de lui renvoyer les résultats (la liste des articles, si la suppression est réussie). Puis il va </w:t>
      </w:r>
      <w:r w:rsidRPr="00A12718">
        <w:rPr>
          <w:rFonts w:ascii="Times New Roman" w:eastAsia="Times New Roman" w:hAnsi="Times New Roman" w:cs="Times New Roman"/>
          <w:i/>
          <w:iCs/>
          <w:sz w:val="24"/>
          <w:szCs w:val="28"/>
          <w:lang w:eastAsia="fr-FR"/>
        </w:rPr>
        <w:t>adapter</w:t>
      </w:r>
      <w:r w:rsidRPr="00A12718">
        <w:rPr>
          <w:rFonts w:ascii="Times New Roman" w:eastAsia="Times New Roman" w:hAnsi="Times New Roman" w:cs="Times New Roman"/>
          <w:sz w:val="24"/>
          <w:szCs w:val="28"/>
          <w:lang w:eastAsia="fr-FR"/>
        </w:rPr>
        <w:t> ce résultat et le donner à la vue. Enfin, il va renvoyer la nouvelle page HTML, générée par la vue, à l’utilisateur. [3]</w:t>
      </w:r>
    </w:p>
    <w:p w14:paraId="540B4E80" w14:textId="77777777" w:rsidR="00184630" w:rsidRPr="00A12718" w:rsidRDefault="00184630" w:rsidP="004C7650">
      <w:pPr>
        <w:rPr>
          <w:rFonts w:ascii="Times New Roman" w:hAnsi="Times New Roman" w:cs="Times New Roman"/>
          <w:sz w:val="24"/>
          <w:szCs w:val="28"/>
          <w:shd w:val="clear" w:color="auto" w:fill="FFFFFF"/>
        </w:rPr>
      </w:pPr>
      <w:r w:rsidRPr="00A12718">
        <w:rPr>
          <w:rFonts w:ascii="Times New Roman" w:hAnsi="Times New Roman" w:cs="Times New Roman"/>
          <w:sz w:val="24"/>
          <w:szCs w:val="28"/>
          <w:shd w:val="clear" w:color="auto" w:fill="FFFFFF"/>
        </w:rPr>
        <w:t>La figure suivante schématise le rôle de chacun de ces éléments :</w:t>
      </w:r>
    </w:p>
    <w:p w14:paraId="50CF5951" w14:textId="77777777" w:rsidR="00184630" w:rsidRPr="00A12718" w:rsidRDefault="00184630" w:rsidP="00184630">
      <w:pPr>
        <w:pStyle w:val="ListParagraph"/>
        <w:ind w:left="1440" w:firstLine="576"/>
        <w:rPr>
          <w:rFonts w:cstheme="minorHAnsi"/>
          <w:sz w:val="28"/>
          <w:szCs w:val="32"/>
          <w:shd w:val="clear" w:color="auto" w:fill="FFFFFF"/>
        </w:rPr>
      </w:pPr>
    </w:p>
    <w:p w14:paraId="3DA269F1" w14:textId="77777777" w:rsidR="00184630" w:rsidRPr="007907DF" w:rsidRDefault="00184630" w:rsidP="00184630">
      <w:pPr>
        <w:pStyle w:val="ListParagraph"/>
        <w:ind w:left="1440" w:firstLine="576"/>
        <w:rPr>
          <w:rFonts w:cstheme="minorHAnsi"/>
          <w:sz w:val="32"/>
          <w:szCs w:val="32"/>
          <w:shd w:val="clear" w:color="auto" w:fill="FFFFFF"/>
        </w:rPr>
      </w:pPr>
    </w:p>
    <w:p w14:paraId="05838ACC" w14:textId="280E08B9" w:rsidR="00FD7E73" w:rsidRPr="00A12718" w:rsidRDefault="00184630" w:rsidP="00A12718">
      <w:pPr>
        <w:pStyle w:val="ListParagraph"/>
        <w:ind w:left="708" w:firstLine="576"/>
        <w:rPr>
          <w:rFonts w:cstheme="minorHAnsi"/>
          <w:sz w:val="32"/>
          <w:szCs w:val="32"/>
          <w:shd w:val="clear" w:color="auto" w:fill="FFFFFF"/>
        </w:rPr>
      </w:pPr>
      <w:r w:rsidRPr="007907DF">
        <w:rPr>
          <w:rFonts w:cstheme="minorHAnsi"/>
          <w:noProof/>
          <w:sz w:val="32"/>
          <w:szCs w:val="32"/>
          <w:shd w:val="clear" w:color="auto" w:fill="FFFFFF"/>
        </w:rPr>
        <w:lastRenderedPageBreak/>
        <w:drawing>
          <wp:inline distT="0" distB="0" distL="0" distR="0" wp14:anchorId="2D7EA478" wp14:editId="6E786190">
            <wp:extent cx="3955649" cy="2162421"/>
            <wp:effectExtent l="0" t="0" r="698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vc-e1446005547831.jpg"/>
                    <pic:cNvPicPr/>
                  </pic:nvPicPr>
                  <pic:blipFill>
                    <a:blip r:embed="rId15">
                      <a:extLst>
                        <a:ext uri="{28A0092B-C50C-407E-A947-70E740481C1C}">
                          <a14:useLocalDpi xmlns:a14="http://schemas.microsoft.com/office/drawing/2010/main" val="0"/>
                        </a:ext>
                      </a:extLst>
                    </a:blip>
                    <a:stretch>
                      <a:fillRect/>
                    </a:stretch>
                  </pic:blipFill>
                  <pic:spPr>
                    <a:xfrm>
                      <a:off x="0" y="0"/>
                      <a:ext cx="4017452" cy="2196207"/>
                    </a:xfrm>
                    <a:prstGeom prst="rect">
                      <a:avLst/>
                    </a:prstGeom>
                  </pic:spPr>
                </pic:pic>
              </a:graphicData>
            </a:graphic>
          </wp:inline>
        </w:drawing>
      </w:r>
    </w:p>
    <w:p w14:paraId="4C4B8249" w14:textId="77777777" w:rsidR="00FD7E73" w:rsidRPr="004C7650" w:rsidRDefault="00FD7E73" w:rsidP="004C7650">
      <w:pPr>
        <w:pStyle w:val="ListParagraph"/>
        <w:ind w:left="0"/>
        <w:rPr>
          <w:rFonts w:ascii="Times New Roman" w:hAnsi="Times New Roman" w:cs="Times New Roman"/>
          <w:color w:val="0D0D0D"/>
          <w:sz w:val="28"/>
          <w:szCs w:val="28"/>
          <w:shd w:val="clear" w:color="auto" w:fill="FFFFFF"/>
        </w:rPr>
      </w:pPr>
    </w:p>
    <w:p w14:paraId="32646B1C" w14:textId="77777777" w:rsidR="00FD7E73" w:rsidRPr="004C7650" w:rsidRDefault="00FD7E73" w:rsidP="004C7650">
      <w:pPr>
        <w:pStyle w:val="ListParagraph"/>
        <w:ind w:left="0"/>
        <w:rPr>
          <w:rFonts w:ascii="Times New Roman" w:hAnsi="Times New Roman" w:cs="Times New Roman"/>
          <w:color w:val="0D0D0D"/>
          <w:sz w:val="28"/>
          <w:szCs w:val="28"/>
          <w:shd w:val="clear" w:color="auto" w:fill="FFFFFF"/>
        </w:rPr>
      </w:pPr>
    </w:p>
    <w:p w14:paraId="215C60B0" w14:textId="1886E6D5" w:rsidR="00184630" w:rsidRPr="004C7650" w:rsidRDefault="00184630" w:rsidP="001E528D">
      <w:pPr>
        <w:pStyle w:val="ListParagraph"/>
        <w:numPr>
          <w:ilvl w:val="1"/>
          <w:numId w:val="8"/>
        </w:numPr>
        <w:ind w:left="0" w:firstLine="0"/>
        <w:rPr>
          <w:rFonts w:ascii="Times New Roman" w:hAnsi="Times New Roman" w:cs="Times New Roman"/>
          <w:b/>
          <w:color w:val="0D0D0D"/>
          <w:sz w:val="28"/>
          <w:szCs w:val="28"/>
          <w:shd w:val="clear" w:color="auto" w:fill="FFFFFF"/>
        </w:rPr>
      </w:pPr>
      <w:r w:rsidRPr="004C7650">
        <w:rPr>
          <w:rFonts w:ascii="Times New Roman" w:hAnsi="Times New Roman" w:cs="Times New Roman"/>
          <w:b/>
          <w:color w:val="0D0D0D"/>
          <w:sz w:val="28"/>
          <w:szCs w:val="28"/>
          <w:shd w:val="clear" w:color="auto" w:fill="FFFFFF"/>
        </w:rPr>
        <w:t>L’architecture SOA :</w:t>
      </w:r>
    </w:p>
    <w:p w14:paraId="0A522CEF" w14:textId="77777777" w:rsidR="00184630" w:rsidRPr="00A12718" w:rsidRDefault="00184630" w:rsidP="004C7650">
      <w:pPr>
        <w:pStyle w:val="ListParagraph"/>
        <w:ind w:left="0"/>
        <w:rPr>
          <w:rFonts w:ascii="Times New Roman" w:hAnsi="Times New Roman" w:cs="Times New Roman"/>
          <w:color w:val="0D0D0D"/>
          <w:sz w:val="24"/>
          <w:szCs w:val="24"/>
          <w:shd w:val="clear" w:color="auto" w:fill="FFFFFF"/>
        </w:rPr>
      </w:pPr>
    </w:p>
    <w:p w14:paraId="1225D996" w14:textId="7C609996" w:rsidR="00184630" w:rsidRPr="00A12718" w:rsidRDefault="00184630" w:rsidP="004C7650">
      <w:pPr>
        <w:pStyle w:val="ListParagraph"/>
        <w:ind w:left="0"/>
        <w:rPr>
          <w:rFonts w:ascii="Times New Roman" w:hAnsi="Times New Roman" w:cs="Times New Roman"/>
          <w:color w:val="0D0D0D"/>
          <w:sz w:val="24"/>
          <w:szCs w:val="24"/>
          <w:shd w:val="clear" w:color="auto" w:fill="FFFFFF"/>
        </w:rPr>
      </w:pPr>
      <w:r w:rsidRPr="00A12718">
        <w:rPr>
          <w:rFonts w:ascii="Times New Roman" w:hAnsi="Times New Roman" w:cs="Times New Roman"/>
          <w:color w:val="0D0D0D"/>
          <w:sz w:val="24"/>
          <w:szCs w:val="24"/>
          <w:shd w:val="clear" w:color="auto" w:fill="FFFFFF"/>
        </w:rPr>
        <w:t>Notre application est basée sur l’architecture orientée services (SOA) qui est une approche utilisée pour créer une architecture basée sur l’utilisation d’un ensemble des services.</w:t>
      </w:r>
    </w:p>
    <w:p w14:paraId="4CACAA8F" w14:textId="00E5EDE3" w:rsidR="00184630" w:rsidRPr="00A12718" w:rsidRDefault="00184630" w:rsidP="004C7650">
      <w:pPr>
        <w:pStyle w:val="ListParagraph"/>
        <w:ind w:left="0"/>
        <w:rPr>
          <w:rFonts w:ascii="Times New Roman" w:hAnsi="Times New Roman" w:cs="Times New Roman"/>
          <w:color w:val="0D0D0D"/>
          <w:sz w:val="24"/>
          <w:szCs w:val="24"/>
          <w:shd w:val="clear" w:color="auto" w:fill="FFFFFF"/>
        </w:rPr>
      </w:pPr>
      <w:r w:rsidRPr="00A12718">
        <w:rPr>
          <w:rFonts w:ascii="Times New Roman" w:hAnsi="Times New Roman" w:cs="Times New Roman"/>
          <w:color w:val="0D0D0D"/>
          <w:sz w:val="24"/>
          <w:szCs w:val="24"/>
          <w:shd w:val="clear" w:color="auto" w:fill="FFFFFF"/>
        </w:rPr>
        <w:t>Ces services sont conçus pour effectuer des tâches spécifiques et peuvent être appelés par d'autres composants de l'application ou par des applications externes via des protocoles de communication standardisés tels que HTTP, SOAP (Simple Object Access Protocol), ou REST (Representational State Transfer).</w:t>
      </w:r>
    </w:p>
    <w:p w14:paraId="0D60F4C3" w14:textId="77777777" w:rsidR="00184630" w:rsidRPr="00A12718" w:rsidRDefault="00184630" w:rsidP="004C7650">
      <w:pPr>
        <w:pStyle w:val="ListParagraph"/>
        <w:ind w:left="0"/>
        <w:rPr>
          <w:rFonts w:ascii="Times New Roman" w:hAnsi="Times New Roman" w:cs="Times New Roman"/>
          <w:color w:val="0D0D0D"/>
          <w:sz w:val="24"/>
          <w:szCs w:val="24"/>
          <w:shd w:val="clear" w:color="auto" w:fill="FFFFFF"/>
        </w:rPr>
      </w:pPr>
    </w:p>
    <w:p w14:paraId="1C43E829" w14:textId="005AC1BF" w:rsidR="001B792D" w:rsidRPr="00A12718" w:rsidRDefault="00184630" w:rsidP="004C7650">
      <w:pPr>
        <w:rPr>
          <w:rFonts w:ascii="Times New Roman" w:hAnsi="Times New Roman" w:cs="Times New Roman"/>
          <w:b/>
          <w:color w:val="0D0D0D"/>
          <w:sz w:val="24"/>
          <w:szCs w:val="24"/>
          <w:shd w:val="clear" w:color="auto" w:fill="FFFFFF"/>
        </w:rPr>
      </w:pPr>
      <w:r w:rsidRPr="00A12718">
        <w:rPr>
          <w:rFonts w:ascii="Times New Roman" w:hAnsi="Times New Roman" w:cs="Times New Roman"/>
          <w:b/>
          <w:color w:val="0D0D0D"/>
          <w:sz w:val="24"/>
          <w:szCs w:val="24"/>
          <w:shd w:val="clear" w:color="auto" w:fill="FFFFFF"/>
        </w:rPr>
        <w:t xml:space="preserve">  SOA visant à :</w:t>
      </w:r>
    </w:p>
    <w:p w14:paraId="3119E8B8" w14:textId="3B45D40D" w:rsidR="00184630" w:rsidRPr="00A12718" w:rsidRDefault="00184630" w:rsidP="001E528D">
      <w:pPr>
        <w:pStyle w:val="ListParagraph"/>
        <w:numPr>
          <w:ilvl w:val="0"/>
          <w:numId w:val="12"/>
        </w:numPr>
        <w:ind w:left="0" w:firstLine="0"/>
        <w:rPr>
          <w:rFonts w:ascii="Times New Roman" w:hAnsi="Times New Roman" w:cs="Times New Roman"/>
          <w:color w:val="0D0D0D"/>
          <w:sz w:val="24"/>
          <w:szCs w:val="24"/>
          <w:shd w:val="clear" w:color="auto" w:fill="FFFFFF"/>
        </w:rPr>
      </w:pPr>
      <w:r w:rsidRPr="00A12718">
        <w:rPr>
          <w:rFonts w:ascii="Times New Roman" w:hAnsi="Times New Roman" w:cs="Times New Roman"/>
          <w:color w:val="0D0D0D"/>
          <w:sz w:val="24"/>
          <w:szCs w:val="24"/>
          <w:shd w:val="clear" w:color="auto" w:fill="FFFFFF"/>
        </w:rPr>
        <w:t>La décomposition d'une fonctionnalité en un ensemble de services.</w:t>
      </w:r>
    </w:p>
    <w:p w14:paraId="4A019A75" w14:textId="00E4C76D" w:rsidR="00184630" w:rsidRPr="00A12718" w:rsidRDefault="00184630" w:rsidP="001E528D">
      <w:pPr>
        <w:pStyle w:val="ListParagraph"/>
        <w:numPr>
          <w:ilvl w:val="0"/>
          <w:numId w:val="12"/>
        </w:numPr>
        <w:ind w:left="0" w:firstLine="0"/>
        <w:rPr>
          <w:rFonts w:ascii="Times New Roman" w:hAnsi="Times New Roman" w:cs="Times New Roman"/>
          <w:color w:val="0D0D0D"/>
          <w:sz w:val="24"/>
          <w:szCs w:val="24"/>
          <w:shd w:val="clear" w:color="auto" w:fill="FFFFFF"/>
        </w:rPr>
      </w:pPr>
      <w:r w:rsidRPr="00A12718">
        <w:rPr>
          <w:rFonts w:ascii="Times New Roman" w:hAnsi="Times New Roman" w:cs="Times New Roman"/>
          <w:color w:val="0D0D0D"/>
          <w:sz w:val="24"/>
          <w:szCs w:val="24"/>
          <w:shd w:val="clear" w:color="auto" w:fill="FFFFFF"/>
        </w:rPr>
        <w:t xml:space="preserve"> L'optimisation des performances des organisations.</w:t>
      </w:r>
    </w:p>
    <w:p w14:paraId="3A8F5C83" w14:textId="73943100" w:rsidR="00184630" w:rsidRPr="00A12718" w:rsidRDefault="00184630" w:rsidP="001E528D">
      <w:pPr>
        <w:pStyle w:val="ListParagraph"/>
        <w:numPr>
          <w:ilvl w:val="0"/>
          <w:numId w:val="12"/>
        </w:numPr>
        <w:ind w:left="0" w:firstLine="0"/>
        <w:rPr>
          <w:rFonts w:ascii="Times New Roman" w:hAnsi="Times New Roman" w:cs="Times New Roman"/>
          <w:color w:val="0D0D0D"/>
          <w:sz w:val="24"/>
          <w:szCs w:val="24"/>
          <w:shd w:val="clear" w:color="auto" w:fill="FFFFFF"/>
        </w:rPr>
      </w:pPr>
      <w:r w:rsidRPr="00A12718">
        <w:rPr>
          <w:rFonts w:ascii="Times New Roman" w:hAnsi="Times New Roman" w:cs="Times New Roman"/>
          <w:color w:val="0D0D0D"/>
          <w:sz w:val="24"/>
          <w:szCs w:val="24"/>
          <w:shd w:val="clear" w:color="auto" w:fill="FFFFFF"/>
        </w:rPr>
        <w:t xml:space="preserve"> La diminution des coûts.</w:t>
      </w:r>
    </w:p>
    <w:p w14:paraId="2524D501" w14:textId="34C77303" w:rsidR="00184630" w:rsidRPr="00A12718" w:rsidRDefault="00184630" w:rsidP="001E528D">
      <w:pPr>
        <w:pStyle w:val="ListParagraph"/>
        <w:numPr>
          <w:ilvl w:val="0"/>
          <w:numId w:val="12"/>
        </w:numPr>
        <w:ind w:left="0" w:firstLine="0"/>
        <w:rPr>
          <w:rFonts w:ascii="Times New Roman" w:hAnsi="Times New Roman" w:cs="Times New Roman"/>
          <w:color w:val="0D0D0D"/>
          <w:sz w:val="24"/>
          <w:szCs w:val="24"/>
          <w:shd w:val="clear" w:color="auto" w:fill="FFFFFF"/>
        </w:rPr>
      </w:pPr>
      <w:r w:rsidRPr="00A12718">
        <w:rPr>
          <w:rFonts w:ascii="Times New Roman" w:hAnsi="Times New Roman" w:cs="Times New Roman"/>
          <w:color w:val="0D0D0D"/>
          <w:sz w:val="24"/>
          <w:szCs w:val="24"/>
          <w:shd w:val="clear" w:color="auto" w:fill="FFFFFF"/>
        </w:rPr>
        <w:t>L'amélioration de la souplesse des processus.</w:t>
      </w:r>
    </w:p>
    <w:p w14:paraId="6293FD86" w14:textId="77777777" w:rsidR="004C7650" w:rsidRPr="004C7650" w:rsidRDefault="004C7650" w:rsidP="004C7650">
      <w:pPr>
        <w:pStyle w:val="ListParagraph"/>
        <w:ind w:left="0"/>
        <w:rPr>
          <w:rFonts w:ascii="Times New Roman" w:hAnsi="Times New Roman" w:cs="Times New Roman"/>
          <w:color w:val="0D0D0D"/>
          <w:sz w:val="28"/>
          <w:szCs w:val="28"/>
          <w:shd w:val="clear" w:color="auto" w:fill="FFFFFF"/>
        </w:rPr>
      </w:pPr>
    </w:p>
    <w:p w14:paraId="36437BCB" w14:textId="6271F830" w:rsidR="00184630" w:rsidRDefault="00FD7E73" w:rsidP="007D4FDC">
      <w:pPr>
        <w:ind w:left="1416"/>
        <w:rPr>
          <w:rFonts w:cstheme="minorHAnsi"/>
          <w:color w:val="0D0D0D"/>
          <w:sz w:val="32"/>
          <w:szCs w:val="32"/>
          <w:shd w:val="clear" w:color="auto" w:fill="FFFFFF"/>
        </w:rPr>
      </w:pPr>
      <w:r w:rsidRPr="007907DF">
        <w:rPr>
          <w:rFonts w:cstheme="minorHAnsi"/>
          <w:noProof/>
          <w:color w:val="0D0D0D"/>
          <w:sz w:val="32"/>
          <w:szCs w:val="32"/>
          <w:shd w:val="clear" w:color="auto" w:fill="FFFFFF"/>
        </w:rPr>
        <w:drawing>
          <wp:inline distT="0" distB="0" distL="0" distR="0" wp14:anchorId="4FA8B754" wp14:editId="690363EF">
            <wp:extent cx="3589867" cy="26219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OA.gif"/>
                    <pic:cNvPicPr/>
                  </pic:nvPicPr>
                  <pic:blipFill>
                    <a:blip r:embed="rId16">
                      <a:extLst>
                        <a:ext uri="{28A0092B-C50C-407E-A947-70E740481C1C}">
                          <a14:useLocalDpi xmlns:a14="http://schemas.microsoft.com/office/drawing/2010/main" val="0"/>
                        </a:ext>
                      </a:extLst>
                    </a:blip>
                    <a:stretch>
                      <a:fillRect/>
                    </a:stretch>
                  </pic:blipFill>
                  <pic:spPr>
                    <a:xfrm>
                      <a:off x="0" y="0"/>
                      <a:ext cx="3658038" cy="2671705"/>
                    </a:xfrm>
                    <a:prstGeom prst="rect">
                      <a:avLst/>
                    </a:prstGeom>
                  </pic:spPr>
                </pic:pic>
              </a:graphicData>
            </a:graphic>
          </wp:inline>
        </w:drawing>
      </w:r>
    </w:p>
    <w:p w14:paraId="494B229A" w14:textId="77777777" w:rsidR="004C7650" w:rsidRPr="004C7650" w:rsidRDefault="004C7650" w:rsidP="004C7650">
      <w:pPr>
        <w:rPr>
          <w:rFonts w:ascii="Times New Roman" w:hAnsi="Times New Roman" w:cs="Times New Roman"/>
          <w:color w:val="0D0D0D"/>
          <w:sz w:val="28"/>
          <w:szCs w:val="28"/>
          <w:shd w:val="clear" w:color="auto" w:fill="FFFFFF"/>
        </w:rPr>
      </w:pPr>
    </w:p>
    <w:p w14:paraId="67572D0C" w14:textId="4FEFEF93" w:rsidR="00184630" w:rsidRDefault="00184630" w:rsidP="001E528D">
      <w:pPr>
        <w:pStyle w:val="ListParagraph"/>
        <w:numPr>
          <w:ilvl w:val="1"/>
          <w:numId w:val="8"/>
        </w:numPr>
        <w:ind w:left="0"/>
        <w:rPr>
          <w:rFonts w:ascii="Times New Roman" w:hAnsi="Times New Roman" w:cs="Times New Roman"/>
          <w:b/>
          <w:color w:val="0D0D0D"/>
          <w:sz w:val="28"/>
          <w:szCs w:val="28"/>
          <w:shd w:val="clear" w:color="auto" w:fill="FFFFFF"/>
        </w:rPr>
      </w:pPr>
      <w:r w:rsidRPr="004C7650">
        <w:rPr>
          <w:rFonts w:ascii="Times New Roman" w:hAnsi="Times New Roman" w:cs="Times New Roman"/>
          <w:b/>
          <w:color w:val="0D0D0D"/>
          <w:sz w:val="28"/>
          <w:szCs w:val="28"/>
          <w:shd w:val="clear" w:color="auto" w:fill="FFFFFF"/>
        </w:rPr>
        <w:lastRenderedPageBreak/>
        <w:t>Architecture de sécurité :</w:t>
      </w:r>
    </w:p>
    <w:p w14:paraId="42C6BBE2" w14:textId="77777777" w:rsidR="004C7650" w:rsidRPr="00A12718" w:rsidRDefault="004C7650" w:rsidP="004C7650">
      <w:pPr>
        <w:pStyle w:val="ListParagraph"/>
        <w:ind w:left="0"/>
        <w:rPr>
          <w:rFonts w:ascii="Times New Roman" w:hAnsi="Times New Roman" w:cs="Times New Roman"/>
          <w:b/>
          <w:color w:val="0D0D0D"/>
          <w:sz w:val="24"/>
          <w:szCs w:val="28"/>
          <w:shd w:val="clear" w:color="auto" w:fill="FFFFFF"/>
        </w:rPr>
      </w:pPr>
    </w:p>
    <w:p w14:paraId="502CEE6B" w14:textId="31262224" w:rsidR="00184630" w:rsidRPr="00A12718" w:rsidRDefault="00FD6820" w:rsidP="001E528D">
      <w:pPr>
        <w:pStyle w:val="ListParagraph"/>
        <w:numPr>
          <w:ilvl w:val="0"/>
          <w:numId w:val="13"/>
        </w:numPr>
        <w:ind w:left="0"/>
        <w:rPr>
          <w:rFonts w:ascii="Times New Roman" w:hAnsi="Times New Roman" w:cs="Times New Roman"/>
          <w:b/>
          <w:color w:val="0D0D0D"/>
          <w:sz w:val="24"/>
          <w:szCs w:val="28"/>
          <w:shd w:val="clear" w:color="auto" w:fill="FFFFFF"/>
        </w:rPr>
      </w:pPr>
      <w:r w:rsidRPr="00A12718">
        <w:rPr>
          <w:rFonts w:ascii="Times New Roman" w:hAnsi="Times New Roman" w:cs="Times New Roman"/>
          <w:b/>
          <w:color w:val="0D0D0D"/>
          <w:sz w:val="24"/>
          <w:szCs w:val="28"/>
          <w:shd w:val="clear" w:color="auto" w:fill="FFFFFF"/>
        </w:rPr>
        <w:t>L’intérêt de développer d’une API pour un progiciel :</w:t>
      </w:r>
    </w:p>
    <w:p w14:paraId="5E7F5219" w14:textId="77777777" w:rsidR="00FD6820" w:rsidRPr="00A12718" w:rsidRDefault="00FD6820" w:rsidP="004C7650">
      <w:pPr>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 xml:space="preserve">L'API peut être décrite comme une solution informatique essentielle qui permet à différentes applications de communiquer entre elles de manière fluide, en échangeant des services ou des données. En réalité, elle se compose d'un ensemble de fonctions accessibles via des requêtes HTTP, facilitant ainsi l'accès aux services d'une application à travers un langage de programmation défini. </w:t>
      </w:r>
    </w:p>
    <w:p w14:paraId="6C43C385" w14:textId="7EB0C4EA" w:rsidR="00FD6820" w:rsidRPr="00A12718" w:rsidRDefault="00FD6820" w:rsidP="004C7650">
      <w:pPr>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En simplifiant la communication entre deux programmes informatiques, l'API offre un moyen efficace de favoriser leur évolution tout en renforçant la distinction entre le Back-end et le Front-end. Cela simplifie également le développement d'applications web en permettant aux développeurs de créer une "surcouche" personnalisée, par exemple pour un progiciel commercial, ou en</w:t>
      </w:r>
      <w:r w:rsidRPr="00A12718">
        <w:rPr>
          <w:rFonts w:cstheme="minorHAnsi"/>
          <w:color w:val="0D0D0D"/>
          <w:sz w:val="28"/>
          <w:szCs w:val="32"/>
          <w:shd w:val="clear" w:color="auto" w:fill="FFFFFF"/>
        </w:rPr>
        <w:t xml:space="preserve"> </w:t>
      </w:r>
      <w:r w:rsidRPr="00A12718">
        <w:rPr>
          <w:rFonts w:ascii="Times New Roman" w:hAnsi="Times New Roman" w:cs="Times New Roman"/>
          <w:color w:val="0D0D0D"/>
          <w:sz w:val="24"/>
          <w:szCs w:val="28"/>
          <w:shd w:val="clear" w:color="auto" w:fill="FFFFFF"/>
        </w:rPr>
        <w:t>laissant aux membres la possibilité de coder des fonctionnalités supplémentaires selon leurs besoins spécifiques.</w:t>
      </w:r>
    </w:p>
    <w:p w14:paraId="1EF89C24" w14:textId="7D7AD4D4" w:rsidR="00FD6820" w:rsidRPr="00A12718" w:rsidRDefault="00FD6820" w:rsidP="004C7650">
      <w:pPr>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 xml:space="preserve"> En somme, l'API joue un rôle central dans l'architecture logicielle moderne, favorisant la flexibilité, la modularité et l'efficacité des systèmes informatiques interconnectés.</w:t>
      </w:r>
    </w:p>
    <w:p w14:paraId="590587A7" w14:textId="04327679" w:rsidR="00184630" w:rsidRPr="00A12718" w:rsidRDefault="00FD6820" w:rsidP="004C7650">
      <w:pPr>
        <w:rPr>
          <w:rFonts w:ascii="Times New Roman" w:hAnsi="Times New Roman" w:cs="Times New Roman"/>
          <w:b/>
          <w:color w:val="0D0D0D"/>
          <w:sz w:val="24"/>
          <w:szCs w:val="28"/>
          <w:shd w:val="clear" w:color="auto" w:fill="FFFFFF"/>
        </w:rPr>
      </w:pPr>
      <w:r w:rsidRPr="00A12718">
        <w:rPr>
          <w:rFonts w:ascii="Times New Roman" w:hAnsi="Times New Roman" w:cs="Times New Roman"/>
          <w:b/>
          <w:color w:val="0D0D0D"/>
          <w:sz w:val="24"/>
          <w:szCs w:val="28"/>
          <w:shd w:val="clear" w:color="auto" w:fill="FFFFFF"/>
        </w:rPr>
        <w:t xml:space="preserve">  ▪   Les diverses structures d'API :</w:t>
      </w:r>
    </w:p>
    <w:p w14:paraId="0C0B367E" w14:textId="77777777" w:rsidR="00FD6820" w:rsidRPr="00A12718" w:rsidRDefault="00FD6820" w:rsidP="004C7650">
      <w:pPr>
        <w:ind w:firstLine="6"/>
        <w:jc w:val="both"/>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Il existe deux principaux protocoles de communication sur lesquels reposent les API : le Simple Object Access Protocol (SOAP) et le Representational State Transfer (REST).</w:t>
      </w:r>
    </w:p>
    <w:p w14:paraId="4237EC43" w14:textId="51223428" w:rsidR="00FD6820" w:rsidRPr="00A12718" w:rsidRDefault="00FD6820" w:rsidP="004C7650">
      <w:pPr>
        <w:jc w:val="both"/>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 xml:space="preserve"> Le REST s'est progressivement imposé comme le choix privilégié par rapport au SOAP en raison de sa flexibilité accrue. Cette évolution a conduit à l'émergence des API REST ou RESTful.</w:t>
      </w:r>
    </w:p>
    <w:p w14:paraId="47A111B2" w14:textId="2A9768D0" w:rsidR="00FD6820" w:rsidRPr="00A12718" w:rsidRDefault="00FD6820" w:rsidP="004C7650">
      <w:pPr>
        <w:jc w:val="both"/>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La distinction fondamentale entre ces deux protocoles réside dans le niveau de couplage entre le client et le serveur.</w:t>
      </w:r>
    </w:p>
    <w:p w14:paraId="0D9CC384" w14:textId="22086921" w:rsidR="003A2129" w:rsidRPr="00A12718" w:rsidRDefault="003A2129" w:rsidP="004C7650">
      <w:pPr>
        <w:jc w:val="both"/>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La figure suivante montre la différence entre les 2 services :</w:t>
      </w:r>
    </w:p>
    <w:p w14:paraId="36D0D586" w14:textId="29A8F094" w:rsidR="0022736D" w:rsidRPr="00FD7E73" w:rsidRDefault="00FD7E73" w:rsidP="00A12718">
      <w:pPr>
        <w:jc w:val="center"/>
        <w:rPr>
          <w:rFonts w:cstheme="minorHAnsi"/>
          <w:color w:val="0D0D0D"/>
          <w:sz w:val="32"/>
          <w:szCs w:val="32"/>
          <w:shd w:val="clear" w:color="auto" w:fill="FFFFFF"/>
        </w:rPr>
      </w:pPr>
      <w:r>
        <w:rPr>
          <w:rFonts w:ascii="Segoe UI" w:hAnsi="Segoe UI" w:cs="Segoe UI"/>
          <w:noProof/>
          <w:color w:val="0D0D0D"/>
          <w:shd w:val="clear" w:color="auto" w:fill="FFFFFF"/>
        </w:rPr>
        <w:drawing>
          <wp:inline distT="0" distB="0" distL="0" distR="0" wp14:anchorId="01630BAD" wp14:editId="6B72A798">
            <wp:extent cx="4458140" cy="20332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6155b5bc3fdb2c9d9ee0dd3d_protocol layering.png"/>
                    <pic:cNvPicPr/>
                  </pic:nvPicPr>
                  <pic:blipFill>
                    <a:blip r:embed="rId17">
                      <a:extLst>
                        <a:ext uri="{28A0092B-C50C-407E-A947-70E740481C1C}">
                          <a14:useLocalDpi xmlns:a14="http://schemas.microsoft.com/office/drawing/2010/main" val="0"/>
                        </a:ext>
                      </a:extLst>
                    </a:blip>
                    <a:stretch>
                      <a:fillRect/>
                    </a:stretch>
                  </pic:blipFill>
                  <pic:spPr>
                    <a:xfrm>
                      <a:off x="0" y="0"/>
                      <a:ext cx="4497562" cy="2051250"/>
                    </a:xfrm>
                    <a:prstGeom prst="rect">
                      <a:avLst/>
                    </a:prstGeom>
                  </pic:spPr>
                </pic:pic>
              </a:graphicData>
            </a:graphic>
          </wp:inline>
        </w:drawing>
      </w:r>
    </w:p>
    <w:p w14:paraId="7C78296A" w14:textId="77777777" w:rsidR="0022736D" w:rsidRPr="00A12718" w:rsidRDefault="0022736D" w:rsidP="004C7650">
      <w:pPr>
        <w:pStyle w:val="ListParagraph"/>
        <w:ind w:left="0"/>
        <w:rPr>
          <w:rFonts w:ascii="Times New Roman" w:hAnsi="Times New Roman" w:cs="Times New Roman"/>
          <w:color w:val="0D0D0D"/>
          <w:sz w:val="24"/>
          <w:szCs w:val="28"/>
          <w:shd w:val="clear" w:color="auto" w:fill="FFFFFF"/>
        </w:rPr>
      </w:pPr>
    </w:p>
    <w:p w14:paraId="1B01A957" w14:textId="1D0DAE4E" w:rsidR="00031974" w:rsidRPr="00A12718" w:rsidRDefault="003A2129" w:rsidP="001E528D">
      <w:pPr>
        <w:pStyle w:val="ListParagraph"/>
        <w:numPr>
          <w:ilvl w:val="0"/>
          <w:numId w:val="13"/>
        </w:numPr>
        <w:ind w:left="0" w:firstLine="0"/>
        <w:rPr>
          <w:rFonts w:ascii="Times New Roman" w:hAnsi="Times New Roman" w:cs="Times New Roman"/>
          <w:b/>
          <w:color w:val="0D0D0D"/>
          <w:sz w:val="24"/>
          <w:szCs w:val="28"/>
          <w:shd w:val="clear" w:color="auto" w:fill="FFFFFF"/>
        </w:rPr>
      </w:pPr>
      <w:r w:rsidRPr="00A12718">
        <w:rPr>
          <w:rFonts w:ascii="Times New Roman" w:hAnsi="Times New Roman" w:cs="Times New Roman"/>
          <w:b/>
          <w:color w:val="0D0D0D"/>
          <w:sz w:val="24"/>
          <w:szCs w:val="28"/>
          <w:shd w:val="clear" w:color="auto" w:fill="FFFFFF"/>
        </w:rPr>
        <w:t>Modèle d'API basé sur SOAP :</w:t>
      </w:r>
    </w:p>
    <w:p w14:paraId="30E4ADE5" w14:textId="77777777" w:rsidR="004C7650" w:rsidRPr="00A12718" w:rsidRDefault="004C7650" w:rsidP="004C7650">
      <w:pPr>
        <w:pStyle w:val="ListParagraph"/>
        <w:ind w:left="0"/>
        <w:rPr>
          <w:rFonts w:ascii="Times New Roman" w:hAnsi="Times New Roman" w:cs="Times New Roman"/>
          <w:b/>
          <w:color w:val="0D0D0D"/>
          <w:sz w:val="24"/>
          <w:szCs w:val="28"/>
          <w:shd w:val="clear" w:color="auto" w:fill="FFFFFF"/>
        </w:rPr>
      </w:pPr>
    </w:p>
    <w:p w14:paraId="4E5FBEF0" w14:textId="4D4CF7A9" w:rsidR="003A2129" w:rsidRPr="00A12718" w:rsidRDefault="003A2129" w:rsidP="004C7650">
      <w:pPr>
        <w:pStyle w:val="ListParagraph"/>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L'architecture d'API SOAP utilise le protocole SOAP basé sur XML.</w:t>
      </w:r>
    </w:p>
    <w:p w14:paraId="381C23D5" w14:textId="77777777" w:rsidR="003A2129" w:rsidRPr="00A12718" w:rsidRDefault="003A2129" w:rsidP="004C7650">
      <w:pPr>
        <w:pStyle w:val="ListParagraph"/>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lastRenderedPageBreak/>
        <w:t xml:space="preserve"> Les services sont décrits via des fichiers WSDL, assurant un contrôle élevé sur la sécurité et la fiabilité des communications, ce qui la rend adaptée aux environnements critiques. </w:t>
      </w:r>
    </w:p>
    <w:p w14:paraId="4A36F50D" w14:textId="726279A7" w:rsidR="00031974" w:rsidRPr="00A12718" w:rsidRDefault="003A2129" w:rsidP="004C7650">
      <w:pPr>
        <w:pStyle w:val="ListParagraph"/>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Cependant, cette architecture est souvent critiquée pour sa complexité et sa lourdeur par rapport à d'autres approches plus légères comme REST, ce qui limite son adoption dans certains cas d'utilisation.</w:t>
      </w:r>
    </w:p>
    <w:p w14:paraId="46E1E34B" w14:textId="77777777" w:rsidR="00FD7E73" w:rsidRPr="00A12718" w:rsidRDefault="00FD7E73" w:rsidP="004C7650">
      <w:pPr>
        <w:pStyle w:val="ListParagraph"/>
        <w:ind w:left="0"/>
        <w:rPr>
          <w:rFonts w:ascii="Times New Roman" w:hAnsi="Times New Roman" w:cs="Times New Roman"/>
          <w:color w:val="0D0D0D"/>
          <w:sz w:val="24"/>
          <w:szCs w:val="28"/>
          <w:shd w:val="clear" w:color="auto" w:fill="FFFFFF"/>
        </w:rPr>
      </w:pPr>
    </w:p>
    <w:p w14:paraId="456A3821" w14:textId="588A5EBC" w:rsidR="00031974" w:rsidRPr="00A12718" w:rsidRDefault="003A2129" w:rsidP="004C7650">
      <w:pPr>
        <w:pStyle w:val="ListParagraph"/>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La figure suivante présente la mode de communication :</w:t>
      </w:r>
    </w:p>
    <w:p w14:paraId="7996991B" w14:textId="217CA92E" w:rsidR="0022736D" w:rsidRPr="00A12718" w:rsidRDefault="0022736D" w:rsidP="004C7650">
      <w:pPr>
        <w:pStyle w:val="ListParagraph"/>
        <w:ind w:left="0"/>
        <w:rPr>
          <w:rFonts w:ascii="Times New Roman" w:hAnsi="Times New Roman" w:cs="Times New Roman"/>
          <w:color w:val="0D0D0D"/>
          <w:sz w:val="24"/>
          <w:szCs w:val="28"/>
          <w:shd w:val="clear" w:color="auto" w:fill="FFFFFF"/>
        </w:rPr>
      </w:pPr>
    </w:p>
    <w:p w14:paraId="467313AA" w14:textId="77777777" w:rsidR="0022736D" w:rsidRPr="00A12718" w:rsidRDefault="0022736D" w:rsidP="00402D0C">
      <w:pPr>
        <w:pStyle w:val="ListParagraph"/>
        <w:ind w:left="1440"/>
        <w:rPr>
          <w:rFonts w:ascii="Segoe UI" w:hAnsi="Segoe UI" w:cs="Segoe UI"/>
          <w:color w:val="0D0D0D"/>
          <w:sz w:val="20"/>
          <w:shd w:val="clear" w:color="auto" w:fill="FFFFFF"/>
        </w:rPr>
      </w:pPr>
    </w:p>
    <w:p w14:paraId="7261A60E" w14:textId="7A3E77BB" w:rsidR="003A2129" w:rsidRDefault="0022736D" w:rsidP="0022736D">
      <w:pPr>
        <w:pStyle w:val="ListParagraph"/>
        <w:ind w:left="708"/>
        <w:rPr>
          <w:rFonts w:ascii="Segoe UI" w:hAnsi="Segoe UI" w:cs="Segoe UI"/>
          <w:color w:val="0D0D0D"/>
          <w:shd w:val="clear" w:color="auto" w:fill="FFFFFF"/>
        </w:rPr>
      </w:pPr>
      <w:r>
        <w:rPr>
          <w:rFonts w:ascii="Segoe UI" w:hAnsi="Segoe UI" w:cs="Segoe UI"/>
          <w:noProof/>
          <w:color w:val="0D0D0D"/>
          <w:shd w:val="clear" w:color="auto" w:fill="FFFFFF"/>
        </w:rPr>
        <w:drawing>
          <wp:inline distT="0" distB="0" distL="0" distR="0" wp14:anchorId="498449AD" wp14:editId="52C0FA4A">
            <wp:extent cx="5080000" cy="27305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hV_E49aIgdEEWvCetK8T2g.jpg"/>
                    <pic:cNvPicPr/>
                  </pic:nvPicPr>
                  <pic:blipFill>
                    <a:blip r:embed="rId18">
                      <a:extLst>
                        <a:ext uri="{28A0092B-C50C-407E-A947-70E740481C1C}">
                          <a14:useLocalDpi xmlns:a14="http://schemas.microsoft.com/office/drawing/2010/main" val="0"/>
                        </a:ext>
                      </a:extLst>
                    </a:blip>
                    <a:stretch>
                      <a:fillRect/>
                    </a:stretch>
                  </pic:blipFill>
                  <pic:spPr>
                    <a:xfrm>
                      <a:off x="0" y="0"/>
                      <a:ext cx="5080000" cy="2730500"/>
                    </a:xfrm>
                    <a:prstGeom prst="rect">
                      <a:avLst/>
                    </a:prstGeom>
                  </pic:spPr>
                </pic:pic>
              </a:graphicData>
            </a:graphic>
          </wp:inline>
        </w:drawing>
      </w:r>
    </w:p>
    <w:p w14:paraId="4A355A29" w14:textId="102E18A9" w:rsidR="00031974" w:rsidRDefault="003A2129" w:rsidP="00402D0C">
      <w:pPr>
        <w:pStyle w:val="ListParagraph"/>
        <w:ind w:left="1440"/>
        <w:rPr>
          <w:rFonts w:ascii="Segoe UI" w:hAnsi="Segoe UI" w:cs="Segoe UI"/>
          <w:color w:val="0D0D0D"/>
          <w:shd w:val="clear" w:color="auto" w:fill="FFFFFF"/>
        </w:rPr>
      </w:pPr>
      <w:r>
        <w:rPr>
          <w:rFonts w:ascii="Segoe UI" w:hAnsi="Segoe UI" w:cs="Segoe UI"/>
          <w:color w:val="0D0D0D"/>
          <w:shd w:val="clear" w:color="auto" w:fill="FFFFFF"/>
        </w:rPr>
        <w:tab/>
      </w:r>
    </w:p>
    <w:p w14:paraId="5374C3AA" w14:textId="10BF16B3" w:rsidR="0022736D" w:rsidRDefault="0022736D" w:rsidP="00402D0C">
      <w:pPr>
        <w:pStyle w:val="ListParagraph"/>
        <w:ind w:left="1440"/>
        <w:rPr>
          <w:rFonts w:ascii="Segoe UI" w:hAnsi="Segoe UI" w:cs="Segoe UI"/>
          <w:color w:val="0D0D0D"/>
          <w:shd w:val="clear" w:color="auto" w:fill="FFFFFF"/>
        </w:rPr>
      </w:pPr>
    </w:p>
    <w:p w14:paraId="0DD681E2" w14:textId="79417F0F" w:rsidR="00FD7E73" w:rsidRDefault="00FD7E73" w:rsidP="00402D0C">
      <w:pPr>
        <w:pStyle w:val="ListParagraph"/>
        <w:ind w:left="1440"/>
        <w:rPr>
          <w:rFonts w:ascii="Segoe UI" w:hAnsi="Segoe UI" w:cs="Segoe UI"/>
          <w:color w:val="0D0D0D"/>
          <w:shd w:val="clear" w:color="auto" w:fill="FFFFFF"/>
        </w:rPr>
      </w:pPr>
    </w:p>
    <w:p w14:paraId="60B458FC" w14:textId="01C6A32D" w:rsidR="00FD7E73" w:rsidRDefault="00FD7E73" w:rsidP="00402D0C">
      <w:pPr>
        <w:pStyle w:val="ListParagraph"/>
        <w:ind w:left="1440"/>
        <w:rPr>
          <w:rFonts w:ascii="Segoe UI" w:hAnsi="Segoe UI" w:cs="Segoe UI"/>
          <w:color w:val="0D0D0D"/>
          <w:shd w:val="clear" w:color="auto" w:fill="FFFFFF"/>
        </w:rPr>
      </w:pPr>
    </w:p>
    <w:p w14:paraId="3C6EB0D7" w14:textId="1CC5F25A" w:rsidR="00FD7E73" w:rsidRDefault="00FD7E73" w:rsidP="00402D0C">
      <w:pPr>
        <w:pStyle w:val="ListParagraph"/>
        <w:ind w:left="1440"/>
        <w:rPr>
          <w:rFonts w:ascii="Segoe UI" w:hAnsi="Segoe UI" w:cs="Segoe UI"/>
          <w:color w:val="0D0D0D"/>
          <w:shd w:val="clear" w:color="auto" w:fill="FFFFFF"/>
        </w:rPr>
      </w:pPr>
    </w:p>
    <w:p w14:paraId="70EF2602" w14:textId="2192073A" w:rsidR="009D00D5" w:rsidRDefault="009D00D5" w:rsidP="00402D0C">
      <w:pPr>
        <w:pStyle w:val="ListParagraph"/>
        <w:ind w:left="1440"/>
        <w:rPr>
          <w:rFonts w:ascii="Segoe UI" w:hAnsi="Segoe UI" w:cs="Segoe UI"/>
          <w:color w:val="0D0D0D"/>
          <w:shd w:val="clear" w:color="auto" w:fill="FFFFFF"/>
        </w:rPr>
      </w:pPr>
    </w:p>
    <w:p w14:paraId="7A2BF024" w14:textId="02A89E80" w:rsidR="009D00D5" w:rsidRDefault="009D00D5" w:rsidP="00402D0C">
      <w:pPr>
        <w:pStyle w:val="ListParagraph"/>
        <w:ind w:left="1440"/>
        <w:rPr>
          <w:rFonts w:ascii="Segoe UI" w:hAnsi="Segoe UI" w:cs="Segoe UI"/>
          <w:color w:val="0D0D0D"/>
          <w:shd w:val="clear" w:color="auto" w:fill="FFFFFF"/>
        </w:rPr>
      </w:pPr>
    </w:p>
    <w:p w14:paraId="19D54D13" w14:textId="26FA8AB4" w:rsidR="009D00D5" w:rsidRDefault="009D00D5" w:rsidP="00402D0C">
      <w:pPr>
        <w:pStyle w:val="ListParagraph"/>
        <w:ind w:left="1440"/>
        <w:rPr>
          <w:rFonts w:ascii="Segoe UI" w:hAnsi="Segoe UI" w:cs="Segoe UI"/>
          <w:color w:val="0D0D0D"/>
          <w:shd w:val="clear" w:color="auto" w:fill="FFFFFF"/>
        </w:rPr>
      </w:pPr>
    </w:p>
    <w:p w14:paraId="74A7D9BA" w14:textId="6658B991" w:rsidR="009D00D5" w:rsidRDefault="009D00D5" w:rsidP="00402D0C">
      <w:pPr>
        <w:pStyle w:val="ListParagraph"/>
        <w:ind w:left="1440"/>
        <w:rPr>
          <w:rFonts w:ascii="Segoe UI" w:hAnsi="Segoe UI" w:cs="Segoe UI"/>
          <w:color w:val="0D0D0D"/>
          <w:shd w:val="clear" w:color="auto" w:fill="FFFFFF"/>
        </w:rPr>
      </w:pPr>
    </w:p>
    <w:p w14:paraId="74D3D966" w14:textId="7E480334" w:rsidR="009D00D5" w:rsidRDefault="009D00D5" w:rsidP="00402D0C">
      <w:pPr>
        <w:pStyle w:val="ListParagraph"/>
        <w:ind w:left="1440"/>
        <w:rPr>
          <w:rFonts w:ascii="Segoe UI" w:hAnsi="Segoe UI" w:cs="Segoe UI"/>
          <w:color w:val="0D0D0D"/>
          <w:shd w:val="clear" w:color="auto" w:fill="FFFFFF"/>
        </w:rPr>
      </w:pPr>
    </w:p>
    <w:p w14:paraId="2BAFEA7D" w14:textId="16C375FC" w:rsidR="009D00D5" w:rsidRDefault="009D00D5" w:rsidP="00402D0C">
      <w:pPr>
        <w:pStyle w:val="ListParagraph"/>
        <w:ind w:left="1440"/>
        <w:rPr>
          <w:rFonts w:ascii="Segoe UI" w:hAnsi="Segoe UI" w:cs="Segoe UI"/>
          <w:color w:val="0D0D0D"/>
          <w:shd w:val="clear" w:color="auto" w:fill="FFFFFF"/>
        </w:rPr>
      </w:pPr>
    </w:p>
    <w:p w14:paraId="6391FD57" w14:textId="72B0E6AB" w:rsidR="009D00D5" w:rsidRDefault="009D00D5" w:rsidP="00402D0C">
      <w:pPr>
        <w:pStyle w:val="ListParagraph"/>
        <w:ind w:left="1440"/>
        <w:rPr>
          <w:rFonts w:ascii="Segoe UI" w:hAnsi="Segoe UI" w:cs="Segoe UI"/>
          <w:color w:val="0D0D0D"/>
          <w:shd w:val="clear" w:color="auto" w:fill="FFFFFF"/>
        </w:rPr>
      </w:pPr>
    </w:p>
    <w:p w14:paraId="078E15D3" w14:textId="70E8021C" w:rsidR="009D00D5" w:rsidRDefault="009D00D5" w:rsidP="00402D0C">
      <w:pPr>
        <w:pStyle w:val="ListParagraph"/>
        <w:ind w:left="1440"/>
        <w:rPr>
          <w:rFonts w:ascii="Segoe UI" w:hAnsi="Segoe UI" w:cs="Segoe UI"/>
          <w:color w:val="0D0D0D"/>
          <w:shd w:val="clear" w:color="auto" w:fill="FFFFFF"/>
        </w:rPr>
      </w:pPr>
    </w:p>
    <w:p w14:paraId="0FA5F0CC" w14:textId="6C138910" w:rsidR="009D00D5" w:rsidRDefault="009D00D5" w:rsidP="00402D0C">
      <w:pPr>
        <w:pStyle w:val="ListParagraph"/>
        <w:ind w:left="1440"/>
        <w:rPr>
          <w:rFonts w:ascii="Segoe UI" w:hAnsi="Segoe UI" w:cs="Segoe UI"/>
          <w:color w:val="0D0D0D"/>
          <w:shd w:val="clear" w:color="auto" w:fill="FFFFFF"/>
        </w:rPr>
      </w:pPr>
    </w:p>
    <w:p w14:paraId="447E2B8A" w14:textId="3759295F" w:rsidR="009D00D5" w:rsidRDefault="009D00D5" w:rsidP="00402D0C">
      <w:pPr>
        <w:pStyle w:val="ListParagraph"/>
        <w:ind w:left="1440"/>
        <w:rPr>
          <w:rFonts w:ascii="Segoe UI" w:hAnsi="Segoe UI" w:cs="Segoe UI"/>
          <w:color w:val="0D0D0D"/>
          <w:shd w:val="clear" w:color="auto" w:fill="FFFFFF"/>
        </w:rPr>
      </w:pPr>
    </w:p>
    <w:p w14:paraId="7294EBFD" w14:textId="562E37E1" w:rsidR="009D00D5" w:rsidRDefault="009D00D5" w:rsidP="00402D0C">
      <w:pPr>
        <w:pStyle w:val="ListParagraph"/>
        <w:ind w:left="1440"/>
        <w:rPr>
          <w:rFonts w:ascii="Segoe UI" w:hAnsi="Segoe UI" w:cs="Segoe UI"/>
          <w:color w:val="0D0D0D"/>
          <w:shd w:val="clear" w:color="auto" w:fill="FFFFFF"/>
        </w:rPr>
      </w:pPr>
    </w:p>
    <w:p w14:paraId="46228D07" w14:textId="36891AAA" w:rsidR="009D00D5" w:rsidRDefault="009D00D5" w:rsidP="00402D0C">
      <w:pPr>
        <w:pStyle w:val="ListParagraph"/>
        <w:ind w:left="1440"/>
        <w:rPr>
          <w:rFonts w:ascii="Segoe UI" w:hAnsi="Segoe UI" w:cs="Segoe UI"/>
          <w:color w:val="0D0D0D"/>
          <w:shd w:val="clear" w:color="auto" w:fill="FFFFFF"/>
        </w:rPr>
      </w:pPr>
    </w:p>
    <w:p w14:paraId="44D0AC6C" w14:textId="14737BB6" w:rsidR="009D00D5" w:rsidRDefault="009D00D5" w:rsidP="00402D0C">
      <w:pPr>
        <w:pStyle w:val="ListParagraph"/>
        <w:ind w:left="1440"/>
        <w:rPr>
          <w:rFonts w:ascii="Segoe UI" w:hAnsi="Segoe UI" w:cs="Segoe UI"/>
          <w:color w:val="0D0D0D"/>
          <w:shd w:val="clear" w:color="auto" w:fill="FFFFFF"/>
        </w:rPr>
      </w:pPr>
    </w:p>
    <w:p w14:paraId="2D5DABBE" w14:textId="7D925B75" w:rsidR="009D00D5" w:rsidRDefault="009D00D5" w:rsidP="00402D0C">
      <w:pPr>
        <w:pStyle w:val="ListParagraph"/>
        <w:ind w:left="1440"/>
        <w:rPr>
          <w:rFonts w:ascii="Segoe UI" w:hAnsi="Segoe UI" w:cs="Segoe UI"/>
          <w:color w:val="0D0D0D"/>
          <w:shd w:val="clear" w:color="auto" w:fill="FFFFFF"/>
        </w:rPr>
      </w:pPr>
    </w:p>
    <w:p w14:paraId="72CB839F" w14:textId="04856F2A" w:rsidR="009D00D5" w:rsidRDefault="009D00D5" w:rsidP="00402D0C">
      <w:pPr>
        <w:pStyle w:val="ListParagraph"/>
        <w:ind w:left="1440"/>
        <w:rPr>
          <w:rFonts w:ascii="Segoe UI" w:hAnsi="Segoe UI" w:cs="Segoe UI"/>
          <w:color w:val="0D0D0D"/>
          <w:shd w:val="clear" w:color="auto" w:fill="FFFFFF"/>
        </w:rPr>
      </w:pPr>
    </w:p>
    <w:p w14:paraId="0E06503D" w14:textId="77777777" w:rsidR="009D00D5" w:rsidRDefault="009D00D5" w:rsidP="00402D0C">
      <w:pPr>
        <w:pStyle w:val="ListParagraph"/>
        <w:ind w:left="1440"/>
        <w:rPr>
          <w:rFonts w:ascii="Segoe UI" w:hAnsi="Segoe UI" w:cs="Segoe UI"/>
          <w:color w:val="0D0D0D"/>
          <w:shd w:val="clear" w:color="auto" w:fill="FFFFFF"/>
        </w:rPr>
      </w:pPr>
    </w:p>
    <w:p w14:paraId="27363AD9" w14:textId="77777777" w:rsidR="00FD7E73" w:rsidRPr="004C7650" w:rsidRDefault="00FD7E73" w:rsidP="004C7650">
      <w:pPr>
        <w:pStyle w:val="ListParagraph"/>
        <w:ind w:left="0"/>
        <w:rPr>
          <w:rFonts w:ascii="Times New Roman" w:hAnsi="Times New Roman" w:cs="Times New Roman"/>
          <w:color w:val="0D0D0D"/>
          <w:sz w:val="28"/>
          <w:szCs w:val="28"/>
          <w:shd w:val="clear" w:color="auto" w:fill="FFFFFF"/>
        </w:rPr>
      </w:pPr>
    </w:p>
    <w:p w14:paraId="7686805A" w14:textId="13F7C85B" w:rsidR="005E1235" w:rsidRPr="00A12718" w:rsidRDefault="0022736D" w:rsidP="001E528D">
      <w:pPr>
        <w:pStyle w:val="ListParagraph"/>
        <w:numPr>
          <w:ilvl w:val="0"/>
          <w:numId w:val="14"/>
        </w:numPr>
        <w:ind w:left="0" w:firstLine="0"/>
        <w:rPr>
          <w:rFonts w:ascii="Times New Roman" w:hAnsi="Times New Roman" w:cs="Times New Roman"/>
          <w:b/>
          <w:color w:val="0D0D0D"/>
          <w:sz w:val="24"/>
          <w:szCs w:val="28"/>
          <w:shd w:val="clear" w:color="auto" w:fill="FFFFFF"/>
        </w:rPr>
      </w:pPr>
      <w:r w:rsidRPr="00A12718">
        <w:rPr>
          <w:rFonts w:ascii="Times New Roman" w:hAnsi="Times New Roman" w:cs="Times New Roman"/>
          <w:b/>
          <w:color w:val="0D0D0D"/>
          <w:sz w:val="24"/>
          <w:szCs w:val="28"/>
          <w:shd w:val="clear" w:color="auto" w:fill="FFFFFF"/>
        </w:rPr>
        <w:lastRenderedPageBreak/>
        <w:t>Structure d’un message SOAP :</w:t>
      </w:r>
    </w:p>
    <w:p w14:paraId="23CDFB9D" w14:textId="77777777" w:rsidR="0022736D" w:rsidRPr="00A12718" w:rsidRDefault="0022736D" w:rsidP="004C7650">
      <w:pPr>
        <w:pStyle w:val="ListParagraph"/>
        <w:ind w:left="0"/>
        <w:rPr>
          <w:rFonts w:ascii="Times New Roman" w:hAnsi="Times New Roman" w:cs="Times New Roman"/>
          <w:b/>
          <w:color w:val="0D0D0D"/>
          <w:sz w:val="24"/>
          <w:szCs w:val="28"/>
          <w:shd w:val="clear" w:color="auto" w:fill="FFFFFF"/>
        </w:rPr>
      </w:pPr>
    </w:p>
    <w:p w14:paraId="3D8D5E19" w14:textId="5107121E" w:rsidR="005E1235" w:rsidRPr="00A12718" w:rsidRDefault="0022736D" w:rsidP="004C7650">
      <w:pPr>
        <w:pStyle w:val="ListParagraph"/>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La figure suivante montre la structure d’un message SOAP :</w:t>
      </w:r>
    </w:p>
    <w:p w14:paraId="174ED986" w14:textId="46FBAE3D" w:rsidR="0022736D" w:rsidRPr="004C7650" w:rsidRDefault="0022736D" w:rsidP="004C7650">
      <w:pPr>
        <w:pStyle w:val="ListParagraph"/>
        <w:ind w:left="0"/>
        <w:rPr>
          <w:rFonts w:ascii="Times New Roman" w:hAnsi="Times New Roman" w:cs="Times New Roman"/>
          <w:color w:val="0D0D0D"/>
          <w:sz w:val="28"/>
          <w:szCs w:val="28"/>
          <w:shd w:val="clear" w:color="auto" w:fill="FFFFFF"/>
        </w:rPr>
      </w:pPr>
    </w:p>
    <w:p w14:paraId="40583BB8" w14:textId="77777777" w:rsidR="0022736D" w:rsidRDefault="0022736D" w:rsidP="005E1235">
      <w:pPr>
        <w:pStyle w:val="ListParagraph"/>
        <w:ind w:left="1656"/>
        <w:rPr>
          <w:rFonts w:ascii="Segoe UI" w:hAnsi="Segoe UI" w:cs="Segoe UI"/>
          <w:color w:val="0D0D0D"/>
          <w:shd w:val="clear" w:color="auto" w:fill="FFFFFF"/>
        </w:rPr>
      </w:pPr>
    </w:p>
    <w:p w14:paraId="29E5C699" w14:textId="059F2B8E" w:rsidR="0022736D" w:rsidRPr="005E1235" w:rsidRDefault="0022736D" w:rsidP="005E1235">
      <w:pPr>
        <w:pStyle w:val="ListParagraph"/>
        <w:ind w:left="1656"/>
        <w:rPr>
          <w:rFonts w:ascii="Segoe UI" w:hAnsi="Segoe UI" w:cs="Segoe UI"/>
          <w:color w:val="0D0D0D"/>
          <w:shd w:val="clear" w:color="auto" w:fill="FFFFFF"/>
        </w:rPr>
      </w:pPr>
      <w:r>
        <w:rPr>
          <w:rFonts w:ascii="Segoe UI" w:hAnsi="Segoe UI" w:cs="Segoe UI"/>
          <w:noProof/>
          <w:color w:val="0D0D0D"/>
          <w:shd w:val="clear" w:color="auto" w:fill="FFFFFF"/>
        </w:rPr>
        <w:drawing>
          <wp:inline distT="0" distB="0" distL="0" distR="0" wp14:anchorId="465689E1" wp14:editId="3617FB0E">
            <wp:extent cx="4725059" cy="283884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sg soap.PNG"/>
                    <pic:cNvPicPr/>
                  </pic:nvPicPr>
                  <pic:blipFill>
                    <a:blip r:embed="rId19">
                      <a:extLst>
                        <a:ext uri="{28A0092B-C50C-407E-A947-70E740481C1C}">
                          <a14:useLocalDpi xmlns:a14="http://schemas.microsoft.com/office/drawing/2010/main" val="0"/>
                        </a:ext>
                      </a:extLst>
                    </a:blip>
                    <a:stretch>
                      <a:fillRect/>
                    </a:stretch>
                  </pic:blipFill>
                  <pic:spPr>
                    <a:xfrm>
                      <a:off x="0" y="0"/>
                      <a:ext cx="4725059" cy="2838846"/>
                    </a:xfrm>
                    <a:prstGeom prst="rect">
                      <a:avLst/>
                    </a:prstGeom>
                  </pic:spPr>
                </pic:pic>
              </a:graphicData>
            </a:graphic>
          </wp:inline>
        </w:drawing>
      </w:r>
    </w:p>
    <w:p w14:paraId="4FF969B4" w14:textId="77777777" w:rsidR="0022736D" w:rsidRDefault="0022736D" w:rsidP="008B0420">
      <w:pPr>
        <w:pStyle w:val="ListParagraph"/>
        <w:ind w:left="1296"/>
        <w:rPr>
          <w:rFonts w:ascii="Segoe UI" w:hAnsi="Segoe UI" w:cs="Segoe UI"/>
          <w:color w:val="0D0D0D"/>
          <w:shd w:val="clear" w:color="auto" w:fill="FFFFFF"/>
        </w:rPr>
      </w:pPr>
    </w:p>
    <w:p w14:paraId="28096C28" w14:textId="77777777" w:rsidR="0022736D" w:rsidRPr="00A12718" w:rsidRDefault="0022736D" w:rsidP="004C7650">
      <w:pPr>
        <w:pStyle w:val="ListParagraph"/>
        <w:ind w:left="0"/>
        <w:rPr>
          <w:rFonts w:ascii="Times New Roman" w:hAnsi="Times New Roman" w:cs="Times New Roman"/>
          <w:color w:val="0D0D0D"/>
          <w:sz w:val="24"/>
          <w:szCs w:val="28"/>
          <w:shd w:val="clear" w:color="auto" w:fill="FFFFFF"/>
        </w:rPr>
      </w:pPr>
    </w:p>
    <w:p w14:paraId="32C3ED9A" w14:textId="52F82EFA" w:rsidR="0022736D" w:rsidRPr="00A12718" w:rsidRDefault="0022736D" w:rsidP="001E528D">
      <w:pPr>
        <w:pStyle w:val="ListParagraph"/>
        <w:numPr>
          <w:ilvl w:val="0"/>
          <w:numId w:val="13"/>
        </w:numPr>
        <w:ind w:left="0" w:firstLine="0"/>
        <w:rPr>
          <w:rFonts w:ascii="Times New Roman" w:hAnsi="Times New Roman" w:cs="Times New Roman"/>
          <w:b/>
          <w:color w:val="0D0D0D"/>
          <w:sz w:val="24"/>
          <w:szCs w:val="28"/>
          <w:shd w:val="clear" w:color="auto" w:fill="FFFFFF"/>
        </w:rPr>
      </w:pPr>
      <w:r w:rsidRPr="00A12718">
        <w:rPr>
          <w:rFonts w:ascii="Times New Roman" w:hAnsi="Times New Roman" w:cs="Times New Roman"/>
          <w:b/>
          <w:color w:val="0D0D0D"/>
          <w:sz w:val="24"/>
          <w:szCs w:val="28"/>
          <w:shd w:val="clear" w:color="auto" w:fill="FFFFFF"/>
        </w:rPr>
        <w:t>Architecture d’API REST :</w:t>
      </w:r>
    </w:p>
    <w:p w14:paraId="162F04F0" w14:textId="63F00789" w:rsidR="0022736D" w:rsidRPr="00A12718" w:rsidRDefault="0022736D" w:rsidP="004C7650">
      <w:pPr>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L'architecture REST est un style d'architecture qui offre une approche plus légère que SOAP. Contrairement à SOAP qui utilise XML pour les requêtes, REST se base souvent sur des URLs simples. Bien qu'il puisse nécessiter des informations supplémentaires dans certains cas, la plupart des services web REST se concentrent sur la récupération des données nécessaires via des URLs spécifiques. Cette simplicité et cette approche centrée sur les ressources en font un choix attrayant pour de nombreux cas d'utilisation, offrant une communication efficace entre les clients et les serveurs avec une architecture flexible et évolutive.</w:t>
      </w:r>
    </w:p>
    <w:p w14:paraId="25189365" w14:textId="783A976F" w:rsidR="0022736D" w:rsidRPr="009D00D5" w:rsidRDefault="009D00D5" w:rsidP="009D00D5">
      <w:pPr>
        <w:ind w:left="709"/>
        <w:rPr>
          <w:rFonts w:ascii="Segoe UI" w:hAnsi="Segoe UI" w:cs="Segoe UI"/>
          <w:color w:val="0D0D0D"/>
          <w:sz w:val="20"/>
          <w:shd w:val="clear" w:color="auto" w:fill="FFFFFF"/>
        </w:rPr>
      </w:pPr>
      <w:r>
        <w:rPr>
          <w:rFonts w:ascii="Segoe UI" w:hAnsi="Segoe UI" w:cs="Segoe UI"/>
          <w:noProof/>
          <w:color w:val="0D0D0D"/>
          <w:shd w:val="clear" w:color="auto" w:fill="FFFFFF"/>
        </w:rPr>
        <w:drawing>
          <wp:inline distT="0" distB="0" distL="0" distR="0" wp14:anchorId="4E4866AC" wp14:editId="7D3F01F6">
            <wp:extent cx="5163233" cy="26022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teraction_client_serveur.png__720x444_q90_subsampling-2.png"/>
                    <pic:cNvPicPr/>
                  </pic:nvPicPr>
                  <pic:blipFill>
                    <a:blip r:embed="rId20">
                      <a:extLst>
                        <a:ext uri="{28A0092B-C50C-407E-A947-70E740481C1C}">
                          <a14:useLocalDpi xmlns:a14="http://schemas.microsoft.com/office/drawing/2010/main" val="0"/>
                        </a:ext>
                      </a:extLst>
                    </a:blip>
                    <a:stretch>
                      <a:fillRect/>
                    </a:stretch>
                  </pic:blipFill>
                  <pic:spPr>
                    <a:xfrm>
                      <a:off x="0" y="0"/>
                      <a:ext cx="5180120" cy="2610741"/>
                    </a:xfrm>
                    <a:prstGeom prst="rect">
                      <a:avLst/>
                    </a:prstGeom>
                  </pic:spPr>
                </pic:pic>
              </a:graphicData>
            </a:graphic>
          </wp:inline>
        </w:drawing>
      </w:r>
    </w:p>
    <w:p w14:paraId="55F15709" w14:textId="26A4E75C" w:rsidR="0022736D" w:rsidRPr="00A12718" w:rsidRDefault="0022736D" w:rsidP="004C7650">
      <w:pPr>
        <w:rPr>
          <w:rFonts w:ascii="Times New Roman" w:hAnsi="Times New Roman" w:cs="Times New Roman"/>
          <w:b/>
          <w:color w:val="0D0D0D"/>
          <w:sz w:val="24"/>
          <w:szCs w:val="28"/>
          <w:shd w:val="clear" w:color="auto" w:fill="FFFFFF"/>
        </w:rPr>
      </w:pPr>
    </w:p>
    <w:p w14:paraId="63AB11F6" w14:textId="77777777" w:rsidR="00FD7E73" w:rsidRPr="00A12718" w:rsidRDefault="0048542F" w:rsidP="001E528D">
      <w:pPr>
        <w:pStyle w:val="ListParagraph"/>
        <w:numPr>
          <w:ilvl w:val="0"/>
          <w:numId w:val="13"/>
        </w:numPr>
        <w:ind w:left="0" w:firstLine="0"/>
        <w:rPr>
          <w:rFonts w:ascii="Times New Roman" w:hAnsi="Times New Roman" w:cs="Times New Roman"/>
          <w:b/>
          <w:color w:val="0D0D0D"/>
          <w:sz w:val="24"/>
          <w:szCs w:val="28"/>
          <w:shd w:val="clear" w:color="auto" w:fill="FFFFFF"/>
        </w:rPr>
      </w:pPr>
      <w:r w:rsidRPr="00A12718">
        <w:rPr>
          <w:rFonts w:ascii="Times New Roman" w:hAnsi="Times New Roman" w:cs="Times New Roman"/>
          <w:b/>
          <w:color w:val="0D0D0D"/>
          <w:sz w:val="24"/>
          <w:szCs w:val="28"/>
          <w:shd w:val="clear" w:color="auto" w:fill="FFFFFF"/>
        </w:rPr>
        <w:t>L'architecture d'API utilisée :</w:t>
      </w:r>
    </w:p>
    <w:p w14:paraId="143FF9D1" w14:textId="34DCE422" w:rsidR="0048542F" w:rsidRPr="00A12718" w:rsidRDefault="0048542F" w:rsidP="004C7650">
      <w:pPr>
        <w:pStyle w:val="ListParagraph"/>
        <w:ind w:left="0"/>
        <w:rPr>
          <w:rFonts w:ascii="Times New Roman" w:hAnsi="Times New Roman" w:cs="Times New Roman"/>
          <w:b/>
          <w:color w:val="0D0D0D"/>
          <w:sz w:val="24"/>
          <w:szCs w:val="28"/>
          <w:shd w:val="clear" w:color="auto" w:fill="FFFFFF"/>
        </w:rPr>
      </w:pPr>
      <w:r w:rsidRPr="00A12718">
        <w:rPr>
          <w:rFonts w:ascii="Times New Roman" w:hAnsi="Times New Roman" w:cs="Times New Roman"/>
          <w:sz w:val="24"/>
          <w:szCs w:val="28"/>
        </w:rPr>
        <w:br/>
      </w:r>
      <w:r w:rsidRPr="00A12718">
        <w:rPr>
          <w:rFonts w:ascii="Times New Roman" w:hAnsi="Times New Roman" w:cs="Times New Roman"/>
          <w:color w:val="0D0D0D"/>
          <w:sz w:val="24"/>
          <w:szCs w:val="28"/>
          <w:shd w:val="clear" w:color="auto" w:fill="FFFFFF"/>
        </w:rPr>
        <w:t xml:space="preserve">Nous avons choisi d'utiliser une architecture d'API REST avec Laravel pour notre backend pour plusieurs raisons clés. REST offre une approche légère et flexible, en accord avec la philosophie de développement rapide de Laravel. Elle est polyvalente pour de nombreux types d'échanges d'informations entre logiciels, utilisant uniquement le protocole HTTP. Cette API REST spéciale a été développée avec Laravel, permettant aux utilisateurs représentés par d'autres applications d'appeler notre API RESTful et d'obtenir des résultats. Cependant, étant donné la sensibilité des données échangées, cette API ne peut pas être publique sans sécurisation. Pour garantir la sécurité de notre API, nous avons mis en place une technique utilisant Laravel </w:t>
      </w:r>
      <w:r w:rsidR="005326DF" w:rsidRPr="00A12718">
        <w:rPr>
          <w:rFonts w:ascii="Times New Roman" w:hAnsi="Times New Roman" w:cs="Times New Roman"/>
          <w:color w:val="0D0D0D"/>
          <w:sz w:val="24"/>
          <w:szCs w:val="28"/>
          <w:shd w:val="clear" w:color="auto" w:fill="FFFFFF"/>
        </w:rPr>
        <w:t>Passeport</w:t>
      </w:r>
      <w:r w:rsidRPr="00A12718">
        <w:rPr>
          <w:rFonts w:ascii="Times New Roman" w:hAnsi="Times New Roman" w:cs="Times New Roman"/>
          <w:color w:val="0D0D0D"/>
          <w:sz w:val="24"/>
          <w:szCs w:val="28"/>
          <w:shd w:val="clear" w:color="auto" w:fill="FFFFFF"/>
        </w:rPr>
        <w:t xml:space="preserve"> pour l'authentification et la gestion des jetons JWT (JSON Web Tokens). Cette approche assure un accès sécurisé à notre API REST de manière stateless, grâce à la gestion des autorisations par Laravel </w:t>
      </w:r>
      <w:r w:rsidR="005326DF" w:rsidRPr="00A12718">
        <w:rPr>
          <w:rFonts w:ascii="Times New Roman" w:hAnsi="Times New Roman" w:cs="Times New Roman"/>
          <w:color w:val="0D0D0D"/>
          <w:sz w:val="24"/>
          <w:szCs w:val="28"/>
          <w:shd w:val="clear" w:color="auto" w:fill="FFFFFF"/>
        </w:rPr>
        <w:t>Passeport</w:t>
      </w:r>
      <w:r w:rsidRPr="00A12718">
        <w:rPr>
          <w:rFonts w:ascii="Times New Roman" w:hAnsi="Times New Roman" w:cs="Times New Roman"/>
          <w:color w:val="0D0D0D"/>
          <w:sz w:val="24"/>
          <w:szCs w:val="28"/>
          <w:shd w:val="clear" w:color="auto" w:fill="FFFFFF"/>
        </w:rPr>
        <w:t xml:space="preserve"> et l'utilisation des JWT pour l'authentification et l'autorisation des requêtes.</w:t>
      </w:r>
    </w:p>
    <w:p w14:paraId="6BD3487C" w14:textId="210C3C18" w:rsidR="0048542F" w:rsidRPr="00A12718" w:rsidRDefault="004473C1" w:rsidP="004C7650">
      <w:pPr>
        <w:rPr>
          <w:rFonts w:ascii="Times New Roman" w:hAnsi="Times New Roman" w:cs="Times New Roman"/>
          <w:b/>
          <w:color w:val="0D0D0D"/>
          <w:sz w:val="24"/>
          <w:szCs w:val="28"/>
          <w:shd w:val="clear" w:color="auto" w:fill="FFFFFF"/>
        </w:rPr>
      </w:pPr>
      <w:r w:rsidRPr="00A12718">
        <w:rPr>
          <w:rFonts w:ascii="Times New Roman" w:hAnsi="Times New Roman" w:cs="Times New Roman"/>
          <w:b/>
          <w:color w:val="0D0D0D"/>
          <w:sz w:val="24"/>
          <w:szCs w:val="28"/>
          <w:shd w:val="clear" w:color="auto" w:fill="FFFFFF"/>
        </w:rPr>
        <w:t>▪ Principe de JWT :</w:t>
      </w:r>
    </w:p>
    <w:p w14:paraId="0C0A14DB" w14:textId="77777777" w:rsidR="004473C1" w:rsidRPr="00A12718" w:rsidRDefault="004473C1" w:rsidP="004C7650">
      <w:pPr>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Le principe de JWT (JSON Web Token) repose sur l'utilisation de jetons numériques pour l'authentification et l'autorisation des requêtes dans les applications web et les services API.</w:t>
      </w:r>
    </w:p>
    <w:p w14:paraId="3A5524C6" w14:textId="79CED3D2" w:rsidR="004473C1" w:rsidRPr="00A12718" w:rsidRDefault="004473C1" w:rsidP="004C7650">
      <w:pPr>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JWT est couramment utilisé pour authentifier les utilisateurs après une connexion réussie, permettant ainsi à chaque requête d'être accompagnée du jeton pour prouver l'identité de l'utilisateur. De plus, il peut servir à l'autorisation en incluant des informations sur les rôles ou les autorisations spécifiques dans la charge utile du jeton.</w:t>
      </w:r>
    </w:p>
    <w:p w14:paraId="7E01C84F" w14:textId="22973AB3" w:rsidR="0048542F" w:rsidRPr="00A12718" w:rsidRDefault="004473C1" w:rsidP="001E528D">
      <w:pPr>
        <w:pStyle w:val="ListParagraph"/>
        <w:numPr>
          <w:ilvl w:val="0"/>
          <w:numId w:val="15"/>
        </w:numPr>
        <w:ind w:left="0" w:firstLine="0"/>
        <w:rPr>
          <w:rFonts w:ascii="Times New Roman" w:hAnsi="Times New Roman" w:cs="Times New Roman"/>
          <w:b/>
          <w:color w:val="0D0D0D"/>
          <w:sz w:val="24"/>
          <w:szCs w:val="28"/>
          <w:shd w:val="clear" w:color="auto" w:fill="FFFFFF"/>
        </w:rPr>
      </w:pPr>
      <w:r w:rsidRPr="00A12718">
        <w:rPr>
          <w:rFonts w:ascii="Times New Roman" w:hAnsi="Times New Roman" w:cs="Times New Roman"/>
          <w:color w:val="0D0D0D"/>
          <w:sz w:val="24"/>
          <w:szCs w:val="28"/>
          <w:shd w:val="clear" w:color="auto" w:fill="FFFFFF"/>
        </w:rPr>
        <w:t>En résumé, JWT offre une solution sécurisée et efficace pour gérer l'authentification et l'autorisation dans les applications web modernes.</w:t>
      </w:r>
    </w:p>
    <w:p w14:paraId="1EB3AC49" w14:textId="6DE53C64" w:rsidR="004473C1" w:rsidRPr="00A12718" w:rsidRDefault="004473C1" w:rsidP="004C7650">
      <w:pPr>
        <w:pStyle w:val="ListParagraph"/>
        <w:ind w:left="0"/>
        <w:rPr>
          <w:rFonts w:ascii="Times New Roman" w:hAnsi="Times New Roman" w:cs="Times New Roman"/>
          <w:b/>
          <w:color w:val="0D0D0D"/>
          <w:sz w:val="24"/>
          <w:szCs w:val="28"/>
          <w:shd w:val="clear" w:color="auto" w:fill="FFFFFF"/>
        </w:rPr>
      </w:pPr>
    </w:p>
    <w:p w14:paraId="0E4ABA4C" w14:textId="77777777" w:rsidR="004473C1" w:rsidRPr="004C7650" w:rsidRDefault="004473C1" w:rsidP="004C7650">
      <w:pPr>
        <w:pStyle w:val="ListParagraph"/>
        <w:ind w:left="0"/>
        <w:rPr>
          <w:rFonts w:ascii="Times New Roman" w:hAnsi="Times New Roman" w:cs="Times New Roman"/>
          <w:b/>
          <w:color w:val="0D0D0D"/>
          <w:sz w:val="28"/>
          <w:szCs w:val="28"/>
          <w:shd w:val="clear" w:color="auto" w:fill="FFFFFF"/>
        </w:rPr>
      </w:pPr>
    </w:p>
    <w:p w14:paraId="3DA40DB7" w14:textId="01C7FACB" w:rsidR="004473C1" w:rsidRPr="004473C1" w:rsidRDefault="004473C1" w:rsidP="004C7650">
      <w:pPr>
        <w:rPr>
          <w:rFonts w:ascii="Segoe UI" w:hAnsi="Segoe UI" w:cs="Segoe UI"/>
          <w:b/>
          <w:color w:val="0D0D0D"/>
          <w:shd w:val="clear" w:color="auto" w:fill="FFFFFF"/>
        </w:rPr>
      </w:pPr>
      <w:r>
        <w:rPr>
          <w:rFonts w:ascii="Segoe UI" w:hAnsi="Segoe UI" w:cs="Segoe UI"/>
          <w:b/>
          <w:noProof/>
          <w:color w:val="0D0D0D"/>
          <w:shd w:val="clear" w:color="auto" w:fill="FFFFFF"/>
        </w:rPr>
        <w:drawing>
          <wp:inline distT="0" distB="0" distL="0" distR="0" wp14:anchorId="6FECF3B1" wp14:editId="0AA2CCCB">
            <wp:extent cx="5760720" cy="29051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JWT_tokens_FR-1.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2905125"/>
                    </a:xfrm>
                    <a:prstGeom prst="rect">
                      <a:avLst/>
                    </a:prstGeom>
                  </pic:spPr>
                </pic:pic>
              </a:graphicData>
            </a:graphic>
          </wp:inline>
        </w:drawing>
      </w:r>
    </w:p>
    <w:p w14:paraId="31D0B04D" w14:textId="77777777" w:rsidR="004473C1" w:rsidRPr="00A12718" w:rsidRDefault="004473C1" w:rsidP="008B0420">
      <w:pPr>
        <w:pStyle w:val="ListParagraph"/>
        <w:ind w:left="1296"/>
        <w:rPr>
          <w:rFonts w:ascii="Segoe UI" w:hAnsi="Segoe UI" w:cs="Segoe UI"/>
          <w:color w:val="0D0D0D"/>
          <w:sz w:val="20"/>
          <w:shd w:val="clear" w:color="auto" w:fill="FFFFFF"/>
        </w:rPr>
      </w:pPr>
    </w:p>
    <w:p w14:paraId="0EFD35D3" w14:textId="2306AA0F" w:rsidR="004473C1" w:rsidRPr="00A12718" w:rsidRDefault="004473C1" w:rsidP="004C7650">
      <w:pPr>
        <w:pStyle w:val="ListParagraph"/>
        <w:ind w:left="0"/>
        <w:rPr>
          <w:rFonts w:ascii="Times New Roman" w:hAnsi="Times New Roman" w:cs="Times New Roman"/>
          <w:color w:val="0D0D0D"/>
          <w:sz w:val="24"/>
          <w:szCs w:val="28"/>
          <w:shd w:val="clear" w:color="auto" w:fill="FFFFFF"/>
        </w:rPr>
      </w:pPr>
    </w:p>
    <w:p w14:paraId="51B6C316" w14:textId="2D10870D" w:rsidR="004473C1" w:rsidRPr="00A12718" w:rsidRDefault="004473C1" w:rsidP="004C7650">
      <w:pPr>
        <w:pStyle w:val="ListParagraph"/>
        <w:ind w:left="0"/>
        <w:rPr>
          <w:rFonts w:ascii="Times New Roman" w:hAnsi="Times New Roman" w:cs="Times New Roman"/>
          <w:b/>
          <w:color w:val="0D0D0D"/>
          <w:sz w:val="24"/>
          <w:szCs w:val="28"/>
          <w:shd w:val="clear" w:color="auto" w:fill="FFFFFF"/>
        </w:rPr>
      </w:pPr>
      <w:r w:rsidRPr="00A12718">
        <w:rPr>
          <w:rFonts w:ascii="Times New Roman" w:hAnsi="Times New Roman" w:cs="Times New Roman"/>
          <w:b/>
          <w:color w:val="0D0D0D"/>
          <w:sz w:val="24"/>
          <w:szCs w:val="28"/>
          <w:shd w:val="clear" w:color="auto" w:fill="FFFFFF"/>
        </w:rPr>
        <w:t>▪ Structure de JWT :</w:t>
      </w:r>
    </w:p>
    <w:p w14:paraId="6E19D529" w14:textId="77777777" w:rsidR="004473C1" w:rsidRPr="00A12718" w:rsidRDefault="004473C1" w:rsidP="004C7650">
      <w:pPr>
        <w:pStyle w:val="ListParagraph"/>
        <w:ind w:left="0"/>
        <w:rPr>
          <w:rFonts w:ascii="Times New Roman" w:hAnsi="Times New Roman" w:cs="Times New Roman"/>
          <w:b/>
          <w:color w:val="0D0D0D"/>
          <w:sz w:val="24"/>
          <w:szCs w:val="28"/>
          <w:shd w:val="clear" w:color="auto" w:fill="FFFFFF"/>
        </w:rPr>
      </w:pPr>
    </w:p>
    <w:p w14:paraId="0BAB5AD1" w14:textId="77777777" w:rsidR="00F75342" w:rsidRPr="00A12718" w:rsidRDefault="00F75342" w:rsidP="004C7650">
      <w:pPr>
        <w:pStyle w:val="ListParagraph"/>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 xml:space="preserve">Un JSON Web Token (JWT) est composé de trois parties distinctes qui en définissent la structure. </w:t>
      </w:r>
    </w:p>
    <w:p w14:paraId="0383D143" w14:textId="07380884" w:rsidR="00F75342" w:rsidRPr="00A12718" w:rsidRDefault="00F75342" w:rsidP="004C7650">
      <w:pPr>
        <w:pStyle w:val="ListParagraph"/>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Tout d'abord, l'en-tête (</w:t>
      </w:r>
      <w:r w:rsidRPr="00A12718">
        <w:rPr>
          <w:rFonts w:ascii="Times New Roman" w:hAnsi="Times New Roman" w:cs="Times New Roman"/>
          <w:b/>
          <w:color w:val="0D0D0D"/>
          <w:sz w:val="24"/>
          <w:szCs w:val="28"/>
          <w:shd w:val="clear" w:color="auto" w:fill="FFFFFF"/>
        </w:rPr>
        <w:t>header</w:t>
      </w:r>
      <w:r w:rsidRPr="00A12718">
        <w:rPr>
          <w:rFonts w:ascii="Times New Roman" w:hAnsi="Times New Roman" w:cs="Times New Roman"/>
          <w:color w:val="0D0D0D"/>
          <w:sz w:val="24"/>
          <w:szCs w:val="28"/>
          <w:shd w:val="clear" w:color="auto" w:fill="FFFFFF"/>
        </w:rPr>
        <w:t>) contient des métadonnées telles que le type de token (typ) et l'algorithme de signature utilisé (alg).</w:t>
      </w:r>
    </w:p>
    <w:p w14:paraId="533E42D0" w14:textId="77777777" w:rsidR="00F75342" w:rsidRPr="00A12718" w:rsidRDefault="00F75342" w:rsidP="004C7650">
      <w:pPr>
        <w:pStyle w:val="ListParagraph"/>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 xml:space="preserve"> Ensuite, la charge utile (</w:t>
      </w:r>
      <w:r w:rsidRPr="00A12718">
        <w:rPr>
          <w:rFonts w:ascii="Times New Roman" w:hAnsi="Times New Roman" w:cs="Times New Roman"/>
          <w:b/>
          <w:sz w:val="24"/>
          <w:szCs w:val="28"/>
          <w:shd w:val="clear" w:color="auto" w:fill="FFFFFF"/>
        </w:rPr>
        <w:t>payload</w:t>
      </w:r>
      <w:r w:rsidRPr="00A12718">
        <w:rPr>
          <w:rFonts w:ascii="Times New Roman" w:hAnsi="Times New Roman" w:cs="Times New Roman"/>
          <w:color w:val="0D0D0D"/>
          <w:sz w:val="24"/>
          <w:szCs w:val="28"/>
          <w:shd w:val="clear" w:color="auto" w:fill="FFFFFF"/>
        </w:rPr>
        <w:t>) transporte les données d'authentification ou d'autorisation, telles que l'identifiant de l'utilisateur, les rôles ou les autorisations.</w:t>
      </w:r>
    </w:p>
    <w:p w14:paraId="16C0FE12" w14:textId="77777777" w:rsidR="00F75342" w:rsidRPr="00A12718" w:rsidRDefault="00F75342" w:rsidP="004C7650">
      <w:pPr>
        <w:pStyle w:val="ListParagraph"/>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 xml:space="preserve"> Enfin, la </w:t>
      </w:r>
      <w:r w:rsidRPr="00A12718">
        <w:rPr>
          <w:rFonts w:ascii="Times New Roman" w:hAnsi="Times New Roman" w:cs="Times New Roman"/>
          <w:b/>
          <w:sz w:val="24"/>
          <w:szCs w:val="28"/>
          <w:shd w:val="clear" w:color="auto" w:fill="FFFFFF"/>
        </w:rPr>
        <w:t>signature</w:t>
      </w:r>
      <w:r w:rsidRPr="00A12718">
        <w:rPr>
          <w:rFonts w:ascii="Times New Roman" w:hAnsi="Times New Roman" w:cs="Times New Roman"/>
          <w:sz w:val="24"/>
          <w:szCs w:val="28"/>
          <w:shd w:val="clear" w:color="auto" w:fill="FFFFFF"/>
        </w:rPr>
        <w:t xml:space="preserve"> </w:t>
      </w:r>
      <w:r w:rsidRPr="00A12718">
        <w:rPr>
          <w:rFonts w:ascii="Times New Roman" w:hAnsi="Times New Roman" w:cs="Times New Roman"/>
          <w:color w:val="0D0D0D"/>
          <w:sz w:val="24"/>
          <w:szCs w:val="28"/>
          <w:shd w:val="clear" w:color="auto" w:fill="FFFFFF"/>
        </w:rPr>
        <w:t>garantit l'intégrité du token en combinant de manière sécurisée l'en-tête et la charge utile avec une clé secrète, générant ainsi un hash unique.</w:t>
      </w:r>
    </w:p>
    <w:p w14:paraId="69AAC14A" w14:textId="5D32DF39" w:rsidR="004473C1" w:rsidRDefault="00F75342" w:rsidP="004C7650">
      <w:pPr>
        <w:pStyle w:val="ListParagraph"/>
        <w:ind w:left="0"/>
        <w:rPr>
          <w:rFonts w:ascii="Times New Roman" w:hAnsi="Times New Roman" w:cs="Times New Roman"/>
          <w:b/>
          <w:color w:val="0D0D0D"/>
          <w:sz w:val="24"/>
          <w:szCs w:val="28"/>
          <w:shd w:val="clear" w:color="auto" w:fill="FFFFFF"/>
        </w:rPr>
      </w:pPr>
      <w:r w:rsidRPr="00A12718">
        <w:rPr>
          <w:rFonts w:ascii="Times New Roman" w:hAnsi="Times New Roman" w:cs="Times New Roman"/>
          <w:color w:val="0D0D0D"/>
          <w:sz w:val="24"/>
          <w:szCs w:val="28"/>
          <w:shd w:val="clear" w:color="auto" w:fill="FFFFFF"/>
        </w:rPr>
        <w:t xml:space="preserve"> La structure complète du JWT se présente sous la forme suivante : </w:t>
      </w:r>
      <w:proofErr w:type="gramStart"/>
      <w:r w:rsidRPr="00A12718">
        <w:rPr>
          <w:rFonts w:ascii="Times New Roman" w:hAnsi="Times New Roman" w:cs="Times New Roman"/>
          <w:b/>
          <w:color w:val="0D0D0D"/>
          <w:sz w:val="24"/>
          <w:szCs w:val="28"/>
          <w:shd w:val="clear" w:color="auto" w:fill="FFFFFF"/>
        </w:rPr>
        <w:t>header.payload</w:t>
      </w:r>
      <w:proofErr w:type="gramEnd"/>
      <w:r w:rsidRPr="00A12718">
        <w:rPr>
          <w:rFonts w:ascii="Times New Roman" w:hAnsi="Times New Roman" w:cs="Times New Roman"/>
          <w:b/>
          <w:color w:val="0D0D0D"/>
          <w:sz w:val="24"/>
          <w:szCs w:val="28"/>
          <w:shd w:val="clear" w:color="auto" w:fill="FFFFFF"/>
        </w:rPr>
        <w:t>.signature.</w:t>
      </w:r>
    </w:p>
    <w:p w14:paraId="03AA83F3" w14:textId="77777777" w:rsidR="00A12718" w:rsidRPr="00A12718" w:rsidRDefault="00A12718" w:rsidP="004C7650">
      <w:pPr>
        <w:pStyle w:val="ListParagraph"/>
        <w:ind w:left="0"/>
        <w:rPr>
          <w:rFonts w:ascii="Times New Roman" w:hAnsi="Times New Roman" w:cs="Times New Roman"/>
          <w:b/>
          <w:color w:val="0D0D0D"/>
          <w:sz w:val="24"/>
          <w:szCs w:val="28"/>
          <w:shd w:val="clear" w:color="auto" w:fill="FFFFFF"/>
        </w:rPr>
      </w:pPr>
    </w:p>
    <w:p w14:paraId="3BD96EBA" w14:textId="7C68CE23" w:rsidR="00F75342" w:rsidRPr="00A12718" w:rsidRDefault="00A12718" w:rsidP="00A12718">
      <w:pPr>
        <w:pStyle w:val="ListParagraph"/>
        <w:ind w:left="0"/>
        <w:jc w:val="center"/>
        <w:rPr>
          <w:rFonts w:ascii="Times New Roman" w:hAnsi="Times New Roman" w:cs="Times New Roman"/>
          <w:color w:val="0D0D0D"/>
          <w:sz w:val="24"/>
          <w:szCs w:val="28"/>
          <w:shd w:val="clear" w:color="auto" w:fill="FFFFFF"/>
        </w:rPr>
      </w:pPr>
      <w:r>
        <w:rPr>
          <w:rFonts w:ascii="Segoe UI" w:hAnsi="Segoe UI" w:cs="Segoe UI"/>
          <w:noProof/>
          <w:color w:val="0D0D0D"/>
          <w:shd w:val="clear" w:color="auto" w:fill="FFFFFF"/>
        </w:rPr>
        <w:drawing>
          <wp:inline distT="0" distB="0" distL="0" distR="0" wp14:anchorId="5BB90FBF" wp14:editId="7A0A8DB1">
            <wp:extent cx="4562475" cy="2668905"/>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81SqnZGTOIXsZUF1s1iVVQ.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9038" cy="2678594"/>
                    </a:xfrm>
                    <a:prstGeom prst="rect">
                      <a:avLst/>
                    </a:prstGeom>
                  </pic:spPr>
                </pic:pic>
              </a:graphicData>
            </a:graphic>
          </wp:inline>
        </w:drawing>
      </w:r>
    </w:p>
    <w:p w14:paraId="0A2E1FAC" w14:textId="37DEC524" w:rsidR="004473C1" w:rsidRPr="00A12718" w:rsidRDefault="004473C1" w:rsidP="008B0420">
      <w:pPr>
        <w:pStyle w:val="ListParagraph"/>
        <w:ind w:left="1296"/>
        <w:rPr>
          <w:rFonts w:ascii="Segoe UI" w:hAnsi="Segoe UI" w:cs="Segoe UI"/>
          <w:color w:val="0D0D0D"/>
          <w:sz w:val="20"/>
          <w:shd w:val="clear" w:color="auto" w:fill="FFFFFF"/>
        </w:rPr>
      </w:pPr>
    </w:p>
    <w:p w14:paraId="5E3FB61C" w14:textId="1E6EE091" w:rsidR="00F75342" w:rsidRDefault="00F75342" w:rsidP="00F75342">
      <w:pPr>
        <w:pStyle w:val="ListParagraph"/>
        <w:ind w:left="1296"/>
        <w:rPr>
          <w:rFonts w:ascii="Segoe UI" w:hAnsi="Segoe UI" w:cs="Segoe UI"/>
          <w:color w:val="0D0D0D"/>
          <w:shd w:val="clear" w:color="auto" w:fill="FFFFFF"/>
        </w:rPr>
      </w:pPr>
    </w:p>
    <w:p w14:paraId="17123CF0" w14:textId="086FB959" w:rsidR="00F75342" w:rsidRPr="00A12718" w:rsidRDefault="00F75342" w:rsidP="00F75342">
      <w:pPr>
        <w:pStyle w:val="ListParagraph"/>
        <w:ind w:left="1296"/>
        <w:rPr>
          <w:rFonts w:cstheme="minorHAnsi"/>
          <w:color w:val="0D0D0D"/>
          <w:sz w:val="24"/>
          <w:szCs w:val="24"/>
          <w:shd w:val="clear" w:color="auto" w:fill="FFFFFF"/>
        </w:rPr>
      </w:pPr>
    </w:p>
    <w:p w14:paraId="600B2B37" w14:textId="77777777" w:rsidR="0091044F" w:rsidRPr="00A12718" w:rsidRDefault="0091044F" w:rsidP="001E528D">
      <w:pPr>
        <w:pStyle w:val="ListParagraph"/>
        <w:numPr>
          <w:ilvl w:val="0"/>
          <w:numId w:val="16"/>
        </w:numPr>
        <w:ind w:left="0" w:firstLine="0"/>
        <w:rPr>
          <w:rFonts w:ascii="Times New Roman" w:hAnsi="Times New Roman" w:cs="Times New Roman"/>
          <w:color w:val="0D0D0D"/>
          <w:sz w:val="24"/>
          <w:szCs w:val="24"/>
          <w:shd w:val="clear" w:color="auto" w:fill="FFFFFF"/>
        </w:rPr>
      </w:pPr>
      <w:r w:rsidRPr="00A12718">
        <w:rPr>
          <w:rFonts w:ascii="Times New Roman" w:hAnsi="Times New Roman" w:cs="Times New Roman"/>
          <w:color w:val="0D0D0D"/>
          <w:sz w:val="24"/>
          <w:szCs w:val="24"/>
          <w:shd w:val="clear" w:color="auto" w:fill="FFFFFF"/>
        </w:rPr>
        <w:t>La figure suivante montre un JWT qui a le Header et le Payload précédents et il est signé avec un secret :</w:t>
      </w:r>
    </w:p>
    <w:p w14:paraId="41264973" w14:textId="167821C2" w:rsidR="00F75342" w:rsidRDefault="00F75342" w:rsidP="0091044F">
      <w:pPr>
        <w:pStyle w:val="ListParagraph"/>
        <w:ind w:left="1656"/>
        <w:rPr>
          <w:rFonts w:ascii="Segoe UI" w:hAnsi="Segoe UI" w:cs="Segoe UI"/>
          <w:color w:val="0D0D0D"/>
          <w:shd w:val="clear" w:color="auto" w:fill="FFFFFF"/>
        </w:rPr>
      </w:pPr>
    </w:p>
    <w:p w14:paraId="59B6C0FD" w14:textId="3E6B8EC7" w:rsidR="004473C1" w:rsidRDefault="0091044F" w:rsidP="00827C5D">
      <w:pPr>
        <w:pStyle w:val="ListParagraph"/>
        <w:ind w:left="0"/>
        <w:rPr>
          <w:rFonts w:ascii="Segoe UI" w:hAnsi="Segoe UI" w:cs="Segoe UI"/>
          <w:color w:val="0D0D0D"/>
          <w:shd w:val="clear" w:color="auto" w:fill="FFFFFF"/>
        </w:rPr>
      </w:pPr>
      <w:r>
        <w:rPr>
          <w:rFonts w:ascii="Segoe UI" w:hAnsi="Segoe UI" w:cs="Segoe UI"/>
          <w:noProof/>
          <w:color w:val="0D0D0D"/>
          <w:shd w:val="clear" w:color="auto" w:fill="FFFFFF"/>
        </w:rPr>
        <w:lastRenderedPageBreak/>
        <w:drawing>
          <wp:inline distT="0" distB="0" distL="0" distR="0" wp14:anchorId="3B246D6B" wp14:editId="0B99ACC5">
            <wp:extent cx="5314950" cy="316559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jwt2.png"/>
                    <pic:cNvPicPr/>
                  </pic:nvPicPr>
                  <pic:blipFill>
                    <a:blip r:embed="rId23">
                      <a:extLst>
                        <a:ext uri="{28A0092B-C50C-407E-A947-70E740481C1C}">
                          <a14:useLocalDpi xmlns:a14="http://schemas.microsoft.com/office/drawing/2010/main" val="0"/>
                        </a:ext>
                      </a:extLst>
                    </a:blip>
                    <a:stretch>
                      <a:fillRect/>
                    </a:stretch>
                  </pic:blipFill>
                  <pic:spPr>
                    <a:xfrm>
                      <a:off x="0" y="0"/>
                      <a:ext cx="5326372" cy="3172395"/>
                    </a:xfrm>
                    <a:prstGeom prst="rect">
                      <a:avLst/>
                    </a:prstGeom>
                  </pic:spPr>
                </pic:pic>
              </a:graphicData>
            </a:graphic>
          </wp:inline>
        </w:drawing>
      </w:r>
    </w:p>
    <w:p w14:paraId="3F513FBC" w14:textId="77777777" w:rsidR="004C7650" w:rsidRPr="00827C5D" w:rsidRDefault="004C7650" w:rsidP="00827C5D">
      <w:pPr>
        <w:pStyle w:val="ListParagraph"/>
        <w:ind w:left="0"/>
        <w:rPr>
          <w:rFonts w:ascii="Segoe UI" w:hAnsi="Segoe UI" w:cs="Segoe UI"/>
          <w:color w:val="0D0D0D"/>
          <w:shd w:val="clear" w:color="auto" w:fill="FFFFFF"/>
        </w:rPr>
      </w:pPr>
    </w:p>
    <w:p w14:paraId="2345327B" w14:textId="4C1F61B8" w:rsidR="0091044F" w:rsidRPr="00E9346B" w:rsidRDefault="0091044F" w:rsidP="001E528D">
      <w:pPr>
        <w:pStyle w:val="ListParagraph"/>
        <w:numPr>
          <w:ilvl w:val="0"/>
          <w:numId w:val="8"/>
        </w:numPr>
        <w:ind w:left="0" w:firstLine="0"/>
        <w:rPr>
          <w:rFonts w:ascii="Times New Roman" w:hAnsi="Times New Roman" w:cs="Times New Roman"/>
          <w:b/>
          <w:color w:val="0D0D0D"/>
          <w:sz w:val="28"/>
          <w:szCs w:val="28"/>
          <w:shd w:val="clear" w:color="auto" w:fill="FFFFFF"/>
        </w:rPr>
      </w:pPr>
      <w:r w:rsidRPr="00E9346B">
        <w:rPr>
          <w:rFonts w:ascii="Times New Roman" w:hAnsi="Times New Roman" w:cs="Times New Roman"/>
          <w:b/>
          <w:color w:val="0D0D0D"/>
          <w:sz w:val="28"/>
          <w:szCs w:val="28"/>
          <w:shd w:val="clear" w:color="auto" w:fill="FFFFFF"/>
        </w:rPr>
        <w:t>Choix de la méthodologie et formalisme adoptés :</w:t>
      </w:r>
    </w:p>
    <w:p w14:paraId="77F5366A" w14:textId="77777777" w:rsidR="0091044F" w:rsidRPr="00A12718" w:rsidRDefault="0091044F" w:rsidP="00E9346B">
      <w:pPr>
        <w:pStyle w:val="ListParagraph"/>
        <w:ind w:left="0"/>
        <w:rPr>
          <w:rFonts w:ascii="Times New Roman" w:hAnsi="Times New Roman" w:cs="Times New Roman"/>
          <w:color w:val="0D0D0D"/>
          <w:sz w:val="24"/>
          <w:szCs w:val="28"/>
          <w:shd w:val="clear" w:color="auto" w:fill="FFFFFF"/>
        </w:rPr>
      </w:pPr>
    </w:p>
    <w:p w14:paraId="308496E8" w14:textId="5D6450C4" w:rsidR="0091044F" w:rsidRPr="00A12718" w:rsidRDefault="001852C7" w:rsidP="00E9346B">
      <w:pPr>
        <w:pStyle w:val="ListParagraph"/>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Pour assurer un développement performant en termes de productivité et de qualité, le choix de la méthodologie de développement est crucial. Avec la complexité croissante des systèmes, le génie logiciel propose des démarches structurées et des étapes précises. Ces méthodologies fournissent un cadre méthodique pour planifier, exécuter et évaluer les projets, améliorant ainsi l'efficacité des équipes et la qualité des produits logiciels livrés.</w:t>
      </w:r>
    </w:p>
    <w:p w14:paraId="6C7B5D1F" w14:textId="77777777" w:rsidR="001852C7" w:rsidRPr="00E9346B" w:rsidRDefault="001852C7" w:rsidP="00E9346B">
      <w:pPr>
        <w:pStyle w:val="ListParagraph"/>
        <w:ind w:left="0"/>
        <w:rPr>
          <w:rFonts w:ascii="Times New Roman" w:hAnsi="Times New Roman" w:cs="Times New Roman"/>
          <w:color w:val="0D0D0D"/>
          <w:sz w:val="28"/>
          <w:szCs w:val="28"/>
          <w:shd w:val="clear" w:color="auto" w:fill="FFFFFF"/>
        </w:rPr>
      </w:pPr>
    </w:p>
    <w:p w14:paraId="57503596" w14:textId="17435399" w:rsidR="001852C7" w:rsidRPr="00E9346B" w:rsidRDefault="001852C7" w:rsidP="001E528D">
      <w:pPr>
        <w:pStyle w:val="ListParagraph"/>
        <w:numPr>
          <w:ilvl w:val="1"/>
          <w:numId w:val="8"/>
        </w:numPr>
        <w:ind w:left="0" w:firstLine="0"/>
        <w:rPr>
          <w:rFonts w:ascii="Times New Roman" w:hAnsi="Times New Roman" w:cs="Times New Roman"/>
          <w:b/>
          <w:color w:val="0D0D0D"/>
          <w:sz w:val="28"/>
          <w:szCs w:val="28"/>
          <w:shd w:val="clear" w:color="auto" w:fill="FFFFFF"/>
        </w:rPr>
      </w:pPr>
      <w:r w:rsidRPr="00E9346B">
        <w:rPr>
          <w:rFonts w:ascii="Times New Roman" w:hAnsi="Times New Roman" w:cs="Times New Roman"/>
          <w:b/>
          <w:color w:val="0D0D0D"/>
          <w:sz w:val="28"/>
          <w:szCs w:val="28"/>
          <w:shd w:val="clear" w:color="auto" w:fill="FFFFFF"/>
        </w:rPr>
        <w:t>Choix de la méthodologie :</w:t>
      </w:r>
    </w:p>
    <w:p w14:paraId="472CA85A" w14:textId="77777777" w:rsidR="001852C7" w:rsidRPr="00A12718" w:rsidRDefault="001852C7" w:rsidP="00E9346B">
      <w:pPr>
        <w:pStyle w:val="ListParagraph"/>
        <w:ind w:left="0"/>
        <w:rPr>
          <w:rFonts w:ascii="Times New Roman" w:hAnsi="Times New Roman" w:cs="Times New Roman"/>
          <w:color w:val="0D0D0D"/>
          <w:sz w:val="24"/>
          <w:szCs w:val="28"/>
          <w:shd w:val="clear" w:color="auto" w:fill="FFFFFF"/>
        </w:rPr>
      </w:pPr>
    </w:p>
    <w:p w14:paraId="79FF1F10" w14:textId="3D801B02" w:rsidR="0091044F" w:rsidRPr="00A12718" w:rsidRDefault="001852C7" w:rsidP="00E9346B">
      <w:pPr>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Le choix de la méthode de développement dépend du type de projet. Pour des projets avec des exigences claires dès le départ, comme ceux dans des domaines bien compris, la méthode en cascade peut suffire. En revanche, pour des projets où les besoins évoluent ou sont incomplets, comme souvent dans les projets actuels, les méthodes agiles, plus flexibles et itératives, sont recommandées. Cela permet d'ajuster le travail au fur et à mesure, en collaboration avec les parties prenantes, pour des résultats adaptés et de qualité.</w:t>
      </w:r>
    </w:p>
    <w:p w14:paraId="769902E6" w14:textId="0DF74638" w:rsidR="001852C7" w:rsidRPr="00E9346B" w:rsidRDefault="001852C7" w:rsidP="00E9346B">
      <w:pPr>
        <w:rPr>
          <w:rFonts w:ascii="Times New Roman" w:hAnsi="Times New Roman" w:cs="Times New Roman"/>
          <w:color w:val="0D0D0D"/>
          <w:sz w:val="28"/>
          <w:szCs w:val="28"/>
          <w:shd w:val="clear" w:color="auto" w:fill="FFFFFF"/>
        </w:rPr>
      </w:pPr>
      <w:r w:rsidRPr="00A12718">
        <w:rPr>
          <w:rFonts w:ascii="Times New Roman" w:hAnsi="Times New Roman" w:cs="Times New Roman"/>
          <w:color w:val="0D0D0D"/>
          <w:sz w:val="24"/>
          <w:szCs w:val="28"/>
          <w:shd w:val="clear" w:color="auto" w:fill="FFFFFF"/>
        </w:rPr>
        <w:t>Une méthode Agile</w:t>
      </w:r>
      <w:r w:rsidR="00F74415" w:rsidRPr="00A12718">
        <w:rPr>
          <w:rFonts w:ascii="Times New Roman" w:hAnsi="Times New Roman" w:cs="Times New Roman"/>
          <w:color w:val="0D0D0D"/>
          <w:sz w:val="24"/>
          <w:szCs w:val="28"/>
          <w:shd w:val="clear" w:color="auto" w:fill="FFFFFF"/>
        </w:rPr>
        <w:t xml:space="preserve"> </w:t>
      </w:r>
      <w:r w:rsidRPr="00A12718">
        <w:rPr>
          <w:rFonts w:ascii="Times New Roman" w:hAnsi="Times New Roman" w:cs="Times New Roman"/>
          <w:color w:val="0D0D0D"/>
          <w:sz w:val="24"/>
          <w:szCs w:val="28"/>
          <w:shd w:val="clear" w:color="auto" w:fill="FFFFFF"/>
        </w:rPr>
        <w:t>garantit une meilleure qualité de communication avec l’utilisateur, une meilleure visibilité du</w:t>
      </w:r>
      <w:r w:rsidR="00F74415" w:rsidRPr="00A12718">
        <w:rPr>
          <w:rFonts w:ascii="Times New Roman" w:hAnsi="Times New Roman" w:cs="Times New Roman"/>
          <w:color w:val="0D0D0D"/>
          <w:sz w:val="24"/>
          <w:szCs w:val="28"/>
          <w:shd w:val="clear" w:color="auto" w:fill="FFFFFF"/>
        </w:rPr>
        <w:t xml:space="preserve"> </w:t>
      </w:r>
      <w:r w:rsidRPr="00A12718">
        <w:rPr>
          <w:rFonts w:ascii="Times New Roman" w:hAnsi="Times New Roman" w:cs="Times New Roman"/>
          <w:color w:val="0D0D0D"/>
          <w:sz w:val="24"/>
          <w:szCs w:val="28"/>
          <w:shd w:val="clear" w:color="auto" w:fill="FFFFFF"/>
        </w:rPr>
        <w:t>client sur l’avancement des travaux, un meilleur contrôle de qualité par le fait que les tests sont</w:t>
      </w:r>
      <w:r w:rsidR="00F74415" w:rsidRPr="00A12718">
        <w:rPr>
          <w:rFonts w:ascii="Times New Roman" w:hAnsi="Times New Roman" w:cs="Times New Roman"/>
          <w:color w:val="0D0D0D"/>
          <w:sz w:val="24"/>
          <w:szCs w:val="28"/>
          <w:shd w:val="clear" w:color="auto" w:fill="FFFFFF"/>
        </w:rPr>
        <w:t xml:space="preserve"> </w:t>
      </w:r>
      <w:r w:rsidRPr="00A12718">
        <w:rPr>
          <w:rFonts w:ascii="Times New Roman" w:hAnsi="Times New Roman" w:cs="Times New Roman"/>
          <w:color w:val="0D0D0D"/>
          <w:sz w:val="24"/>
          <w:szCs w:val="28"/>
          <w:shd w:val="clear" w:color="auto" w:fill="FFFFFF"/>
        </w:rPr>
        <w:t>effectués en continu,</w:t>
      </w:r>
      <w:r w:rsidRPr="00A12718">
        <w:rPr>
          <w:rFonts w:ascii="Times New Roman" w:hAnsi="Times New Roman" w:cs="Times New Roman"/>
          <w:color w:val="0D0D0D"/>
          <w:szCs w:val="28"/>
          <w:shd w:val="clear" w:color="auto" w:fill="FFFFFF"/>
        </w:rPr>
        <w:t xml:space="preserve"> ce </w:t>
      </w:r>
      <w:r w:rsidRPr="00A12718">
        <w:rPr>
          <w:rFonts w:ascii="Times New Roman" w:hAnsi="Times New Roman" w:cs="Times New Roman"/>
          <w:color w:val="0D0D0D"/>
          <w:sz w:val="24"/>
          <w:szCs w:val="28"/>
          <w:shd w:val="clear" w:color="auto" w:fill="FFFFFF"/>
        </w:rPr>
        <w:t>qui permet de détecter rapidement les problèmes. Elle intègre aussi la</w:t>
      </w:r>
      <w:r w:rsidR="00F74415" w:rsidRPr="00A12718">
        <w:rPr>
          <w:rFonts w:ascii="Times New Roman" w:hAnsi="Times New Roman" w:cs="Times New Roman"/>
          <w:color w:val="0D0D0D"/>
          <w:sz w:val="24"/>
          <w:szCs w:val="28"/>
          <w:shd w:val="clear" w:color="auto" w:fill="FFFFFF"/>
        </w:rPr>
        <w:t xml:space="preserve"> </w:t>
      </w:r>
      <w:r w:rsidRPr="00A12718">
        <w:rPr>
          <w:rFonts w:ascii="Times New Roman" w:hAnsi="Times New Roman" w:cs="Times New Roman"/>
          <w:color w:val="0D0D0D"/>
          <w:sz w:val="24"/>
          <w:szCs w:val="28"/>
          <w:shd w:val="clear" w:color="auto" w:fill="FFFFFF"/>
        </w:rPr>
        <w:t>notion de travail en équipe [</w:t>
      </w:r>
      <w:r w:rsidR="00F74415" w:rsidRPr="00A12718">
        <w:rPr>
          <w:rFonts w:ascii="Times New Roman" w:hAnsi="Times New Roman" w:cs="Times New Roman"/>
          <w:color w:val="0D0D0D"/>
          <w:sz w:val="24"/>
          <w:szCs w:val="28"/>
          <w:shd w:val="clear" w:color="auto" w:fill="FFFFFF"/>
        </w:rPr>
        <w:t>6</w:t>
      </w:r>
      <w:r w:rsidRPr="00A12718">
        <w:rPr>
          <w:rFonts w:ascii="Times New Roman" w:hAnsi="Times New Roman" w:cs="Times New Roman"/>
          <w:color w:val="0D0D0D"/>
          <w:sz w:val="24"/>
          <w:szCs w:val="28"/>
          <w:shd w:val="clear" w:color="auto" w:fill="FFFFFF"/>
        </w:rPr>
        <w:t>].</w:t>
      </w:r>
    </w:p>
    <w:p w14:paraId="1915D320" w14:textId="77777777" w:rsidR="00F74415" w:rsidRPr="00A12718" w:rsidRDefault="00F74415" w:rsidP="00E9346B">
      <w:pPr>
        <w:pStyle w:val="ListParagraph"/>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 xml:space="preserve">Parmi les méthodes Agiles, nous utilisons « </w:t>
      </w:r>
      <w:r w:rsidRPr="00A12718">
        <w:rPr>
          <w:rFonts w:ascii="Times New Roman" w:hAnsi="Times New Roman" w:cs="Times New Roman"/>
          <w:b/>
          <w:sz w:val="24"/>
          <w:szCs w:val="28"/>
          <w:shd w:val="clear" w:color="auto" w:fill="FFFFFF"/>
        </w:rPr>
        <w:t>SCRUM</w:t>
      </w:r>
      <w:r w:rsidRPr="00A12718">
        <w:rPr>
          <w:rFonts w:ascii="Times New Roman" w:hAnsi="Times New Roman" w:cs="Times New Roman"/>
          <w:sz w:val="24"/>
          <w:szCs w:val="28"/>
          <w:shd w:val="clear" w:color="auto" w:fill="FFFFFF"/>
        </w:rPr>
        <w:t xml:space="preserve"> </w:t>
      </w:r>
      <w:r w:rsidRPr="00A12718">
        <w:rPr>
          <w:rFonts w:ascii="Times New Roman" w:hAnsi="Times New Roman" w:cs="Times New Roman"/>
          <w:color w:val="0D0D0D"/>
          <w:sz w:val="24"/>
          <w:szCs w:val="28"/>
          <w:shd w:val="clear" w:color="auto" w:fill="FFFFFF"/>
        </w:rPr>
        <w:t xml:space="preserve">» pour la réalisation de notre projet. </w:t>
      </w:r>
    </w:p>
    <w:p w14:paraId="79587A19" w14:textId="5F95E504" w:rsidR="0091044F" w:rsidRPr="00A12718" w:rsidRDefault="00F74415" w:rsidP="00E9346B">
      <w:pPr>
        <w:pStyle w:val="ListParagraph"/>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En effet, nous travaillons en équipe et le produit est livré à chaque terminaison d’une tâche. En plus le client est toujours intervenant dans le test de la solution.</w:t>
      </w:r>
    </w:p>
    <w:p w14:paraId="147FA485" w14:textId="77777777" w:rsidR="00F74415" w:rsidRPr="00A12718" w:rsidRDefault="00F74415" w:rsidP="00E9346B">
      <w:pPr>
        <w:pStyle w:val="ListParagraph"/>
        <w:ind w:left="0"/>
        <w:rPr>
          <w:rFonts w:ascii="Times New Roman" w:hAnsi="Times New Roman" w:cs="Times New Roman"/>
          <w:color w:val="0D0D0D"/>
          <w:sz w:val="24"/>
          <w:szCs w:val="28"/>
          <w:shd w:val="clear" w:color="auto" w:fill="FFFFFF"/>
        </w:rPr>
      </w:pPr>
    </w:p>
    <w:p w14:paraId="17BDC8F5" w14:textId="0AB3EDB1" w:rsidR="00F74415" w:rsidRPr="00A12718" w:rsidRDefault="00F74415" w:rsidP="001E528D">
      <w:pPr>
        <w:pStyle w:val="ListParagraph"/>
        <w:numPr>
          <w:ilvl w:val="0"/>
          <w:numId w:val="16"/>
        </w:numPr>
        <w:ind w:left="0" w:firstLine="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 xml:space="preserve">Pour la gestion de la maintenance assistée par ordinateur (GMAO), nous avons opté pour la méthodologie agile Scrum. Cette approche nous permet de travailler en équipe de manière collaborative, avec des livraisons fréquentes à chaque étape de la réalisation des </w:t>
      </w:r>
      <w:r w:rsidRPr="00A12718">
        <w:rPr>
          <w:rFonts w:ascii="Times New Roman" w:hAnsi="Times New Roman" w:cs="Times New Roman"/>
          <w:color w:val="0D0D0D"/>
          <w:sz w:val="24"/>
          <w:szCs w:val="28"/>
          <w:shd w:val="clear" w:color="auto" w:fill="FFFFFF"/>
        </w:rPr>
        <w:lastRenderedPageBreak/>
        <w:t xml:space="preserve">tâches. De plus, nous impliquons activement </w:t>
      </w:r>
      <w:r w:rsidR="00B46F2E" w:rsidRPr="00A12718">
        <w:rPr>
          <w:rFonts w:ascii="Times New Roman" w:hAnsi="Times New Roman" w:cs="Times New Roman"/>
          <w:color w:val="0D0D0D"/>
          <w:sz w:val="24"/>
          <w:szCs w:val="28"/>
          <w:shd w:val="clear" w:color="auto" w:fill="FFFFFF"/>
        </w:rPr>
        <w:t>l‘admin</w:t>
      </w:r>
      <w:r w:rsidRPr="00A12718">
        <w:rPr>
          <w:rFonts w:ascii="Times New Roman" w:hAnsi="Times New Roman" w:cs="Times New Roman"/>
          <w:color w:val="0D0D0D"/>
          <w:sz w:val="24"/>
          <w:szCs w:val="28"/>
          <w:shd w:val="clear" w:color="auto" w:fill="FFFFFF"/>
        </w:rPr>
        <w:t xml:space="preserve"> dans le processus de test de la solution, assurant ainsi une adaptation continue aux besoins et une qualité optimale du produit final.</w:t>
      </w:r>
    </w:p>
    <w:p w14:paraId="0AEB9107" w14:textId="0BECB263" w:rsidR="0091044F" w:rsidRPr="00A12718" w:rsidRDefault="0091044F" w:rsidP="00E9346B">
      <w:pPr>
        <w:pStyle w:val="ListParagraph"/>
        <w:ind w:left="0"/>
        <w:rPr>
          <w:rFonts w:ascii="Times New Roman" w:hAnsi="Times New Roman" w:cs="Times New Roman"/>
          <w:color w:val="0D0D0D"/>
          <w:sz w:val="24"/>
          <w:szCs w:val="28"/>
          <w:shd w:val="clear" w:color="auto" w:fill="FFFFFF"/>
        </w:rPr>
      </w:pPr>
    </w:p>
    <w:p w14:paraId="12843E29" w14:textId="4BC3D3A8" w:rsidR="00F74415" w:rsidRPr="00E9346B" w:rsidRDefault="00F74415" w:rsidP="001E528D">
      <w:pPr>
        <w:pStyle w:val="ListParagraph"/>
        <w:numPr>
          <w:ilvl w:val="1"/>
          <w:numId w:val="8"/>
        </w:numPr>
        <w:ind w:left="0" w:firstLine="0"/>
        <w:rPr>
          <w:rFonts w:ascii="Times New Roman" w:hAnsi="Times New Roman" w:cs="Times New Roman"/>
          <w:b/>
          <w:color w:val="0D0D0D"/>
          <w:sz w:val="28"/>
          <w:szCs w:val="28"/>
          <w:shd w:val="clear" w:color="auto" w:fill="FFFFFF"/>
        </w:rPr>
      </w:pPr>
      <w:r w:rsidRPr="00E9346B">
        <w:rPr>
          <w:rFonts w:ascii="Times New Roman" w:hAnsi="Times New Roman" w:cs="Times New Roman"/>
          <w:b/>
          <w:color w:val="0D0D0D"/>
          <w:sz w:val="28"/>
          <w:szCs w:val="28"/>
          <w:shd w:val="clear" w:color="auto" w:fill="FFFFFF"/>
        </w:rPr>
        <w:t>Définition du Scrum :</w:t>
      </w:r>
    </w:p>
    <w:p w14:paraId="69E9DCAD" w14:textId="77777777" w:rsidR="00F74415" w:rsidRPr="00A12718" w:rsidRDefault="00F74415" w:rsidP="00E9346B">
      <w:pPr>
        <w:pStyle w:val="ListParagraph"/>
        <w:ind w:left="0"/>
        <w:rPr>
          <w:rFonts w:ascii="Times New Roman" w:hAnsi="Times New Roman" w:cs="Times New Roman"/>
          <w:color w:val="0D0D0D"/>
          <w:sz w:val="24"/>
          <w:szCs w:val="28"/>
          <w:shd w:val="clear" w:color="auto" w:fill="FFFFFF"/>
        </w:rPr>
      </w:pPr>
    </w:p>
    <w:p w14:paraId="2296CE1B" w14:textId="77777777" w:rsidR="00B546D0" w:rsidRPr="00A12718" w:rsidRDefault="00B546D0" w:rsidP="00E9346B">
      <w:pPr>
        <w:pStyle w:val="ListParagraph"/>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Son principe est d’accuser et de donner le choix d’organisation à</w:t>
      </w:r>
    </w:p>
    <w:p w14:paraId="43C8DA8B" w14:textId="1F736FBF" w:rsidR="0091044F" w:rsidRPr="00A12718" w:rsidRDefault="00B546D0" w:rsidP="00E9346B">
      <w:pPr>
        <w:pStyle w:val="ListParagraph"/>
        <w:ind w:left="0"/>
        <w:rPr>
          <w:rFonts w:ascii="Times New Roman" w:hAnsi="Times New Roman" w:cs="Times New Roman"/>
          <w:color w:val="0D0D0D"/>
          <w:sz w:val="24"/>
          <w:szCs w:val="28"/>
          <w:shd w:val="clear" w:color="auto" w:fill="FFFFFF"/>
        </w:rPr>
      </w:pPr>
      <w:proofErr w:type="gramStart"/>
      <w:r w:rsidRPr="00A12718">
        <w:rPr>
          <w:rFonts w:ascii="Times New Roman" w:hAnsi="Times New Roman" w:cs="Times New Roman"/>
          <w:color w:val="0D0D0D"/>
          <w:sz w:val="24"/>
          <w:szCs w:val="28"/>
          <w:shd w:val="clear" w:color="auto" w:fill="FFFFFF"/>
        </w:rPr>
        <w:t>une</w:t>
      </w:r>
      <w:proofErr w:type="gramEnd"/>
      <w:r w:rsidRPr="00A12718">
        <w:rPr>
          <w:rFonts w:ascii="Times New Roman" w:hAnsi="Times New Roman" w:cs="Times New Roman"/>
          <w:color w:val="0D0D0D"/>
          <w:sz w:val="24"/>
          <w:szCs w:val="28"/>
          <w:shd w:val="clear" w:color="auto" w:fill="FFFFFF"/>
        </w:rPr>
        <w:t xml:space="preserve"> équipe qui est livrée d’élaborer un produit utilisable lors d’itérations dans une durée bien déterminée. Scrum se base sur un petit jeu de pratiques et quelques rôles. Cette méthode peut être utilisée dans n’importe quelle condition ou un groupe de personnes ont besoin de travailler</w:t>
      </w:r>
      <w:r w:rsidR="00A12718">
        <w:rPr>
          <w:rFonts w:ascii="Times New Roman" w:hAnsi="Times New Roman" w:cs="Times New Roman"/>
          <w:color w:val="0D0D0D"/>
          <w:sz w:val="24"/>
          <w:szCs w:val="28"/>
          <w:shd w:val="clear" w:color="auto" w:fill="FFFFFF"/>
        </w:rPr>
        <w:t xml:space="preserve"> </w:t>
      </w:r>
      <w:r w:rsidRPr="00A12718">
        <w:rPr>
          <w:rFonts w:ascii="Times New Roman" w:hAnsi="Times New Roman" w:cs="Times New Roman"/>
          <w:color w:val="0D0D0D"/>
          <w:sz w:val="24"/>
          <w:szCs w:val="28"/>
          <w:shd w:val="clear" w:color="auto" w:fill="FFFFFF"/>
        </w:rPr>
        <w:t xml:space="preserve">ensemble pour atteindre un but </w:t>
      </w:r>
      <w:r w:rsidR="00A12718" w:rsidRPr="00A12718">
        <w:rPr>
          <w:rFonts w:ascii="Times New Roman" w:hAnsi="Times New Roman" w:cs="Times New Roman"/>
          <w:color w:val="0D0D0D"/>
          <w:sz w:val="24"/>
          <w:szCs w:val="28"/>
          <w:shd w:val="clear" w:color="auto" w:fill="FFFFFF"/>
        </w:rPr>
        <w:t>commun. [</w:t>
      </w:r>
      <w:r w:rsidRPr="00A12718">
        <w:rPr>
          <w:rFonts w:ascii="Times New Roman" w:hAnsi="Times New Roman" w:cs="Times New Roman"/>
          <w:color w:val="0D0D0D"/>
          <w:sz w:val="24"/>
          <w:szCs w:val="28"/>
          <w:shd w:val="clear" w:color="auto" w:fill="FFFFFF"/>
        </w:rPr>
        <w:t>7]</w:t>
      </w:r>
    </w:p>
    <w:p w14:paraId="1AC9D7B5" w14:textId="571C42B1" w:rsidR="0091044F" w:rsidRPr="00A12718" w:rsidRDefault="0091044F" w:rsidP="00E9346B">
      <w:pPr>
        <w:pStyle w:val="ListParagraph"/>
        <w:ind w:left="0"/>
        <w:rPr>
          <w:rFonts w:ascii="Times New Roman" w:hAnsi="Times New Roman" w:cs="Times New Roman"/>
          <w:b/>
          <w:color w:val="0D0D0D"/>
          <w:sz w:val="24"/>
          <w:szCs w:val="28"/>
          <w:shd w:val="clear" w:color="auto" w:fill="FFFFFF"/>
        </w:rPr>
      </w:pPr>
    </w:p>
    <w:p w14:paraId="73E94D4F" w14:textId="2A92B66C" w:rsidR="00827C5D" w:rsidRDefault="00BC7FDA" w:rsidP="001E528D">
      <w:pPr>
        <w:pStyle w:val="ListParagraph"/>
        <w:numPr>
          <w:ilvl w:val="1"/>
          <w:numId w:val="8"/>
        </w:numPr>
        <w:ind w:left="0" w:firstLine="0"/>
        <w:rPr>
          <w:rFonts w:ascii="Times New Roman" w:hAnsi="Times New Roman" w:cs="Times New Roman"/>
          <w:b/>
          <w:color w:val="0D0D0D"/>
          <w:sz w:val="28"/>
          <w:szCs w:val="28"/>
          <w:shd w:val="clear" w:color="auto" w:fill="FFFFFF"/>
        </w:rPr>
      </w:pPr>
      <w:r w:rsidRPr="00E9346B">
        <w:rPr>
          <w:rFonts w:ascii="Times New Roman" w:hAnsi="Times New Roman" w:cs="Times New Roman"/>
          <w:b/>
          <w:color w:val="0D0D0D"/>
          <w:sz w:val="28"/>
          <w:szCs w:val="28"/>
          <w:shd w:val="clear" w:color="auto" w:fill="FFFFFF"/>
        </w:rPr>
        <w:t>Cycle de vie de la méthode Scrum :</w:t>
      </w:r>
    </w:p>
    <w:p w14:paraId="596D2460" w14:textId="77777777" w:rsidR="00A12718" w:rsidRPr="00A12718" w:rsidRDefault="00A12718" w:rsidP="00A12718">
      <w:pPr>
        <w:pStyle w:val="ListParagraph"/>
        <w:ind w:left="0"/>
        <w:rPr>
          <w:rFonts w:ascii="Times New Roman" w:hAnsi="Times New Roman" w:cs="Times New Roman"/>
          <w:b/>
          <w:color w:val="0D0D0D"/>
          <w:sz w:val="24"/>
          <w:szCs w:val="24"/>
          <w:shd w:val="clear" w:color="auto" w:fill="FFFFFF"/>
        </w:rPr>
      </w:pPr>
    </w:p>
    <w:p w14:paraId="566A86BC" w14:textId="250D036B" w:rsidR="0091044F" w:rsidRPr="00A12718" w:rsidRDefault="00BC7FDA" w:rsidP="00E9346B">
      <w:pPr>
        <w:pStyle w:val="ListParagraph"/>
        <w:ind w:left="0"/>
        <w:rPr>
          <w:rFonts w:ascii="Times New Roman" w:hAnsi="Times New Roman" w:cs="Times New Roman"/>
          <w:b/>
          <w:color w:val="0D0D0D"/>
          <w:sz w:val="24"/>
          <w:szCs w:val="24"/>
          <w:shd w:val="clear" w:color="auto" w:fill="FFFFFF"/>
        </w:rPr>
      </w:pPr>
      <w:r w:rsidRPr="00A12718">
        <w:rPr>
          <w:rFonts w:ascii="Times New Roman" w:hAnsi="Times New Roman" w:cs="Times New Roman"/>
          <w:color w:val="0D0D0D"/>
          <w:sz w:val="24"/>
          <w:szCs w:val="24"/>
          <w:shd w:val="clear" w:color="auto" w:fill="FFFFFF"/>
        </w:rPr>
        <w:t>Elle est composée d’un Scrum Master, d’un Product Owner et d’équipe de développement.</w:t>
      </w:r>
    </w:p>
    <w:p w14:paraId="20F0D612" w14:textId="7E90F2DF" w:rsidR="00BC7FDA" w:rsidRPr="00827C5D" w:rsidRDefault="00CA389A" w:rsidP="00BC7FDA">
      <w:pPr>
        <w:rPr>
          <w:rFonts w:cstheme="minorHAnsi"/>
          <w:color w:val="0D0D0D"/>
          <w:sz w:val="32"/>
          <w:szCs w:val="32"/>
          <w:shd w:val="clear" w:color="auto" w:fill="FFFFFF"/>
        </w:rPr>
      </w:pPr>
      <w:r w:rsidRPr="00827C5D">
        <w:rPr>
          <w:rFonts w:cstheme="minorHAnsi"/>
          <w:noProof/>
          <w:color w:val="0D0D0D"/>
          <w:sz w:val="32"/>
          <w:szCs w:val="32"/>
          <w:shd w:val="clear" w:color="auto" w:fill="FFFFFF"/>
        </w:rPr>
        <mc:AlternateContent>
          <mc:Choice Requires="wps">
            <w:drawing>
              <wp:anchor distT="45720" distB="45720" distL="114300" distR="114300" simplePos="0" relativeHeight="251669504" behindDoc="0" locked="0" layoutInCell="1" allowOverlap="1" wp14:anchorId="563F1650" wp14:editId="5DC74B55">
                <wp:simplePos x="0" y="0"/>
                <wp:positionH relativeFrom="margin">
                  <wp:posOffset>462280</wp:posOffset>
                </wp:positionH>
                <wp:positionV relativeFrom="paragraph">
                  <wp:posOffset>3592195</wp:posOffset>
                </wp:positionV>
                <wp:extent cx="5165090" cy="1123950"/>
                <wp:effectExtent l="0" t="0" r="16510" b="1905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5090" cy="1123950"/>
                        </a:xfrm>
                        <a:prstGeom prst="rect">
                          <a:avLst/>
                        </a:prstGeom>
                        <a:solidFill>
                          <a:srgbClr val="FFFFFF"/>
                        </a:solidFill>
                        <a:ln w="9525">
                          <a:solidFill>
                            <a:srgbClr val="000000"/>
                          </a:solidFill>
                          <a:miter lim="800000"/>
                          <a:headEnd/>
                          <a:tailEnd/>
                        </a:ln>
                      </wps:spPr>
                      <wps:txbx>
                        <w:txbxContent>
                          <w:p w14:paraId="6B059E97" w14:textId="77777777" w:rsidR="00F87F36" w:rsidRPr="003034CA" w:rsidRDefault="00F87F36" w:rsidP="001E528D">
                            <w:pPr>
                              <w:pStyle w:val="ListParagraph"/>
                              <w:numPr>
                                <w:ilvl w:val="0"/>
                                <w:numId w:val="18"/>
                              </w:numPr>
                              <w:rPr>
                                <w:rFonts w:ascii="Times New Roman" w:hAnsi="Times New Roman" w:cs="Times New Roman"/>
                                <w:sz w:val="24"/>
                                <w:szCs w:val="24"/>
                              </w:rPr>
                            </w:pPr>
                            <w:r w:rsidRPr="003034CA">
                              <w:rPr>
                                <w:rFonts w:ascii="Times New Roman" w:hAnsi="Times New Roman" w:cs="Times New Roman"/>
                                <w:b/>
                                <w:sz w:val="24"/>
                                <w:szCs w:val="24"/>
                              </w:rPr>
                              <w:t>Équipe Scrum (l’équipe de développement) :</w:t>
                            </w:r>
                            <w:r w:rsidRPr="003034CA">
                              <w:rPr>
                                <w:rFonts w:ascii="Times New Roman" w:hAnsi="Times New Roman" w:cs="Times New Roman"/>
                                <w:sz w:val="24"/>
                                <w:szCs w:val="24"/>
                              </w:rPr>
                              <w:t xml:space="preserve"> cette équipe se compose de trois à dix développeurs. Elle est responsable de la mise en œuvre des solutions techniques et de la réalisation des tâches de développement [8].</w:t>
                            </w:r>
                          </w:p>
                          <w:p w14:paraId="407B60E6" w14:textId="18F0DAC6" w:rsidR="00F87F36" w:rsidRPr="00E9346B" w:rsidRDefault="00F87F36" w:rsidP="00CA389A">
                            <w:pPr>
                              <w:pStyle w:val="ListParagraph"/>
                              <w:rPr>
                                <w:rFonts w:ascii="Times New Roman" w:hAnsi="Times New Roman" w:cs="Times New Roman"/>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63F1650" id="_x0000_t202" coordsize="21600,21600" o:spt="202" path="m,l,21600r21600,l21600,xe">
                <v:stroke joinstyle="miter"/>
                <v:path gradientshapeok="t" o:connecttype="rect"/>
              </v:shapetype>
              <v:shape id="Text Box 2" o:spid="_x0000_s1026" type="#_x0000_t202" style="position:absolute;margin-left:36.4pt;margin-top:282.85pt;width:406.7pt;height:88.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">
                <v:textbox>
                  <w:txbxContent>
                    <w:p w14:paraId="6B059E97" w14:textId="77777777" w:rsidR="00F87F36" w:rsidRPr="003034CA" w:rsidRDefault="00F87F36" w:rsidP="001E528D">
                      <w:pPr>
                        <w:pStyle w:val="ListParagraph"/>
                        <w:numPr>
                          <w:ilvl w:val="0"/>
                          <w:numId w:val="18"/>
                        </w:numPr>
                        <w:rPr>
                          <w:rFonts w:ascii="Times New Roman" w:hAnsi="Times New Roman" w:cs="Times New Roman"/>
                          <w:sz w:val="24"/>
                          <w:szCs w:val="24"/>
                        </w:rPr>
                      </w:pPr>
                      <w:r w:rsidRPr="003034CA">
                        <w:rPr>
                          <w:rFonts w:ascii="Times New Roman" w:hAnsi="Times New Roman" w:cs="Times New Roman"/>
                          <w:b/>
                          <w:sz w:val="24"/>
                          <w:szCs w:val="24"/>
                        </w:rPr>
                        <w:t>Équipe Scrum (l’équipe de développement) :</w:t>
                      </w:r>
                      <w:r w:rsidRPr="003034CA">
                        <w:rPr>
                          <w:rFonts w:ascii="Times New Roman" w:hAnsi="Times New Roman" w:cs="Times New Roman"/>
                          <w:sz w:val="24"/>
                          <w:szCs w:val="24"/>
                        </w:rPr>
                        <w:t xml:space="preserve"> cette équipe se compose de trois à dix développeurs. Elle est responsable de la mise en œuvre des solutions techniques et de la réalisation des tâches de développement [8].</w:t>
                      </w:r>
                    </w:p>
                    <w:p w14:paraId="407B60E6" w14:textId="18F0DAC6" w:rsidR="00F87F36" w:rsidRPr="00E9346B" w:rsidRDefault="00F87F36" w:rsidP="00CA389A">
                      <w:pPr>
                        <w:pStyle w:val="ListParagraph"/>
                        <w:rPr>
                          <w:rFonts w:ascii="Times New Roman" w:hAnsi="Times New Roman" w:cs="Times New Roman"/>
                          <w:sz w:val="28"/>
                          <w:szCs w:val="28"/>
                        </w:rPr>
                      </w:pPr>
                    </w:p>
                  </w:txbxContent>
                </v:textbox>
                <w10:wrap type="square" anchorx="margin"/>
              </v:shape>
            </w:pict>
          </mc:Fallback>
        </mc:AlternateContent>
      </w:r>
      <w:r w:rsidRPr="00827C5D">
        <w:rPr>
          <w:rFonts w:cstheme="minorHAnsi"/>
          <w:noProof/>
          <w:color w:val="0D0D0D"/>
          <w:sz w:val="32"/>
          <w:szCs w:val="32"/>
          <w:shd w:val="clear" w:color="auto" w:fill="FFFFFF"/>
        </w:rPr>
        <mc:AlternateContent>
          <mc:Choice Requires="wps">
            <w:drawing>
              <wp:anchor distT="45720" distB="45720" distL="114300" distR="114300" simplePos="0" relativeHeight="251667456" behindDoc="0" locked="0" layoutInCell="1" allowOverlap="1" wp14:anchorId="60BA7552" wp14:editId="1FD37B86">
                <wp:simplePos x="0" y="0"/>
                <wp:positionH relativeFrom="margin">
                  <wp:posOffset>452755</wp:posOffset>
                </wp:positionH>
                <wp:positionV relativeFrom="paragraph">
                  <wp:posOffset>2020570</wp:posOffset>
                </wp:positionV>
                <wp:extent cx="5165725" cy="1562100"/>
                <wp:effectExtent l="0" t="0" r="15875" b="1905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5725" cy="1562100"/>
                        </a:xfrm>
                        <a:prstGeom prst="rect">
                          <a:avLst/>
                        </a:prstGeom>
                        <a:solidFill>
                          <a:srgbClr val="FFFFFF"/>
                        </a:solidFill>
                        <a:ln w="9525">
                          <a:solidFill>
                            <a:srgbClr val="000000"/>
                          </a:solidFill>
                          <a:miter lim="800000"/>
                          <a:headEnd/>
                          <a:tailEnd/>
                        </a:ln>
                      </wps:spPr>
                      <wps:txbx>
                        <w:txbxContent>
                          <w:p w14:paraId="42872579" w14:textId="77777777" w:rsidR="00F87F36" w:rsidRPr="003034CA" w:rsidRDefault="00F87F36" w:rsidP="001E528D">
                            <w:pPr>
                              <w:pStyle w:val="ListParagraph"/>
                              <w:numPr>
                                <w:ilvl w:val="0"/>
                                <w:numId w:val="17"/>
                              </w:numPr>
                              <w:rPr>
                                <w:rFonts w:ascii="Times New Roman" w:hAnsi="Times New Roman" w:cs="Times New Roman"/>
                                <w:sz w:val="24"/>
                                <w:szCs w:val="24"/>
                              </w:rPr>
                            </w:pPr>
                            <w:r w:rsidRPr="003034CA">
                              <w:rPr>
                                <w:rFonts w:ascii="Times New Roman" w:hAnsi="Times New Roman" w:cs="Times New Roman"/>
                                <w:b/>
                                <w:sz w:val="24"/>
                                <w:szCs w:val="24"/>
                              </w:rPr>
                              <w:t>Scrum master (SM) :</w:t>
                            </w:r>
                            <w:r w:rsidRPr="003034CA">
                              <w:rPr>
                                <w:rFonts w:ascii="Times New Roman" w:hAnsi="Times New Roman" w:cs="Times New Roman"/>
                                <w:sz w:val="24"/>
                                <w:szCs w:val="24"/>
                              </w:rPr>
                              <w:t xml:space="preserve"> C’est un facilitateur et un coach plus qu’un superviseur.</w:t>
                            </w:r>
                          </w:p>
                          <w:p w14:paraId="55B55831" w14:textId="77777777" w:rsidR="00F87F36" w:rsidRPr="003034CA" w:rsidRDefault="00F87F36" w:rsidP="00CA389A">
                            <w:pPr>
                              <w:pStyle w:val="ListParagraph"/>
                              <w:rPr>
                                <w:rFonts w:ascii="Times New Roman" w:hAnsi="Times New Roman" w:cs="Times New Roman"/>
                                <w:b/>
                                <w:sz w:val="24"/>
                                <w:szCs w:val="24"/>
                              </w:rPr>
                            </w:pPr>
                            <w:r w:rsidRPr="003034CA">
                              <w:rPr>
                                <w:rStyle w:val="Heading1Char"/>
                                <w:rFonts w:ascii="Times New Roman" w:hAnsi="Times New Roman" w:cs="Times New Roman"/>
                                <w:color w:val="000000"/>
                                <w:sz w:val="24"/>
                                <w:szCs w:val="24"/>
                                <w:bdr w:val="none" w:sz="0" w:space="0" w:color="auto" w:frame="1"/>
                                <w:shd w:val="clear" w:color="auto" w:fill="FFFFFF"/>
                              </w:rPr>
                              <w:t>Il</w:t>
                            </w:r>
                            <w:r w:rsidRPr="003034CA">
                              <w:rPr>
                                <w:rFonts w:ascii="Times New Roman" w:hAnsi="Times New Roman" w:cs="Times New Roman"/>
                                <w:color w:val="000000"/>
                                <w:sz w:val="24"/>
                                <w:szCs w:val="24"/>
                                <w:shd w:val="clear" w:color="auto" w:fill="FFFFFF"/>
                              </w:rPr>
                              <w:t xml:space="preserve"> a comme rôle d’aider l’équipe à mettre un cadre Scrum adapté au contexte de l’équipe. </w:t>
                            </w:r>
                          </w:p>
                          <w:p w14:paraId="29052359" w14:textId="77777777" w:rsidR="00F87F36" w:rsidRPr="003034CA" w:rsidRDefault="00F87F36" w:rsidP="00CA389A">
                            <w:pPr>
                              <w:pStyle w:val="ListParagraph"/>
                              <w:rPr>
                                <w:rFonts w:ascii="Times New Roman" w:hAnsi="Times New Roman" w:cs="Times New Roman"/>
                                <w:sz w:val="24"/>
                                <w:szCs w:val="24"/>
                              </w:rPr>
                            </w:pPr>
                            <w:r w:rsidRPr="003034CA">
                              <w:rPr>
                                <w:rFonts w:ascii="Times New Roman" w:hAnsi="Times New Roman" w:cs="Times New Roman"/>
                                <w:sz w:val="24"/>
                                <w:szCs w:val="24"/>
                              </w:rPr>
                              <w:t>Il protège l’équipe des éléments perturbateurs, ainsi que des</w:t>
                            </w:r>
                          </w:p>
                          <w:p w14:paraId="4529D51D" w14:textId="77777777" w:rsidR="00F87F36" w:rsidRPr="003034CA" w:rsidRDefault="00F87F36" w:rsidP="00CA389A">
                            <w:pPr>
                              <w:pStyle w:val="ListParagraph"/>
                              <w:rPr>
                                <w:rFonts w:ascii="Times New Roman" w:hAnsi="Times New Roman" w:cs="Times New Roman"/>
                                <w:sz w:val="24"/>
                                <w:szCs w:val="24"/>
                              </w:rPr>
                            </w:pPr>
                            <w:r w:rsidRPr="003034CA">
                              <w:rPr>
                                <w:rFonts w:ascii="Times New Roman" w:hAnsi="Times New Roman" w:cs="Times New Roman"/>
                                <w:sz w:val="24"/>
                                <w:szCs w:val="24"/>
                              </w:rPr>
                              <w:t>Problèmes non techniques.</w:t>
                            </w:r>
                          </w:p>
                          <w:p w14:paraId="5FE52E0A" w14:textId="0D850114" w:rsidR="00F87F36" w:rsidRPr="00E9346B" w:rsidRDefault="00F87F36" w:rsidP="0019171E">
                            <w:pPr>
                              <w:pStyle w:val="ListParagraph"/>
                              <w:rPr>
                                <w:rFonts w:ascii="Times New Roman" w:hAnsi="Times New Roman" w:cs="Times New Roman"/>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BA7552" id="_x0000_s1027" type="#_x0000_t202" style="position:absolute;margin-left:35.65pt;margin-top:159.1pt;width:406.75pt;height:123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">
                <v:textbox>
                  <w:txbxContent>
                    <w:p w14:paraId="42872579" w14:textId="77777777" w:rsidR="00F87F36" w:rsidRPr="003034CA" w:rsidRDefault="00F87F36" w:rsidP="001E528D">
                      <w:pPr>
                        <w:pStyle w:val="ListParagraph"/>
                        <w:numPr>
                          <w:ilvl w:val="0"/>
                          <w:numId w:val="17"/>
                        </w:numPr>
                        <w:rPr>
                          <w:rFonts w:ascii="Times New Roman" w:hAnsi="Times New Roman" w:cs="Times New Roman"/>
                          <w:sz w:val="24"/>
                          <w:szCs w:val="24"/>
                        </w:rPr>
                      </w:pPr>
                      <w:r w:rsidRPr="003034CA">
                        <w:rPr>
                          <w:rFonts w:ascii="Times New Roman" w:hAnsi="Times New Roman" w:cs="Times New Roman"/>
                          <w:b/>
                          <w:sz w:val="24"/>
                          <w:szCs w:val="24"/>
                        </w:rPr>
                        <w:t>Scrum master (SM) :</w:t>
                      </w:r>
                      <w:r w:rsidRPr="003034CA">
                        <w:rPr>
                          <w:rFonts w:ascii="Times New Roman" w:hAnsi="Times New Roman" w:cs="Times New Roman"/>
                          <w:sz w:val="24"/>
                          <w:szCs w:val="24"/>
                        </w:rPr>
                        <w:t xml:space="preserve"> C’est un facilitateur et un coach plus qu’un superviseur.</w:t>
                      </w:r>
                    </w:p>
                    <w:p w14:paraId="55B55831" w14:textId="77777777" w:rsidR="00F87F36" w:rsidRPr="003034CA" w:rsidRDefault="00F87F36" w:rsidP="00CA389A">
                      <w:pPr>
                        <w:pStyle w:val="ListParagraph"/>
                        <w:rPr>
                          <w:rFonts w:ascii="Times New Roman" w:hAnsi="Times New Roman" w:cs="Times New Roman"/>
                          <w:b/>
                          <w:sz w:val="24"/>
                          <w:szCs w:val="24"/>
                        </w:rPr>
                      </w:pPr>
                      <w:r w:rsidRPr="003034CA">
                        <w:rPr>
                          <w:rStyle w:val="Heading1Char"/>
                          <w:rFonts w:ascii="Times New Roman" w:hAnsi="Times New Roman" w:cs="Times New Roman"/>
                          <w:color w:val="000000"/>
                          <w:sz w:val="24"/>
                          <w:szCs w:val="24"/>
                          <w:bdr w:val="none" w:sz="0" w:space="0" w:color="auto" w:frame="1"/>
                          <w:shd w:val="clear" w:color="auto" w:fill="FFFFFF"/>
                        </w:rPr>
                        <w:t>Il</w:t>
                      </w:r>
                      <w:r w:rsidRPr="003034CA">
                        <w:rPr>
                          <w:rFonts w:ascii="Times New Roman" w:hAnsi="Times New Roman" w:cs="Times New Roman"/>
                          <w:color w:val="000000"/>
                          <w:sz w:val="24"/>
                          <w:szCs w:val="24"/>
                          <w:shd w:val="clear" w:color="auto" w:fill="FFFFFF"/>
                        </w:rPr>
                        <w:t xml:space="preserve"> a comme rôle d’aider l’équipe à mettre un cadre Scrum adapté au contexte de l’équipe. </w:t>
                      </w:r>
                    </w:p>
                    <w:p w14:paraId="29052359" w14:textId="77777777" w:rsidR="00F87F36" w:rsidRPr="003034CA" w:rsidRDefault="00F87F36" w:rsidP="00CA389A">
                      <w:pPr>
                        <w:pStyle w:val="ListParagraph"/>
                        <w:rPr>
                          <w:rFonts w:ascii="Times New Roman" w:hAnsi="Times New Roman" w:cs="Times New Roman"/>
                          <w:sz w:val="24"/>
                          <w:szCs w:val="24"/>
                        </w:rPr>
                      </w:pPr>
                      <w:r w:rsidRPr="003034CA">
                        <w:rPr>
                          <w:rFonts w:ascii="Times New Roman" w:hAnsi="Times New Roman" w:cs="Times New Roman"/>
                          <w:sz w:val="24"/>
                          <w:szCs w:val="24"/>
                        </w:rPr>
                        <w:t>Il protège l’équipe des éléments perturbateurs, ainsi que des</w:t>
                      </w:r>
                    </w:p>
                    <w:p w14:paraId="4529D51D" w14:textId="77777777" w:rsidR="00F87F36" w:rsidRPr="003034CA" w:rsidRDefault="00F87F36" w:rsidP="00CA389A">
                      <w:pPr>
                        <w:pStyle w:val="ListParagraph"/>
                        <w:rPr>
                          <w:rFonts w:ascii="Times New Roman" w:hAnsi="Times New Roman" w:cs="Times New Roman"/>
                          <w:sz w:val="24"/>
                          <w:szCs w:val="24"/>
                        </w:rPr>
                      </w:pPr>
                      <w:r w:rsidRPr="003034CA">
                        <w:rPr>
                          <w:rFonts w:ascii="Times New Roman" w:hAnsi="Times New Roman" w:cs="Times New Roman"/>
                          <w:sz w:val="24"/>
                          <w:szCs w:val="24"/>
                        </w:rPr>
                        <w:t>Problèmes non techniques.</w:t>
                      </w:r>
                    </w:p>
                    <w:p w14:paraId="5FE52E0A" w14:textId="0D850114" w:rsidR="00F87F36" w:rsidRPr="00E9346B" w:rsidRDefault="00F87F36" w:rsidP="0019171E">
                      <w:pPr>
                        <w:pStyle w:val="ListParagraph"/>
                        <w:rPr>
                          <w:rFonts w:ascii="Times New Roman" w:hAnsi="Times New Roman" w:cs="Times New Roman"/>
                          <w:sz w:val="28"/>
                          <w:szCs w:val="28"/>
                        </w:rPr>
                      </w:pPr>
                    </w:p>
                  </w:txbxContent>
                </v:textbox>
                <w10:wrap type="square" anchorx="margin"/>
              </v:shape>
            </w:pict>
          </mc:Fallback>
        </mc:AlternateContent>
      </w:r>
      <w:r w:rsidR="00E9346B" w:rsidRPr="00E9346B">
        <w:rPr>
          <w:rFonts w:ascii="Times New Roman" w:hAnsi="Times New Roman" w:cs="Times New Roman"/>
          <w:noProof/>
          <w:sz w:val="28"/>
          <w:szCs w:val="28"/>
          <w:shd w:val="clear" w:color="auto" w:fill="FFFFFF"/>
        </w:rPr>
        <mc:AlternateContent>
          <mc:Choice Requires="wps">
            <w:drawing>
              <wp:anchor distT="45720" distB="45720" distL="114300" distR="114300" simplePos="0" relativeHeight="251665408" behindDoc="0" locked="0" layoutInCell="1" allowOverlap="1" wp14:anchorId="4F82BC6E" wp14:editId="3DCB31EA">
                <wp:simplePos x="0" y="0"/>
                <wp:positionH relativeFrom="margin">
                  <wp:posOffset>462280</wp:posOffset>
                </wp:positionH>
                <wp:positionV relativeFrom="paragraph">
                  <wp:posOffset>334645</wp:posOffset>
                </wp:positionV>
                <wp:extent cx="5166995" cy="1676400"/>
                <wp:effectExtent l="0" t="0" r="14605" b="1905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6995" cy="1676400"/>
                        </a:xfrm>
                        <a:prstGeom prst="rect">
                          <a:avLst/>
                        </a:prstGeom>
                        <a:solidFill>
                          <a:srgbClr val="FFFFFF"/>
                        </a:solidFill>
                        <a:ln w="9525">
                          <a:solidFill>
                            <a:srgbClr val="000000"/>
                          </a:solidFill>
                          <a:miter lim="800000"/>
                          <a:headEnd/>
                          <a:tailEnd/>
                        </a:ln>
                      </wps:spPr>
                      <wps:txbx>
                        <w:txbxContent>
                          <w:p w14:paraId="487A5671" w14:textId="77777777" w:rsidR="00F87F36" w:rsidRPr="003034CA" w:rsidRDefault="00F87F36" w:rsidP="001E528D">
                            <w:pPr>
                              <w:pStyle w:val="ListParagraph"/>
                              <w:numPr>
                                <w:ilvl w:val="0"/>
                                <w:numId w:val="28"/>
                              </w:numPr>
                              <w:rPr>
                                <w:rFonts w:ascii="Times New Roman" w:hAnsi="Times New Roman" w:cs="Times New Roman"/>
                                <w:sz w:val="24"/>
                                <w:szCs w:val="24"/>
                              </w:rPr>
                            </w:pPr>
                            <w:r w:rsidRPr="003034CA">
                              <w:rPr>
                                <w:rFonts w:ascii="Times New Roman" w:hAnsi="Times New Roman" w:cs="Times New Roman"/>
                                <w:b/>
                                <w:sz w:val="24"/>
                                <w:szCs w:val="24"/>
                              </w:rPr>
                              <w:t xml:space="preserve">Product Owner (PO) : </w:t>
                            </w:r>
                            <w:r w:rsidRPr="003034CA">
                              <w:rPr>
                                <w:rFonts w:ascii="Times New Roman" w:hAnsi="Times New Roman" w:cs="Times New Roman"/>
                                <w:sz w:val="24"/>
                                <w:szCs w:val="24"/>
                              </w:rPr>
                              <w:t>Il est l'un des acteurs clés du processus scrum. Son rôle est de faire le pont entre la partie métier et la partie technique du projet. Il est donc le relai entre le client et l’équipe de développement. Le Product Owner porte la vision du produit scrum. Il est responsable de la rédaction des user stories et chargé de maintenir le Product Backlog à jour. [8]</w:t>
                            </w:r>
                          </w:p>
                          <w:p w14:paraId="5B8CEFF2" w14:textId="23672EC7" w:rsidR="00F87F36" w:rsidRPr="00A12718" w:rsidRDefault="00F87F36" w:rsidP="00E9346B">
                            <w:pPr>
                              <w:ind w:hanging="142"/>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82BC6E" id="_x0000_s1028" type="#_x0000_t202" style="position:absolute;margin-left:36.4pt;margin-top:26.35pt;width:406.85pt;height:132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">
                <v:textbox>
                  <w:txbxContent>
                    <w:p w14:paraId="487A5671" w14:textId="77777777" w:rsidR="00F87F36" w:rsidRPr="003034CA" w:rsidRDefault="00F87F36" w:rsidP="001E528D">
                      <w:pPr>
                        <w:pStyle w:val="ListParagraph"/>
                        <w:numPr>
                          <w:ilvl w:val="0"/>
                          <w:numId w:val="28"/>
                        </w:numPr>
                        <w:rPr>
                          <w:rFonts w:ascii="Times New Roman" w:hAnsi="Times New Roman" w:cs="Times New Roman"/>
                          <w:sz w:val="24"/>
                          <w:szCs w:val="24"/>
                        </w:rPr>
                      </w:pPr>
                      <w:r w:rsidRPr="003034CA">
                        <w:rPr>
                          <w:rFonts w:ascii="Times New Roman" w:hAnsi="Times New Roman" w:cs="Times New Roman"/>
                          <w:b/>
                          <w:sz w:val="24"/>
                          <w:szCs w:val="24"/>
                        </w:rPr>
                        <w:t xml:space="preserve">Product Owner (PO) : </w:t>
                      </w:r>
                      <w:r w:rsidRPr="003034CA">
                        <w:rPr>
                          <w:rFonts w:ascii="Times New Roman" w:hAnsi="Times New Roman" w:cs="Times New Roman"/>
                          <w:sz w:val="24"/>
                          <w:szCs w:val="24"/>
                        </w:rPr>
                        <w:t>Il est l'un des acteurs clés du processus scrum. Son rôle est de faire le pont entre la partie métier et la partie technique du projet. Il est donc le relai entre le client et l’équipe de développement. Le Product Owner porte la vision du produit scrum. Il est responsable de la rédaction des user stories et chargé de maintenir le Product Backlog à jour. [8]</w:t>
                      </w:r>
                    </w:p>
                    <w:p w14:paraId="5B8CEFF2" w14:textId="23672EC7" w:rsidR="00F87F36" w:rsidRPr="00A12718" w:rsidRDefault="00F87F36" w:rsidP="00E9346B">
                      <w:pPr>
                        <w:ind w:hanging="142"/>
                        <w:rPr>
                          <w:rFonts w:ascii="Times New Roman" w:hAnsi="Times New Roman" w:cs="Times New Roman"/>
                          <w:sz w:val="24"/>
                          <w:szCs w:val="24"/>
                        </w:rPr>
                      </w:pPr>
                    </w:p>
                  </w:txbxContent>
                </v:textbox>
                <w10:wrap type="square" anchorx="margin"/>
              </v:shape>
            </w:pict>
          </mc:Fallback>
        </mc:AlternateContent>
      </w:r>
    </w:p>
    <w:p w14:paraId="688199A9" w14:textId="7364D6CA" w:rsidR="00BC7FDA" w:rsidRPr="00827C5D" w:rsidRDefault="00BC7FDA" w:rsidP="00CA389A">
      <w:pPr>
        <w:rPr>
          <w:rFonts w:cstheme="minorHAnsi"/>
          <w:color w:val="0D0D0D"/>
          <w:sz w:val="32"/>
          <w:szCs w:val="32"/>
          <w:shd w:val="clear" w:color="auto" w:fill="FFFFFF"/>
        </w:rPr>
      </w:pPr>
    </w:p>
    <w:p w14:paraId="4FFF392D" w14:textId="413F14FA" w:rsidR="00B546D0" w:rsidRPr="00CA389A" w:rsidRDefault="00B546D0" w:rsidP="00E9346B">
      <w:pPr>
        <w:pStyle w:val="ListParagraph"/>
        <w:ind w:left="1296"/>
        <w:rPr>
          <w:rFonts w:cstheme="minorHAnsi"/>
          <w:color w:val="0D0D0D"/>
          <w:sz w:val="28"/>
          <w:szCs w:val="32"/>
          <w:shd w:val="clear" w:color="auto" w:fill="FFFFFF"/>
        </w:rPr>
      </w:pPr>
    </w:p>
    <w:p w14:paraId="1C3B279F" w14:textId="36023818" w:rsidR="00B546D0" w:rsidRPr="00CA389A" w:rsidRDefault="00F36A37" w:rsidP="00E9346B">
      <w:pPr>
        <w:pStyle w:val="ListParagraph"/>
        <w:ind w:left="0"/>
        <w:rPr>
          <w:rFonts w:ascii="Times New Roman" w:hAnsi="Times New Roman" w:cs="Times New Roman"/>
          <w:color w:val="0D0D0D"/>
          <w:sz w:val="24"/>
          <w:szCs w:val="28"/>
          <w:shd w:val="clear" w:color="auto" w:fill="FFFFFF"/>
        </w:rPr>
      </w:pPr>
      <w:r w:rsidRPr="00CA389A">
        <w:rPr>
          <w:rFonts w:ascii="Times New Roman" w:hAnsi="Times New Roman" w:cs="Times New Roman"/>
          <w:color w:val="0D0D0D"/>
          <w:sz w:val="24"/>
          <w:szCs w:val="28"/>
          <w:shd w:val="clear" w:color="auto" w:fill="FFFFFF"/>
        </w:rPr>
        <w:t>La figure suivante représente la zone d'intersection des responsabilités des divers acteurs impliqués dans un Framework Scrum :</w:t>
      </w:r>
    </w:p>
    <w:p w14:paraId="2FBE4862" w14:textId="5826A047" w:rsidR="00F36A37" w:rsidRDefault="00F36A37" w:rsidP="00F74415">
      <w:pPr>
        <w:pStyle w:val="ListParagraph"/>
        <w:ind w:left="1296"/>
        <w:rPr>
          <w:rFonts w:ascii="Segoe UI" w:hAnsi="Segoe UI" w:cs="Segoe UI"/>
          <w:color w:val="0D0D0D"/>
          <w:shd w:val="clear" w:color="auto" w:fill="FFFFFF"/>
        </w:rPr>
      </w:pPr>
    </w:p>
    <w:p w14:paraId="3ADD83E5" w14:textId="2BA7B948" w:rsidR="00F36A37" w:rsidRDefault="00F36A37" w:rsidP="00F74415">
      <w:pPr>
        <w:pStyle w:val="ListParagraph"/>
        <w:ind w:left="1296"/>
        <w:rPr>
          <w:rFonts w:ascii="Segoe UI" w:hAnsi="Segoe UI" w:cs="Segoe UI"/>
          <w:color w:val="0D0D0D"/>
          <w:shd w:val="clear" w:color="auto" w:fill="FFFFFF"/>
        </w:rPr>
      </w:pPr>
    </w:p>
    <w:p w14:paraId="7D2ECBF0" w14:textId="0D201593" w:rsidR="00F36A37" w:rsidRDefault="00F36A37" w:rsidP="00F36A37">
      <w:pPr>
        <w:pStyle w:val="ListParagraph"/>
        <w:ind w:left="708"/>
        <w:rPr>
          <w:rFonts w:ascii="Segoe UI" w:hAnsi="Segoe UI" w:cs="Segoe UI"/>
          <w:color w:val="0D0D0D"/>
          <w:shd w:val="clear" w:color="auto" w:fill="FFFFFF"/>
        </w:rPr>
      </w:pPr>
      <w:r>
        <w:rPr>
          <w:rFonts w:ascii="Segoe UI" w:hAnsi="Segoe UI" w:cs="Segoe UI"/>
          <w:noProof/>
          <w:color w:val="0D0D0D"/>
          <w:shd w:val="clear" w:color="auto" w:fill="FFFFFF"/>
        </w:rPr>
        <w:lastRenderedPageBreak/>
        <w:drawing>
          <wp:inline distT="0" distB="0" distL="0" distR="0" wp14:anchorId="22E86E3D" wp14:editId="7AFA90AB">
            <wp:extent cx="5760720" cy="38512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um2-0.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851275"/>
                    </a:xfrm>
                    <a:prstGeom prst="rect">
                      <a:avLst/>
                    </a:prstGeom>
                  </pic:spPr>
                </pic:pic>
              </a:graphicData>
            </a:graphic>
          </wp:inline>
        </w:drawing>
      </w:r>
    </w:p>
    <w:p w14:paraId="55C95B7E" w14:textId="506B9437" w:rsidR="00B546D0" w:rsidRDefault="00B546D0" w:rsidP="00F74415">
      <w:pPr>
        <w:pStyle w:val="ListParagraph"/>
        <w:ind w:left="1296"/>
        <w:rPr>
          <w:rFonts w:ascii="Segoe UI" w:hAnsi="Segoe UI" w:cs="Segoe UI"/>
          <w:color w:val="0D0D0D"/>
          <w:shd w:val="clear" w:color="auto" w:fill="FFFFFF"/>
        </w:rPr>
      </w:pPr>
    </w:p>
    <w:p w14:paraId="129267C6" w14:textId="15A3C430" w:rsidR="00B546D0" w:rsidRDefault="00B546D0" w:rsidP="00F74415">
      <w:pPr>
        <w:pStyle w:val="ListParagraph"/>
        <w:ind w:left="1296"/>
        <w:rPr>
          <w:rFonts w:ascii="Segoe UI" w:hAnsi="Segoe UI" w:cs="Segoe UI"/>
          <w:color w:val="0D0D0D"/>
          <w:shd w:val="clear" w:color="auto" w:fill="FFFFFF"/>
        </w:rPr>
      </w:pPr>
    </w:p>
    <w:p w14:paraId="2C8997C0" w14:textId="77777777" w:rsidR="002777E2" w:rsidRPr="00CA389A" w:rsidRDefault="002777E2" w:rsidP="002777E2">
      <w:pPr>
        <w:rPr>
          <w:rFonts w:cstheme="minorHAnsi"/>
          <w:color w:val="0D0D0D"/>
          <w:sz w:val="28"/>
          <w:szCs w:val="32"/>
          <w:shd w:val="clear" w:color="auto" w:fill="FFFFFF"/>
        </w:rPr>
      </w:pPr>
    </w:p>
    <w:p w14:paraId="3D4F9520" w14:textId="60D79B37" w:rsidR="00827C5D" w:rsidRPr="00CA389A" w:rsidRDefault="002777E2" w:rsidP="00CA389A">
      <w:pPr>
        <w:pStyle w:val="ListParagraph"/>
        <w:ind w:left="0"/>
        <w:rPr>
          <w:rFonts w:ascii="Times New Roman" w:hAnsi="Times New Roman" w:cs="Times New Roman"/>
          <w:color w:val="0D0D0D"/>
          <w:sz w:val="24"/>
          <w:szCs w:val="28"/>
          <w:shd w:val="clear" w:color="auto" w:fill="FFFFFF"/>
        </w:rPr>
      </w:pPr>
      <w:r w:rsidRPr="00CA389A">
        <w:rPr>
          <w:rFonts w:ascii="Times New Roman" w:hAnsi="Times New Roman" w:cs="Times New Roman"/>
          <w:color w:val="0D0D0D"/>
          <w:sz w:val="24"/>
          <w:szCs w:val="28"/>
          <w:shd w:val="clear" w:color="auto" w:fill="FFFFFF"/>
        </w:rPr>
        <w:t>Le tableau 1 met en perspective le Framework Scrum par rapport à notre projet. Il détaille les intervenants impliqués, leurs fonctions respectives, ainsi que les tâches qui leur incombent.</w:t>
      </w:r>
    </w:p>
    <w:p w14:paraId="077D7DDF" w14:textId="745295DF" w:rsidR="00B546D0" w:rsidRDefault="00B546D0" w:rsidP="00F74415">
      <w:pPr>
        <w:pStyle w:val="ListParagraph"/>
        <w:ind w:left="1296"/>
        <w:rPr>
          <w:rFonts w:ascii="Segoe UI" w:hAnsi="Segoe UI" w:cs="Segoe UI"/>
          <w:color w:val="0D0D0D"/>
          <w:shd w:val="clear" w:color="auto" w:fill="FFFFFF"/>
        </w:rPr>
      </w:pPr>
    </w:p>
    <w:p w14:paraId="1F4C7F41" w14:textId="54BAA22D" w:rsidR="00B546D0" w:rsidRDefault="00B546D0" w:rsidP="002777E2">
      <w:pPr>
        <w:pStyle w:val="ListParagraph"/>
        <w:ind w:left="708"/>
        <w:rPr>
          <w:rFonts w:ascii="Segoe UI" w:hAnsi="Segoe UI" w:cs="Segoe UI"/>
          <w:color w:val="0D0D0D"/>
          <w:shd w:val="clear" w:color="auto" w:fill="FFFFFF"/>
        </w:rPr>
      </w:pPr>
    </w:p>
    <w:tbl>
      <w:tblPr>
        <w:tblStyle w:val="TableGrid"/>
        <w:tblW w:w="8238" w:type="dxa"/>
        <w:tblInd w:w="595" w:type="dxa"/>
        <w:tblLook w:val="04A0" w:firstRow="1" w:lastRow="0" w:firstColumn="1" w:lastColumn="0" w:noHBand="0" w:noVBand="1"/>
      </w:tblPr>
      <w:tblGrid>
        <w:gridCol w:w="1928"/>
        <w:gridCol w:w="3524"/>
        <w:gridCol w:w="2786"/>
      </w:tblGrid>
      <w:tr w:rsidR="002777E2" w14:paraId="0118EC5A" w14:textId="77777777" w:rsidTr="002777E2">
        <w:trPr>
          <w:trHeight w:val="534"/>
        </w:trPr>
        <w:tc>
          <w:tcPr>
            <w:tcW w:w="1928" w:type="dxa"/>
          </w:tcPr>
          <w:p w14:paraId="6FB84380" w14:textId="0BF99542" w:rsidR="002777E2" w:rsidRPr="00CA389A" w:rsidRDefault="002777E2" w:rsidP="002777E2">
            <w:pPr>
              <w:pStyle w:val="ListParagraph"/>
              <w:ind w:left="0"/>
              <w:jc w:val="center"/>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Rôle</w:t>
            </w:r>
          </w:p>
        </w:tc>
        <w:tc>
          <w:tcPr>
            <w:tcW w:w="3524" w:type="dxa"/>
          </w:tcPr>
          <w:p w14:paraId="0B028BC6" w14:textId="3516C1E2" w:rsidR="002777E2" w:rsidRPr="00CA389A" w:rsidRDefault="002777E2" w:rsidP="002777E2">
            <w:pPr>
              <w:pStyle w:val="ListParagraph"/>
              <w:ind w:left="0"/>
              <w:jc w:val="center"/>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Mission</w:t>
            </w:r>
          </w:p>
        </w:tc>
        <w:tc>
          <w:tcPr>
            <w:tcW w:w="2786" w:type="dxa"/>
          </w:tcPr>
          <w:p w14:paraId="7BB8F195" w14:textId="34706915" w:rsidR="002777E2" w:rsidRPr="00CA389A" w:rsidRDefault="002777E2" w:rsidP="002777E2">
            <w:pPr>
              <w:pStyle w:val="ListParagraph"/>
              <w:ind w:left="0"/>
              <w:jc w:val="center"/>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Acteur(s)</w:t>
            </w:r>
          </w:p>
        </w:tc>
      </w:tr>
      <w:tr w:rsidR="002777E2" w14:paraId="2C1AFFE4" w14:textId="77777777" w:rsidTr="002777E2">
        <w:trPr>
          <w:trHeight w:val="799"/>
        </w:trPr>
        <w:tc>
          <w:tcPr>
            <w:tcW w:w="1928" w:type="dxa"/>
          </w:tcPr>
          <w:p w14:paraId="342FD8B1" w14:textId="4CC1D868" w:rsidR="002777E2" w:rsidRPr="00CA389A" w:rsidRDefault="002777E2" w:rsidP="00F74415">
            <w:pPr>
              <w:pStyle w:val="ListParagraph"/>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Scrum team</w:t>
            </w:r>
          </w:p>
        </w:tc>
        <w:tc>
          <w:tcPr>
            <w:tcW w:w="3524" w:type="dxa"/>
          </w:tcPr>
          <w:p w14:paraId="2A98C749" w14:textId="05C42C43" w:rsidR="002777E2" w:rsidRPr="00CA389A" w:rsidRDefault="002777E2" w:rsidP="002777E2">
            <w:pPr>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Conception, développement, test et Validation, déploiement</w:t>
            </w:r>
          </w:p>
        </w:tc>
        <w:tc>
          <w:tcPr>
            <w:tcW w:w="2786" w:type="dxa"/>
          </w:tcPr>
          <w:p w14:paraId="7DDF2E9E" w14:textId="760C5C54" w:rsidR="002777E2" w:rsidRPr="00CA389A" w:rsidRDefault="002777E2" w:rsidP="00F74415">
            <w:pPr>
              <w:pStyle w:val="ListParagraph"/>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Houimel Oumaima+</w:t>
            </w:r>
          </w:p>
          <w:p w14:paraId="4221F75A" w14:textId="65195950" w:rsidR="002777E2" w:rsidRPr="00CA389A" w:rsidRDefault="002777E2" w:rsidP="00F74415">
            <w:pPr>
              <w:pStyle w:val="ListParagraph"/>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Mahjoub Ali</w:t>
            </w:r>
          </w:p>
        </w:tc>
      </w:tr>
      <w:tr w:rsidR="002777E2" w14:paraId="797F770B" w14:textId="77777777" w:rsidTr="002777E2">
        <w:trPr>
          <w:trHeight w:val="712"/>
        </w:trPr>
        <w:tc>
          <w:tcPr>
            <w:tcW w:w="1928" w:type="dxa"/>
          </w:tcPr>
          <w:p w14:paraId="22D794DD" w14:textId="5D1127FA" w:rsidR="002777E2" w:rsidRPr="00CA389A" w:rsidRDefault="002777E2" w:rsidP="002777E2">
            <w:pPr>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Product Owner</w:t>
            </w:r>
          </w:p>
        </w:tc>
        <w:tc>
          <w:tcPr>
            <w:tcW w:w="3524" w:type="dxa"/>
          </w:tcPr>
          <w:p w14:paraId="43769D41" w14:textId="3D26F28F" w:rsidR="002777E2" w:rsidRPr="00CA389A" w:rsidRDefault="002777E2" w:rsidP="00F74415">
            <w:pPr>
              <w:pStyle w:val="ListParagraph"/>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Définition des besoins du système</w:t>
            </w:r>
          </w:p>
        </w:tc>
        <w:tc>
          <w:tcPr>
            <w:tcW w:w="2786" w:type="dxa"/>
          </w:tcPr>
          <w:p w14:paraId="387B9E94" w14:textId="2D73BD7C" w:rsidR="002777E2" w:rsidRPr="00CA389A" w:rsidRDefault="002777E2" w:rsidP="00F74415">
            <w:pPr>
              <w:pStyle w:val="ListParagraph"/>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Mr Rochdi Jedidi</w:t>
            </w:r>
          </w:p>
        </w:tc>
      </w:tr>
      <w:tr w:rsidR="002777E2" w14:paraId="628027BC" w14:textId="77777777" w:rsidTr="002777E2">
        <w:trPr>
          <w:trHeight w:val="500"/>
        </w:trPr>
        <w:tc>
          <w:tcPr>
            <w:tcW w:w="1928" w:type="dxa"/>
          </w:tcPr>
          <w:p w14:paraId="2A06D4B0" w14:textId="46015E5D" w:rsidR="002777E2" w:rsidRPr="00CA389A" w:rsidRDefault="002777E2" w:rsidP="00F74415">
            <w:pPr>
              <w:pStyle w:val="ListParagraph"/>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Scrum Master</w:t>
            </w:r>
          </w:p>
        </w:tc>
        <w:tc>
          <w:tcPr>
            <w:tcW w:w="3524" w:type="dxa"/>
          </w:tcPr>
          <w:p w14:paraId="631A28CB" w14:textId="14E4BD75" w:rsidR="002777E2" w:rsidRPr="00CA389A" w:rsidRDefault="00287584" w:rsidP="00F74415">
            <w:pPr>
              <w:pStyle w:val="ListParagraph"/>
              <w:ind w:left="0"/>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Supervision </w:t>
            </w:r>
            <w:r w:rsidR="002777E2" w:rsidRPr="00CA389A">
              <w:rPr>
                <w:rFonts w:ascii="Times New Roman" w:hAnsi="Times New Roman" w:cs="Times New Roman"/>
                <w:color w:val="0D0D0D"/>
                <w:sz w:val="24"/>
                <w:szCs w:val="24"/>
                <w:shd w:val="clear" w:color="auto" w:fill="FFFFFF"/>
              </w:rPr>
              <w:t>du projet</w:t>
            </w:r>
          </w:p>
        </w:tc>
        <w:tc>
          <w:tcPr>
            <w:tcW w:w="2786" w:type="dxa"/>
          </w:tcPr>
          <w:p w14:paraId="7D9BF12C" w14:textId="4DF6639A" w:rsidR="002777E2" w:rsidRPr="00CA389A" w:rsidRDefault="002777E2" w:rsidP="00F74415">
            <w:pPr>
              <w:pStyle w:val="ListParagraph"/>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Mme Bouzid Emna</w:t>
            </w:r>
          </w:p>
        </w:tc>
      </w:tr>
    </w:tbl>
    <w:p w14:paraId="16EC6FB8" w14:textId="060833C6" w:rsidR="00B546D0" w:rsidRDefault="00B546D0" w:rsidP="00F74415">
      <w:pPr>
        <w:pStyle w:val="ListParagraph"/>
        <w:ind w:left="1296"/>
        <w:rPr>
          <w:rFonts w:ascii="Segoe UI" w:hAnsi="Segoe UI" w:cs="Segoe UI"/>
          <w:color w:val="0D0D0D"/>
          <w:shd w:val="clear" w:color="auto" w:fill="FFFFFF"/>
        </w:rPr>
      </w:pPr>
    </w:p>
    <w:p w14:paraId="03B6E510" w14:textId="1A7E37C9" w:rsidR="00681D60" w:rsidRDefault="00681D60" w:rsidP="00F74415">
      <w:pPr>
        <w:pStyle w:val="ListParagraph"/>
        <w:ind w:left="1296"/>
        <w:rPr>
          <w:rFonts w:ascii="Segoe UI" w:hAnsi="Segoe UI" w:cs="Segoe UI"/>
          <w:color w:val="0D0D0D"/>
          <w:shd w:val="clear" w:color="auto" w:fill="FFFFFF"/>
        </w:rPr>
      </w:pPr>
    </w:p>
    <w:p w14:paraId="772ECA7F" w14:textId="591B57FB" w:rsidR="00681D60" w:rsidRDefault="00681D60" w:rsidP="00F74415">
      <w:pPr>
        <w:pStyle w:val="ListParagraph"/>
        <w:ind w:left="1296"/>
        <w:rPr>
          <w:rFonts w:ascii="Segoe UI" w:hAnsi="Segoe UI" w:cs="Segoe UI"/>
          <w:color w:val="0D0D0D"/>
          <w:shd w:val="clear" w:color="auto" w:fill="FFFFFF"/>
        </w:rPr>
      </w:pPr>
    </w:p>
    <w:p w14:paraId="6D035967" w14:textId="77777777" w:rsidR="00681D60" w:rsidRDefault="00681D60" w:rsidP="00F74415">
      <w:pPr>
        <w:pStyle w:val="ListParagraph"/>
        <w:ind w:left="1296"/>
        <w:rPr>
          <w:rFonts w:ascii="Segoe UI" w:hAnsi="Segoe UI" w:cs="Segoe UI"/>
          <w:color w:val="0D0D0D"/>
          <w:shd w:val="clear" w:color="auto" w:fill="FFFFFF"/>
        </w:rPr>
      </w:pPr>
    </w:p>
    <w:p w14:paraId="5083FE2B" w14:textId="2D3A8945" w:rsidR="00B546D0" w:rsidRDefault="00681D60" w:rsidP="00746337">
      <w:pPr>
        <w:pStyle w:val="ListParagraph"/>
        <w:ind w:left="0"/>
        <w:jc w:val="center"/>
        <w:rPr>
          <w:rFonts w:ascii="Segoe UI" w:hAnsi="Segoe UI" w:cs="Segoe UI"/>
          <w:color w:val="0D0D0D"/>
          <w:shd w:val="clear" w:color="auto" w:fill="FFFFFF"/>
        </w:rPr>
      </w:pPr>
      <w:r>
        <w:rPr>
          <w:rFonts w:ascii="Segoe UI" w:hAnsi="Segoe UI" w:cs="Segoe UI"/>
          <w:noProof/>
          <w:color w:val="0D0D0D"/>
          <w:shd w:val="clear" w:color="auto" w:fill="FFFFFF"/>
        </w:rPr>
        <w:lastRenderedPageBreak/>
        <w:drawing>
          <wp:inline distT="0" distB="0" distL="0" distR="0" wp14:anchorId="5D27A077" wp14:editId="06E0957C">
            <wp:extent cx="4860925" cy="3398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5-1024x747.jpeg"/>
                    <pic:cNvPicPr/>
                  </pic:nvPicPr>
                  <pic:blipFill>
                    <a:blip r:embed="rId25">
                      <a:extLst>
                        <a:ext uri="{28A0092B-C50C-407E-A947-70E740481C1C}">
                          <a14:useLocalDpi xmlns:a14="http://schemas.microsoft.com/office/drawing/2010/main" val="0"/>
                        </a:ext>
                      </a:extLst>
                    </a:blip>
                    <a:stretch>
                      <a:fillRect/>
                    </a:stretch>
                  </pic:blipFill>
                  <pic:spPr>
                    <a:xfrm>
                      <a:off x="0" y="0"/>
                      <a:ext cx="4883478" cy="3414167"/>
                    </a:xfrm>
                    <a:prstGeom prst="rect">
                      <a:avLst/>
                    </a:prstGeom>
                  </pic:spPr>
                </pic:pic>
              </a:graphicData>
            </a:graphic>
          </wp:inline>
        </w:drawing>
      </w:r>
    </w:p>
    <w:p w14:paraId="39B0DB3B" w14:textId="50D744FE" w:rsidR="00681D60" w:rsidRDefault="00681D60" w:rsidP="00681D60">
      <w:pPr>
        <w:pStyle w:val="ListParagraph"/>
        <w:ind w:left="0"/>
        <w:rPr>
          <w:rFonts w:ascii="Segoe UI" w:hAnsi="Segoe UI" w:cs="Segoe UI"/>
          <w:color w:val="0D0D0D"/>
          <w:shd w:val="clear" w:color="auto" w:fill="FFFFFF"/>
        </w:rPr>
      </w:pPr>
    </w:p>
    <w:p w14:paraId="6D7EA6F4" w14:textId="2ED7C0F3" w:rsidR="00681D60" w:rsidRDefault="00681D60" w:rsidP="00681D60">
      <w:pPr>
        <w:pStyle w:val="ListParagraph"/>
        <w:ind w:left="0"/>
        <w:rPr>
          <w:rFonts w:ascii="Segoe UI" w:hAnsi="Segoe UI" w:cs="Segoe UI"/>
          <w:color w:val="0D0D0D"/>
          <w:shd w:val="clear" w:color="auto" w:fill="FFFFFF"/>
        </w:rPr>
      </w:pPr>
    </w:p>
    <w:p w14:paraId="2611E9BE" w14:textId="598B55E2" w:rsidR="00681D60" w:rsidRPr="00E9346B" w:rsidRDefault="00681D60" w:rsidP="00E9346B">
      <w:pPr>
        <w:pStyle w:val="ListParagraph"/>
        <w:ind w:left="0"/>
        <w:rPr>
          <w:rFonts w:ascii="Times New Roman" w:hAnsi="Times New Roman" w:cs="Times New Roman"/>
          <w:color w:val="0D0D0D"/>
          <w:sz w:val="28"/>
          <w:szCs w:val="28"/>
          <w:shd w:val="clear" w:color="auto" w:fill="FFFFFF"/>
        </w:rPr>
      </w:pPr>
    </w:p>
    <w:p w14:paraId="516AB629" w14:textId="77777777" w:rsidR="00681D60" w:rsidRPr="00CA389A" w:rsidRDefault="00681D60" w:rsidP="00E9346B">
      <w:pPr>
        <w:pStyle w:val="ListParagraph"/>
        <w:ind w:left="0"/>
        <w:rPr>
          <w:rFonts w:ascii="Times New Roman" w:hAnsi="Times New Roman" w:cs="Times New Roman"/>
          <w:color w:val="0D0D0D"/>
          <w:sz w:val="24"/>
          <w:szCs w:val="24"/>
          <w:shd w:val="clear" w:color="auto" w:fill="FFFFFF"/>
        </w:rPr>
      </w:pPr>
    </w:p>
    <w:p w14:paraId="6D938B6F" w14:textId="32B19B1A" w:rsidR="00CA389A" w:rsidRPr="00746337" w:rsidRDefault="00681D60" w:rsidP="00E9346B">
      <w:pPr>
        <w:pStyle w:val="ListParagraph"/>
        <w:ind w:left="0"/>
        <w:rPr>
          <w:rFonts w:ascii="Times New Roman" w:hAnsi="Times New Roman" w:cs="Times New Roman"/>
          <w:color w:val="0D0D0D"/>
          <w:sz w:val="28"/>
          <w:szCs w:val="24"/>
          <w:shd w:val="clear" w:color="auto" w:fill="FFFFFF"/>
        </w:rPr>
      </w:pPr>
      <w:r w:rsidRPr="00746337">
        <w:rPr>
          <w:rFonts w:ascii="Times New Roman" w:hAnsi="Times New Roman" w:cs="Times New Roman"/>
          <w:color w:val="0D0D0D"/>
          <w:sz w:val="28"/>
          <w:szCs w:val="24"/>
          <w:shd w:val="clear" w:color="auto" w:fill="FFFFFF"/>
        </w:rPr>
        <w:t>Démarrage du projet avec Scrum </w:t>
      </w:r>
    </w:p>
    <w:p w14:paraId="491F4286" w14:textId="77777777" w:rsidR="00CA389A" w:rsidRPr="00CA389A" w:rsidRDefault="00CA389A" w:rsidP="00E9346B">
      <w:pPr>
        <w:pStyle w:val="ListParagraph"/>
        <w:ind w:left="0"/>
        <w:rPr>
          <w:rFonts w:ascii="Times New Roman" w:hAnsi="Times New Roman" w:cs="Times New Roman"/>
          <w:color w:val="0D0D0D"/>
          <w:sz w:val="24"/>
          <w:szCs w:val="24"/>
          <w:shd w:val="clear" w:color="auto" w:fill="FFFFFF"/>
        </w:rPr>
      </w:pPr>
    </w:p>
    <w:p w14:paraId="04846550" w14:textId="4B857C86" w:rsidR="00681D60" w:rsidRPr="00CA389A" w:rsidRDefault="00681D60" w:rsidP="00E9346B">
      <w:pPr>
        <w:pStyle w:val="ListParagraph"/>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 xml:space="preserve">Le Product Owner est responsable de l’entretien du Product Backlog. Il s’agit de la liste des </w:t>
      </w:r>
      <w:r w:rsidR="00964871" w:rsidRPr="00CA389A">
        <w:rPr>
          <w:rFonts w:ascii="Times New Roman" w:hAnsi="Times New Roman" w:cs="Times New Roman"/>
          <w:color w:val="0D0D0D"/>
          <w:sz w:val="24"/>
          <w:szCs w:val="24"/>
          <w:shd w:val="clear" w:color="auto" w:fill="FFFFFF"/>
        </w:rPr>
        <w:t>fonctionnalités</w:t>
      </w:r>
      <w:r w:rsidRPr="00CA389A">
        <w:rPr>
          <w:rFonts w:ascii="Times New Roman" w:hAnsi="Times New Roman" w:cs="Times New Roman"/>
          <w:color w:val="0D0D0D"/>
          <w:sz w:val="24"/>
          <w:szCs w:val="24"/>
          <w:shd w:val="clear" w:color="auto" w:fill="FFFFFF"/>
        </w:rPr>
        <w:t xml:space="preserve"> du produit à </w:t>
      </w:r>
      <w:r w:rsidR="00964871" w:rsidRPr="00CA389A">
        <w:rPr>
          <w:rFonts w:ascii="Times New Roman" w:hAnsi="Times New Roman" w:cs="Times New Roman"/>
          <w:color w:val="0D0D0D"/>
          <w:sz w:val="24"/>
          <w:szCs w:val="24"/>
          <w:shd w:val="clear" w:color="auto" w:fill="FFFFFF"/>
        </w:rPr>
        <w:t>développer</w:t>
      </w:r>
      <w:r w:rsidRPr="00CA389A">
        <w:rPr>
          <w:rFonts w:ascii="Times New Roman" w:hAnsi="Times New Roman" w:cs="Times New Roman"/>
          <w:color w:val="0D0D0D"/>
          <w:sz w:val="24"/>
          <w:szCs w:val="24"/>
          <w:shd w:val="clear" w:color="auto" w:fill="FFFFFF"/>
        </w:rPr>
        <w:t xml:space="preserve">. Le Product Backlog est une liste ordonnée par priorité des besoins fonctionnels et exigences de l’utilisateur qui sont appelées des histoires utilisateurs (User Stories). </w:t>
      </w:r>
    </w:p>
    <w:p w14:paraId="04DCDE08" w14:textId="3E48A8E6" w:rsidR="00681D60" w:rsidRPr="00CA389A" w:rsidRDefault="00681D60" w:rsidP="00E9346B">
      <w:pPr>
        <w:pStyle w:val="ListParagraph"/>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Ces dernières sont une description courte de l’exigence fonctionnelle formulée</w:t>
      </w:r>
    </w:p>
    <w:p w14:paraId="0528DFEC" w14:textId="353E7811" w:rsidR="00681D60" w:rsidRPr="00CA389A" w:rsidRDefault="00964871" w:rsidP="00E9346B">
      <w:pPr>
        <w:pStyle w:val="ListParagraph"/>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En</w:t>
      </w:r>
      <w:r w:rsidR="00681D60" w:rsidRPr="00CA389A">
        <w:rPr>
          <w:rFonts w:ascii="Times New Roman" w:hAnsi="Times New Roman" w:cs="Times New Roman"/>
          <w:color w:val="0D0D0D"/>
          <w:sz w:val="24"/>
          <w:szCs w:val="24"/>
          <w:shd w:val="clear" w:color="auto" w:fill="FFFFFF"/>
        </w:rPr>
        <w:t xml:space="preserve"> une phrase sous la forme : « En tant que "acteur", je veux "un service" ». Dans notre rapport, le Backlog du produit comprennent les champs suivants :</w:t>
      </w:r>
    </w:p>
    <w:p w14:paraId="0C230501" w14:textId="77777777" w:rsidR="00681D60" w:rsidRPr="00CA389A" w:rsidRDefault="00681D60" w:rsidP="00E9346B">
      <w:pPr>
        <w:pStyle w:val="ListParagraph"/>
        <w:ind w:left="0"/>
        <w:rPr>
          <w:rFonts w:ascii="Times New Roman" w:hAnsi="Times New Roman" w:cs="Times New Roman"/>
          <w:color w:val="0D0D0D"/>
          <w:sz w:val="24"/>
          <w:szCs w:val="24"/>
          <w:shd w:val="clear" w:color="auto" w:fill="FFFFFF"/>
        </w:rPr>
      </w:pPr>
    </w:p>
    <w:p w14:paraId="3683A78B" w14:textId="77777777" w:rsidR="00681D60" w:rsidRPr="00CA389A" w:rsidRDefault="00681D60" w:rsidP="00E9346B">
      <w:pPr>
        <w:pStyle w:val="ListParagraph"/>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 Thème : représente le thème du user story.</w:t>
      </w:r>
    </w:p>
    <w:p w14:paraId="73BF5177" w14:textId="77777777" w:rsidR="00681D60" w:rsidRPr="00CA389A" w:rsidRDefault="00681D60" w:rsidP="00E9346B">
      <w:pPr>
        <w:pStyle w:val="ListParagraph"/>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 ID : représente l’identifiant de chaque story</w:t>
      </w:r>
    </w:p>
    <w:p w14:paraId="0DA5377F" w14:textId="77777777" w:rsidR="00681D60" w:rsidRPr="00CA389A" w:rsidRDefault="00681D60" w:rsidP="00E9346B">
      <w:pPr>
        <w:pStyle w:val="ListParagraph"/>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 User story : représente le besoin fonctionnel désiré par l’utilisateur</w:t>
      </w:r>
    </w:p>
    <w:p w14:paraId="164EC0F5" w14:textId="2DA44EAB" w:rsidR="00681D60" w:rsidRPr="00CA389A" w:rsidRDefault="00681D60" w:rsidP="00E9346B">
      <w:pPr>
        <w:pStyle w:val="ListParagraph"/>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 Importance : définit par la méthode "</w:t>
      </w:r>
      <w:r w:rsidR="00964871" w:rsidRPr="00CA389A">
        <w:rPr>
          <w:rFonts w:ascii="Times New Roman" w:hAnsi="Times New Roman" w:cs="Times New Roman"/>
          <w:color w:val="0D0D0D"/>
          <w:sz w:val="24"/>
          <w:szCs w:val="24"/>
          <w:shd w:val="clear" w:color="auto" w:fill="FFFFFF"/>
        </w:rPr>
        <w:t>Moscow</w:t>
      </w:r>
      <w:r w:rsidRPr="00CA389A">
        <w:rPr>
          <w:rFonts w:ascii="Times New Roman" w:hAnsi="Times New Roman" w:cs="Times New Roman"/>
          <w:color w:val="0D0D0D"/>
          <w:sz w:val="24"/>
          <w:szCs w:val="24"/>
          <w:shd w:val="clear" w:color="auto" w:fill="FFFFFF"/>
        </w:rPr>
        <w:t>" dans laquelle chaque user story</w:t>
      </w:r>
    </w:p>
    <w:p w14:paraId="664D24DC" w14:textId="455747F9" w:rsidR="00681D60" w:rsidRPr="00CA389A" w:rsidRDefault="00964871" w:rsidP="00E9346B">
      <w:pPr>
        <w:pStyle w:val="ListParagraph"/>
        <w:ind w:left="0"/>
        <w:rPr>
          <w:rFonts w:ascii="Times New Roman" w:hAnsi="Times New Roman" w:cs="Times New Roman"/>
          <w:color w:val="0D0D0D"/>
          <w:sz w:val="24"/>
          <w:szCs w:val="24"/>
          <w:shd w:val="clear" w:color="auto" w:fill="FFFFFF"/>
        </w:rPr>
      </w:pPr>
      <w:proofErr w:type="gramStart"/>
      <w:r w:rsidRPr="00CA389A">
        <w:rPr>
          <w:rFonts w:ascii="Times New Roman" w:hAnsi="Times New Roman" w:cs="Times New Roman"/>
          <w:color w:val="0D0D0D"/>
          <w:sz w:val="24"/>
          <w:szCs w:val="24"/>
          <w:shd w:val="clear" w:color="auto" w:fill="FFFFFF"/>
        </w:rPr>
        <w:t>est</w:t>
      </w:r>
      <w:proofErr w:type="gramEnd"/>
      <w:r w:rsidRPr="00CA389A">
        <w:rPr>
          <w:rFonts w:ascii="Times New Roman" w:hAnsi="Times New Roman" w:cs="Times New Roman"/>
          <w:color w:val="0D0D0D"/>
          <w:sz w:val="24"/>
          <w:szCs w:val="24"/>
          <w:shd w:val="clear" w:color="auto" w:fill="FFFFFF"/>
        </w:rPr>
        <w:t xml:space="preserve"> priorisée</w:t>
      </w:r>
      <w:r w:rsidR="00681D60" w:rsidRPr="00CA389A">
        <w:rPr>
          <w:rFonts w:ascii="Times New Roman" w:hAnsi="Times New Roman" w:cs="Times New Roman"/>
          <w:color w:val="0D0D0D"/>
          <w:sz w:val="24"/>
          <w:szCs w:val="24"/>
          <w:shd w:val="clear" w:color="auto" w:fill="FFFFFF"/>
        </w:rPr>
        <w:t xml:space="preserve"> comme suivant :</w:t>
      </w:r>
    </w:p>
    <w:p w14:paraId="77B4F86E" w14:textId="77777777" w:rsidR="00681D60" w:rsidRPr="00CA389A" w:rsidRDefault="00681D60" w:rsidP="00E9346B">
      <w:pPr>
        <w:pStyle w:val="ListParagraph"/>
        <w:ind w:left="0"/>
        <w:rPr>
          <w:rFonts w:ascii="Times New Roman" w:hAnsi="Times New Roman" w:cs="Times New Roman"/>
          <w:color w:val="0D0D0D"/>
          <w:sz w:val="24"/>
          <w:szCs w:val="24"/>
          <w:shd w:val="clear" w:color="auto" w:fill="FFFFFF"/>
        </w:rPr>
      </w:pPr>
    </w:p>
    <w:p w14:paraId="388BEC0E" w14:textId="77777777" w:rsidR="00681D60" w:rsidRPr="00CA389A" w:rsidRDefault="00681D60" w:rsidP="00964871">
      <w:pPr>
        <w:pStyle w:val="ListParagraph"/>
        <w:ind w:left="709" w:hanging="1"/>
        <w:rPr>
          <w:rFonts w:ascii="Times New Roman" w:hAnsi="Times New Roman" w:cs="Times New Roman"/>
          <w:color w:val="0D0D0D"/>
          <w:sz w:val="24"/>
          <w:szCs w:val="24"/>
          <w:shd w:val="clear" w:color="auto" w:fill="FFFFFF"/>
        </w:rPr>
      </w:pPr>
      <w:r w:rsidRPr="00CA389A">
        <w:rPr>
          <w:rFonts w:ascii="Segoe UI Symbol" w:hAnsi="Segoe UI Symbol" w:cs="Segoe UI Symbol"/>
          <w:color w:val="0D0D0D"/>
          <w:sz w:val="24"/>
          <w:szCs w:val="24"/>
          <w:shd w:val="clear" w:color="auto" w:fill="FFFFFF"/>
        </w:rPr>
        <w:t>✓</w:t>
      </w:r>
      <w:r w:rsidRPr="00CA389A">
        <w:rPr>
          <w:rFonts w:ascii="Times New Roman" w:hAnsi="Times New Roman" w:cs="Times New Roman"/>
          <w:color w:val="0D0D0D"/>
          <w:sz w:val="24"/>
          <w:szCs w:val="24"/>
          <w:shd w:val="clear" w:color="auto" w:fill="FFFFFF"/>
        </w:rPr>
        <w:t xml:space="preserve"> Must : la fonctionnalité doit être absolument réalisée</w:t>
      </w:r>
    </w:p>
    <w:p w14:paraId="6AEBB0A5" w14:textId="77777777" w:rsidR="00681D60" w:rsidRPr="00CA389A" w:rsidRDefault="00681D60" w:rsidP="00964871">
      <w:pPr>
        <w:pStyle w:val="ListParagraph"/>
        <w:ind w:left="709" w:hanging="1"/>
        <w:rPr>
          <w:rFonts w:ascii="Times New Roman" w:hAnsi="Times New Roman" w:cs="Times New Roman"/>
          <w:color w:val="0D0D0D"/>
          <w:sz w:val="24"/>
          <w:szCs w:val="24"/>
          <w:shd w:val="clear" w:color="auto" w:fill="FFFFFF"/>
        </w:rPr>
      </w:pPr>
      <w:r w:rsidRPr="00CA389A">
        <w:rPr>
          <w:rFonts w:ascii="Segoe UI Symbol" w:hAnsi="Segoe UI Symbol" w:cs="Segoe UI Symbol"/>
          <w:color w:val="0D0D0D"/>
          <w:sz w:val="24"/>
          <w:szCs w:val="24"/>
          <w:shd w:val="clear" w:color="auto" w:fill="FFFFFF"/>
        </w:rPr>
        <w:t>✓</w:t>
      </w:r>
      <w:r w:rsidRPr="00CA389A">
        <w:rPr>
          <w:rFonts w:ascii="Times New Roman" w:hAnsi="Times New Roman" w:cs="Times New Roman"/>
          <w:color w:val="0D0D0D"/>
          <w:sz w:val="24"/>
          <w:szCs w:val="24"/>
          <w:shd w:val="clear" w:color="auto" w:fill="FFFFFF"/>
        </w:rPr>
        <w:t xml:space="preserve"> Should : la fonctionnalité doit être réalisée s’il est possible</w:t>
      </w:r>
    </w:p>
    <w:p w14:paraId="218DD75A" w14:textId="552C6184" w:rsidR="00681D60" w:rsidRPr="00CA389A" w:rsidRDefault="00681D60" w:rsidP="00964871">
      <w:pPr>
        <w:pStyle w:val="ListParagraph"/>
        <w:ind w:left="709" w:hanging="1"/>
        <w:rPr>
          <w:rFonts w:ascii="Times New Roman" w:hAnsi="Times New Roman" w:cs="Times New Roman"/>
          <w:color w:val="0D0D0D"/>
          <w:sz w:val="24"/>
          <w:szCs w:val="24"/>
          <w:shd w:val="clear" w:color="auto" w:fill="FFFFFF"/>
        </w:rPr>
      </w:pPr>
      <w:r w:rsidRPr="00CA389A">
        <w:rPr>
          <w:rFonts w:ascii="Segoe UI Symbol" w:hAnsi="Segoe UI Symbol" w:cs="Segoe UI Symbol"/>
          <w:color w:val="0D0D0D"/>
          <w:sz w:val="24"/>
          <w:szCs w:val="24"/>
          <w:shd w:val="clear" w:color="auto" w:fill="FFFFFF"/>
        </w:rPr>
        <w:t>✓</w:t>
      </w:r>
      <w:r w:rsidRPr="00CA389A">
        <w:rPr>
          <w:rFonts w:ascii="Times New Roman" w:hAnsi="Times New Roman" w:cs="Times New Roman"/>
          <w:color w:val="0D0D0D"/>
          <w:sz w:val="24"/>
          <w:szCs w:val="24"/>
          <w:shd w:val="clear" w:color="auto" w:fill="FFFFFF"/>
        </w:rPr>
        <w:t xml:space="preserve"> Could : la fonctionnalité peut être réalisée</w:t>
      </w:r>
    </w:p>
    <w:p w14:paraId="7852971A" w14:textId="77777777" w:rsidR="00E9346B" w:rsidRPr="00CA389A" w:rsidRDefault="00681D60" w:rsidP="00964871">
      <w:pPr>
        <w:pStyle w:val="ListParagraph"/>
        <w:ind w:left="709" w:hanging="1"/>
        <w:rPr>
          <w:rFonts w:ascii="Times New Roman" w:hAnsi="Times New Roman" w:cs="Times New Roman"/>
          <w:color w:val="0D0D0D"/>
          <w:sz w:val="24"/>
          <w:szCs w:val="24"/>
          <w:shd w:val="clear" w:color="auto" w:fill="FFFFFF"/>
        </w:rPr>
      </w:pPr>
      <w:r w:rsidRPr="00CA389A">
        <w:rPr>
          <w:rFonts w:ascii="Segoe UI Symbol" w:hAnsi="Segoe UI Symbol" w:cs="Segoe UI Symbol"/>
          <w:color w:val="0D0D0D"/>
          <w:sz w:val="24"/>
          <w:szCs w:val="24"/>
          <w:shd w:val="clear" w:color="auto" w:fill="FFFFFF"/>
        </w:rPr>
        <w:t>✓</w:t>
      </w:r>
      <w:r w:rsidRPr="00CA389A">
        <w:rPr>
          <w:rFonts w:ascii="Times New Roman" w:hAnsi="Times New Roman" w:cs="Times New Roman"/>
          <w:color w:val="0D0D0D"/>
          <w:sz w:val="24"/>
          <w:szCs w:val="24"/>
          <w:shd w:val="clear" w:color="auto" w:fill="FFFFFF"/>
        </w:rPr>
        <w:t xml:space="preserve"> Maybe : la fonctionnalité peut être réalisée si elle n’a pas d’impact </w:t>
      </w:r>
    </w:p>
    <w:p w14:paraId="2971F610" w14:textId="4AFD5992" w:rsidR="00681D60" w:rsidRPr="00CA389A" w:rsidRDefault="00E9346B" w:rsidP="00964871">
      <w:pPr>
        <w:pStyle w:val="ListParagraph"/>
        <w:ind w:left="709" w:hanging="1"/>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 xml:space="preserve">    </w:t>
      </w:r>
      <w:r w:rsidR="00964871" w:rsidRPr="00CA389A">
        <w:rPr>
          <w:rFonts w:ascii="Times New Roman" w:hAnsi="Times New Roman" w:cs="Times New Roman"/>
          <w:color w:val="0D0D0D"/>
          <w:sz w:val="24"/>
          <w:szCs w:val="24"/>
          <w:shd w:val="clear" w:color="auto" w:fill="FFFFFF"/>
        </w:rPr>
        <w:t>Sur</w:t>
      </w:r>
      <w:r w:rsidR="00681D60" w:rsidRPr="00CA389A">
        <w:rPr>
          <w:rFonts w:ascii="Times New Roman" w:hAnsi="Times New Roman" w:cs="Times New Roman"/>
          <w:color w:val="0D0D0D"/>
          <w:sz w:val="24"/>
          <w:szCs w:val="24"/>
          <w:shd w:val="clear" w:color="auto" w:fill="FFFFFF"/>
        </w:rPr>
        <w:t xml:space="preserve"> les     autres tâches</w:t>
      </w:r>
    </w:p>
    <w:p w14:paraId="22A5E2D7" w14:textId="66C31159" w:rsidR="00681D60" w:rsidRPr="00CA389A" w:rsidRDefault="00681D60" w:rsidP="00964871">
      <w:pPr>
        <w:pStyle w:val="ListParagraph"/>
        <w:ind w:left="709" w:hanging="1"/>
        <w:rPr>
          <w:rFonts w:ascii="Times New Roman" w:hAnsi="Times New Roman" w:cs="Times New Roman"/>
          <w:color w:val="0D0D0D"/>
          <w:sz w:val="24"/>
          <w:szCs w:val="24"/>
          <w:shd w:val="clear" w:color="auto" w:fill="FFFFFF"/>
        </w:rPr>
      </w:pPr>
      <w:r w:rsidRPr="00CA389A">
        <w:rPr>
          <w:rFonts w:ascii="Segoe UI Symbol" w:hAnsi="Segoe UI Symbol" w:cs="Segoe UI Symbol"/>
          <w:color w:val="0D0D0D"/>
          <w:sz w:val="24"/>
          <w:szCs w:val="24"/>
          <w:shd w:val="clear" w:color="auto" w:fill="FFFFFF"/>
        </w:rPr>
        <w:t>✓</w:t>
      </w:r>
      <w:r w:rsidRPr="00CA389A">
        <w:rPr>
          <w:rFonts w:ascii="Times New Roman" w:hAnsi="Times New Roman" w:cs="Times New Roman"/>
          <w:color w:val="0D0D0D"/>
          <w:sz w:val="24"/>
          <w:szCs w:val="24"/>
          <w:shd w:val="clear" w:color="auto" w:fill="FFFFFF"/>
        </w:rPr>
        <w:t xml:space="preserve"> Won’t : la fonctionnalité sera réalisée plus tard</w:t>
      </w:r>
    </w:p>
    <w:p w14:paraId="647D7166" w14:textId="77777777" w:rsidR="009711CB" w:rsidRPr="00CA389A" w:rsidRDefault="009711CB" w:rsidP="00E9346B">
      <w:pPr>
        <w:pStyle w:val="ListParagraph"/>
        <w:ind w:left="0" w:firstLine="708"/>
        <w:rPr>
          <w:rFonts w:ascii="Times New Roman" w:hAnsi="Times New Roman" w:cs="Times New Roman"/>
          <w:color w:val="0D0D0D"/>
          <w:sz w:val="24"/>
          <w:szCs w:val="24"/>
          <w:shd w:val="clear" w:color="auto" w:fill="FFFFFF"/>
        </w:rPr>
      </w:pPr>
    </w:p>
    <w:p w14:paraId="2ADBD4D7" w14:textId="77777777" w:rsidR="009711CB" w:rsidRPr="00CA389A" w:rsidRDefault="009711CB" w:rsidP="00E9346B">
      <w:pPr>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lastRenderedPageBreak/>
        <w:t>L’estimation du contenu du Product Backlog se fait par l’équipe pendant la réunion de</w:t>
      </w:r>
    </w:p>
    <w:p w14:paraId="36DD79DD" w14:textId="525B62B4" w:rsidR="009711CB" w:rsidRPr="00CA389A" w:rsidRDefault="00CA389A" w:rsidP="00E9346B">
      <w:pPr>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Planification</w:t>
      </w:r>
      <w:r w:rsidR="009711CB" w:rsidRPr="00CA389A">
        <w:rPr>
          <w:rFonts w:ascii="Times New Roman" w:hAnsi="Times New Roman" w:cs="Times New Roman"/>
          <w:color w:val="0D0D0D"/>
          <w:sz w:val="24"/>
          <w:szCs w:val="24"/>
          <w:shd w:val="clear" w:color="auto" w:fill="FFFFFF"/>
        </w:rPr>
        <w:t xml:space="preserve"> de la prochaine itération (Sprint Planning Meeting). Donc, le Product Owner identifie les tâches destinées à développer lors de la prochaine itération en identifiant la priorité des fonctionnalités. Le contour opérationnel réalisé lors d’itération est transformé par l’équipe en tâches estimées dans le Sprint Backlog.</w:t>
      </w:r>
    </w:p>
    <w:p w14:paraId="36FF8F00" w14:textId="13657E1E" w:rsidR="009711CB" w:rsidRPr="00CA389A" w:rsidRDefault="009711CB" w:rsidP="00E9346B">
      <w:pPr>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Le sprint est une itération dans laquelle se réalise le développement des fonctionnalités défini</w:t>
      </w:r>
      <w:r w:rsidR="00E9346B" w:rsidRPr="00CA389A">
        <w:rPr>
          <w:rFonts w:ascii="Times New Roman" w:hAnsi="Times New Roman" w:cs="Times New Roman"/>
          <w:color w:val="0D0D0D"/>
          <w:sz w:val="24"/>
          <w:szCs w:val="24"/>
          <w:shd w:val="clear" w:color="auto" w:fill="FFFFFF"/>
        </w:rPr>
        <w:t xml:space="preserve"> </w:t>
      </w:r>
      <w:r w:rsidRPr="00CA389A">
        <w:rPr>
          <w:rFonts w:ascii="Times New Roman" w:hAnsi="Times New Roman" w:cs="Times New Roman"/>
          <w:color w:val="0D0D0D"/>
          <w:sz w:val="24"/>
          <w:szCs w:val="24"/>
          <w:shd w:val="clear" w:color="auto" w:fill="FFFFFF"/>
        </w:rPr>
        <w:t>par le Sprint Backlog petit à petit.</w:t>
      </w:r>
    </w:p>
    <w:p w14:paraId="33705E17" w14:textId="77777777" w:rsidR="00CA389A" w:rsidRDefault="009711CB" w:rsidP="00E9346B">
      <w:pPr>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La mêlée quotidienne : est une courte réunion dans laquelle participent le Scrum Master et l’équipe dans le but de répondre à trois questions pour contrôler la réalisation des tâches du projet. Les questions sont : Qu’est-ce que vous avez fait hier ? Que vas-tu faire aujourd’hui ?</w:t>
      </w:r>
    </w:p>
    <w:p w14:paraId="29C25867" w14:textId="4DBF0003" w:rsidR="009711CB" w:rsidRPr="00CA389A" w:rsidRDefault="009711CB" w:rsidP="00E9346B">
      <w:pPr>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Y’a-t-il des obstacles qui empêchent la réalisation d’une tâche ?</w:t>
      </w:r>
    </w:p>
    <w:p w14:paraId="1AF69D4B" w14:textId="599171A3" w:rsidR="009711CB" w:rsidRPr="00CA389A" w:rsidRDefault="009711CB" w:rsidP="00E9346B">
      <w:pPr>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Le Sprint Review Meeting est une réunion de fin de sprint dans laquelle l’équipe    présente au product owner une démonstration du produit et précise ce qui est fini et ce qui ne l’est pas.</w:t>
      </w:r>
    </w:p>
    <w:p w14:paraId="3578970D" w14:textId="07151CF9" w:rsidR="009711CB" w:rsidRPr="00CA389A" w:rsidRDefault="009711CB" w:rsidP="00E9346B">
      <w:pPr>
        <w:ind w:firstLine="12"/>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Lors de Sprint Rétrospective Meeting, l’équipe est occupée de planifier les moyens pour améliorer sa qualité et son efficacité pour la prochaine itération.</w:t>
      </w:r>
    </w:p>
    <w:p w14:paraId="6E47A217" w14:textId="77777777" w:rsidR="009711CB" w:rsidRPr="00CA389A" w:rsidRDefault="009711CB" w:rsidP="00E9346B">
      <w:pPr>
        <w:rPr>
          <w:rFonts w:ascii="Times New Roman" w:hAnsi="Times New Roman" w:cs="Times New Roman"/>
          <w:color w:val="0D0D0D"/>
          <w:sz w:val="24"/>
          <w:szCs w:val="24"/>
          <w:shd w:val="clear" w:color="auto" w:fill="FFFFFF"/>
        </w:rPr>
      </w:pPr>
    </w:p>
    <w:p w14:paraId="4D223A6D" w14:textId="77777777" w:rsidR="009711CB" w:rsidRPr="00CA389A" w:rsidRDefault="009711CB" w:rsidP="00E9346B">
      <w:pPr>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 Backlog Produit Global</w:t>
      </w:r>
    </w:p>
    <w:p w14:paraId="7C9314B5" w14:textId="6140EA14" w:rsidR="009711CB" w:rsidRPr="00CA389A" w:rsidRDefault="009711CB" w:rsidP="00E9346B">
      <w:pPr>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Le tableau 2 résume le backlog de produit global de notre application. Chaque thème de ce back- log est constitué d’un ou plusieurs user</w:t>
      </w:r>
    </w:p>
    <w:p w14:paraId="1260DE2E" w14:textId="2938472E" w:rsidR="009711CB" w:rsidRPr="00E9346B" w:rsidRDefault="009711CB" w:rsidP="00E9346B">
      <w:pPr>
        <w:rPr>
          <w:rFonts w:ascii="Times New Roman" w:hAnsi="Times New Roman" w:cs="Times New Roman"/>
          <w:color w:val="0D0D0D"/>
          <w:sz w:val="28"/>
          <w:szCs w:val="28"/>
          <w:shd w:val="clear" w:color="auto" w:fill="FFFFFF"/>
        </w:rPr>
      </w:pPr>
    </w:p>
    <w:tbl>
      <w:tblPr>
        <w:tblStyle w:val="TableGrid"/>
        <w:tblW w:w="9062" w:type="dxa"/>
        <w:tblLook w:val="04A0" w:firstRow="1" w:lastRow="0" w:firstColumn="1" w:lastColumn="0" w:noHBand="0" w:noVBand="1"/>
      </w:tblPr>
      <w:tblGrid>
        <w:gridCol w:w="585"/>
        <w:gridCol w:w="1962"/>
        <w:gridCol w:w="850"/>
        <w:gridCol w:w="3969"/>
        <w:gridCol w:w="1696"/>
      </w:tblGrid>
      <w:tr w:rsidR="00771DE7" w:rsidRPr="00A604FA" w14:paraId="36666215" w14:textId="77777777" w:rsidTr="00B06234">
        <w:tc>
          <w:tcPr>
            <w:tcW w:w="2547" w:type="dxa"/>
            <w:gridSpan w:val="2"/>
          </w:tcPr>
          <w:p w14:paraId="0E72E5E9" w14:textId="6E723126" w:rsidR="00771DE7" w:rsidRPr="00A604FA" w:rsidRDefault="00771DE7" w:rsidP="00771DE7">
            <w:pPr>
              <w:jc w:val="center"/>
              <w:rPr>
                <w:rFonts w:ascii="Times New Roman" w:hAnsi="Times New Roman" w:cs="Times New Roman"/>
                <w:b/>
                <w:color w:val="0D0D0D"/>
                <w:sz w:val="28"/>
                <w:szCs w:val="28"/>
                <w:shd w:val="clear" w:color="auto" w:fill="FFFFFF"/>
              </w:rPr>
            </w:pPr>
            <w:r w:rsidRPr="00A604FA">
              <w:rPr>
                <w:rFonts w:ascii="Times New Roman" w:hAnsi="Times New Roman" w:cs="Times New Roman"/>
                <w:b/>
                <w:color w:val="0D0D0D"/>
                <w:sz w:val="28"/>
                <w:szCs w:val="28"/>
                <w:shd w:val="clear" w:color="auto" w:fill="FFFFFF"/>
              </w:rPr>
              <w:t>Thème</w:t>
            </w:r>
          </w:p>
        </w:tc>
        <w:tc>
          <w:tcPr>
            <w:tcW w:w="850" w:type="dxa"/>
          </w:tcPr>
          <w:p w14:paraId="68EADC01" w14:textId="37A0D73E" w:rsidR="00771DE7" w:rsidRPr="00A604FA" w:rsidRDefault="00771DE7" w:rsidP="00771DE7">
            <w:pPr>
              <w:jc w:val="center"/>
              <w:rPr>
                <w:rFonts w:ascii="Times New Roman" w:hAnsi="Times New Roman" w:cs="Times New Roman"/>
                <w:b/>
                <w:color w:val="0D0D0D"/>
                <w:sz w:val="28"/>
                <w:szCs w:val="28"/>
                <w:shd w:val="clear" w:color="auto" w:fill="FFFFFF"/>
              </w:rPr>
            </w:pPr>
            <w:r w:rsidRPr="00A604FA">
              <w:rPr>
                <w:rFonts w:ascii="Times New Roman" w:hAnsi="Times New Roman" w:cs="Times New Roman"/>
                <w:b/>
                <w:color w:val="0D0D0D"/>
                <w:sz w:val="28"/>
                <w:szCs w:val="28"/>
                <w:shd w:val="clear" w:color="auto" w:fill="FFFFFF"/>
              </w:rPr>
              <w:t>ID</w:t>
            </w:r>
          </w:p>
        </w:tc>
        <w:tc>
          <w:tcPr>
            <w:tcW w:w="3969" w:type="dxa"/>
          </w:tcPr>
          <w:p w14:paraId="150713B1" w14:textId="1FB3888C" w:rsidR="00771DE7" w:rsidRPr="00A604FA" w:rsidRDefault="00771DE7" w:rsidP="00771DE7">
            <w:pPr>
              <w:jc w:val="center"/>
              <w:rPr>
                <w:rFonts w:ascii="Times New Roman" w:hAnsi="Times New Roman" w:cs="Times New Roman"/>
                <w:b/>
                <w:color w:val="0D0D0D"/>
                <w:sz w:val="28"/>
                <w:szCs w:val="28"/>
                <w:shd w:val="clear" w:color="auto" w:fill="FFFFFF"/>
              </w:rPr>
            </w:pPr>
            <w:r w:rsidRPr="00A604FA">
              <w:rPr>
                <w:rFonts w:ascii="Times New Roman" w:hAnsi="Times New Roman" w:cs="Times New Roman"/>
                <w:b/>
                <w:color w:val="0D0D0D"/>
                <w:sz w:val="28"/>
                <w:szCs w:val="28"/>
                <w:shd w:val="clear" w:color="auto" w:fill="FFFFFF"/>
              </w:rPr>
              <w:t>User story</w:t>
            </w:r>
          </w:p>
        </w:tc>
        <w:tc>
          <w:tcPr>
            <w:tcW w:w="1696" w:type="dxa"/>
          </w:tcPr>
          <w:p w14:paraId="4B8B3468" w14:textId="72A3E4A3" w:rsidR="00771DE7" w:rsidRPr="00A604FA" w:rsidRDefault="00771DE7" w:rsidP="00771DE7">
            <w:pPr>
              <w:jc w:val="center"/>
              <w:rPr>
                <w:rFonts w:ascii="Times New Roman" w:hAnsi="Times New Roman" w:cs="Times New Roman"/>
                <w:b/>
                <w:color w:val="0D0D0D"/>
                <w:sz w:val="28"/>
                <w:szCs w:val="28"/>
                <w:shd w:val="clear" w:color="auto" w:fill="FFFFFF"/>
              </w:rPr>
            </w:pPr>
            <w:r w:rsidRPr="00A604FA">
              <w:rPr>
                <w:rFonts w:ascii="Times New Roman" w:hAnsi="Times New Roman" w:cs="Times New Roman"/>
                <w:b/>
                <w:color w:val="0D0D0D"/>
                <w:sz w:val="28"/>
                <w:szCs w:val="28"/>
                <w:shd w:val="clear" w:color="auto" w:fill="FFFFFF"/>
              </w:rPr>
              <w:t>Importance</w:t>
            </w:r>
          </w:p>
        </w:tc>
      </w:tr>
      <w:tr w:rsidR="00A604FA" w14:paraId="0E8DE19B" w14:textId="77777777" w:rsidTr="00B06234">
        <w:tc>
          <w:tcPr>
            <w:tcW w:w="585" w:type="dxa"/>
          </w:tcPr>
          <w:p w14:paraId="5712100C" w14:textId="36A06363" w:rsidR="00A604FA" w:rsidRPr="00771DE7" w:rsidRDefault="00A604FA" w:rsidP="00771DE7">
            <w:pPr>
              <w:jc w:val="center"/>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1</w:t>
            </w:r>
          </w:p>
        </w:tc>
        <w:tc>
          <w:tcPr>
            <w:tcW w:w="1962" w:type="dxa"/>
          </w:tcPr>
          <w:p w14:paraId="64E2CB96" w14:textId="175E7FB5" w:rsidR="00A604FA" w:rsidRPr="00A604FA" w:rsidRDefault="00A604FA" w:rsidP="008F166C">
            <w:pPr>
              <w:rPr>
                <w:rFonts w:ascii="Times New Roman" w:hAnsi="Times New Roman" w:cs="Times New Roman"/>
                <w:color w:val="0D0D0D"/>
                <w:sz w:val="24"/>
                <w:szCs w:val="24"/>
                <w:shd w:val="clear" w:color="auto" w:fill="FFFFFF"/>
              </w:rPr>
            </w:pPr>
            <w:r w:rsidRPr="00A604FA">
              <w:rPr>
                <w:rFonts w:ascii="Times New Roman" w:hAnsi="Times New Roman" w:cs="Times New Roman"/>
                <w:color w:val="0D0D0D"/>
                <w:sz w:val="24"/>
                <w:szCs w:val="24"/>
                <w:shd w:val="clear" w:color="auto" w:fill="FFFFFF"/>
              </w:rPr>
              <w:t>Authentification</w:t>
            </w:r>
          </w:p>
        </w:tc>
        <w:tc>
          <w:tcPr>
            <w:tcW w:w="850" w:type="dxa"/>
          </w:tcPr>
          <w:p w14:paraId="6AFE8D93" w14:textId="5D193F3E" w:rsidR="00A604FA" w:rsidRPr="00A604FA" w:rsidRDefault="00A604FA" w:rsidP="00771DE7">
            <w:pPr>
              <w:jc w:val="center"/>
              <w:rPr>
                <w:rFonts w:ascii="Times New Roman" w:hAnsi="Times New Roman" w:cs="Times New Roman"/>
                <w:color w:val="0D0D0D"/>
                <w:sz w:val="24"/>
                <w:szCs w:val="24"/>
                <w:shd w:val="clear" w:color="auto" w:fill="FFFFFF"/>
              </w:rPr>
            </w:pPr>
            <w:r w:rsidRPr="00A604FA">
              <w:rPr>
                <w:rFonts w:ascii="Times New Roman" w:hAnsi="Times New Roman" w:cs="Times New Roman"/>
                <w:color w:val="0D0D0D"/>
                <w:sz w:val="24"/>
                <w:szCs w:val="24"/>
                <w:shd w:val="clear" w:color="auto" w:fill="FFFFFF"/>
              </w:rPr>
              <w:t>1</w:t>
            </w:r>
          </w:p>
        </w:tc>
        <w:tc>
          <w:tcPr>
            <w:tcW w:w="3969" w:type="dxa"/>
          </w:tcPr>
          <w:p w14:paraId="62FACF7B" w14:textId="57ED02E5" w:rsidR="00A604FA" w:rsidRPr="00A604FA" w:rsidRDefault="00A604FA" w:rsidP="00746337">
            <w:pPr>
              <w:jc w:val="both"/>
              <w:rPr>
                <w:rFonts w:ascii="Times New Roman" w:hAnsi="Times New Roman" w:cs="Times New Roman"/>
                <w:color w:val="0D0D0D"/>
                <w:sz w:val="24"/>
                <w:szCs w:val="24"/>
                <w:shd w:val="clear" w:color="auto" w:fill="FFFFFF"/>
              </w:rPr>
            </w:pPr>
            <w:r w:rsidRPr="00A604FA">
              <w:rPr>
                <w:rFonts w:ascii="Times New Roman" w:hAnsi="Times New Roman" w:cs="Times New Roman"/>
                <w:color w:val="0D0D0D"/>
                <w:sz w:val="24"/>
                <w:szCs w:val="24"/>
                <w:shd w:val="clear" w:color="auto" w:fill="FFFFFF"/>
              </w:rPr>
              <w:t>En tant qu'utilisateur, je souhaite</w:t>
            </w:r>
          </w:p>
          <w:p w14:paraId="71BBDDFF" w14:textId="00DD8AA5" w:rsidR="00A604FA" w:rsidRPr="00A604FA" w:rsidRDefault="00A604FA" w:rsidP="00746337">
            <w:pPr>
              <w:jc w:val="both"/>
              <w:rPr>
                <w:rFonts w:ascii="Times New Roman" w:hAnsi="Times New Roman" w:cs="Times New Roman"/>
                <w:color w:val="0D0D0D"/>
                <w:sz w:val="24"/>
                <w:szCs w:val="24"/>
                <w:shd w:val="clear" w:color="auto" w:fill="FFFFFF"/>
              </w:rPr>
            </w:pPr>
            <w:proofErr w:type="gramStart"/>
            <w:r w:rsidRPr="00A604FA">
              <w:rPr>
                <w:rFonts w:ascii="Times New Roman" w:hAnsi="Times New Roman" w:cs="Times New Roman"/>
                <w:color w:val="0D0D0D"/>
                <w:sz w:val="24"/>
                <w:szCs w:val="24"/>
                <w:shd w:val="clear" w:color="auto" w:fill="FFFFFF"/>
              </w:rPr>
              <w:t>m'authentifier</w:t>
            </w:r>
            <w:proofErr w:type="gramEnd"/>
            <w:r w:rsidRPr="00A604FA">
              <w:rPr>
                <w:rFonts w:ascii="Times New Roman" w:hAnsi="Times New Roman" w:cs="Times New Roman"/>
                <w:color w:val="0D0D0D"/>
                <w:sz w:val="24"/>
                <w:szCs w:val="24"/>
                <w:shd w:val="clear" w:color="auto" w:fill="FFFFFF"/>
              </w:rPr>
              <w:t xml:space="preserve"> en utilisant le nom d'utilisateur et le mot de passe fournis par l'administrateur</w:t>
            </w:r>
          </w:p>
          <w:p w14:paraId="428A2BDA" w14:textId="3A93F814" w:rsidR="00A604FA" w:rsidRPr="00A604FA" w:rsidRDefault="00A604FA" w:rsidP="00746337">
            <w:pPr>
              <w:jc w:val="both"/>
              <w:rPr>
                <w:rFonts w:ascii="Times New Roman" w:hAnsi="Times New Roman" w:cs="Times New Roman"/>
                <w:color w:val="0D0D0D"/>
                <w:sz w:val="24"/>
                <w:szCs w:val="24"/>
                <w:shd w:val="clear" w:color="auto" w:fill="FFFFFF"/>
              </w:rPr>
            </w:pPr>
            <w:proofErr w:type="gramStart"/>
            <w:r w:rsidRPr="00A604FA">
              <w:rPr>
                <w:rFonts w:ascii="Times New Roman" w:hAnsi="Times New Roman" w:cs="Times New Roman"/>
                <w:color w:val="0D0D0D"/>
                <w:sz w:val="24"/>
                <w:szCs w:val="24"/>
                <w:shd w:val="clear" w:color="auto" w:fill="FFFFFF"/>
              </w:rPr>
              <w:t>lors</w:t>
            </w:r>
            <w:proofErr w:type="gramEnd"/>
            <w:r w:rsidRPr="00A604FA">
              <w:rPr>
                <w:rFonts w:ascii="Times New Roman" w:hAnsi="Times New Roman" w:cs="Times New Roman"/>
                <w:color w:val="0D0D0D"/>
                <w:sz w:val="24"/>
                <w:szCs w:val="24"/>
                <w:shd w:val="clear" w:color="auto" w:fill="FFFFFF"/>
              </w:rPr>
              <w:t xml:space="preserve"> de la création de mon compte, afin d'accéder à mon compte.</w:t>
            </w:r>
          </w:p>
        </w:tc>
        <w:tc>
          <w:tcPr>
            <w:tcW w:w="1696" w:type="dxa"/>
          </w:tcPr>
          <w:p w14:paraId="49C10FF4" w14:textId="70F5D412" w:rsidR="00A604FA" w:rsidRPr="00F4734C" w:rsidRDefault="00A604FA" w:rsidP="00771DE7">
            <w:pPr>
              <w:jc w:val="center"/>
              <w:rPr>
                <w:rFonts w:ascii="Times New Roman" w:hAnsi="Times New Roman" w:cs="Times New Roman"/>
                <w:color w:val="0D0D0D"/>
                <w:sz w:val="24"/>
                <w:szCs w:val="24"/>
                <w:shd w:val="clear" w:color="auto" w:fill="FFFFFF"/>
              </w:rPr>
            </w:pPr>
            <w:r w:rsidRPr="00F4734C">
              <w:rPr>
                <w:rFonts w:ascii="Times New Roman" w:hAnsi="Times New Roman" w:cs="Times New Roman"/>
                <w:color w:val="0D0D0D"/>
                <w:sz w:val="24"/>
                <w:szCs w:val="24"/>
                <w:shd w:val="clear" w:color="auto" w:fill="FFFFFF"/>
              </w:rPr>
              <w:t>Must</w:t>
            </w:r>
          </w:p>
        </w:tc>
      </w:tr>
      <w:tr w:rsidR="00A604FA" w14:paraId="29AA9426" w14:textId="77777777" w:rsidTr="00B06234">
        <w:tc>
          <w:tcPr>
            <w:tcW w:w="585" w:type="dxa"/>
          </w:tcPr>
          <w:p w14:paraId="10CD937A" w14:textId="21D5BCD0" w:rsidR="00A604FA" w:rsidRPr="005A0590" w:rsidRDefault="00A604FA" w:rsidP="00A604FA">
            <w:pPr>
              <w:jc w:val="center"/>
              <w:rPr>
                <w:rFonts w:ascii="Times New Roman" w:hAnsi="Times New Roman" w:cs="Times New Roman"/>
                <w:color w:val="0D0D0D"/>
                <w:sz w:val="24"/>
                <w:szCs w:val="24"/>
                <w:shd w:val="clear" w:color="auto" w:fill="FFFFFF"/>
              </w:rPr>
            </w:pPr>
            <w:r w:rsidRPr="005A0590">
              <w:rPr>
                <w:rFonts w:ascii="Times New Roman" w:hAnsi="Times New Roman" w:cs="Times New Roman"/>
                <w:color w:val="0D0D0D"/>
                <w:sz w:val="24"/>
                <w:szCs w:val="24"/>
                <w:shd w:val="clear" w:color="auto" w:fill="FFFFFF"/>
              </w:rPr>
              <w:t>2</w:t>
            </w:r>
          </w:p>
        </w:tc>
        <w:tc>
          <w:tcPr>
            <w:tcW w:w="1962" w:type="dxa"/>
          </w:tcPr>
          <w:p w14:paraId="45121979" w14:textId="02E5211A" w:rsidR="00A604FA" w:rsidRPr="005A0590" w:rsidRDefault="00A604FA" w:rsidP="008F166C">
            <w:pPr>
              <w:rPr>
                <w:rFonts w:ascii="Times New Roman" w:hAnsi="Times New Roman" w:cs="Times New Roman"/>
                <w:color w:val="0D0D0D"/>
                <w:sz w:val="24"/>
                <w:szCs w:val="24"/>
                <w:shd w:val="clear" w:color="auto" w:fill="FFFFFF"/>
              </w:rPr>
            </w:pPr>
            <w:r w:rsidRPr="005A0590">
              <w:rPr>
                <w:rFonts w:ascii="Times New Roman" w:hAnsi="Times New Roman" w:cs="Times New Roman"/>
                <w:color w:val="0D0D0D"/>
                <w:sz w:val="24"/>
                <w:szCs w:val="24"/>
                <w:shd w:val="clear" w:color="auto" w:fill="FFFFFF"/>
              </w:rPr>
              <w:t>Consult</w:t>
            </w:r>
            <w:r w:rsidR="00746337">
              <w:rPr>
                <w:rFonts w:ascii="Times New Roman" w:hAnsi="Times New Roman" w:cs="Times New Roman"/>
                <w:color w:val="0D0D0D"/>
                <w:sz w:val="24"/>
                <w:szCs w:val="24"/>
                <w:shd w:val="clear" w:color="auto" w:fill="FFFFFF"/>
              </w:rPr>
              <w:t>ation de</w:t>
            </w:r>
            <w:r w:rsidRPr="005A0590">
              <w:rPr>
                <w:rFonts w:ascii="Times New Roman" w:hAnsi="Times New Roman" w:cs="Times New Roman"/>
                <w:color w:val="0D0D0D"/>
                <w:sz w:val="24"/>
                <w:szCs w:val="24"/>
                <w:shd w:val="clear" w:color="auto" w:fill="FFFFFF"/>
              </w:rPr>
              <w:t xml:space="preserve"> la liste des utilisateurs</w:t>
            </w:r>
          </w:p>
        </w:tc>
        <w:tc>
          <w:tcPr>
            <w:tcW w:w="850" w:type="dxa"/>
          </w:tcPr>
          <w:p w14:paraId="399F6C9D" w14:textId="181100D5" w:rsidR="00A604FA" w:rsidRDefault="00A604FA" w:rsidP="00A604FA">
            <w:pPr>
              <w:jc w:val="center"/>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2</w:t>
            </w:r>
          </w:p>
        </w:tc>
        <w:tc>
          <w:tcPr>
            <w:tcW w:w="3969" w:type="dxa"/>
          </w:tcPr>
          <w:p w14:paraId="34168CD7" w14:textId="4649BEDC" w:rsidR="00A604FA" w:rsidRPr="00A604FA" w:rsidRDefault="00A604FA" w:rsidP="00746337">
            <w:pPr>
              <w:jc w:val="both"/>
              <w:rPr>
                <w:rFonts w:ascii="Times New Roman" w:hAnsi="Times New Roman" w:cs="Times New Roman"/>
                <w:color w:val="0D0D0D"/>
                <w:sz w:val="24"/>
                <w:szCs w:val="24"/>
                <w:shd w:val="clear" w:color="auto" w:fill="FFFFFF"/>
              </w:rPr>
            </w:pPr>
            <w:r w:rsidRPr="00A604FA">
              <w:rPr>
                <w:rFonts w:ascii="Times New Roman" w:hAnsi="Times New Roman" w:cs="Times New Roman"/>
                <w:color w:val="0D0D0D"/>
                <w:sz w:val="24"/>
                <w:szCs w:val="24"/>
                <w:shd w:val="clear" w:color="auto" w:fill="FFFFFF"/>
              </w:rPr>
              <w:t>Comme un administrateur, je veux avoir la</w:t>
            </w:r>
            <w:r w:rsidR="005A0590">
              <w:rPr>
                <w:rFonts w:ascii="Times New Roman" w:hAnsi="Times New Roman" w:cs="Times New Roman"/>
                <w:color w:val="0D0D0D"/>
                <w:sz w:val="24"/>
                <w:szCs w:val="24"/>
                <w:shd w:val="clear" w:color="auto" w:fill="FFFFFF"/>
              </w:rPr>
              <w:t xml:space="preserve"> </w:t>
            </w:r>
            <w:r w:rsidRPr="00A604FA">
              <w:rPr>
                <w:rFonts w:ascii="Times New Roman" w:hAnsi="Times New Roman" w:cs="Times New Roman"/>
                <w:color w:val="0D0D0D"/>
                <w:sz w:val="24"/>
                <w:szCs w:val="24"/>
                <w:shd w:val="clear" w:color="auto" w:fill="FFFFFF"/>
              </w:rPr>
              <w:t>Liste</w:t>
            </w:r>
            <w:r>
              <w:rPr>
                <w:rFonts w:ascii="Times New Roman" w:hAnsi="Times New Roman" w:cs="Times New Roman"/>
                <w:color w:val="0D0D0D"/>
                <w:sz w:val="24"/>
                <w:szCs w:val="24"/>
                <w:shd w:val="clear" w:color="auto" w:fill="FFFFFF"/>
              </w:rPr>
              <w:t xml:space="preserve"> </w:t>
            </w:r>
            <w:r w:rsidRPr="00A604FA">
              <w:rPr>
                <w:rFonts w:ascii="Times New Roman" w:hAnsi="Times New Roman" w:cs="Times New Roman"/>
                <w:color w:val="0D0D0D"/>
                <w:sz w:val="24"/>
                <w:szCs w:val="24"/>
                <w:shd w:val="clear" w:color="auto" w:fill="FFFFFF"/>
              </w:rPr>
              <w:t>des utilisateurs.</w:t>
            </w:r>
          </w:p>
        </w:tc>
        <w:tc>
          <w:tcPr>
            <w:tcW w:w="1696" w:type="dxa"/>
          </w:tcPr>
          <w:p w14:paraId="6025EAB9" w14:textId="3D5B865B" w:rsidR="00A604FA" w:rsidRPr="00F4734C" w:rsidRDefault="005A0590" w:rsidP="005A0590">
            <w:pPr>
              <w:jc w:val="center"/>
              <w:rPr>
                <w:rFonts w:ascii="Times New Roman" w:hAnsi="Times New Roman" w:cs="Times New Roman"/>
                <w:color w:val="0D0D0D"/>
                <w:sz w:val="24"/>
                <w:szCs w:val="24"/>
                <w:shd w:val="clear" w:color="auto" w:fill="FFFFFF"/>
              </w:rPr>
            </w:pPr>
            <w:r w:rsidRPr="00F4734C">
              <w:rPr>
                <w:rFonts w:ascii="Times New Roman" w:hAnsi="Times New Roman" w:cs="Times New Roman"/>
                <w:color w:val="0D0D0D"/>
                <w:sz w:val="24"/>
                <w:szCs w:val="24"/>
                <w:shd w:val="clear" w:color="auto" w:fill="FFFFFF"/>
              </w:rPr>
              <w:t>Must</w:t>
            </w:r>
          </w:p>
        </w:tc>
      </w:tr>
      <w:tr w:rsidR="00A604FA" w14:paraId="2B199E3D" w14:textId="77777777" w:rsidTr="00B06234">
        <w:tc>
          <w:tcPr>
            <w:tcW w:w="585" w:type="dxa"/>
          </w:tcPr>
          <w:p w14:paraId="10024096" w14:textId="05D71717" w:rsidR="00A604FA" w:rsidRPr="005A0590" w:rsidRDefault="005A0590" w:rsidP="005A0590">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3</w:t>
            </w:r>
          </w:p>
        </w:tc>
        <w:tc>
          <w:tcPr>
            <w:tcW w:w="1962" w:type="dxa"/>
          </w:tcPr>
          <w:p w14:paraId="32562698" w14:textId="241F9B3B" w:rsidR="00A604FA" w:rsidRPr="005A0590" w:rsidRDefault="005A0590" w:rsidP="005A0590">
            <w:pPr>
              <w:rPr>
                <w:rFonts w:ascii="Times New Roman" w:hAnsi="Times New Roman" w:cs="Times New Roman"/>
                <w:color w:val="0D0D0D"/>
                <w:sz w:val="24"/>
                <w:szCs w:val="24"/>
                <w:shd w:val="clear" w:color="auto" w:fill="FFFFFF"/>
              </w:rPr>
            </w:pPr>
            <w:r w:rsidRPr="005A0590">
              <w:rPr>
                <w:rFonts w:ascii="Times New Roman" w:hAnsi="Times New Roman" w:cs="Times New Roman"/>
                <w:color w:val="0D0D0D"/>
                <w:sz w:val="24"/>
                <w:szCs w:val="24"/>
                <w:shd w:val="clear" w:color="auto" w:fill="FFFFFF"/>
              </w:rPr>
              <w:t>Modification du</w:t>
            </w:r>
            <w:r>
              <w:rPr>
                <w:rFonts w:ascii="Times New Roman" w:hAnsi="Times New Roman" w:cs="Times New Roman"/>
                <w:color w:val="0D0D0D"/>
                <w:sz w:val="24"/>
                <w:szCs w:val="24"/>
                <w:shd w:val="clear" w:color="auto" w:fill="FFFFFF"/>
              </w:rPr>
              <w:t xml:space="preserve"> </w:t>
            </w:r>
            <w:r w:rsidRPr="005A0590">
              <w:rPr>
                <w:rFonts w:ascii="Times New Roman" w:hAnsi="Times New Roman" w:cs="Times New Roman"/>
                <w:color w:val="0D0D0D"/>
                <w:sz w:val="24"/>
                <w:szCs w:val="24"/>
                <w:shd w:val="clear" w:color="auto" w:fill="FFFFFF"/>
              </w:rPr>
              <w:t>Compte</w:t>
            </w:r>
            <w:r>
              <w:rPr>
                <w:rFonts w:ascii="Times New Roman" w:hAnsi="Times New Roman" w:cs="Times New Roman"/>
                <w:color w:val="0D0D0D"/>
                <w:sz w:val="24"/>
                <w:szCs w:val="24"/>
                <w:shd w:val="clear" w:color="auto" w:fill="FFFFFF"/>
              </w:rPr>
              <w:t xml:space="preserve"> </w:t>
            </w:r>
            <w:r w:rsidRPr="005A0590">
              <w:rPr>
                <w:rFonts w:ascii="Times New Roman" w:hAnsi="Times New Roman" w:cs="Times New Roman"/>
                <w:color w:val="0D0D0D"/>
                <w:sz w:val="24"/>
                <w:szCs w:val="24"/>
                <w:shd w:val="clear" w:color="auto" w:fill="FFFFFF"/>
              </w:rPr>
              <w:t>utilisateur</w:t>
            </w:r>
          </w:p>
        </w:tc>
        <w:tc>
          <w:tcPr>
            <w:tcW w:w="850" w:type="dxa"/>
          </w:tcPr>
          <w:p w14:paraId="4174789C" w14:textId="6B92F63B" w:rsidR="00A604FA" w:rsidRDefault="005A0590" w:rsidP="005A0590">
            <w:pPr>
              <w:jc w:val="center"/>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3</w:t>
            </w:r>
          </w:p>
        </w:tc>
        <w:tc>
          <w:tcPr>
            <w:tcW w:w="3969" w:type="dxa"/>
          </w:tcPr>
          <w:p w14:paraId="2034AA97" w14:textId="77777777" w:rsidR="005A0590" w:rsidRPr="005A0590" w:rsidRDefault="005A0590" w:rsidP="00746337">
            <w:pPr>
              <w:jc w:val="both"/>
              <w:rPr>
                <w:rFonts w:ascii="Times New Roman" w:hAnsi="Times New Roman" w:cs="Times New Roman"/>
                <w:color w:val="0D0D0D"/>
                <w:sz w:val="24"/>
                <w:szCs w:val="24"/>
                <w:shd w:val="clear" w:color="auto" w:fill="FFFFFF"/>
              </w:rPr>
            </w:pPr>
            <w:r w:rsidRPr="005A0590">
              <w:rPr>
                <w:rFonts w:ascii="Times New Roman" w:hAnsi="Times New Roman" w:cs="Times New Roman"/>
                <w:color w:val="0D0D0D"/>
                <w:sz w:val="24"/>
                <w:szCs w:val="24"/>
                <w:shd w:val="clear" w:color="auto" w:fill="FFFFFF"/>
              </w:rPr>
              <w:t>En tant qu’administrateur, je souhaite</w:t>
            </w:r>
          </w:p>
          <w:p w14:paraId="2C43C267" w14:textId="1C3F520F" w:rsidR="00A604FA" w:rsidRPr="005A0590" w:rsidRDefault="005A0590" w:rsidP="00746337">
            <w:pPr>
              <w:jc w:val="both"/>
              <w:rPr>
                <w:rFonts w:ascii="Times New Roman" w:hAnsi="Times New Roman" w:cs="Times New Roman"/>
                <w:color w:val="0D0D0D"/>
                <w:sz w:val="24"/>
                <w:szCs w:val="24"/>
                <w:shd w:val="clear" w:color="auto" w:fill="FFFFFF"/>
              </w:rPr>
            </w:pPr>
            <w:proofErr w:type="gramStart"/>
            <w:r w:rsidRPr="005A0590">
              <w:rPr>
                <w:rFonts w:ascii="Times New Roman" w:hAnsi="Times New Roman" w:cs="Times New Roman"/>
                <w:color w:val="0D0D0D"/>
                <w:sz w:val="24"/>
                <w:szCs w:val="24"/>
                <w:shd w:val="clear" w:color="auto" w:fill="FFFFFF"/>
              </w:rPr>
              <w:t>modifier</w:t>
            </w:r>
            <w:proofErr w:type="gramEnd"/>
            <w:r w:rsidRPr="005A0590">
              <w:rPr>
                <w:rFonts w:ascii="Times New Roman" w:hAnsi="Times New Roman" w:cs="Times New Roman"/>
                <w:color w:val="0D0D0D"/>
                <w:sz w:val="24"/>
                <w:szCs w:val="24"/>
                <w:shd w:val="clear" w:color="auto" w:fill="FFFFFF"/>
              </w:rPr>
              <w:t xml:space="preserve"> les informations d’un utilisateur</w:t>
            </w:r>
            <w:r>
              <w:rPr>
                <w:rFonts w:ascii="Times New Roman" w:hAnsi="Times New Roman" w:cs="Times New Roman"/>
                <w:color w:val="0D0D0D"/>
                <w:sz w:val="24"/>
                <w:szCs w:val="24"/>
                <w:shd w:val="clear" w:color="auto" w:fill="FFFFFF"/>
              </w:rPr>
              <w:t xml:space="preserve"> </w:t>
            </w:r>
            <w:r w:rsidRPr="005A0590">
              <w:rPr>
                <w:rFonts w:ascii="Times New Roman" w:hAnsi="Times New Roman" w:cs="Times New Roman"/>
                <w:color w:val="0D0D0D"/>
                <w:sz w:val="24"/>
                <w:szCs w:val="24"/>
                <w:shd w:val="clear" w:color="auto" w:fill="FFFFFF"/>
              </w:rPr>
              <w:t>(nom, prénom, adresse e-mail, etc.) afin de</w:t>
            </w:r>
            <w:r>
              <w:rPr>
                <w:rFonts w:ascii="Times New Roman" w:hAnsi="Times New Roman" w:cs="Times New Roman"/>
                <w:color w:val="0D0D0D"/>
                <w:sz w:val="24"/>
                <w:szCs w:val="24"/>
                <w:shd w:val="clear" w:color="auto" w:fill="FFFFFF"/>
              </w:rPr>
              <w:t xml:space="preserve"> </w:t>
            </w:r>
            <w:r w:rsidRPr="005A0590">
              <w:rPr>
                <w:rFonts w:ascii="Times New Roman" w:hAnsi="Times New Roman" w:cs="Times New Roman"/>
                <w:color w:val="0D0D0D"/>
                <w:sz w:val="24"/>
                <w:szCs w:val="24"/>
                <w:shd w:val="clear" w:color="auto" w:fill="FFFFFF"/>
              </w:rPr>
              <w:t>les mettre à jour.</w:t>
            </w:r>
          </w:p>
        </w:tc>
        <w:tc>
          <w:tcPr>
            <w:tcW w:w="1696" w:type="dxa"/>
          </w:tcPr>
          <w:p w14:paraId="3E85B911" w14:textId="3F24F91E" w:rsidR="00A604FA" w:rsidRPr="00F4734C" w:rsidRDefault="005A0590" w:rsidP="005A0590">
            <w:pPr>
              <w:jc w:val="center"/>
              <w:rPr>
                <w:rFonts w:ascii="Times New Roman" w:hAnsi="Times New Roman" w:cs="Times New Roman"/>
                <w:color w:val="0D0D0D"/>
                <w:sz w:val="24"/>
                <w:szCs w:val="24"/>
                <w:shd w:val="clear" w:color="auto" w:fill="FFFFFF"/>
              </w:rPr>
            </w:pPr>
            <w:r w:rsidRPr="00F4734C">
              <w:rPr>
                <w:rFonts w:ascii="Times New Roman" w:hAnsi="Times New Roman" w:cs="Times New Roman"/>
                <w:color w:val="0D0D0D"/>
                <w:sz w:val="24"/>
                <w:szCs w:val="24"/>
                <w:shd w:val="clear" w:color="auto" w:fill="FFFFFF"/>
              </w:rPr>
              <w:t>Could</w:t>
            </w:r>
          </w:p>
        </w:tc>
      </w:tr>
      <w:tr w:rsidR="00D538DA" w14:paraId="32C59B25" w14:textId="77777777" w:rsidTr="00B06234">
        <w:tc>
          <w:tcPr>
            <w:tcW w:w="585" w:type="dxa"/>
          </w:tcPr>
          <w:p w14:paraId="1BC67C9C" w14:textId="3A95E8F6" w:rsidR="00D538DA" w:rsidRDefault="00D538DA" w:rsidP="005A0590">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4</w:t>
            </w:r>
          </w:p>
        </w:tc>
        <w:tc>
          <w:tcPr>
            <w:tcW w:w="1962" w:type="dxa"/>
          </w:tcPr>
          <w:p w14:paraId="28A72758" w14:textId="519D8342" w:rsidR="00D538DA" w:rsidRPr="005A0590" w:rsidRDefault="00D538DA" w:rsidP="005A0590">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Ajout </w:t>
            </w:r>
            <w:r w:rsidR="00746337">
              <w:rPr>
                <w:rFonts w:ascii="Times New Roman" w:hAnsi="Times New Roman" w:cs="Times New Roman"/>
                <w:color w:val="0D0D0D"/>
                <w:sz w:val="24"/>
                <w:szCs w:val="24"/>
                <w:shd w:val="clear" w:color="auto" w:fill="FFFFFF"/>
              </w:rPr>
              <w:t>d’u</w:t>
            </w:r>
            <w:r>
              <w:rPr>
                <w:rFonts w:ascii="Times New Roman" w:hAnsi="Times New Roman" w:cs="Times New Roman"/>
                <w:color w:val="0D0D0D"/>
                <w:sz w:val="24"/>
                <w:szCs w:val="24"/>
                <w:shd w:val="clear" w:color="auto" w:fill="FFFFFF"/>
              </w:rPr>
              <w:t>n utilisateur</w:t>
            </w:r>
          </w:p>
        </w:tc>
        <w:tc>
          <w:tcPr>
            <w:tcW w:w="850" w:type="dxa"/>
          </w:tcPr>
          <w:p w14:paraId="2F9D1710" w14:textId="4F102CDD" w:rsidR="00D538DA" w:rsidRDefault="00D538DA" w:rsidP="005A0590">
            <w:pPr>
              <w:jc w:val="center"/>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4</w:t>
            </w:r>
          </w:p>
        </w:tc>
        <w:tc>
          <w:tcPr>
            <w:tcW w:w="3969" w:type="dxa"/>
          </w:tcPr>
          <w:p w14:paraId="388A8E37" w14:textId="311B0575" w:rsidR="00D538DA" w:rsidRPr="005A0590" w:rsidRDefault="00D538DA" w:rsidP="00746337">
            <w:pPr>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En tant qu’administrateur je veux pouvoir ajouter un utilisateur (Chef </w:t>
            </w:r>
            <w:r w:rsidR="001970C3">
              <w:rPr>
                <w:rFonts w:ascii="Times New Roman" w:hAnsi="Times New Roman" w:cs="Times New Roman"/>
                <w:color w:val="0D0D0D"/>
                <w:sz w:val="24"/>
                <w:szCs w:val="24"/>
                <w:shd w:val="clear" w:color="auto" w:fill="FFFFFF"/>
              </w:rPr>
              <w:t>d’équipe,</w:t>
            </w:r>
            <w:r>
              <w:rPr>
                <w:rFonts w:ascii="Times New Roman" w:hAnsi="Times New Roman" w:cs="Times New Roman"/>
                <w:color w:val="0D0D0D"/>
                <w:sz w:val="24"/>
                <w:szCs w:val="24"/>
                <w:shd w:val="clear" w:color="auto" w:fill="FFFFFF"/>
              </w:rPr>
              <w:t xml:space="preserve"> </w:t>
            </w:r>
            <w:r w:rsidR="001970C3">
              <w:rPr>
                <w:rFonts w:ascii="Times New Roman" w:hAnsi="Times New Roman" w:cs="Times New Roman"/>
                <w:color w:val="0D0D0D"/>
                <w:sz w:val="24"/>
                <w:szCs w:val="24"/>
                <w:shd w:val="clear" w:color="auto" w:fill="FFFFFF"/>
              </w:rPr>
              <w:t>Magasinier,</w:t>
            </w:r>
            <w:r>
              <w:rPr>
                <w:rFonts w:ascii="Times New Roman" w:hAnsi="Times New Roman" w:cs="Times New Roman"/>
                <w:color w:val="0D0D0D"/>
                <w:sz w:val="24"/>
                <w:szCs w:val="24"/>
                <w:shd w:val="clear" w:color="auto" w:fill="FFFFFF"/>
              </w:rPr>
              <w:t xml:space="preserve"> Technicien)</w:t>
            </w:r>
          </w:p>
        </w:tc>
        <w:tc>
          <w:tcPr>
            <w:tcW w:w="1696" w:type="dxa"/>
          </w:tcPr>
          <w:p w14:paraId="367E9FCF" w14:textId="40EF3F64" w:rsidR="00D538DA" w:rsidRPr="00F4734C" w:rsidRDefault="00D538DA" w:rsidP="005A0590">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Should</w:t>
            </w:r>
          </w:p>
        </w:tc>
      </w:tr>
      <w:tr w:rsidR="00A604FA" w14:paraId="1BCCA4B0" w14:textId="77777777" w:rsidTr="00B06234">
        <w:tc>
          <w:tcPr>
            <w:tcW w:w="585" w:type="dxa"/>
          </w:tcPr>
          <w:p w14:paraId="10D85491" w14:textId="164CF9B5" w:rsidR="00A604FA" w:rsidRDefault="00401055" w:rsidP="002679E6">
            <w:pPr>
              <w:jc w:val="center"/>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5</w:t>
            </w:r>
          </w:p>
        </w:tc>
        <w:tc>
          <w:tcPr>
            <w:tcW w:w="1962" w:type="dxa"/>
          </w:tcPr>
          <w:p w14:paraId="7AA10A63" w14:textId="7A42BC5F" w:rsidR="00A604FA" w:rsidRPr="002679E6" w:rsidRDefault="002679E6" w:rsidP="00E9346B">
            <w:pPr>
              <w:rPr>
                <w:rFonts w:ascii="Times New Roman" w:hAnsi="Times New Roman" w:cs="Times New Roman"/>
                <w:color w:val="0D0D0D"/>
                <w:sz w:val="24"/>
                <w:szCs w:val="24"/>
                <w:shd w:val="clear" w:color="auto" w:fill="FFFFFF"/>
              </w:rPr>
            </w:pPr>
            <w:r w:rsidRPr="002679E6">
              <w:rPr>
                <w:rFonts w:ascii="Times New Roman" w:hAnsi="Times New Roman" w:cs="Times New Roman"/>
                <w:color w:val="0D0D0D"/>
                <w:sz w:val="24"/>
                <w:szCs w:val="24"/>
                <w:shd w:val="clear" w:color="auto" w:fill="FFFFFF"/>
              </w:rPr>
              <w:t>Blo</w:t>
            </w:r>
            <w:r w:rsidR="00746337">
              <w:rPr>
                <w:rFonts w:ascii="Times New Roman" w:hAnsi="Times New Roman" w:cs="Times New Roman"/>
                <w:color w:val="0D0D0D"/>
                <w:sz w:val="24"/>
                <w:szCs w:val="24"/>
                <w:shd w:val="clear" w:color="auto" w:fill="FFFFFF"/>
              </w:rPr>
              <w:t>cage</w:t>
            </w:r>
            <w:r w:rsidRPr="002679E6">
              <w:rPr>
                <w:rFonts w:ascii="Times New Roman" w:hAnsi="Times New Roman" w:cs="Times New Roman"/>
                <w:color w:val="0D0D0D"/>
                <w:sz w:val="24"/>
                <w:szCs w:val="24"/>
                <w:shd w:val="clear" w:color="auto" w:fill="FFFFFF"/>
              </w:rPr>
              <w:t xml:space="preserve"> </w:t>
            </w:r>
            <w:r w:rsidR="00746337">
              <w:rPr>
                <w:rFonts w:ascii="Times New Roman" w:hAnsi="Times New Roman" w:cs="Times New Roman"/>
                <w:color w:val="0D0D0D"/>
                <w:sz w:val="24"/>
                <w:szCs w:val="24"/>
                <w:shd w:val="clear" w:color="auto" w:fill="FFFFFF"/>
              </w:rPr>
              <w:t>d’</w:t>
            </w:r>
            <w:r w:rsidRPr="002679E6">
              <w:rPr>
                <w:rFonts w:ascii="Times New Roman" w:hAnsi="Times New Roman" w:cs="Times New Roman"/>
                <w:color w:val="0D0D0D"/>
                <w:sz w:val="24"/>
                <w:szCs w:val="24"/>
                <w:shd w:val="clear" w:color="auto" w:fill="FFFFFF"/>
              </w:rPr>
              <w:t>un utilisateur</w:t>
            </w:r>
          </w:p>
        </w:tc>
        <w:tc>
          <w:tcPr>
            <w:tcW w:w="850" w:type="dxa"/>
          </w:tcPr>
          <w:p w14:paraId="56310050" w14:textId="7E384DAA" w:rsidR="00A604FA" w:rsidRPr="002679E6" w:rsidRDefault="00401055" w:rsidP="002679E6">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5</w:t>
            </w:r>
          </w:p>
        </w:tc>
        <w:tc>
          <w:tcPr>
            <w:tcW w:w="3969" w:type="dxa"/>
          </w:tcPr>
          <w:p w14:paraId="30E5DB66" w14:textId="1523107C" w:rsidR="00A604FA" w:rsidRPr="002679E6" w:rsidRDefault="002679E6" w:rsidP="00746337">
            <w:pPr>
              <w:jc w:val="both"/>
              <w:rPr>
                <w:rFonts w:ascii="Times New Roman" w:hAnsi="Times New Roman" w:cs="Times New Roman"/>
                <w:color w:val="0D0D0D"/>
                <w:sz w:val="24"/>
                <w:szCs w:val="24"/>
                <w:shd w:val="clear" w:color="auto" w:fill="FFFFFF"/>
              </w:rPr>
            </w:pPr>
            <w:r w:rsidRPr="002679E6">
              <w:rPr>
                <w:rFonts w:ascii="Times New Roman" w:hAnsi="Times New Roman" w:cs="Times New Roman"/>
                <w:color w:val="0D0D0D"/>
                <w:sz w:val="24"/>
                <w:szCs w:val="24"/>
                <w:shd w:val="clear" w:color="auto" w:fill="FFFFFF"/>
              </w:rPr>
              <w:t xml:space="preserve">En tant qu’administrateur j’ai la possibilité de bloquer l’un des (chefs </w:t>
            </w:r>
            <w:r w:rsidR="001970C3" w:rsidRPr="002679E6">
              <w:rPr>
                <w:rFonts w:ascii="Times New Roman" w:hAnsi="Times New Roman" w:cs="Times New Roman"/>
                <w:color w:val="0D0D0D"/>
                <w:sz w:val="24"/>
                <w:szCs w:val="24"/>
                <w:shd w:val="clear" w:color="auto" w:fill="FFFFFF"/>
              </w:rPr>
              <w:t>d’équipe,</w:t>
            </w:r>
            <w:r w:rsidR="00401055">
              <w:rPr>
                <w:rFonts w:ascii="Times New Roman" w:hAnsi="Times New Roman" w:cs="Times New Roman"/>
                <w:color w:val="0D0D0D"/>
                <w:sz w:val="24"/>
                <w:szCs w:val="24"/>
                <w:shd w:val="clear" w:color="auto" w:fill="FFFFFF"/>
              </w:rPr>
              <w:t xml:space="preserve"> </w:t>
            </w:r>
            <w:r w:rsidR="001970C3" w:rsidRPr="002679E6">
              <w:rPr>
                <w:rFonts w:ascii="Times New Roman" w:hAnsi="Times New Roman" w:cs="Times New Roman"/>
                <w:color w:val="0D0D0D"/>
                <w:sz w:val="24"/>
                <w:szCs w:val="24"/>
                <w:shd w:val="clear" w:color="auto" w:fill="FFFFFF"/>
              </w:rPr>
              <w:t>technicien</w:t>
            </w:r>
            <w:r w:rsidR="001970C3">
              <w:rPr>
                <w:rFonts w:ascii="Times New Roman" w:hAnsi="Times New Roman" w:cs="Times New Roman"/>
                <w:color w:val="0D0D0D"/>
                <w:sz w:val="24"/>
                <w:szCs w:val="24"/>
                <w:shd w:val="clear" w:color="auto" w:fill="FFFFFF"/>
              </w:rPr>
              <w:t>,</w:t>
            </w:r>
            <w:r w:rsidR="00401055">
              <w:rPr>
                <w:rFonts w:ascii="Times New Roman" w:hAnsi="Times New Roman" w:cs="Times New Roman"/>
                <w:color w:val="0D0D0D"/>
                <w:sz w:val="24"/>
                <w:szCs w:val="24"/>
                <w:shd w:val="clear" w:color="auto" w:fill="FFFFFF"/>
              </w:rPr>
              <w:t xml:space="preserve"> </w:t>
            </w:r>
            <w:proofErr w:type="gramStart"/>
            <w:r w:rsidR="00401055">
              <w:rPr>
                <w:rFonts w:ascii="Times New Roman" w:hAnsi="Times New Roman" w:cs="Times New Roman"/>
                <w:color w:val="0D0D0D"/>
                <w:sz w:val="24"/>
                <w:szCs w:val="24"/>
                <w:shd w:val="clear" w:color="auto" w:fill="FFFFFF"/>
              </w:rPr>
              <w:t xml:space="preserve">magasinier </w:t>
            </w:r>
            <w:r w:rsidRPr="002679E6">
              <w:rPr>
                <w:rFonts w:ascii="Times New Roman" w:hAnsi="Times New Roman" w:cs="Times New Roman"/>
                <w:color w:val="0D0D0D"/>
                <w:sz w:val="24"/>
                <w:szCs w:val="24"/>
                <w:shd w:val="clear" w:color="auto" w:fill="FFFFFF"/>
              </w:rPr>
              <w:t>)</w:t>
            </w:r>
            <w:proofErr w:type="gramEnd"/>
          </w:p>
        </w:tc>
        <w:tc>
          <w:tcPr>
            <w:tcW w:w="1696" w:type="dxa"/>
          </w:tcPr>
          <w:p w14:paraId="7D1EA5D4" w14:textId="1014BA4A" w:rsidR="00A604FA" w:rsidRPr="002679E6" w:rsidRDefault="002679E6" w:rsidP="002679E6">
            <w:pPr>
              <w:jc w:val="center"/>
              <w:rPr>
                <w:rFonts w:ascii="Times New Roman" w:hAnsi="Times New Roman" w:cs="Times New Roman"/>
                <w:color w:val="0D0D0D"/>
                <w:sz w:val="24"/>
                <w:szCs w:val="24"/>
                <w:shd w:val="clear" w:color="auto" w:fill="FFFFFF"/>
              </w:rPr>
            </w:pPr>
            <w:r w:rsidRPr="002679E6">
              <w:rPr>
                <w:rFonts w:ascii="Times New Roman" w:hAnsi="Times New Roman" w:cs="Times New Roman"/>
                <w:color w:val="0D0D0D"/>
                <w:sz w:val="24"/>
                <w:szCs w:val="24"/>
                <w:shd w:val="clear" w:color="auto" w:fill="FFFFFF"/>
              </w:rPr>
              <w:t>Could</w:t>
            </w:r>
          </w:p>
        </w:tc>
      </w:tr>
      <w:tr w:rsidR="00A604FA" w:rsidRPr="002679E6" w14:paraId="5AE9761C" w14:textId="77777777" w:rsidTr="00B06234">
        <w:tc>
          <w:tcPr>
            <w:tcW w:w="585" w:type="dxa"/>
          </w:tcPr>
          <w:p w14:paraId="14D6B25B" w14:textId="6EC73D60" w:rsidR="00A604FA" w:rsidRPr="002679E6" w:rsidRDefault="00401055" w:rsidP="002679E6">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6</w:t>
            </w:r>
          </w:p>
        </w:tc>
        <w:tc>
          <w:tcPr>
            <w:tcW w:w="1962" w:type="dxa"/>
          </w:tcPr>
          <w:p w14:paraId="594CF190" w14:textId="37A18B4D" w:rsidR="00A604FA" w:rsidRPr="002679E6" w:rsidRDefault="002679E6" w:rsidP="002679E6">
            <w:pPr>
              <w:jc w:val="both"/>
              <w:rPr>
                <w:rFonts w:ascii="Times New Roman" w:hAnsi="Times New Roman" w:cs="Times New Roman"/>
                <w:color w:val="0D0D0D"/>
                <w:sz w:val="24"/>
                <w:szCs w:val="24"/>
                <w:shd w:val="clear" w:color="auto" w:fill="FFFFFF"/>
              </w:rPr>
            </w:pPr>
            <w:r w:rsidRPr="002679E6">
              <w:rPr>
                <w:rFonts w:ascii="Times New Roman" w:hAnsi="Times New Roman" w:cs="Times New Roman"/>
                <w:color w:val="0D0D0D"/>
                <w:sz w:val="24"/>
                <w:szCs w:val="24"/>
                <w:shd w:val="clear" w:color="auto" w:fill="FFFFFF"/>
              </w:rPr>
              <w:t>Réinitialis</w:t>
            </w:r>
            <w:r w:rsidR="002446D7">
              <w:rPr>
                <w:rFonts w:ascii="Times New Roman" w:hAnsi="Times New Roman" w:cs="Times New Roman"/>
                <w:color w:val="0D0D0D"/>
                <w:sz w:val="24"/>
                <w:szCs w:val="24"/>
                <w:shd w:val="clear" w:color="auto" w:fill="FFFFFF"/>
              </w:rPr>
              <w:t xml:space="preserve">er </w:t>
            </w:r>
            <w:r w:rsidRPr="002679E6">
              <w:rPr>
                <w:rFonts w:ascii="Times New Roman" w:hAnsi="Times New Roman" w:cs="Times New Roman"/>
                <w:color w:val="0D0D0D"/>
                <w:sz w:val="24"/>
                <w:szCs w:val="24"/>
                <w:shd w:val="clear" w:color="auto" w:fill="FFFFFF"/>
              </w:rPr>
              <w:t>mot de</w:t>
            </w:r>
            <w:r>
              <w:rPr>
                <w:rFonts w:ascii="Times New Roman" w:hAnsi="Times New Roman" w:cs="Times New Roman"/>
                <w:color w:val="0D0D0D"/>
                <w:sz w:val="24"/>
                <w:szCs w:val="24"/>
                <w:shd w:val="clear" w:color="auto" w:fill="FFFFFF"/>
              </w:rPr>
              <w:t xml:space="preserve"> </w:t>
            </w:r>
            <w:r w:rsidRPr="002679E6">
              <w:rPr>
                <w:rFonts w:ascii="Times New Roman" w:hAnsi="Times New Roman" w:cs="Times New Roman"/>
                <w:color w:val="0D0D0D"/>
                <w:sz w:val="24"/>
                <w:szCs w:val="24"/>
                <w:shd w:val="clear" w:color="auto" w:fill="FFFFFF"/>
              </w:rPr>
              <w:t>passe</w:t>
            </w:r>
          </w:p>
        </w:tc>
        <w:tc>
          <w:tcPr>
            <w:tcW w:w="850" w:type="dxa"/>
          </w:tcPr>
          <w:p w14:paraId="0B850C4D" w14:textId="4D6E2AD5" w:rsidR="00A604FA" w:rsidRPr="002679E6" w:rsidRDefault="00401055" w:rsidP="002679E6">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6</w:t>
            </w:r>
          </w:p>
        </w:tc>
        <w:tc>
          <w:tcPr>
            <w:tcW w:w="3969" w:type="dxa"/>
          </w:tcPr>
          <w:p w14:paraId="0A35A524" w14:textId="7B41DFC1" w:rsidR="00A604FA" w:rsidRPr="002679E6" w:rsidRDefault="002679E6" w:rsidP="00746337">
            <w:pPr>
              <w:jc w:val="both"/>
              <w:rPr>
                <w:rFonts w:ascii="Times New Roman" w:hAnsi="Times New Roman" w:cs="Times New Roman"/>
                <w:color w:val="0D0D0D"/>
                <w:sz w:val="24"/>
                <w:szCs w:val="24"/>
                <w:shd w:val="clear" w:color="auto" w:fill="FFFFFF"/>
              </w:rPr>
            </w:pPr>
            <w:r w:rsidRPr="002679E6">
              <w:rPr>
                <w:rFonts w:ascii="Times New Roman" w:hAnsi="Times New Roman" w:cs="Times New Roman"/>
                <w:color w:val="0D0D0D"/>
                <w:sz w:val="24"/>
                <w:szCs w:val="24"/>
                <w:shd w:val="clear" w:color="auto" w:fill="FFFFFF"/>
              </w:rPr>
              <w:t>En tant qu'utilisateur, je souhaite réinitialise</w:t>
            </w:r>
            <w:r w:rsidR="008F166C">
              <w:rPr>
                <w:rFonts w:ascii="Times New Roman" w:hAnsi="Times New Roman" w:cs="Times New Roman"/>
                <w:color w:val="0D0D0D"/>
                <w:sz w:val="24"/>
                <w:szCs w:val="24"/>
                <w:shd w:val="clear" w:color="auto" w:fill="FFFFFF"/>
              </w:rPr>
              <w:t xml:space="preserve">r </w:t>
            </w:r>
            <w:r w:rsidRPr="002679E6">
              <w:rPr>
                <w:rFonts w:ascii="Times New Roman" w:hAnsi="Times New Roman" w:cs="Times New Roman"/>
                <w:color w:val="0D0D0D"/>
                <w:sz w:val="24"/>
                <w:szCs w:val="24"/>
                <w:shd w:val="clear" w:color="auto" w:fill="FFFFFF"/>
              </w:rPr>
              <w:t xml:space="preserve">mon mot de passe en cas </w:t>
            </w:r>
            <w:r w:rsidRPr="002679E6">
              <w:rPr>
                <w:rFonts w:ascii="Times New Roman" w:hAnsi="Times New Roman" w:cs="Times New Roman"/>
                <w:color w:val="0D0D0D"/>
                <w:sz w:val="24"/>
                <w:szCs w:val="24"/>
                <w:shd w:val="clear" w:color="auto" w:fill="FFFFFF"/>
              </w:rPr>
              <w:lastRenderedPageBreak/>
              <w:t>d'oubli, afin de</w:t>
            </w:r>
            <w:r w:rsidR="008F166C">
              <w:rPr>
                <w:rFonts w:ascii="Times New Roman" w:hAnsi="Times New Roman" w:cs="Times New Roman"/>
                <w:color w:val="0D0D0D"/>
                <w:sz w:val="24"/>
                <w:szCs w:val="24"/>
                <w:shd w:val="clear" w:color="auto" w:fill="FFFFFF"/>
              </w:rPr>
              <w:t xml:space="preserve"> </w:t>
            </w:r>
            <w:r w:rsidR="008F166C" w:rsidRPr="008F166C">
              <w:rPr>
                <w:rFonts w:ascii="Times New Roman" w:hAnsi="Times New Roman" w:cs="Times New Roman"/>
                <w:color w:val="0D0D0D"/>
                <w:sz w:val="24"/>
                <w:szCs w:val="24"/>
                <w:shd w:val="clear" w:color="auto" w:fill="FFFFFF"/>
              </w:rPr>
              <w:t>récupérer</w:t>
            </w:r>
            <w:r w:rsidR="008F166C">
              <w:rPr>
                <w:rFonts w:ascii="Segoe UI" w:hAnsi="Segoe UI" w:cs="Segoe UI"/>
                <w:color w:val="0D0D0D"/>
                <w:shd w:val="clear" w:color="auto" w:fill="FFFFFF"/>
              </w:rPr>
              <w:t xml:space="preserve"> </w:t>
            </w:r>
            <w:r w:rsidRPr="002679E6">
              <w:rPr>
                <w:rFonts w:ascii="Times New Roman" w:hAnsi="Times New Roman" w:cs="Times New Roman"/>
                <w:color w:val="0D0D0D"/>
                <w:sz w:val="24"/>
                <w:szCs w:val="24"/>
                <w:shd w:val="clear" w:color="auto" w:fill="FFFFFF"/>
              </w:rPr>
              <w:t>l'accès à mon compte.</w:t>
            </w:r>
          </w:p>
        </w:tc>
        <w:tc>
          <w:tcPr>
            <w:tcW w:w="1696" w:type="dxa"/>
          </w:tcPr>
          <w:p w14:paraId="470D0E46" w14:textId="67C00FB8" w:rsidR="00A604FA" w:rsidRPr="002679E6" w:rsidRDefault="008F166C" w:rsidP="008F166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lastRenderedPageBreak/>
              <w:t>Should</w:t>
            </w:r>
          </w:p>
        </w:tc>
      </w:tr>
      <w:tr w:rsidR="00964871" w:rsidRPr="002679E6" w14:paraId="1CBDA0D9" w14:textId="77777777" w:rsidTr="00B06234">
        <w:tc>
          <w:tcPr>
            <w:tcW w:w="585" w:type="dxa"/>
          </w:tcPr>
          <w:p w14:paraId="4964F27A" w14:textId="1FA35B38" w:rsidR="00964871" w:rsidRPr="002679E6" w:rsidRDefault="00401055"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7</w:t>
            </w:r>
          </w:p>
        </w:tc>
        <w:tc>
          <w:tcPr>
            <w:tcW w:w="1962" w:type="dxa"/>
          </w:tcPr>
          <w:p w14:paraId="697CB9D5" w14:textId="3F064B44" w:rsidR="00964871" w:rsidRDefault="00964871" w:rsidP="00964871">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Consulter la liste des équipements</w:t>
            </w:r>
          </w:p>
          <w:p w14:paraId="7A0E57A8" w14:textId="5AB193B7" w:rsidR="00964871" w:rsidRPr="002679E6" w:rsidRDefault="00964871" w:rsidP="00964871">
            <w:pPr>
              <w:rPr>
                <w:rFonts w:ascii="Times New Roman" w:hAnsi="Times New Roman" w:cs="Times New Roman"/>
                <w:color w:val="0D0D0D"/>
                <w:sz w:val="24"/>
                <w:szCs w:val="24"/>
                <w:shd w:val="clear" w:color="auto" w:fill="FFFFFF"/>
              </w:rPr>
            </w:pPr>
          </w:p>
        </w:tc>
        <w:tc>
          <w:tcPr>
            <w:tcW w:w="850" w:type="dxa"/>
          </w:tcPr>
          <w:p w14:paraId="40B71826" w14:textId="188D44B2" w:rsidR="00964871" w:rsidRPr="002679E6" w:rsidRDefault="00401055" w:rsidP="00746337">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7</w:t>
            </w:r>
          </w:p>
        </w:tc>
        <w:tc>
          <w:tcPr>
            <w:tcW w:w="3969" w:type="dxa"/>
          </w:tcPr>
          <w:p w14:paraId="39639E34" w14:textId="2A72C0CE" w:rsidR="00D72589" w:rsidRPr="002679E6" w:rsidRDefault="00964871" w:rsidP="00746337">
            <w:pPr>
              <w:jc w:val="both"/>
              <w:rPr>
                <w:rFonts w:ascii="Times New Roman" w:hAnsi="Times New Roman" w:cs="Times New Roman"/>
                <w:color w:val="0D0D0D"/>
                <w:sz w:val="24"/>
                <w:szCs w:val="24"/>
                <w:shd w:val="clear" w:color="auto" w:fill="FFFFFF"/>
              </w:rPr>
            </w:pPr>
            <w:r w:rsidRPr="00964871">
              <w:rPr>
                <w:rFonts w:ascii="Times New Roman" w:hAnsi="Times New Roman" w:cs="Times New Roman"/>
                <w:color w:val="0D0D0D"/>
                <w:sz w:val="24"/>
                <w:szCs w:val="24"/>
                <w:shd w:val="clear" w:color="auto" w:fill="FFFFFF"/>
              </w:rPr>
              <w:t xml:space="preserve">En tant </w:t>
            </w:r>
            <w:r>
              <w:rPr>
                <w:rFonts w:ascii="Times New Roman" w:hAnsi="Times New Roman" w:cs="Times New Roman"/>
                <w:color w:val="0D0D0D"/>
                <w:sz w:val="24"/>
                <w:szCs w:val="24"/>
                <w:shd w:val="clear" w:color="auto" w:fill="FFFFFF"/>
              </w:rPr>
              <w:t>que chef d’équipe</w:t>
            </w:r>
            <w:r w:rsidRPr="00964871">
              <w:rPr>
                <w:rFonts w:ascii="Times New Roman" w:hAnsi="Times New Roman" w:cs="Times New Roman"/>
                <w:color w:val="0D0D0D"/>
                <w:sz w:val="24"/>
                <w:szCs w:val="24"/>
                <w:shd w:val="clear" w:color="auto" w:fill="FFFFFF"/>
              </w:rPr>
              <w:t>, je veux pouvoir</w:t>
            </w:r>
            <w:r w:rsidR="00746337">
              <w:rPr>
                <w:rFonts w:ascii="Times New Roman" w:hAnsi="Times New Roman" w:cs="Times New Roman"/>
                <w:color w:val="0D0D0D"/>
                <w:sz w:val="24"/>
                <w:szCs w:val="24"/>
                <w:shd w:val="clear" w:color="auto" w:fill="FFFFFF"/>
              </w:rPr>
              <w:t xml:space="preserve"> </w:t>
            </w:r>
            <w:r w:rsidRPr="00964871">
              <w:rPr>
                <w:rFonts w:ascii="Times New Roman" w:hAnsi="Times New Roman" w:cs="Times New Roman"/>
                <w:color w:val="0D0D0D"/>
                <w:sz w:val="24"/>
                <w:szCs w:val="24"/>
                <w:shd w:val="clear" w:color="auto" w:fill="FFFFFF"/>
              </w:rPr>
              <w:t>accéder à une vue globale de tous les</w:t>
            </w:r>
            <w:r w:rsidR="00746337">
              <w:rPr>
                <w:rFonts w:ascii="Times New Roman" w:hAnsi="Times New Roman" w:cs="Times New Roman"/>
                <w:color w:val="0D0D0D"/>
                <w:sz w:val="24"/>
                <w:szCs w:val="24"/>
                <w:shd w:val="clear" w:color="auto" w:fill="FFFFFF"/>
              </w:rPr>
              <w:t xml:space="preserve"> </w:t>
            </w:r>
            <w:r w:rsidR="00D72589">
              <w:rPr>
                <w:rFonts w:ascii="Times New Roman" w:hAnsi="Times New Roman" w:cs="Times New Roman"/>
                <w:color w:val="0D0D0D"/>
                <w:sz w:val="24"/>
                <w:szCs w:val="24"/>
                <w:shd w:val="clear" w:color="auto" w:fill="FFFFFF"/>
              </w:rPr>
              <w:t>équipements.</w:t>
            </w:r>
          </w:p>
          <w:p w14:paraId="4B263DE0" w14:textId="5CD6329D" w:rsidR="00964871" w:rsidRPr="002679E6" w:rsidRDefault="00964871" w:rsidP="00746337">
            <w:pPr>
              <w:jc w:val="both"/>
              <w:rPr>
                <w:rFonts w:ascii="Times New Roman" w:hAnsi="Times New Roman" w:cs="Times New Roman"/>
                <w:color w:val="0D0D0D"/>
                <w:sz w:val="24"/>
                <w:szCs w:val="24"/>
                <w:shd w:val="clear" w:color="auto" w:fill="FFFFFF"/>
              </w:rPr>
            </w:pPr>
          </w:p>
        </w:tc>
        <w:tc>
          <w:tcPr>
            <w:tcW w:w="1696" w:type="dxa"/>
          </w:tcPr>
          <w:p w14:paraId="15208C93" w14:textId="77ABC9E0" w:rsidR="00964871" w:rsidRPr="002679E6" w:rsidRDefault="00401055"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Should</w:t>
            </w:r>
          </w:p>
        </w:tc>
      </w:tr>
      <w:tr w:rsidR="00964871" w:rsidRPr="002679E6" w14:paraId="7EBCA1DC" w14:textId="77777777" w:rsidTr="00B06234">
        <w:tc>
          <w:tcPr>
            <w:tcW w:w="585" w:type="dxa"/>
          </w:tcPr>
          <w:p w14:paraId="31D05636" w14:textId="0B3DB3EF" w:rsidR="00964871" w:rsidRPr="002679E6" w:rsidRDefault="00401055"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8</w:t>
            </w:r>
          </w:p>
        </w:tc>
        <w:tc>
          <w:tcPr>
            <w:tcW w:w="1962" w:type="dxa"/>
          </w:tcPr>
          <w:p w14:paraId="0ECB4000" w14:textId="77777777" w:rsidR="00964871" w:rsidRDefault="00964871" w:rsidP="00964871">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Ajouter un équipement</w:t>
            </w:r>
          </w:p>
          <w:p w14:paraId="35AF9DE2" w14:textId="70F1FEDC" w:rsidR="00964871" w:rsidRPr="002679E6" w:rsidRDefault="00964871" w:rsidP="00964871">
            <w:pPr>
              <w:rPr>
                <w:rFonts w:ascii="Times New Roman" w:hAnsi="Times New Roman" w:cs="Times New Roman"/>
                <w:color w:val="0D0D0D"/>
                <w:sz w:val="24"/>
                <w:szCs w:val="24"/>
                <w:shd w:val="clear" w:color="auto" w:fill="FFFFFF"/>
              </w:rPr>
            </w:pPr>
          </w:p>
        </w:tc>
        <w:tc>
          <w:tcPr>
            <w:tcW w:w="850" w:type="dxa"/>
          </w:tcPr>
          <w:p w14:paraId="208823FF" w14:textId="2167BC1A" w:rsidR="00964871" w:rsidRPr="002679E6" w:rsidRDefault="00401055"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8</w:t>
            </w:r>
          </w:p>
        </w:tc>
        <w:tc>
          <w:tcPr>
            <w:tcW w:w="3969" w:type="dxa"/>
          </w:tcPr>
          <w:p w14:paraId="683A4D9B" w14:textId="664E98FC" w:rsidR="00D72589" w:rsidRPr="00D72589" w:rsidRDefault="00D72589" w:rsidP="00746337">
            <w:pPr>
              <w:jc w:val="both"/>
              <w:rPr>
                <w:rFonts w:ascii="Times New Roman" w:hAnsi="Times New Roman" w:cs="Times New Roman"/>
                <w:color w:val="0D0D0D"/>
                <w:sz w:val="24"/>
                <w:szCs w:val="24"/>
                <w:shd w:val="clear" w:color="auto" w:fill="FFFFFF"/>
              </w:rPr>
            </w:pPr>
            <w:r w:rsidRPr="00D72589">
              <w:rPr>
                <w:rFonts w:ascii="Times New Roman" w:hAnsi="Times New Roman" w:cs="Times New Roman"/>
                <w:color w:val="0D0D0D"/>
                <w:sz w:val="24"/>
                <w:szCs w:val="24"/>
                <w:shd w:val="clear" w:color="auto" w:fill="FFFFFF"/>
              </w:rPr>
              <w:t xml:space="preserve">En tant </w:t>
            </w:r>
            <w:r>
              <w:rPr>
                <w:rFonts w:ascii="Times New Roman" w:hAnsi="Times New Roman" w:cs="Times New Roman"/>
                <w:color w:val="0D0D0D"/>
                <w:sz w:val="24"/>
                <w:szCs w:val="24"/>
                <w:shd w:val="clear" w:color="auto" w:fill="FFFFFF"/>
              </w:rPr>
              <w:t>que chef d’équipe</w:t>
            </w:r>
            <w:r w:rsidRPr="00D72589">
              <w:rPr>
                <w:rFonts w:ascii="Times New Roman" w:hAnsi="Times New Roman" w:cs="Times New Roman"/>
                <w:color w:val="0D0D0D"/>
                <w:sz w:val="24"/>
                <w:szCs w:val="24"/>
                <w:shd w:val="clear" w:color="auto" w:fill="FFFFFF"/>
              </w:rPr>
              <w:t>, je veux pouvoir</w:t>
            </w:r>
            <w:r w:rsidR="00746337">
              <w:rPr>
                <w:rFonts w:ascii="Times New Roman" w:hAnsi="Times New Roman" w:cs="Times New Roman"/>
                <w:color w:val="0D0D0D"/>
                <w:sz w:val="24"/>
                <w:szCs w:val="24"/>
                <w:shd w:val="clear" w:color="auto" w:fill="FFFFFF"/>
              </w:rPr>
              <w:t xml:space="preserve"> </w:t>
            </w:r>
            <w:r w:rsidRPr="00D72589">
              <w:rPr>
                <w:rFonts w:ascii="Times New Roman" w:hAnsi="Times New Roman" w:cs="Times New Roman"/>
                <w:color w:val="0D0D0D"/>
                <w:sz w:val="24"/>
                <w:szCs w:val="24"/>
                <w:shd w:val="clear" w:color="auto" w:fill="FFFFFF"/>
              </w:rPr>
              <w:t>ajouter de nouv</w:t>
            </w:r>
            <w:r w:rsidR="00746337">
              <w:rPr>
                <w:rFonts w:ascii="Times New Roman" w:hAnsi="Times New Roman" w:cs="Times New Roman"/>
                <w:color w:val="0D0D0D"/>
                <w:sz w:val="24"/>
                <w:szCs w:val="24"/>
                <w:shd w:val="clear" w:color="auto" w:fill="FFFFFF"/>
              </w:rPr>
              <w:t>eaux</w:t>
            </w:r>
            <w:r w:rsidRPr="00D72589">
              <w:rPr>
                <w:rFonts w:ascii="Times New Roman" w:hAnsi="Times New Roman" w:cs="Times New Roman"/>
                <w:color w:val="0D0D0D"/>
                <w:sz w:val="24"/>
                <w:szCs w:val="24"/>
                <w:shd w:val="clear" w:color="auto" w:fill="FFFFFF"/>
              </w:rPr>
              <w:t xml:space="preserve"> </w:t>
            </w:r>
            <w:r>
              <w:rPr>
                <w:rFonts w:ascii="Times New Roman" w:hAnsi="Times New Roman" w:cs="Times New Roman"/>
                <w:color w:val="0D0D0D"/>
                <w:sz w:val="24"/>
                <w:szCs w:val="24"/>
                <w:shd w:val="clear" w:color="auto" w:fill="FFFFFF"/>
              </w:rPr>
              <w:t>équipements</w:t>
            </w:r>
            <w:r w:rsidR="00746337">
              <w:rPr>
                <w:rFonts w:ascii="Times New Roman" w:hAnsi="Times New Roman" w:cs="Times New Roman"/>
                <w:color w:val="0D0D0D"/>
                <w:sz w:val="24"/>
                <w:szCs w:val="24"/>
                <w:shd w:val="clear" w:color="auto" w:fill="FFFFFF"/>
              </w:rPr>
              <w:t xml:space="preserve"> </w:t>
            </w:r>
            <w:r w:rsidRPr="00D72589">
              <w:rPr>
                <w:rFonts w:ascii="Times New Roman" w:hAnsi="Times New Roman" w:cs="Times New Roman"/>
                <w:color w:val="0D0D0D"/>
                <w:sz w:val="24"/>
                <w:szCs w:val="24"/>
                <w:shd w:val="clear" w:color="auto" w:fill="FFFFFF"/>
              </w:rPr>
              <w:t>fournissant les informations requises telles que</w:t>
            </w:r>
          </w:p>
          <w:p w14:paraId="21D9A0F7" w14:textId="03B1D8ED" w:rsidR="00964871" w:rsidRPr="002679E6" w:rsidRDefault="00D72589" w:rsidP="00746337">
            <w:pPr>
              <w:jc w:val="both"/>
              <w:rPr>
                <w:rFonts w:ascii="Times New Roman" w:hAnsi="Times New Roman" w:cs="Times New Roman"/>
                <w:color w:val="0D0D0D"/>
                <w:sz w:val="24"/>
                <w:szCs w:val="24"/>
                <w:shd w:val="clear" w:color="auto" w:fill="FFFFFF"/>
              </w:rPr>
            </w:pPr>
            <w:proofErr w:type="gramStart"/>
            <w:r w:rsidRPr="00D72589">
              <w:rPr>
                <w:rFonts w:ascii="Times New Roman" w:hAnsi="Times New Roman" w:cs="Times New Roman"/>
                <w:color w:val="0D0D0D"/>
                <w:sz w:val="24"/>
                <w:szCs w:val="24"/>
                <w:shd w:val="clear" w:color="auto" w:fill="FFFFFF"/>
              </w:rPr>
              <w:t>le</w:t>
            </w:r>
            <w:proofErr w:type="gramEnd"/>
            <w:r w:rsidRPr="00D72589">
              <w:rPr>
                <w:rFonts w:ascii="Times New Roman" w:hAnsi="Times New Roman" w:cs="Times New Roman"/>
                <w:color w:val="0D0D0D"/>
                <w:sz w:val="24"/>
                <w:szCs w:val="24"/>
                <w:shd w:val="clear" w:color="auto" w:fill="FFFFFF"/>
              </w:rPr>
              <w:t xml:space="preserve"> nom, </w:t>
            </w:r>
            <w:r>
              <w:rPr>
                <w:rFonts w:ascii="Times New Roman" w:hAnsi="Times New Roman" w:cs="Times New Roman"/>
                <w:color w:val="0D0D0D"/>
                <w:sz w:val="24"/>
                <w:szCs w:val="24"/>
                <w:shd w:val="clear" w:color="auto" w:fill="FFFFFF"/>
              </w:rPr>
              <w:t>le mod</w:t>
            </w:r>
            <w:r w:rsidR="00746337">
              <w:rPr>
                <w:rFonts w:ascii="Times New Roman" w:hAnsi="Times New Roman" w:cs="Times New Roman"/>
                <w:color w:val="0D0D0D"/>
                <w:sz w:val="24"/>
                <w:szCs w:val="24"/>
                <w:shd w:val="clear" w:color="auto" w:fill="FFFFFF"/>
              </w:rPr>
              <w:t>èle</w:t>
            </w:r>
            <w:r>
              <w:rPr>
                <w:rFonts w:ascii="Times New Roman" w:hAnsi="Times New Roman" w:cs="Times New Roman"/>
                <w:color w:val="0D0D0D"/>
                <w:sz w:val="24"/>
                <w:szCs w:val="24"/>
                <w:shd w:val="clear" w:color="auto" w:fill="FFFFFF"/>
              </w:rPr>
              <w:t xml:space="preserve">, la série </w:t>
            </w:r>
            <w:r w:rsidRPr="00D72589">
              <w:rPr>
                <w:rFonts w:ascii="Times New Roman" w:hAnsi="Times New Roman" w:cs="Times New Roman"/>
                <w:color w:val="0D0D0D"/>
                <w:sz w:val="24"/>
                <w:szCs w:val="24"/>
                <w:shd w:val="clear" w:color="auto" w:fill="FFFFFF"/>
              </w:rPr>
              <w:t>etc.</w:t>
            </w:r>
          </w:p>
        </w:tc>
        <w:tc>
          <w:tcPr>
            <w:tcW w:w="1696" w:type="dxa"/>
          </w:tcPr>
          <w:p w14:paraId="3500E777" w14:textId="04610A3F" w:rsidR="00964871" w:rsidRPr="002679E6" w:rsidRDefault="00401055"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Should</w:t>
            </w:r>
          </w:p>
        </w:tc>
      </w:tr>
      <w:tr w:rsidR="00964871" w:rsidRPr="002679E6" w14:paraId="6D7B9E57" w14:textId="77777777" w:rsidTr="00B06234">
        <w:tc>
          <w:tcPr>
            <w:tcW w:w="585" w:type="dxa"/>
          </w:tcPr>
          <w:p w14:paraId="259A68C3" w14:textId="72E64B6F" w:rsidR="00964871" w:rsidRPr="002679E6" w:rsidRDefault="00401055"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9</w:t>
            </w:r>
          </w:p>
        </w:tc>
        <w:tc>
          <w:tcPr>
            <w:tcW w:w="1962" w:type="dxa"/>
          </w:tcPr>
          <w:p w14:paraId="6A75688B" w14:textId="77777777" w:rsidR="00964871" w:rsidRDefault="00964871" w:rsidP="00964871">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Suppression d’un équipement</w:t>
            </w:r>
          </w:p>
          <w:p w14:paraId="0FC87889" w14:textId="73504BB6" w:rsidR="00964871" w:rsidRPr="002679E6" w:rsidRDefault="00964871" w:rsidP="00964871">
            <w:pPr>
              <w:rPr>
                <w:rFonts w:ascii="Times New Roman" w:hAnsi="Times New Roman" w:cs="Times New Roman"/>
                <w:color w:val="0D0D0D"/>
                <w:sz w:val="24"/>
                <w:szCs w:val="24"/>
                <w:shd w:val="clear" w:color="auto" w:fill="FFFFFF"/>
              </w:rPr>
            </w:pPr>
          </w:p>
        </w:tc>
        <w:tc>
          <w:tcPr>
            <w:tcW w:w="850" w:type="dxa"/>
          </w:tcPr>
          <w:p w14:paraId="2FB1D3C9" w14:textId="7E13E03A" w:rsidR="00964871" w:rsidRPr="002679E6" w:rsidRDefault="00401055"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9</w:t>
            </w:r>
          </w:p>
        </w:tc>
        <w:tc>
          <w:tcPr>
            <w:tcW w:w="3969" w:type="dxa"/>
          </w:tcPr>
          <w:p w14:paraId="5416A2C8" w14:textId="3DEE2871" w:rsidR="00964871" w:rsidRPr="002679E6" w:rsidRDefault="00D72589" w:rsidP="00746337">
            <w:pPr>
              <w:jc w:val="both"/>
              <w:rPr>
                <w:rFonts w:ascii="Times New Roman" w:hAnsi="Times New Roman" w:cs="Times New Roman"/>
                <w:color w:val="0D0D0D"/>
                <w:sz w:val="24"/>
                <w:szCs w:val="24"/>
                <w:shd w:val="clear" w:color="auto" w:fill="FFFFFF"/>
              </w:rPr>
            </w:pPr>
            <w:r w:rsidRPr="00D72589">
              <w:rPr>
                <w:rFonts w:ascii="Times New Roman" w:hAnsi="Times New Roman" w:cs="Times New Roman"/>
                <w:color w:val="0D0D0D"/>
                <w:sz w:val="24"/>
                <w:szCs w:val="24"/>
                <w:shd w:val="clear" w:color="auto" w:fill="FFFFFF"/>
              </w:rPr>
              <w:t xml:space="preserve">En tant </w:t>
            </w:r>
            <w:r>
              <w:rPr>
                <w:rFonts w:ascii="Times New Roman" w:hAnsi="Times New Roman" w:cs="Times New Roman"/>
                <w:color w:val="0D0D0D"/>
                <w:sz w:val="24"/>
                <w:szCs w:val="24"/>
                <w:shd w:val="clear" w:color="auto" w:fill="FFFFFF"/>
              </w:rPr>
              <w:t>que chef d’équipe</w:t>
            </w:r>
            <w:r w:rsidRPr="00D72589">
              <w:rPr>
                <w:rFonts w:ascii="Times New Roman" w:hAnsi="Times New Roman" w:cs="Times New Roman"/>
                <w:color w:val="0D0D0D"/>
                <w:sz w:val="24"/>
                <w:szCs w:val="24"/>
                <w:shd w:val="clear" w:color="auto" w:fill="FFFFFF"/>
              </w:rPr>
              <w:t>, je veux pouvoir</w:t>
            </w:r>
            <w:r w:rsidR="00746337">
              <w:rPr>
                <w:rFonts w:ascii="Times New Roman" w:hAnsi="Times New Roman" w:cs="Times New Roman"/>
                <w:color w:val="0D0D0D"/>
                <w:sz w:val="24"/>
                <w:szCs w:val="24"/>
                <w:shd w:val="clear" w:color="auto" w:fill="FFFFFF"/>
              </w:rPr>
              <w:t xml:space="preserve"> s</w:t>
            </w:r>
            <w:r w:rsidRPr="00D72589">
              <w:rPr>
                <w:rFonts w:ascii="Times New Roman" w:hAnsi="Times New Roman" w:cs="Times New Roman"/>
                <w:color w:val="0D0D0D"/>
                <w:sz w:val="24"/>
                <w:szCs w:val="24"/>
                <w:shd w:val="clear" w:color="auto" w:fill="FFFFFF"/>
              </w:rPr>
              <w:t xml:space="preserve">upprimer des </w:t>
            </w:r>
            <w:r>
              <w:rPr>
                <w:rFonts w:ascii="Times New Roman" w:hAnsi="Times New Roman" w:cs="Times New Roman"/>
                <w:color w:val="0D0D0D"/>
                <w:sz w:val="24"/>
                <w:szCs w:val="24"/>
                <w:shd w:val="clear" w:color="auto" w:fill="FFFFFF"/>
              </w:rPr>
              <w:t>équipements</w:t>
            </w:r>
            <w:r w:rsidRPr="00D72589">
              <w:rPr>
                <w:rFonts w:ascii="Times New Roman" w:hAnsi="Times New Roman" w:cs="Times New Roman"/>
                <w:color w:val="0D0D0D"/>
                <w:sz w:val="24"/>
                <w:szCs w:val="24"/>
                <w:shd w:val="clear" w:color="auto" w:fill="FFFFFF"/>
              </w:rPr>
              <w:t>.</w:t>
            </w:r>
          </w:p>
        </w:tc>
        <w:tc>
          <w:tcPr>
            <w:tcW w:w="1696" w:type="dxa"/>
          </w:tcPr>
          <w:p w14:paraId="036FA78E" w14:textId="35C87707" w:rsidR="00964871" w:rsidRPr="002679E6" w:rsidRDefault="00401055"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Could</w:t>
            </w:r>
          </w:p>
        </w:tc>
      </w:tr>
      <w:tr w:rsidR="00964871" w:rsidRPr="0046735A" w14:paraId="57D59666" w14:textId="77777777" w:rsidTr="00B06234">
        <w:tc>
          <w:tcPr>
            <w:tcW w:w="585" w:type="dxa"/>
          </w:tcPr>
          <w:p w14:paraId="3A7672CE" w14:textId="58B23BE0" w:rsidR="00964871" w:rsidRPr="002679E6" w:rsidRDefault="00401055"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10</w:t>
            </w:r>
          </w:p>
        </w:tc>
        <w:tc>
          <w:tcPr>
            <w:tcW w:w="1962" w:type="dxa"/>
          </w:tcPr>
          <w:p w14:paraId="5819CE1D" w14:textId="77777777" w:rsidR="00964871" w:rsidRDefault="00964871" w:rsidP="00964871">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Modifier des détails d’un équipement </w:t>
            </w:r>
          </w:p>
          <w:p w14:paraId="659B60FF" w14:textId="35389E33" w:rsidR="00964871" w:rsidRPr="002679E6" w:rsidRDefault="00964871" w:rsidP="00964871">
            <w:pPr>
              <w:rPr>
                <w:rFonts w:ascii="Times New Roman" w:hAnsi="Times New Roman" w:cs="Times New Roman"/>
                <w:color w:val="0D0D0D"/>
                <w:sz w:val="24"/>
                <w:szCs w:val="24"/>
                <w:shd w:val="clear" w:color="auto" w:fill="FFFFFF"/>
              </w:rPr>
            </w:pPr>
          </w:p>
        </w:tc>
        <w:tc>
          <w:tcPr>
            <w:tcW w:w="850" w:type="dxa"/>
          </w:tcPr>
          <w:p w14:paraId="6D1F24C5" w14:textId="6E698304" w:rsidR="00964871" w:rsidRPr="002679E6" w:rsidRDefault="00401055"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10</w:t>
            </w:r>
          </w:p>
        </w:tc>
        <w:tc>
          <w:tcPr>
            <w:tcW w:w="3969" w:type="dxa"/>
          </w:tcPr>
          <w:p w14:paraId="5ED294E6" w14:textId="767669CB" w:rsidR="00964871" w:rsidRPr="00D72589" w:rsidRDefault="00D72589" w:rsidP="00746337">
            <w:pPr>
              <w:jc w:val="both"/>
              <w:rPr>
                <w:rFonts w:ascii="Times New Roman" w:hAnsi="Times New Roman" w:cs="Times New Roman"/>
                <w:color w:val="0D0D0D"/>
                <w:sz w:val="24"/>
                <w:szCs w:val="24"/>
                <w:shd w:val="clear" w:color="auto" w:fill="FFFFFF"/>
              </w:rPr>
            </w:pPr>
            <w:r w:rsidRPr="00D72589">
              <w:rPr>
                <w:rFonts w:ascii="Times New Roman" w:hAnsi="Times New Roman" w:cs="Times New Roman"/>
                <w:color w:val="0D0D0D"/>
                <w:sz w:val="24"/>
                <w:szCs w:val="24"/>
                <w:shd w:val="clear" w:color="auto" w:fill="FFFFFF"/>
              </w:rPr>
              <w:t>En tant que ch</w:t>
            </w:r>
            <w:r>
              <w:rPr>
                <w:rFonts w:ascii="Times New Roman" w:hAnsi="Times New Roman" w:cs="Times New Roman"/>
                <w:color w:val="0D0D0D"/>
                <w:sz w:val="24"/>
                <w:szCs w:val="24"/>
                <w:shd w:val="clear" w:color="auto" w:fill="FFFFFF"/>
              </w:rPr>
              <w:t>ef d’équipe</w:t>
            </w:r>
            <w:r w:rsidRPr="00D72589">
              <w:rPr>
                <w:rFonts w:ascii="Times New Roman" w:hAnsi="Times New Roman" w:cs="Times New Roman"/>
                <w:color w:val="0D0D0D"/>
                <w:sz w:val="24"/>
                <w:szCs w:val="24"/>
                <w:shd w:val="clear" w:color="auto" w:fill="FFFFFF"/>
              </w:rPr>
              <w:t>, je</w:t>
            </w:r>
            <w:r w:rsidR="00746337">
              <w:rPr>
                <w:rFonts w:ascii="Times New Roman" w:hAnsi="Times New Roman" w:cs="Times New Roman"/>
                <w:color w:val="0D0D0D"/>
                <w:sz w:val="24"/>
                <w:szCs w:val="24"/>
                <w:shd w:val="clear" w:color="auto" w:fill="FFFFFF"/>
              </w:rPr>
              <w:t xml:space="preserve"> </w:t>
            </w:r>
            <w:r w:rsidRPr="00D72589">
              <w:rPr>
                <w:rFonts w:ascii="Times New Roman" w:hAnsi="Times New Roman" w:cs="Times New Roman"/>
                <w:color w:val="0D0D0D"/>
                <w:sz w:val="24"/>
                <w:szCs w:val="24"/>
                <w:shd w:val="clear" w:color="auto" w:fill="FFFFFF"/>
              </w:rPr>
              <w:t>veux pouvoir modifier les détails d’un</w:t>
            </w:r>
            <w:r>
              <w:rPr>
                <w:rFonts w:ascii="Times New Roman" w:hAnsi="Times New Roman" w:cs="Times New Roman"/>
                <w:color w:val="0D0D0D"/>
                <w:sz w:val="24"/>
                <w:szCs w:val="24"/>
                <w:shd w:val="clear" w:color="auto" w:fill="FFFFFF"/>
              </w:rPr>
              <w:t xml:space="preserve"> équipement.</w:t>
            </w:r>
          </w:p>
        </w:tc>
        <w:tc>
          <w:tcPr>
            <w:tcW w:w="1696" w:type="dxa"/>
          </w:tcPr>
          <w:p w14:paraId="4FA714CB" w14:textId="10617B68" w:rsidR="00964871" w:rsidRPr="00D72589" w:rsidRDefault="00401055"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Could</w:t>
            </w:r>
          </w:p>
        </w:tc>
      </w:tr>
      <w:tr w:rsidR="00964871" w:rsidRPr="002679E6" w14:paraId="75592DDF" w14:textId="77777777" w:rsidTr="00B06234">
        <w:tc>
          <w:tcPr>
            <w:tcW w:w="585" w:type="dxa"/>
          </w:tcPr>
          <w:p w14:paraId="37F79B0D" w14:textId="1D47C22C" w:rsidR="00964871" w:rsidRPr="002679E6" w:rsidRDefault="00964871"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w:t>
            </w:r>
            <w:r w:rsidR="00401055">
              <w:rPr>
                <w:rFonts w:ascii="Times New Roman" w:hAnsi="Times New Roman" w:cs="Times New Roman"/>
                <w:color w:val="0D0D0D"/>
                <w:sz w:val="24"/>
                <w:szCs w:val="24"/>
                <w:shd w:val="clear" w:color="auto" w:fill="FFFFFF"/>
              </w:rPr>
              <w:t>1</w:t>
            </w:r>
          </w:p>
        </w:tc>
        <w:tc>
          <w:tcPr>
            <w:tcW w:w="1962" w:type="dxa"/>
          </w:tcPr>
          <w:p w14:paraId="135E271A" w14:textId="77777777" w:rsidR="00964871" w:rsidRDefault="00964871" w:rsidP="00964871">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Affichage détaillé d’un équipement </w:t>
            </w:r>
          </w:p>
          <w:p w14:paraId="138A84CC" w14:textId="1155605A" w:rsidR="00964871" w:rsidRPr="002679E6" w:rsidRDefault="00964871" w:rsidP="00964871">
            <w:pPr>
              <w:rPr>
                <w:rFonts w:ascii="Times New Roman" w:hAnsi="Times New Roman" w:cs="Times New Roman"/>
                <w:color w:val="0D0D0D"/>
                <w:sz w:val="24"/>
                <w:szCs w:val="24"/>
                <w:shd w:val="clear" w:color="auto" w:fill="FFFFFF"/>
              </w:rPr>
            </w:pPr>
          </w:p>
        </w:tc>
        <w:tc>
          <w:tcPr>
            <w:tcW w:w="850" w:type="dxa"/>
          </w:tcPr>
          <w:p w14:paraId="31040CF4" w14:textId="063B35DE" w:rsidR="00964871" w:rsidRPr="002679E6" w:rsidRDefault="00964871"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w:t>
            </w:r>
            <w:r w:rsidR="00401055">
              <w:rPr>
                <w:rFonts w:ascii="Times New Roman" w:hAnsi="Times New Roman" w:cs="Times New Roman"/>
                <w:color w:val="0D0D0D"/>
                <w:sz w:val="24"/>
                <w:szCs w:val="24"/>
                <w:shd w:val="clear" w:color="auto" w:fill="FFFFFF"/>
              </w:rPr>
              <w:t>1</w:t>
            </w:r>
          </w:p>
        </w:tc>
        <w:tc>
          <w:tcPr>
            <w:tcW w:w="3969" w:type="dxa"/>
          </w:tcPr>
          <w:p w14:paraId="0371AE35" w14:textId="363F1AB2" w:rsidR="00964871" w:rsidRPr="002679E6" w:rsidRDefault="00552BA5" w:rsidP="00746337">
            <w:pPr>
              <w:jc w:val="both"/>
              <w:rPr>
                <w:rFonts w:ascii="Times New Roman" w:hAnsi="Times New Roman" w:cs="Times New Roman"/>
                <w:color w:val="0D0D0D"/>
                <w:sz w:val="24"/>
                <w:szCs w:val="24"/>
                <w:shd w:val="clear" w:color="auto" w:fill="FFFFFF"/>
              </w:rPr>
            </w:pPr>
            <w:r w:rsidRPr="00552BA5">
              <w:rPr>
                <w:rFonts w:ascii="Times New Roman" w:hAnsi="Times New Roman" w:cs="Times New Roman"/>
                <w:color w:val="0D0D0D"/>
                <w:sz w:val="24"/>
                <w:szCs w:val="24"/>
                <w:shd w:val="clear" w:color="auto" w:fill="FFFFFF"/>
              </w:rPr>
              <w:t xml:space="preserve">En tant </w:t>
            </w:r>
            <w:r>
              <w:rPr>
                <w:rFonts w:ascii="Times New Roman" w:hAnsi="Times New Roman" w:cs="Times New Roman"/>
                <w:color w:val="0D0D0D"/>
                <w:sz w:val="24"/>
                <w:szCs w:val="24"/>
                <w:shd w:val="clear" w:color="auto" w:fill="FFFFFF"/>
              </w:rPr>
              <w:t>que chef d’équipe</w:t>
            </w:r>
            <w:r w:rsidRPr="00552BA5">
              <w:rPr>
                <w:rFonts w:ascii="Times New Roman" w:hAnsi="Times New Roman" w:cs="Times New Roman"/>
                <w:color w:val="0D0D0D"/>
                <w:sz w:val="24"/>
                <w:szCs w:val="24"/>
                <w:shd w:val="clear" w:color="auto" w:fill="FFFFFF"/>
              </w:rPr>
              <w:t>, je veux pouvoir afficher les</w:t>
            </w:r>
            <w:r w:rsidR="00746337">
              <w:rPr>
                <w:rFonts w:ascii="Times New Roman" w:hAnsi="Times New Roman" w:cs="Times New Roman"/>
                <w:color w:val="0D0D0D"/>
                <w:sz w:val="24"/>
                <w:szCs w:val="24"/>
                <w:shd w:val="clear" w:color="auto" w:fill="FFFFFF"/>
              </w:rPr>
              <w:t xml:space="preserve"> </w:t>
            </w:r>
            <w:r w:rsidRPr="00552BA5">
              <w:rPr>
                <w:rFonts w:ascii="Times New Roman" w:hAnsi="Times New Roman" w:cs="Times New Roman"/>
                <w:color w:val="0D0D0D"/>
                <w:sz w:val="24"/>
                <w:szCs w:val="24"/>
                <w:shd w:val="clear" w:color="auto" w:fill="FFFFFF"/>
              </w:rPr>
              <w:t xml:space="preserve">détails de chaque </w:t>
            </w:r>
            <w:r>
              <w:rPr>
                <w:rFonts w:ascii="Times New Roman" w:hAnsi="Times New Roman" w:cs="Times New Roman"/>
                <w:color w:val="0D0D0D"/>
                <w:sz w:val="24"/>
                <w:szCs w:val="24"/>
                <w:shd w:val="clear" w:color="auto" w:fill="FFFFFF"/>
              </w:rPr>
              <w:t>équipement</w:t>
            </w:r>
            <w:r w:rsidRPr="00552BA5">
              <w:rPr>
                <w:rFonts w:ascii="Times New Roman" w:hAnsi="Times New Roman" w:cs="Times New Roman"/>
                <w:color w:val="0D0D0D"/>
                <w:sz w:val="24"/>
                <w:szCs w:val="24"/>
                <w:shd w:val="clear" w:color="auto" w:fill="FFFFFF"/>
              </w:rPr>
              <w:t>.</w:t>
            </w:r>
          </w:p>
        </w:tc>
        <w:tc>
          <w:tcPr>
            <w:tcW w:w="1696" w:type="dxa"/>
          </w:tcPr>
          <w:p w14:paraId="3B34D842" w14:textId="45F040CE" w:rsidR="00964871" w:rsidRPr="002679E6" w:rsidRDefault="00401055"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Could</w:t>
            </w:r>
          </w:p>
        </w:tc>
      </w:tr>
      <w:tr w:rsidR="00964871" w:rsidRPr="002679E6" w14:paraId="1D74F94E" w14:textId="77777777" w:rsidTr="00B06234">
        <w:tc>
          <w:tcPr>
            <w:tcW w:w="585" w:type="dxa"/>
          </w:tcPr>
          <w:p w14:paraId="7941B24E" w14:textId="7332524B" w:rsidR="00964871" w:rsidRPr="002679E6" w:rsidRDefault="00964871"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w:t>
            </w:r>
            <w:r w:rsidR="00401055">
              <w:rPr>
                <w:rFonts w:ascii="Times New Roman" w:hAnsi="Times New Roman" w:cs="Times New Roman"/>
                <w:color w:val="0D0D0D"/>
                <w:sz w:val="24"/>
                <w:szCs w:val="24"/>
                <w:shd w:val="clear" w:color="auto" w:fill="FFFFFF"/>
              </w:rPr>
              <w:t>2</w:t>
            </w:r>
          </w:p>
        </w:tc>
        <w:tc>
          <w:tcPr>
            <w:tcW w:w="1962" w:type="dxa"/>
          </w:tcPr>
          <w:p w14:paraId="36B36246" w14:textId="5D14452C" w:rsidR="00964871" w:rsidRPr="002679E6" w:rsidRDefault="00964871" w:rsidP="00964871">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Consulter la liste des interventions</w:t>
            </w:r>
          </w:p>
        </w:tc>
        <w:tc>
          <w:tcPr>
            <w:tcW w:w="850" w:type="dxa"/>
          </w:tcPr>
          <w:p w14:paraId="6862428F" w14:textId="52F5594D" w:rsidR="00964871" w:rsidRPr="002679E6" w:rsidRDefault="00964871"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w:t>
            </w:r>
            <w:r w:rsidR="00401055">
              <w:rPr>
                <w:rFonts w:ascii="Times New Roman" w:hAnsi="Times New Roman" w:cs="Times New Roman"/>
                <w:color w:val="0D0D0D"/>
                <w:sz w:val="24"/>
                <w:szCs w:val="24"/>
                <w:shd w:val="clear" w:color="auto" w:fill="FFFFFF"/>
              </w:rPr>
              <w:t>2</w:t>
            </w:r>
            <w:r>
              <w:rPr>
                <w:rFonts w:ascii="Times New Roman" w:hAnsi="Times New Roman" w:cs="Times New Roman"/>
                <w:color w:val="0D0D0D"/>
                <w:sz w:val="24"/>
                <w:szCs w:val="24"/>
                <w:shd w:val="clear" w:color="auto" w:fill="FFFFFF"/>
              </w:rPr>
              <w:t>.1</w:t>
            </w:r>
          </w:p>
        </w:tc>
        <w:tc>
          <w:tcPr>
            <w:tcW w:w="3969" w:type="dxa"/>
          </w:tcPr>
          <w:p w14:paraId="1CA05B44" w14:textId="55C1E3DD" w:rsidR="00964871" w:rsidRPr="002679E6" w:rsidRDefault="00964871" w:rsidP="00746337">
            <w:pPr>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En tant que Chef d’équipe</w:t>
            </w:r>
            <w:r w:rsidR="00746337">
              <w:rPr>
                <w:rFonts w:ascii="Times New Roman" w:hAnsi="Times New Roman" w:cs="Times New Roman"/>
                <w:color w:val="0D0D0D"/>
                <w:sz w:val="24"/>
                <w:szCs w:val="24"/>
                <w:shd w:val="clear" w:color="auto" w:fill="FFFFFF"/>
              </w:rPr>
              <w:t>,</w:t>
            </w:r>
            <w:r>
              <w:rPr>
                <w:rFonts w:ascii="Times New Roman" w:hAnsi="Times New Roman" w:cs="Times New Roman"/>
                <w:color w:val="0D0D0D"/>
                <w:sz w:val="24"/>
                <w:szCs w:val="24"/>
                <w:shd w:val="clear" w:color="auto" w:fill="FFFFFF"/>
              </w:rPr>
              <w:t xml:space="preserve"> je veux pouvoir accéder </w:t>
            </w:r>
            <w:r w:rsidR="00746337">
              <w:rPr>
                <w:rFonts w:ascii="Times New Roman" w:hAnsi="Times New Roman" w:cs="Times New Roman"/>
                <w:color w:val="0D0D0D"/>
                <w:sz w:val="24"/>
                <w:szCs w:val="24"/>
                <w:shd w:val="clear" w:color="auto" w:fill="FFFFFF"/>
              </w:rPr>
              <w:t>à</w:t>
            </w:r>
            <w:r>
              <w:rPr>
                <w:rFonts w:ascii="Times New Roman" w:hAnsi="Times New Roman" w:cs="Times New Roman"/>
                <w:color w:val="0D0D0D"/>
                <w:sz w:val="24"/>
                <w:szCs w:val="24"/>
                <w:shd w:val="clear" w:color="auto" w:fill="FFFFFF"/>
              </w:rPr>
              <w:t xml:space="preserve"> une vue globale </w:t>
            </w:r>
            <w:r w:rsidR="001970C3">
              <w:rPr>
                <w:rFonts w:ascii="Times New Roman" w:hAnsi="Times New Roman" w:cs="Times New Roman"/>
                <w:color w:val="0D0D0D"/>
                <w:sz w:val="24"/>
                <w:szCs w:val="24"/>
                <w:shd w:val="clear" w:color="auto" w:fill="FFFFFF"/>
              </w:rPr>
              <w:t>de la</w:t>
            </w:r>
            <w:r>
              <w:rPr>
                <w:rFonts w:ascii="Times New Roman" w:hAnsi="Times New Roman" w:cs="Times New Roman"/>
                <w:color w:val="0D0D0D"/>
                <w:sz w:val="24"/>
                <w:szCs w:val="24"/>
                <w:shd w:val="clear" w:color="auto" w:fill="FFFFFF"/>
              </w:rPr>
              <w:t xml:space="preserve"> liste des interventions</w:t>
            </w:r>
            <w:r w:rsidR="00746337">
              <w:rPr>
                <w:rFonts w:ascii="Times New Roman" w:hAnsi="Times New Roman" w:cs="Times New Roman"/>
                <w:color w:val="0D0D0D"/>
                <w:sz w:val="24"/>
                <w:szCs w:val="24"/>
                <w:shd w:val="clear" w:color="auto" w:fill="FFFFFF"/>
              </w:rPr>
              <w:t>.</w:t>
            </w:r>
          </w:p>
        </w:tc>
        <w:tc>
          <w:tcPr>
            <w:tcW w:w="1696" w:type="dxa"/>
          </w:tcPr>
          <w:p w14:paraId="4EDA0815" w14:textId="37B73866" w:rsidR="00964871" w:rsidRPr="002679E6" w:rsidRDefault="00964871"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Should</w:t>
            </w:r>
          </w:p>
        </w:tc>
      </w:tr>
      <w:tr w:rsidR="00964871" w:rsidRPr="002679E6" w14:paraId="173492D6" w14:textId="77777777" w:rsidTr="00B06234">
        <w:tc>
          <w:tcPr>
            <w:tcW w:w="585" w:type="dxa"/>
          </w:tcPr>
          <w:p w14:paraId="2B8CD97D" w14:textId="77777777" w:rsidR="00964871" w:rsidRPr="002679E6" w:rsidRDefault="00964871" w:rsidP="00964871">
            <w:pPr>
              <w:jc w:val="center"/>
              <w:rPr>
                <w:rFonts w:ascii="Times New Roman" w:hAnsi="Times New Roman" w:cs="Times New Roman"/>
                <w:color w:val="0D0D0D"/>
                <w:sz w:val="24"/>
                <w:szCs w:val="24"/>
                <w:shd w:val="clear" w:color="auto" w:fill="FFFFFF"/>
              </w:rPr>
            </w:pPr>
          </w:p>
        </w:tc>
        <w:tc>
          <w:tcPr>
            <w:tcW w:w="1962" w:type="dxa"/>
          </w:tcPr>
          <w:p w14:paraId="666D0D0E" w14:textId="77777777" w:rsidR="00964871" w:rsidRPr="002679E6" w:rsidRDefault="00964871" w:rsidP="00964871">
            <w:pPr>
              <w:rPr>
                <w:rFonts w:ascii="Times New Roman" w:hAnsi="Times New Roman" w:cs="Times New Roman"/>
                <w:color w:val="0D0D0D"/>
                <w:sz w:val="24"/>
                <w:szCs w:val="24"/>
                <w:shd w:val="clear" w:color="auto" w:fill="FFFFFF"/>
              </w:rPr>
            </w:pPr>
          </w:p>
        </w:tc>
        <w:tc>
          <w:tcPr>
            <w:tcW w:w="850" w:type="dxa"/>
          </w:tcPr>
          <w:p w14:paraId="55805412" w14:textId="3D03A164" w:rsidR="00964871" w:rsidRPr="002679E6" w:rsidRDefault="00964871"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w:t>
            </w:r>
            <w:r w:rsidR="00401055">
              <w:rPr>
                <w:rFonts w:ascii="Times New Roman" w:hAnsi="Times New Roman" w:cs="Times New Roman"/>
                <w:color w:val="0D0D0D"/>
                <w:sz w:val="24"/>
                <w:szCs w:val="24"/>
                <w:shd w:val="clear" w:color="auto" w:fill="FFFFFF"/>
              </w:rPr>
              <w:t>2</w:t>
            </w:r>
            <w:r>
              <w:rPr>
                <w:rFonts w:ascii="Times New Roman" w:hAnsi="Times New Roman" w:cs="Times New Roman"/>
                <w:color w:val="0D0D0D"/>
                <w:sz w:val="24"/>
                <w:szCs w:val="24"/>
                <w:shd w:val="clear" w:color="auto" w:fill="FFFFFF"/>
              </w:rPr>
              <w:t>.2</w:t>
            </w:r>
          </w:p>
        </w:tc>
        <w:tc>
          <w:tcPr>
            <w:tcW w:w="3969" w:type="dxa"/>
          </w:tcPr>
          <w:p w14:paraId="37261134" w14:textId="696665EB" w:rsidR="00964871" w:rsidRPr="002679E6" w:rsidRDefault="00964871" w:rsidP="00746337">
            <w:pPr>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En tant que Technicien je veux pouvoir accéder </w:t>
            </w:r>
            <w:r w:rsidR="00746337">
              <w:rPr>
                <w:rFonts w:ascii="Times New Roman" w:hAnsi="Times New Roman" w:cs="Times New Roman"/>
                <w:color w:val="0D0D0D"/>
                <w:sz w:val="24"/>
                <w:szCs w:val="24"/>
                <w:shd w:val="clear" w:color="auto" w:fill="FFFFFF"/>
              </w:rPr>
              <w:t>à</w:t>
            </w:r>
            <w:r>
              <w:rPr>
                <w:rFonts w:ascii="Times New Roman" w:hAnsi="Times New Roman" w:cs="Times New Roman"/>
                <w:color w:val="0D0D0D"/>
                <w:sz w:val="24"/>
                <w:szCs w:val="24"/>
                <w:shd w:val="clear" w:color="auto" w:fill="FFFFFF"/>
              </w:rPr>
              <w:t xml:space="preserve"> une vue globale </w:t>
            </w:r>
            <w:r w:rsidR="001970C3">
              <w:rPr>
                <w:rFonts w:ascii="Times New Roman" w:hAnsi="Times New Roman" w:cs="Times New Roman"/>
                <w:color w:val="0D0D0D"/>
                <w:sz w:val="24"/>
                <w:szCs w:val="24"/>
                <w:shd w:val="clear" w:color="auto" w:fill="FFFFFF"/>
              </w:rPr>
              <w:t>de la</w:t>
            </w:r>
            <w:r>
              <w:rPr>
                <w:rFonts w:ascii="Times New Roman" w:hAnsi="Times New Roman" w:cs="Times New Roman"/>
                <w:color w:val="0D0D0D"/>
                <w:sz w:val="24"/>
                <w:szCs w:val="24"/>
                <w:shd w:val="clear" w:color="auto" w:fill="FFFFFF"/>
              </w:rPr>
              <w:t xml:space="preserve"> liste des interventions</w:t>
            </w:r>
          </w:p>
        </w:tc>
        <w:tc>
          <w:tcPr>
            <w:tcW w:w="1696" w:type="dxa"/>
          </w:tcPr>
          <w:p w14:paraId="4A6EC97D" w14:textId="4C46F4C3" w:rsidR="00964871" w:rsidRPr="002679E6" w:rsidRDefault="00964871"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Should</w:t>
            </w:r>
          </w:p>
        </w:tc>
      </w:tr>
      <w:tr w:rsidR="00964871" w:rsidRPr="002679E6" w14:paraId="1249E285" w14:textId="77777777" w:rsidTr="00B06234">
        <w:tc>
          <w:tcPr>
            <w:tcW w:w="585" w:type="dxa"/>
          </w:tcPr>
          <w:p w14:paraId="56F1C7B9" w14:textId="4B28E49A" w:rsidR="00964871" w:rsidRPr="002679E6" w:rsidRDefault="00964871"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w:t>
            </w:r>
            <w:r w:rsidR="00401055">
              <w:rPr>
                <w:rFonts w:ascii="Times New Roman" w:hAnsi="Times New Roman" w:cs="Times New Roman"/>
                <w:color w:val="0D0D0D"/>
                <w:sz w:val="24"/>
                <w:szCs w:val="24"/>
                <w:shd w:val="clear" w:color="auto" w:fill="FFFFFF"/>
              </w:rPr>
              <w:t>3</w:t>
            </w:r>
          </w:p>
        </w:tc>
        <w:tc>
          <w:tcPr>
            <w:tcW w:w="1962" w:type="dxa"/>
          </w:tcPr>
          <w:p w14:paraId="4068854F" w14:textId="4203EABD" w:rsidR="00964871" w:rsidRPr="002679E6" w:rsidRDefault="00964871" w:rsidP="00964871">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Ajouter une intervention</w:t>
            </w:r>
          </w:p>
        </w:tc>
        <w:tc>
          <w:tcPr>
            <w:tcW w:w="850" w:type="dxa"/>
          </w:tcPr>
          <w:p w14:paraId="1487F5F3" w14:textId="3FDDF711" w:rsidR="00964871" w:rsidRPr="002679E6" w:rsidRDefault="00964871"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w:t>
            </w:r>
            <w:r w:rsidR="00401055">
              <w:rPr>
                <w:rFonts w:ascii="Times New Roman" w:hAnsi="Times New Roman" w:cs="Times New Roman"/>
                <w:color w:val="0D0D0D"/>
                <w:sz w:val="24"/>
                <w:szCs w:val="24"/>
                <w:shd w:val="clear" w:color="auto" w:fill="FFFFFF"/>
              </w:rPr>
              <w:t>3</w:t>
            </w:r>
          </w:p>
        </w:tc>
        <w:tc>
          <w:tcPr>
            <w:tcW w:w="3969" w:type="dxa"/>
          </w:tcPr>
          <w:p w14:paraId="3EF33AC7" w14:textId="21E7CCBF" w:rsidR="00964871" w:rsidRPr="002679E6" w:rsidRDefault="00552BA5" w:rsidP="00746337">
            <w:pPr>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En tant que Chef d’équipe</w:t>
            </w:r>
            <w:r w:rsidR="00746337">
              <w:rPr>
                <w:rFonts w:ascii="Times New Roman" w:hAnsi="Times New Roman" w:cs="Times New Roman"/>
                <w:color w:val="0D0D0D"/>
                <w:sz w:val="24"/>
                <w:szCs w:val="24"/>
                <w:shd w:val="clear" w:color="auto" w:fill="FFFFFF"/>
              </w:rPr>
              <w:t>,</w:t>
            </w:r>
            <w:r>
              <w:rPr>
                <w:rFonts w:ascii="Times New Roman" w:hAnsi="Times New Roman" w:cs="Times New Roman"/>
                <w:color w:val="0D0D0D"/>
                <w:sz w:val="24"/>
                <w:szCs w:val="24"/>
                <w:shd w:val="clear" w:color="auto" w:fill="FFFFFF"/>
              </w:rPr>
              <w:t xml:space="preserve"> je veux ajouter une intervention</w:t>
            </w:r>
          </w:p>
        </w:tc>
        <w:tc>
          <w:tcPr>
            <w:tcW w:w="1696" w:type="dxa"/>
          </w:tcPr>
          <w:p w14:paraId="1422B36C" w14:textId="0216BE21" w:rsidR="00964871" w:rsidRPr="002679E6" w:rsidRDefault="00964871"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Must</w:t>
            </w:r>
          </w:p>
        </w:tc>
      </w:tr>
      <w:tr w:rsidR="00742ABF" w:rsidRPr="002679E6" w14:paraId="73E5A610" w14:textId="77777777" w:rsidTr="00B06234">
        <w:tc>
          <w:tcPr>
            <w:tcW w:w="585" w:type="dxa"/>
          </w:tcPr>
          <w:p w14:paraId="157A027C" w14:textId="533EE4F8" w:rsidR="00742ABF" w:rsidRDefault="00742ABF" w:rsidP="00742ABF">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1</w:t>
            </w:r>
            <w:r>
              <w:rPr>
                <w:rFonts w:ascii="Times New Roman" w:hAnsi="Times New Roman" w:cs="Times New Roman"/>
                <w:color w:val="0D0D0D"/>
                <w:sz w:val="24"/>
                <w:szCs w:val="24"/>
                <w:shd w:val="clear" w:color="auto" w:fill="FFFFFF"/>
              </w:rPr>
              <w:t>4</w:t>
            </w:r>
          </w:p>
        </w:tc>
        <w:tc>
          <w:tcPr>
            <w:tcW w:w="1962" w:type="dxa"/>
          </w:tcPr>
          <w:p w14:paraId="04BE0C44" w14:textId="5C9AB898" w:rsidR="00742ABF" w:rsidRDefault="00742ABF" w:rsidP="00742ABF">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Modifier l’état d’une intervention</w:t>
            </w:r>
          </w:p>
        </w:tc>
        <w:tc>
          <w:tcPr>
            <w:tcW w:w="850" w:type="dxa"/>
          </w:tcPr>
          <w:p w14:paraId="09E94F8B" w14:textId="2C3A95B9" w:rsidR="00742ABF" w:rsidRDefault="00742ABF" w:rsidP="00742ABF">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1</w:t>
            </w:r>
            <w:r>
              <w:rPr>
                <w:rFonts w:ascii="Times New Roman" w:hAnsi="Times New Roman" w:cs="Times New Roman"/>
                <w:color w:val="0D0D0D"/>
                <w:sz w:val="24"/>
                <w:szCs w:val="24"/>
                <w:shd w:val="clear" w:color="auto" w:fill="FFFFFF"/>
              </w:rPr>
              <w:t>4.1</w:t>
            </w:r>
          </w:p>
        </w:tc>
        <w:tc>
          <w:tcPr>
            <w:tcW w:w="3969" w:type="dxa"/>
          </w:tcPr>
          <w:p w14:paraId="569D3BDF" w14:textId="2A70E010" w:rsidR="00742ABF" w:rsidRDefault="00742ABF" w:rsidP="00746337">
            <w:pPr>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En tant que Chef d’équipe je peux modifier l’état d’une intervention</w:t>
            </w:r>
          </w:p>
        </w:tc>
        <w:tc>
          <w:tcPr>
            <w:tcW w:w="1696" w:type="dxa"/>
          </w:tcPr>
          <w:p w14:paraId="690EB293" w14:textId="6D6A1425" w:rsidR="00742ABF" w:rsidRDefault="00742ABF" w:rsidP="00742ABF">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Must</w:t>
            </w:r>
          </w:p>
        </w:tc>
      </w:tr>
      <w:tr w:rsidR="00742ABF" w:rsidRPr="002679E6" w14:paraId="4080A0B5" w14:textId="77777777" w:rsidTr="00B06234">
        <w:tc>
          <w:tcPr>
            <w:tcW w:w="585" w:type="dxa"/>
          </w:tcPr>
          <w:p w14:paraId="5B8B990D" w14:textId="77777777" w:rsidR="00742ABF" w:rsidRPr="003A7C78" w:rsidRDefault="00742ABF" w:rsidP="00742ABF">
            <w:pPr>
              <w:jc w:val="center"/>
              <w:rPr>
                <w:rFonts w:ascii="Times New Roman" w:hAnsi="Times New Roman" w:cs="Times New Roman"/>
                <w:color w:val="0D0D0D"/>
                <w:sz w:val="24"/>
                <w:szCs w:val="24"/>
                <w:shd w:val="clear" w:color="auto" w:fill="FFFFFF"/>
              </w:rPr>
            </w:pPr>
          </w:p>
        </w:tc>
        <w:tc>
          <w:tcPr>
            <w:tcW w:w="1962" w:type="dxa"/>
          </w:tcPr>
          <w:p w14:paraId="157B6B9B" w14:textId="77777777" w:rsidR="00742ABF" w:rsidRPr="003A7C78" w:rsidRDefault="00742ABF" w:rsidP="00742ABF">
            <w:pPr>
              <w:rPr>
                <w:rFonts w:ascii="Times New Roman" w:hAnsi="Times New Roman" w:cs="Times New Roman"/>
                <w:color w:val="0D0D0D"/>
                <w:sz w:val="24"/>
                <w:szCs w:val="24"/>
                <w:shd w:val="clear" w:color="auto" w:fill="FFFFFF"/>
              </w:rPr>
            </w:pPr>
          </w:p>
        </w:tc>
        <w:tc>
          <w:tcPr>
            <w:tcW w:w="850" w:type="dxa"/>
          </w:tcPr>
          <w:p w14:paraId="3ADBD1A8" w14:textId="26A4E8E6" w:rsidR="00742ABF" w:rsidRPr="003A7C78" w:rsidRDefault="00742ABF"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14.2</w:t>
            </w:r>
          </w:p>
        </w:tc>
        <w:tc>
          <w:tcPr>
            <w:tcW w:w="3969" w:type="dxa"/>
          </w:tcPr>
          <w:p w14:paraId="1E06E44A" w14:textId="5E7AA3B9" w:rsidR="00742ABF" w:rsidRDefault="00742ABF" w:rsidP="00746337">
            <w:pPr>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En tant que technicien</w:t>
            </w:r>
            <w:r w:rsidR="00746337">
              <w:rPr>
                <w:rFonts w:ascii="Times New Roman" w:hAnsi="Times New Roman" w:cs="Times New Roman"/>
                <w:color w:val="0D0D0D"/>
                <w:sz w:val="24"/>
                <w:szCs w:val="24"/>
                <w:shd w:val="clear" w:color="auto" w:fill="FFFFFF"/>
              </w:rPr>
              <w:t>,</w:t>
            </w:r>
            <w:r>
              <w:rPr>
                <w:rFonts w:ascii="Times New Roman" w:hAnsi="Times New Roman" w:cs="Times New Roman"/>
                <w:color w:val="0D0D0D"/>
                <w:sz w:val="24"/>
                <w:szCs w:val="24"/>
                <w:shd w:val="clear" w:color="auto" w:fill="FFFFFF"/>
              </w:rPr>
              <w:t xml:space="preserve"> je peux modifier l’état d’une intervention</w:t>
            </w:r>
          </w:p>
        </w:tc>
        <w:tc>
          <w:tcPr>
            <w:tcW w:w="1696" w:type="dxa"/>
          </w:tcPr>
          <w:p w14:paraId="09709E96" w14:textId="77777777" w:rsidR="00742ABF" w:rsidRPr="003A7C78" w:rsidRDefault="00742ABF" w:rsidP="00742ABF">
            <w:pPr>
              <w:jc w:val="center"/>
              <w:rPr>
                <w:rFonts w:ascii="Times New Roman" w:hAnsi="Times New Roman" w:cs="Times New Roman"/>
                <w:color w:val="0D0D0D"/>
                <w:sz w:val="24"/>
                <w:szCs w:val="24"/>
                <w:shd w:val="clear" w:color="auto" w:fill="FFFFFF"/>
              </w:rPr>
            </w:pPr>
          </w:p>
        </w:tc>
      </w:tr>
      <w:tr w:rsidR="00742ABF" w:rsidRPr="002679E6" w14:paraId="29E85E0A" w14:textId="77777777" w:rsidTr="00B06234">
        <w:tc>
          <w:tcPr>
            <w:tcW w:w="585" w:type="dxa"/>
          </w:tcPr>
          <w:p w14:paraId="3ADE613E" w14:textId="069CBCD9" w:rsidR="00742ABF" w:rsidRPr="003A7C78" w:rsidRDefault="00742ABF"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15</w:t>
            </w:r>
          </w:p>
        </w:tc>
        <w:tc>
          <w:tcPr>
            <w:tcW w:w="1962" w:type="dxa"/>
          </w:tcPr>
          <w:p w14:paraId="00456989" w14:textId="15D222C6" w:rsidR="00742ABF" w:rsidRPr="003A7C78" w:rsidRDefault="00742ABF" w:rsidP="00742ABF">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Affichage détaillé d’une intervention</w:t>
            </w:r>
          </w:p>
        </w:tc>
        <w:tc>
          <w:tcPr>
            <w:tcW w:w="850" w:type="dxa"/>
          </w:tcPr>
          <w:p w14:paraId="01EE505D" w14:textId="5AD751B5" w:rsidR="00742ABF" w:rsidRDefault="00742ABF" w:rsidP="00742ABF">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1</w:t>
            </w:r>
            <w:r>
              <w:rPr>
                <w:rFonts w:ascii="Times New Roman" w:hAnsi="Times New Roman" w:cs="Times New Roman"/>
                <w:color w:val="0D0D0D"/>
                <w:sz w:val="24"/>
                <w:szCs w:val="24"/>
                <w:shd w:val="clear" w:color="auto" w:fill="FFFFFF"/>
              </w:rPr>
              <w:t>5</w:t>
            </w:r>
          </w:p>
        </w:tc>
        <w:tc>
          <w:tcPr>
            <w:tcW w:w="3969" w:type="dxa"/>
          </w:tcPr>
          <w:p w14:paraId="2E8DBDFA" w14:textId="682FEB40" w:rsidR="00742ABF" w:rsidRDefault="00742ABF" w:rsidP="00746337">
            <w:pPr>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En tant que chef d’équipe ou Technicien je veux pouvoir afficher les détails d’une intervention</w:t>
            </w:r>
          </w:p>
        </w:tc>
        <w:tc>
          <w:tcPr>
            <w:tcW w:w="1696" w:type="dxa"/>
          </w:tcPr>
          <w:p w14:paraId="0EBDFEE5" w14:textId="1160EAFE" w:rsidR="00742ABF" w:rsidRPr="003A7C78" w:rsidRDefault="00742ABF" w:rsidP="00742ABF">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Could</w:t>
            </w:r>
          </w:p>
        </w:tc>
      </w:tr>
      <w:tr w:rsidR="00742ABF" w:rsidRPr="002679E6" w14:paraId="412886D6" w14:textId="77777777" w:rsidTr="00B06234">
        <w:tc>
          <w:tcPr>
            <w:tcW w:w="585" w:type="dxa"/>
          </w:tcPr>
          <w:p w14:paraId="4EB4AC57" w14:textId="106A5695" w:rsidR="00742ABF" w:rsidRPr="002679E6" w:rsidRDefault="00742ABF"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16</w:t>
            </w:r>
          </w:p>
        </w:tc>
        <w:tc>
          <w:tcPr>
            <w:tcW w:w="1962" w:type="dxa"/>
          </w:tcPr>
          <w:p w14:paraId="46233E2A" w14:textId="61E1C284" w:rsidR="00742ABF" w:rsidRPr="002679E6" w:rsidRDefault="00742ABF" w:rsidP="00742ABF">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Clôturer une intervention</w:t>
            </w:r>
          </w:p>
        </w:tc>
        <w:tc>
          <w:tcPr>
            <w:tcW w:w="850" w:type="dxa"/>
          </w:tcPr>
          <w:p w14:paraId="04446A8A" w14:textId="399DF493" w:rsidR="00742ABF" w:rsidRPr="002679E6" w:rsidRDefault="00742ABF"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16.1</w:t>
            </w:r>
          </w:p>
        </w:tc>
        <w:tc>
          <w:tcPr>
            <w:tcW w:w="3969" w:type="dxa"/>
          </w:tcPr>
          <w:p w14:paraId="4FB7D6F2" w14:textId="383627EF" w:rsidR="00742ABF" w:rsidRPr="002679E6" w:rsidRDefault="00742ABF" w:rsidP="00746337">
            <w:pPr>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En tant que Chef d’équipe je veux clôturer une intervention</w:t>
            </w:r>
          </w:p>
        </w:tc>
        <w:tc>
          <w:tcPr>
            <w:tcW w:w="1696" w:type="dxa"/>
          </w:tcPr>
          <w:p w14:paraId="5ABDDF33" w14:textId="70DA2C99" w:rsidR="00742ABF" w:rsidRPr="002679E6" w:rsidRDefault="00742ABF"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Must</w:t>
            </w:r>
          </w:p>
        </w:tc>
      </w:tr>
      <w:tr w:rsidR="00742ABF" w:rsidRPr="002679E6" w14:paraId="278B1086" w14:textId="77777777" w:rsidTr="00B06234">
        <w:tc>
          <w:tcPr>
            <w:tcW w:w="585" w:type="dxa"/>
          </w:tcPr>
          <w:p w14:paraId="77694A0D" w14:textId="77777777" w:rsidR="00742ABF" w:rsidRDefault="00742ABF" w:rsidP="00742ABF">
            <w:pPr>
              <w:jc w:val="center"/>
              <w:rPr>
                <w:rFonts w:ascii="Times New Roman" w:hAnsi="Times New Roman" w:cs="Times New Roman"/>
                <w:color w:val="0D0D0D"/>
                <w:sz w:val="24"/>
                <w:szCs w:val="24"/>
                <w:shd w:val="clear" w:color="auto" w:fill="FFFFFF"/>
              </w:rPr>
            </w:pPr>
          </w:p>
        </w:tc>
        <w:tc>
          <w:tcPr>
            <w:tcW w:w="1962" w:type="dxa"/>
          </w:tcPr>
          <w:p w14:paraId="1D4AC2B8" w14:textId="77777777" w:rsidR="00742ABF" w:rsidRDefault="00742ABF" w:rsidP="00742ABF">
            <w:pPr>
              <w:rPr>
                <w:rFonts w:ascii="Times New Roman" w:hAnsi="Times New Roman" w:cs="Times New Roman"/>
                <w:color w:val="0D0D0D"/>
                <w:sz w:val="24"/>
                <w:szCs w:val="24"/>
                <w:shd w:val="clear" w:color="auto" w:fill="FFFFFF"/>
              </w:rPr>
            </w:pPr>
          </w:p>
        </w:tc>
        <w:tc>
          <w:tcPr>
            <w:tcW w:w="850" w:type="dxa"/>
          </w:tcPr>
          <w:p w14:paraId="581CD932" w14:textId="0A590CD0" w:rsidR="00742ABF" w:rsidRDefault="00742ABF"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16.2</w:t>
            </w:r>
          </w:p>
        </w:tc>
        <w:tc>
          <w:tcPr>
            <w:tcW w:w="3969" w:type="dxa"/>
          </w:tcPr>
          <w:p w14:paraId="65C53086" w14:textId="78909225" w:rsidR="00742ABF" w:rsidRDefault="00742ABF" w:rsidP="00746337">
            <w:pPr>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En tant que Technicien je veux clôturer une intervention</w:t>
            </w:r>
          </w:p>
        </w:tc>
        <w:tc>
          <w:tcPr>
            <w:tcW w:w="1696" w:type="dxa"/>
          </w:tcPr>
          <w:p w14:paraId="58E36AF5" w14:textId="77777777" w:rsidR="00742ABF" w:rsidRDefault="00742ABF" w:rsidP="00742ABF">
            <w:pPr>
              <w:jc w:val="center"/>
              <w:rPr>
                <w:rFonts w:ascii="Times New Roman" w:hAnsi="Times New Roman" w:cs="Times New Roman"/>
                <w:color w:val="0D0D0D"/>
                <w:sz w:val="24"/>
                <w:szCs w:val="24"/>
                <w:shd w:val="clear" w:color="auto" w:fill="FFFFFF"/>
              </w:rPr>
            </w:pPr>
          </w:p>
        </w:tc>
      </w:tr>
      <w:tr w:rsidR="00742ABF" w:rsidRPr="002679E6" w14:paraId="5FE9D532" w14:textId="77777777" w:rsidTr="00230F54">
        <w:trPr>
          <w:trHeight w:val="70"/>
        </w:trPr>
        <w:tc>
          <w:tcPr>
            <w:tcW w:w="585" w:type="dxa"/>
          </w:tcPr>
          <w:p w14:paraId="4AC99B61" w14:textId="4CF6164A" w:rsidR="00742ABF" w:rsidRPr="002679E6" w:rsidRDefault="00742ABF" w:rsidP="00742ABF">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17</w:t>
            </w:r>
          </w:p>
        </w:tc>
        <w:tc>
          <w:tcPr>
            <w:tcW w:w="1962" w:type="dxa"/>
          </w:tcPr>
          <w:p w14:paraId="35A2A05D" w14:textId="2BE122EA" w:rsidR="00742ABF" w:rsidRPr="002679E6" w:rsidRDefault="00742ABF" w:rsidP="00742ABF">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Annuler une intervention</w:t>
            </w:r>
          </w:p>
        </w:tc>
        <w:tc>
          <w:tcPr>
            <w:tcW w:w="850" w:type="dxa"/>
          </w:tcPr>
          <w:p w14:paraId="335AB7B3" w14:textId="075FF054" w:rsidR="00742ABF" w:rsidRPr="002679E6" w:rsidRDefault="00742ABF"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17</w:t>
            </w:r>
          </w:p>
        </w:tc>
        <w:tc>
          <w:tcPr>
            <w:tcW w:w="3969" w:type="dxa"/>
          </w:tcPr>
          <w:p w14:paraId="3A46113D" w14:textId="340F098D" w:rsidR="00742ABF" w:rsidRPr="002679E6" w:rsidRDefault="00742ABF" w:rsidP="00746337">
            <w:pPr>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En tant que Technicien ou chef d’équipe je peux annuler une intervention.</w:t>
            </w:r>
          </w:p>
        </w:tc>
        <w:tc>
          <w:tcPr>
            <w:tcW w:w="1696" w:type="dxa"/>
          </w:tcPr>
          <w:p w14:paraId="2D102861" w14:textId="37E2F027" w:rsidR="00742ABF" w:rsidRPr="002679E6" w:rsidRDefault="00742ABF"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Could</w:t>
            </w:r>
          </w:p>
        </w:tc>
      </w:tr>
      <w:tr w:rsidR="00742ABF" w:rsidRPr="003A7C78" w14:paraId="1E4D7097" w14:textId="77777777" w:rsidTr="00B06234">
        <w:tc>
          <w:tcPr>
            <w:tcW w:w="585" w:type="dxa"/>
          </w:tcPr>
          <w:p w14:paraId="193F0858" w14:textId="1586F278" w:rsidR="00742ABF" w:rsidRPr="003A7C78" w:rsidRDefault="00742ABF" w:rsidP="00742ABF">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1</w:t>
            </w:r>
            <w:r>
              <w:rPr>
                <w:rFonts w:ascii="Times New Roman" w:hAnsi="Times New Roman" w:cs="Times New Roman"/>
                <w:color w:val="0D0D0D"/>
                <w:sz w:val="24"/>
                <w:szCs w:val="24"/>
                <w:shd w:val="clear" w:color="auto" w:fill="FFFFFF"/>
              </w:rPr>
              <w:t>8</w:t>
            </w:r>
          </w:p>
        </w:tc>
        <w:tc>
          <w:tcPr>
            <w:tcW w:w="1962" w:type="dxa"/>
          </w:tcPr>
          <w:p w14:paraId="3AD98D5A" w14:textId="11D7F05D" w:rsidR="00742ABF" w:rsidRPr="003A7C78" w:rsidRDefault="00742ABF" w:rsidP="00742ABF">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Consulter la liste des t</w:t>
            </w:r>
            <w:r w:rsidR="00746337">
              <w:rPr>
                <w:rFonts w:ascii="Times New Roman" w:hAnsi="Times New Roman" w:cs="Times New Roman"/>
                <w:color w:val="0D0D0D"/>
                <w:sz w:val="24"/>
                <w:szCs w:val="24"/>
                <w:shd w:val="clear" w:color="auto" w:fill="FFFFFF"/>
              </w:rPr>
              <w:t>â</w:t>
            </w:r>
            <w:r w:rsidRPr="003A7C78">
              <w:rPr>
                <w:rFonts w:ascii="Times New Roman" w:hAnsi="Times New Roman" w:cs="Times New Roman"/>
                <w:color w:val="0D0D0D"/>
                <w:sz w:val="24"/>
                <w:szCs w:val="24"/>
                <w:shd w:val="clear" w:color="auto" w:fill="FFFFFF"/>
              </w:rPr>
              <w:t>ches</w:t>
            </w:r>
          </w:p>
        </w:tc>
        <w:tc>
          <w:tcPr>
            <w:tcW w:w="850" w:type="dxa"/>
          </w:tcPr>
          <w:p w14:paraId="222FCFCB" w14:textId="54545138" w:rsidR="00742ABF" w:rsidRPr="003A7C78" w:rsidRDefault="00742ABF" w:rsidP="00742ABF">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1</w:t>
            </w:r>
            <w:r>
              <w:rPr>
                <w:rFonts w:ascii="Times New Roman" w:hAnsi="Times New Roman" w:cs="Times New Roman"/>
                <w:color w:val="0D0D0D"/>
                <w:sz w:val="24"/>
                <w:szCs w:val="24"/>
                <w:shd w:val="clear" w:color="auto" w:fill="FFFFFF"/>
              </w:rPr>
              <w:t>8</w:t>
            </w:r>
          </w:p>
        </w:tc>
        <w:tc>
          <w:tcPr>
            <w:tcW w:w="3969" w:type="dxa"/>
          </w:tcPr>
          <w:p w14:paraId="1F435E96" w14:textId="3E95C188" w:rsidR="00742ABF" w:rsidRPr="003A7C78" w:rsidRDefault="00742ABF" w:rsidP="00EE6907">
            <w:pPr>
              <w:jc w:val="both"/>
              <w:rPr>
                <w:rFonts w:ascii="Times New Roman" w:hAnsi="Times New Roman" w:cs="Times New Roman"/>
                <w:color w:val="0D0D0D"/>
                <w:sz w:val="24"/>
                <w:szCs w:val="24"/>
                <w:shd w:val="clear" w:color="auto" w:fill="FFFFFF"/>
              </w:rPr>
            </w:pPr>
            <w:r w:rsidRPr="00552BA5">
              <w:rPr>
                <w:rFonts w:ascii="Times New Roman" w:hAnsi="Times New Roman" w:cs="Times New Roman"/>
                <w:color w:val="0D0D0D"/>
                <w:sz w:val="24"/>
                <w:szCs w:val="24"/>
                <w:shd w:val="clear" w:color="auto" w:fill="FFFFFF"/>
              </w:rPr>
              <w:t xml:space="preserve">En tant </w:t>
            </w:r>
            <w:r>
              <w:rPr>
                <w:rFonts w:ascii="Times New Roman" w:hAnsi="Times New Roman" w:cs="Times New Roman"/>
                <w:color w:val="0D0D0D"/>
                <w:sz w:val="24"/>
                <w:szCs w:val="24"/>
                <w:shd w:val="clear" w:color="auto" w:fill="FFFFFF"/>
              </w:rPr>
              <w:t>que chef d’équipe</w:t>
            </w:r>
            <w:r w:rsidRPr="00552BA5">
              <w:rPr>
                <w:rFonts w:ascii="Times New Roman" w:hAnsi="Times New Roman" w:cs="Times New Roman"/>
                <w:color w:val="0D0D0D"/>
                <w:sz w:val="24"/>
                <w:szCs w:val="24"/>
                <w:shd w:val="clear" w:color="auto" w:fill="FFFFFF"/>
              </w:rPr>
              <w:t xml:space="preserve"> ou </w:t>
            </w:r>
            <w:r>
              <w:rPr>
                <w:rFonts w:ascii="Times New Roman" w:hAnsi="Times New Roman" w:cs="Times New Roman"/>
                <w:color w:val="0D0D0D"/>
                <w:sz w:val="24"/>
                <w:szCs w:val="24"/>
                <w:shd w:val="clear" w:color="auto" w:fill="FFFFFF"/>
              </w:rPr>
              <w:t>technicien</w:t>
            </w:r>
            <w:r w:rsidRPr="00552BA5">
              <w:rPr>
                <w:rFonts w:ascii="Times New Roman" w:hAnsi="Times New Roman" w:cs="Times New Roman"/>
                <w:color w:val="0D0D0D"/>
                <w:sz w:val="24"/>
                <w:szCs w:val="24"/>
                <w:shd w:val="clear" w:color="auto" w:fill="FFFFFF"/>
              </w:rPr>
              <w:t>, je</w:t>
            </w:r>
            <w:r w:rsidR="00EE6907">
              <w:rPr>
                <w:rFonts w:ascii="Times New Roman" w:hAnsi="Times New Roman" w:cs="Times New Roman"/>
                <w:color w:val="0D0D0D"/>
                <w:sz w:val="24"/>
                <w:szCs w:val="24"/>
                <w:shd w:val="clear" w:color="auto" w:fill="FFFFFF"/>
              </w:rPr>
              <w:t xml:space="preserve"> </w:t>
            </w:r>
            <w:r w:rsidRPr="00552BA5">
              <w:rPr>
                <w:rFonts w:ascii="Times New Roman" w:hAnsi="Times New Roman" w:cs="Times New Roman"/>
                <w:color w:val="0D0D0D"/>
                <w:sz w:val="24"/>
                <w:szCs w:val="24"/>
                <w:shd w:val="clear" w:color="auto" w:fill="FFFFFF"/>
              </w:rPr>
              <w:t>veux pouvoir accéder à une vue globale de la</w:t>
            </w:r>
            <w:r>
              <w:rPr>
                <w:rFonts w:ascii="Times New Roman" w:hAnsi="Times New Roman" w:cs="Times New Roman"/>
                <w:color w:val="0D0D0D"/>
                <w:sz w:val="24"/>
                <w:szCs w:val="24"/>
                <w:shd w:val="clear" w:color="auto" w:fill="FFFFFF"/>
              </w:rPr>
              <w:t xml:space="preserve"> l</w:t>
            </w:r>
            <w:r w:rsidRPr="00552BA5">
              <w:rPr>
                <w:rFonts w:ascii="Times New Roman" w:hAnsi="Times New Roman" w:cs="Times New Roman"/>
                <w:color w:val="0D0D0D"/>
                <w:sz w:val="24"/>
                <w:szCs w:val="24"/>
                <w:shd w:val="clear" w:color="auto" w:fill="FFFFFF"/>
              </w:rPr>
              <w:t>iste des tâche</w:t>
            </w:r>
            <w:r>
              <w:rPr>
                <w:rFonts w:ascii="Times New Roman" w:hAnsi="Times New Roman" w:cs="Times New Roman"/>
                <w:color w:val="0D0D0D"/>
                <w:sz w:val="24"/>
                <w:szCs w:val="24"/>
                <w:shd w:val="clear" w:color="auto" w:fill="FFFFFF"/>
              </w:rPr>
              <w:t>s</w:t>
            </w:r>
            <w:r w:rsidRPr="00552BA5">
              <w:rPr>
                <w:rFonts w:ascii="Times New Roman" w:hAnsi="Times New Roman" w:cs="Times New Roman"/>
                <w:color w:val="0D0D0D"/>
                <w:sz w:val="24"/>
                <w:szCs w:val="24"/>
                <w:shd w:val="clear" w:color="auto" w:fill="FFFFFF"/>
              </w:rPr>
              <w:t>.</w:t>
            </w:r>
          </w:p>
        </w:tc>
        <w:tc>
          <w:tcPr>
            <w:tcW w:w="1696" w:type="dxa"/>
          </w:tcPr>
          <w:p w14:paraId="76907109" w14:textId="005527C1" w:rsidR="00742ABF" w:rsidRPr="003A7C78" w:rsidRDefault="00742ABF" w:rsidP="00742ABF">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Should</w:t>
            </w:r>
          </w:p>
        </w:tc>
      </w:tr>
      <w:tr w:rsidR="00742ABF" w:rsidRPr="003A7C78" w14:paraId="5CB1A621" w14:textId="77777777" w:rsidTr="00B06234">
        <w:tc>
          <w:tcPr>
            <w:tcW w:w="585" w:type="dxa"/>
          </w:tcPr>
          <w:p w14:paraId="1BE51052" w14:textId="1C7ECEAA" w:rsidR="00742ABF" w:rsidRPr="003A7C78" w:rsidRDefault="00742ABF" w:rsidP="00742ABF">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1</w:t>
            </w:r>
            <w:r>
              <w:rPr>
                <w:rFonts w:ascii="Times New Roman" w:hAnsi="Times New Roman" w:cs="Times New Roman"/>
                <w:color w:val="0D0D0D"/>
                <w:sz w:val="24"/>
                <w:szCs w:val="24"/>
                <w:shd w:val="clear" w:color="auto" w:fill="FFFFFF"/>
              </w:rPr>
              <w:t>9</w:t>
            </w:r>
          </w:p>
        </w:tc>
        <w:tc>
          <w:tcPr>
            <w:tcW w:w="1962" w:type="dxa"/>
          </w:tcPr>
          <w:p w14:paraId="36E8105E" w14:textId="79F6282B" w:rsidR="00742ABF" w:rsidRPr="003A7C78" w:rsidRDefault="00742ABF" w:rsidP="00742ABF">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Ajouter une tache</w:t>
            </w:r>
          </w:p>
        </w:tc>
        <w:tc>
          <w:tcPr>
            <w:tcW w:w="850" w:type="dxa"/>
          </w:tcPr>
          <w:p w14:paraId="3DAFEDDC" w14:textId="584A9175" w:rsidR="00742ABF" w:rsidRPr="003A7C78" w:rsidRDefault="00742ABF" w:rsidP="00742ABF">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1</w:t>
            </w:r>
            <w:r>
              <w:rPr>
                <w:rFonts w:ascii="Times New Roman" w:hAnsi="Times New Roman" w:cs="Times New Roman"/>
                <w:color w:val="0D0D0D"/>
                <w:sz w:val="24"/>
                <w:szCs w:val="24"/>
                <w:shd w:val="clear" w:color="auto" w:fill="FFFFFF"/>
              </w:rPr>
              <w:t>9.1</w:t>
            </w:r>
          </w:p>
        </w:tc>
        <w:tc>
          <w:tcPr>
            <w:tcW w:w="3969" w:type="dxa"/>
          </w:tcPr>
          <w:p w14:paraId="2144E31F" w14:textId="3CA6570C" w:rsidR="00742ABF" w:rsidRPr="003A7C78" w:rsidRDefault="00742ABF" w:rsidP="00742ABF">
            <w:pPr>
              <w:rPr>
                <w:rFonts w:ascii="Times New Roman" w:hAnsi="Times New Roman" w:cs="Times New Roman"/>
                <w:color w:val="0D0D0D"/>
                <w:sz w:val="24"/>
                <w:szCs w:val="24"/>
                <w:shd w:val="clear" w:color="auto" w:fill="FFFFFF"/>
              </w:rPr>
            </w:pPr>
            <w:r w:rsidRPr="007772E4">
              <w:rPr>
                <w:rFonts w:ascii="Times New Roman" w:hAnsi="Times New Roman" w:cs="Times New Roman"/>
                <w:color w:val="0D0D0D"/>
                <w:sz w:val="24"/>
                <w:szCs w:val="24"/>
                <w:shd w:val="clear" w:color="auto" w:fill="FFFFFF"/>
              </w:rPr>
              <w:t xml:space="preserve">En tant </w:t>
            </w:r>
            <w:r>
              <w:rPr>
                <w:rFonts w:ascii="Times New Roman" w:hAnsi="Times New Roman" w:cs="Times New Roman"/>
                <w:color w:val="0D0D0D"/>
                <w:sz w:val="24"/>
                <w:szCs w:val="24"/>
                <w:shd w:val="clear" w:color="auto" w:fill="FFFFFF"/>
              </w:rPr>
              <w:t>que chef d’équipe</w:t>
            </w:r>
            <w:r w:rsidRPr="007772E4">
              <w:rPr>
                <w:rFonts w:ascii="Times New Roman" w:hAnsi="Times New Roman" w:cs="Times New Roman"/>
                <w:color w:val="0D0D0D"/>
                <w:sz w:val="24"/>
                <w:szCs w:val="24"/>
                <w:shd w:val="clear" w:color="auto" w:fill="FFFFFF"/>
              </w:rPr>
              <w:t>, je veux pouvoir</w:t>
            </w:r>
            <w:r>
              <w:rPr>
                <w:rFonts w:ascii="Times New Roman" w:hAnsi="Times New Roman" w:cs="Times New Roman"/>
                <w:color w:val="0D0D0D"/>
                <w:sz w:val="24"/>
                <w:szCs w:val="24"/>
                <w:shd w:val="clear" w:color="auto" w:fill="FFFFFF"/>
              </w:rPr>
              <w:t xml:space="preserve"> </w:t>
            </w:r>
            <w:r w:rsidRPr="007772E4">
              <w:rPr>
                <w:rFonts w:ascii="Times New Roman" w:hAnsi="Times New Roman" w:cs="Times New Roman"/>
                <w:color w:val="0D0D0D"/>
                <w:sz w:val="24"/>
                <w:szCs w:val="24"/>
                <w:shd w:val="clear" w:color="auto" w:fill="FFFFFF"/>
              </w:rPr>
              <w:t xml:space="preserve">ajouter une tâche </w:t>
            </w:r>
          </w:p>
        </w:tc>
        <w:tc>
          <w:tcPr>
            <w:tcW w:w="1696" w:type="dxa"/>
          </w:tcPr>
          <w:p w14:paraId="6AC9D9B3" w14:textId="1D13C265" w:rsidR="00742ABF" w:rsidRPr="003A7C78" w:rsidRDefault="00742ABF" w:rsidP="00742ABF">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Should</w:t>
            </w:r>
          </w:p>
        </w:tc>
      </w:tr>
      <w:tr w:rsidR="00742ABF" w:rsidRPr="003A7C78" w14:paraId="4A5BAA36" w14:textId="77777777" w:rsidTr="00B06234">
        <w:tc>
          <w:tcPr>
            <w:tcW w:w="585" w:type="dxa"/>
          </w:tcPr>
          <w:p w14:paraId="09D101A7" w14:textId="77777777" w:rsidR="00742ABF" w:rsidRPr="003A7C78" w:rsidRDefault="00742ABF" w:rsidP="00742ABF">
            <w:pPr>
              <w:rPr>
                <w:rFonts w:ascii="Times New Roman" w:hAnsi="Times New Roman" w:cs="Times New Roman"/>
                <w:color w:val="0D0D0D"/>
                <w:sz w:val="24"/>
                <w:szCs w:val="24"/>
                <w:shd w:val="clear" w:color="auto" w:fill="FFFFFF"/>
              </w:rPr>
            </w:pPr>
          </w:p>
        </w:tc>
        <w:tc>
          <w:tcPr>
            <w:tcW w:w="1962" w:type="dxa"/>
          </w:tcPr>
          <w:p w14:paraId="32392AB3" w14:textId="77777777" w:rsidR="00742ABF" w:rsidRPr="003A7C78" w:rsidRDefault="00742ABF" w:rsidP="00742ABF">
            <w:pPr>
              <w:rPr>
                <w:rFonts w:ascii="Times New Roman" w:hAnsi="Times New Roman" w:cs="Times New Roman"/>
                <w:color w:val="0D0D0D"/>
                <w:sz w:val="24"/>
                <w:szCs w:val="24"/>
                <w:shd w:val="clear" w:color="auto" w:fill="FFFFFF"/>
              </w:rPr>
            </w:pPr>
          </w:p>
        </w:tc>
        <w:tc>
          <w:tcPr>
            <w:tcW w:w="850" w:type="dxa"/>
          </w:tcPr>
          <w:p w14:paraId="5627F65C" w14:textId="37E82999" w:rsidR="00742ABF" w:rsidRPr="003A7C78" w:rsidRDefault="00742ABF"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19.2</w:t>
            </w:r>
          </w:p>
        </w:tc>
        <w:tc>
          <w:tcPr>
            <w:tcW w:w="3969" w:type="dxa"/>
          </w:tcPr>
          <w:p w14:paraId="5622FF63" w14:textId="7744AD0E" w:rsidR="00742ABF" w:rsidRPr="007772E4" w:rsidRDefault="00742ABF" w:rsidP="00742ABF">
            <w:pPr>
              <w:rPr>
                <w:rFonts w:ascii="Times New Roman" w:hAnsi="Times New Roman" w:cs="Times New Roman"/>
                <w:color w:val="0D0D0D"/>
                <w:sz w:val="24"/>
                <w:szCs w:val="24"/>
                <w:shd w:val="clear" w:color="auto" w:fill="FFFFFF"/>
              </w:rPr>
            </w:pPr>
            <w:r w:rsidRPr="007772E4">
              <w:rPr>
                <w:rFonts w:ascii="Times New Roman" w:hAnsi="Times New Roman" w:cs="Times New Roman"/>
                <w:color w:val="0D0D0D"/>
                <w:sz w:val="24"/>
                <w:szCs w:val="24"/>
                <w:shd w:val="clear" w:color="auto" w:fill="FFFFFF"/>
              </w:rPr>
              <w:t xml:space="preserve">En tant </w:t>
            </w:r>
            <w:r>
              <w:rPr>
                <w:rFonts w:ascii="Times New Roman" w:hAnsi="Times New Roman" w:cs="Times New Roman"/>
                <w:color w:val="0D0D0D"/>
                <w:sz w:val="24"/>
                <w:szCs w:val="24"/>
                <w:shd w:val="clear" w:color="auto" w:fill="FFFFFF"/>
              </w:rPr>
              <w:t>que Technicien</w:t>
            </w:r>
            <w:r w:rsidRPr="007772E4">
              <w:rPr>
                <w:rFonts w:ascii="Times New Roman" w:hAnsi="Times New Roman" w:cs="Times New Roman"/>
                <w:color w:val="0D0D0D"/>
                <w:sz w:val="24"/>
                <w:szCs w:val="24"/>
                <w:shd w:val="clear" w:color="auto" w:fill="FFFFFF"/>
              </w:rPr>
              <w:t>, je veux pouvoir</w:t>
            </w:r>
            <w:r>
              <w:rPr>
                <w:rFonts w:ascii="Times New Roman" w:hAnsi="Times New Roman" w:cs="Times New Roman"/>
                <w:color w:val="0D0D0D"/>
                <w:sz w:val="24"/>
                <w:szCs w:val="24"/>
                <w:shd w:val="clear" w:color="auto" w:fill="FFFFFF"/>
              </w:rPr>
              <w:t xml:space="preserve"> </w:t>
            </w:r>
            <w:r w:rsidRPr="007772E4">
              <w:rPr>
                <w:rFonts w:ascii="Times New Roman" w:hAnsi="Times New Roman" w:cs="Times New Roman"/>
                <w:color w:val="0D0D0D"/>
                <w:sz w:val="24"/>
                <w:szCs w:val="24"/>
                <w:shd w:val="clear" w:color="auto" w:fill="FFFFFF"/>
              </w:rPr>
              <w:t>ajouter une tâche</w:t>
            </w:r>
          </w:p>
        </w:tc>
        <w:tc>
          <w:tcPr>
            <w:tcW w:w="1696" w:type="dxa"/>
          </w:tcPr>
          <w:p w14:paraId="17AC5C3F" w14:textId="3719522D" w:rsidR="00742ABF" w:rsidRPr="003A7C78" w:rsidRDefault="00742ABF"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Should</w:t>
            </w:r>
          </w:p>
        </w:tc>
      </w:tr>
      <w:tr w:rsidR="00742ABF" w:rsidRPr="003A7C78" w14:paraId="13EB8D9E" w14:textId="77777777" w:rsidTr="00B06234">
        <w:trPr>
          <w:trHeight w:val="562"/>
        </w:trPr>
        <w:tc>
          <w:tcPr>
            <w:tcW w:w="585" w:type="dxa"/>
          </w:tcPr>
          <w:p w14:paraId="263F34CE" w14:textId="19172F18" w:rsidR="00742ABF" w:rsidRPr="003A7C78" w:rsidRDefault="00742ABF" w:rsidP="00742ABF">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20</w:t>
            </w:r>
          </w:p>
        </w:tc>
        <w:tc>
          <w:tcPr>
            <w:tcW w:w="1962" w:type="dxa"/>
          </w:tcPr>
          <w:p w14:paraId="28BC92E4" w14:textId="192FA137" w:rsidR="00742ABF" w:rsidRPr="003A7C78" w:rsidRDefault="00742ABF" w:rsidP="00742ABF">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 xml:space="preserve">Modifier </w:t>
            </w:r>
            <w:r>
              <w:rPr>
                <w:rFonts w:ascii="Times New Roman" w:hAnsi="Times New Roman" w:cs="Times New Roman"/>
                <w:color w:val="0D0D0D"/>
                <w:sz w:val="24"/>
                <w:szCs w:val="24"/>
                <w:shd w:val="clear" w:color="auto" w:fill="FFFFFF"/>
              </w:rPr>
              <w:t>les détails d’</w:t>
            </w:r>
            <w:r w:rsidRPr="003A7C78">
              <w:rPr>
                <w:rFonts w:ascii="Times New Roman" w:hAnsi="Times New Roman" w:cs="Times New Roman"/>
                <w:color w:val="0D0D0D"/>
                <w:sz w:val="24"/>
                <w:szCs w:val="24"/>
                <w:shd w:val="clear" w:color="auto" w:fill="FFFFFF"/>
              </w:rPr>
              <w:t>une t</w:t>
            </w:r>
            <w:r w:rsidR="00EE6907">
              <w:rPr>
                <w:rFonts w:ascii="Times New Roman" w:hAnsi="Times New Roman" w:cs="Times New Roman"/>
                <w:color w:val="0D0D0D"/>
                <w:sz w:val="24"/>
                <w:szCs w:val="24"/>
                <w:shd w:val="clear" w:color="auto" w:fill="FFFFFF"/>
              </w:rPr>
              <w:t>â</w:t>
            </w:r>
            <w:r w:rsidRPr="003A7C78">
              <w:rPr>
                <w:rFonts w:ascii="Times New Roman" w:hAnsi="Times New Roman" w:cs="Times New Roman"/>
                <w:color w:val="0D0D0D"/>
                <w:sz w:val="24"/>
                <w:szCs w:val="24"/>
                <w:shd w:val="clear" w:color="auto" w:fill="FFFFFF"/>
              </w:rPr>
              <w:t>che</w:t>
            </w:r>
          </w:p>
        </w:tc>
        <w:tc>
          <w:tcPr>
            <w:tcW w:w="850" w:type="dxa"/>
          </w:tcPr>
          <w:p w14:paraId="2040E542" w14:textId="6E05B2BE" w:rsidR="00742ABF" w:rsidRPr="00401055" w:rsidRDefault="00742ABF"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20</w:t>
            </w:r>
          </w:p>
        </w:tc>
        <w:tc>
          <w:tcPr>
            <w:tcW w:w="3969" w:type="dxa"/>
          </w:tcPr>
          <w:p w14:paraId="6FA240F7" w14:textId="7B9475FF" w:rsidR="00742ABF" w:rsidRPr="003A7C78" w:rsidRDefault="00742ABF" w:rsidP="00742ABF">
            <w:pPr>
              <w:rPr>
                <w:rFonts w:ascii="Times New Roman" w:hAnsi="Times New Roman" w:cs="Times New Roman"/>
                <w:color w:val="0D0D0D"/>
                <w:sz w:val="24"/>
                <w:szCs w:val="24"/>
                <w:shd w:val="clear" w:color="auto" w:fill="FFFFFF"/>
              </w:rPr>
            </w:pPr>
            <w:r w:rsidRPr="007772E4">
              <w:rPr>
                <w:rFonts w:ascii="Times New Roman" w:hAnsi="Times New Roman" w:cs="Times New Roman"/>
                <w:color w:val="0D0D0D"/>
                <w:sz w:val="24"/>
                <w:szCs w:val="24"/>
                <w:shd w:val="clear" w:color="auto" w:fill="FFFFFF"/>
              </w:rPr>
              <w:t xml:space="preserve">En tant </w:t>
            </w:r>
            <w:r>
              <w:rPr>
                <w:rFonts w:ascii="Times New Roman" w:hAnsi="Times New Roman" w:cs="Times New Roman"/>
                <w:color w:val="0D0D0D"/>
                <w:sz w:val="24"/>
                <w:szCs w:val="24"/>
                <w:shd w:val="clear" w:color="auto" w:fill="FFFFFF"/>
              </w:rPr>
              <w:t>que chef d’équipe ou Technicien,</w:t>
            </w:r>
            <w:r w:rsidRPr="007772E4">
              <w:rPr>
                <w:rFonts w:ascii="Times New Roman" w:hAnsi="Times New Roman" w:cs="Times New Roman"/>
                <w:color w:val="0D0D0D"/>
                <w:sz w:val="24"/>
                <w:szCs w:val="24"/>
                <w:shd w:val="clear" w:color="auto" w:fill="FFFFFF"/>
              </w:rPr>
              <w:t xml:space="preserve"> je veux pouvoir</w:t>
            </w:r>
            <w:r>
              <w:rPr>
                <w:rFonts w:ascii="Times New Roman" w:hAnsi="Times New Roman" w:cs="Times New Roman"/>
                <w:color w:val="0D0D0D"/>
                <w:sz w:val="24"/>
                <w:szCs w:val="24"/>
                <w:shd w:val="clear" w:color="auto" w:fill="FFFFFF"/>
              </w:rPr>
              <w:t xml:space="preserve"> modifier</w:t>
            </w:r>
            <w:r w:rsidRPr="007772E4">
              <w:rPr>
                <w:rFonts w:ascii="Times New Roman" w:hAnsi="Times New Roman" w:cs="Times New Roman"/>
                <w:color w:val="0D0D0D"/>
                <w:sz w:val="24"/>
                <w:szCs w:val="24"/>
                <w:shd w:val="clear" w:color="auto" w:fill="FFFFFF"/>
              </w:rPr>
              <w:t xml:space="preserve"> une tâche</w:t>
            </w:r>
          </w:p>
        </w:tc>
        <w:tc>
          <w:tcPr>
            <w:tcW w:w="1696" w:type="dxa"/>
          </w:tcPr>
          <w:p w14:paraId="3574CB02" w14:textId="77777777" w:rsidR="00742ABF" w:rsidRPr="003A7C78" w:rsidRDefault="00742ABF" w:rsidP="00742ABF">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Could</w:t>
            </w:r>
          </w:p>
          <w:p w14:paraId="3EA325BD" w14:textId="22BBA50A" w:rsidR="00742ABF" w:rsidRPr="003A7C78" w:rsidRDefault="00742ABF" w:rsidP="00742ABF">
            <w:pPr>
              <w:jc w:val="center"/>
              <w:rPr>
                <w:rFonts w:ascii="Times New Roman" w:hAnsi="Times New Roman" w:cs="Times New Roman"/>
                <w:color w:val="0D0D0D"/>
                <w:sz w:val="24"/>
                <w:szCs w:val="24"/>
                <w:shd w:val="clear" w:color="auto" w:fill="FFFFFF"/>
              </w:rPr>
            </w:pPr>
          </w:p>
        </w:tc>
      </w:tr>
      <w:tr w:rsidR="00742ABF" w:rsidRPr="003A7C78" w14:paraId="3B34D8C4" w14:textId="77777777" w:rsidTr="00B06234">
        <w:trPr>
          <w:trHeight w:val="562"/>
        </w:trPr>
        <w:tc>
          <w:tcPr>
            <w:tcW w:w="585" w:type="dxa"/>
          </w:tcPr>
          <w:p w14:paraId="2ADA4FBE" w14:textId="0785B8C6" w:rsidR="00742ABF" w:rsidRDefault="00742ABF" w:rsidP="00742ABF">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21</w:t>
            </w:r>
          </w:p>
        </w:tc>
        <w:tc>
          <w:tcPr>
            <w:tcW w:w="1962" w:type="dxa"/>
          </w:tcPr>
          <w:p w14:paraId="7DE9C22C" w14:textId="6A958C19" w:rsidR="00742ABF" w:rsidRDefault="00742ABF" w:rsidP="00742ABF">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Affichage détaillé d’une tache</w:t>
            </w:r>
          </w:p>
          <w:p w14:paraId="1431E4E6" w14:textId="77777777" w:rsidR="00742ABF" w:rsidRPr="003A7C78" w:rsidRDefault="00742ABF" w:rsidP="00742ABF">
            <w:pPr>
              <w:rPr>
                <w:rFonts w:ascii="Times New Roman" w:hAnsi="Times New Roman" w:cs="Times New Roman"/>
                <w:color w:val="0D0D0D"/>
                <w:sz w:val="24"/>
                <w:szCs w:val="24"/>
                <w:shd w:val="clear" w:color="auto" w:fill="FFFFFF"/>
              </w:rPr>
            </w:pPr>
          </w:p>
        </w:tc>
        <w:tc>
          <w:tcPr>
            <w:tcW w:w="850" w:type="dxa"/>
          </w:tcPr>
          <w:p w14:paraId="5926F9DC" w14:textId="2BEF0846" w:rsidR="00742ABF" w:rsidRDefault="00742ABF"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21</w:t>
            </w:r>
          </w:p>
        </w:tc>
        <w:tc>
          <w:tcPr>
            <w:tcW w:w="3969" w:type="dxa"/>
          </w:tcPr>
          <w:p w14:paraId="388EF801" w14:textId="53486BE8" w:rsidR="00742ABF" w:rsidRPr="00742ABF" w:rsidRDefault="00742ABF" w:rsidP="00742ABF">
            <w:pPr>
              <w:rPr>
                <w:rFonts w:ascii="Times New Roman" w:hAnsi="Times New Roman" w:cs="Times New Roman"/>
                <w:color w:val="0D0D0D"/>
                <w:sz w:val="24"/>
                <w:szCs w:val="24"/>
                <w:shd w:val="clear" w:color="auto" w:fill="FFFFFF"/>
              </w:rPr>
            </w:pPr>
            <w:r w:rsidRPr="007772E4">
              <w:rPr>
                <w:rFonts w:ascii="Times New Roman" w:hAnsi="Times New Roman" w:cs="Times New Roman"/>
                <w:color w:val="0D0D0D"/>
                <w:sz w:val="24"/>
                <w:szCs w:val="24"/>
                <w:shd w:val="clear" w:color="auto" w:fill="FFFFFF"/>
              </w:rPr>
              <w:t xml:space="preserve">En tant </w:t>
            </w:r>
            <w:r>
              <w:rPr>
                <w:rFonts w:ascii="Times New Roman" w:hAnsi="Times New Roman" w:cs="Times New Roman"/>
                <w:color w:val="0D0D0D"/>
                <w:sz w:val="24"/>
                <w:szCs w:val="24"/>
                <w:shd w:val="clear" w:color="auto" w:fill="FFFFFF"/>
              </w:rPr>
              <w:t>que chef d’équipe ou Technicien</w:t>
            </w:r>
            <w:r w:rsidR="00EE6907">
              <w:rPr>
                <w:rFonts w:ascii="Times New Roman" w:hAnsi="Times New Roman" w:cs="Times New Roman"/>
                <w:color w:val="0D0D0D"/>
                <w:sz w:val="24"/>
                <w:szCs w:val="24"/>
                <w:shd w:val="clear" w:color="auto" w:fill="FFFFFF"/>
              </w:rPr>
              <w:t>,</w:t>
            </w:r>
            <w:r>
              <w:rPr>
                <w:rFonts w:ascii="Times New Roman" w:hAnsi="Times New Roman" w:cs="Times New Roman"/>
                <w:color w:val="0D0D0D"/>
                <w:sz w:val="24"/>
                <w:szCs w:val="24"/>
                <w:shd w:val="clear" w:color="auto" w:fill="FFFFFF"/>
              </w:rPr>
              <w:t xml:space="preserve"> </w:t>
            </w:r>
            <w:r w:rsidRPr="00742ABF">
              <w:rPr>
                <w:rFonts w:ascii="Times New Roman" w:hAnsi="Times New Roman" w:cs="Times New Roman"/>
                <w:color w:val="0D0D0D"/>
                <w:sz w:val="24"/>
                <w:szCs w:val="24"/>
                <w:shd w:val="clear" w:color="auto" w:fill="FFFFFF"/>
              </w:rPr>
              <w:t>je veux pouvoir</w:t>
            </w:r>
          </w:p>
          <w:p w14:paraId="474C5080" w14:textId="40309774" w:rsidR="00742ABF" w:rsidRPr="007772E4" w:rsidRDefault="00742ABF" w:rsidP="00742ABF">
            <w:pPr>
              <w:rPr>
                <w:rFonts w:ascii="Times New Roman" w:hAnsi="Times New Roman" w:cs="Times New Roman"/>
                <w:color w:val="0D0D0D"/>
                <w:sz w:val="24"/>
                <w:szCs w:val="24"/>
                <w:shd w:val="clear" w:color="auto" w:fill="FFFFFF"/>
              </w:rPr>
            </w:pPr>
            <w:r w:rsidRPr="00742ABF">
              <w:rPr>
                <w:rFonts w:ascii="Times New Roman" w:hAnsi="Times New Roman" w:cs="Times New Roman"/>
                <w:color w:val="0D0D0D"/>
                <w:sz w:val="24"/>
                <w:szCs w:val="24"/>
                <w:shd w:val="clear" w:color="auto" w:fill="FFFFFF"/>
              </w:rPr>
              <w:t xml:space="preserve">Modifier les détails d’une </w:t>
            </w:r>
            <w:r>
              <w:rPr>
                <w:rFonts w:ascii="Times New Roman" w:hAnsi="Times New Roman" w:cs="Times New Roman"/>
                <w:color w:val="0D0D0D"/>
                <w:sz w:val="24"/>
                <w:szCs w:val="24"/>
                <w:shd w:val="clear" w:color="auto" w:fill="FFFFFF"/>
              </w:rPr>
              <w:t>t</w:t>
            </w:r>
            <w:r w:rsidR="00EE6907">
              <w:rPr>
                <w:rFonts w:ascii="Times New Roman" w:hAnsi="Times New Roman" w:cs="Times New Roman"/>
                <w:color w:val="0D0D0D"/>
                <w:sz w:val="24"/>
                <w:szCs w:val="24"/>
                <w:shd w:val="clear" w:color="auto" w:fill="FFFFFF"/>
              </w:rPr>
              <w:t>â</w:t>
            </w:r>
            <w:r>
              <w:rPr>
                <w:rFonts w:ascii="Times New Roman" w:hAnsi="Times New Roman" w:cs="Times New Roman"/>
                <w:color w:val="0D0D0D"/>
                <w:sz w:val="24"/>
                <w:szCs w:val="24"/>
                <w:shd w:val="clear" w:color="auto" w:fill="FFFFFF"/>
              </w:rPr>
              <w:t>che</w:t>
            </w:r>
            <w:r w:rsidRPr="00742ABF">
              <w:rPr>
                <w:rFonts w:ascii="Times New Roman" w:hAnsi="Times New Roman" w:cs="Times New Roman"/>
                <w:color w:val="0D0D0D"/>
                <w:sz w:val="24"/>
                <w:szCs w:val="24"/>
                <w:shd w:val="clear" w:color="auto" w:fill="FFFFFF"/>
              </w:rPr>
              <w:t>.</w:t>
            </w:r>
          </w:p>
        </w:tc>
        <w:tc>
          <w:tcPr>
            <w:tcW w:w="1696" w:type="dxa"/>
          </w:tcPr>
          <w:p w14:paraId="55B927B3" w14:textId="30552759" w:rsidR="00742ABF" w:rsidRPr="003A7C78" w:rsidRDefault="00742ABF"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Could</w:t>
            </w:r>
          </w:p>
        </w:tc>
      </w:tr>
      <w:tr w:rsidR="00742ABF" w:rsidRPr="003A7C78" w14:paraId="6F5E7BA3" w14:textId="77777777" w:rsidTr="00B06234">
        <w:tc>
          <w:tcPr>
            <w:tcW w:w="585" w:type="dxa"/>
          </w:tcPr>
          <w:p w14:paraId="17F5A406" w14:textId="2538A965" w:rsidR="00742ABF" w:rsidRPr="003A7C78" w:rsidRDefault="00742ABF" w:rsidP="00742ABF">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22</w:t>
            </w:r>
          </w:p>
        </w:tc>
        <w:tc>
          <w:tcPr>
            <w:tcW w:w="1962" w:type="dxa"/>
          </w:tcPr>
          <w:p w14:paraId="45A24495" w14:textId="42F16612" w:rsidR="00742ABF" w:rsidRPr="003A7C78" w:rsidRDefault="00742ABF" w:rsidP="00742ABF">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Consulter la liste de stock</w:t>
            </w:r>
          </w:p>
        </w:tc>
        <w:tc>
          <w:tcPr>
            <w:tcW w:w="850" w:type="dxa"/>
          </w:tcPr>
          <w:p w14:paraId="7D2DF020" w14:textId="54B712E4" w:rsidR="00742ABF" w:rsidRPr="003A7C78" w:rsidRDefault="00742ABF"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22.1</w:t>
            </w:r>
          </w:p>
        </w:tc>
        <w:tc>
          <w:tcPr>
            <w:tcW w:w="3969" w:type="dxa"/>
          </w:tcPr>
          <w:p w14:paraId="66620052" w14:textId="588CCDF7" w:rsidR="00742ABF" w:rsidRPr="003A7C78" w:rsidRDefault="00742ABF" w:rsidP="00742ABF">
            <w:pPr>
              <w:rPr>
                <w:rFonts w:ascii="Times New Roman" w:hAnsi="Times New Roman" w:cs="Times New Roman"/>
                <w:color w:val="0D0D0D"/>
                <w:sz w:val="24"/>
                <w:szCs w:val="24"/>
                <w:shd w:val="clear" w:color="auto" w:fill="FFFFFF"/>
              </w:rPr>
            </w:pPr>
            <w:r w:rsidRPr="007772E4">
              <w:rPr>
                <w:rFonts w:ascii="Times New Roman" w:hAnsi="Times New Roman" w:cs="Times New Roman"/>
                <w:color w:val="0D0D0D"/>
                <w:sz w:val="24"/>
                <w:szCs w:val="24"/>
                <w:shd w:val="clear" w:color="auto" w:fill="FFFFFF"/>
              </w:rPr>
              <w:t xml:space="preserve">En tant </w:t>
            </w:r>
            <w:r>
              <w:rPr>
                <w:rFonts w:ascii="Times New Roman" w:hAnsi="Times New Roman" w:cs="Times New Roman"/>
                <w:color w:val="0D0D0D"/>
                <w:sz w:val="24"/>
                <w:szCs w:val="24"/>
                <w:shd w:val="clear" w:color="auto" w:fill="FFFFFF"/>
              </w:rPr>
              <w:t>que magasinier,</w:t>
            </w:r>
            <w:r w:rsidRPr="007772E4">
              <w:rPr>
                <w:rFonts w:ascii="Times New Roman" w:hAnsi="Times New Roman" w:cs="Times New Roman"/>
                <w:color w:val="0D0D0D"/>
                <w:sz w:val="24"/>
                <w:szCs w:val="24"/>
                <w:shd w:val="clear" w:color="auto" w:fill="FFFFFF"/>
              </w:rPr>
              <w:t xml:space="preserve"> je veux pouvoir</w:t>
            </w:r>
            <w:r>
              <w:rPr>
                <w:rFonts w:ascii="Times New Roman" w:hAnsi="Times New Roman" w:cs="Times New Roman"/>
                <w:color w:val="0D0D0D"/>
                <w:sz w:val="24"/>
                <w:szCs w:val="24"/>
                <w:shd w:val="clear" w:color="auto" w:fill="FFFFFF"/>
              </w:rPr>
              <w:t xml:space="preserve"> </w:t>
            </w:r>
            <w:r w:rsidRPr="007772E4">
              <w:rPr>
                <w:rFonts w:ascii="Times New Roman" w:hAnsi="Times New Roman" w:cs="Times New Roman"/>
                <w:color w:val="0D0D0D"/>
                <w:sz w:val="24"/>
                <w:szCs w:val="24"/>
                <w:shd w:val="clear" w:color="auto" w:fill="FFFFFF"/>
              </w:rPr>
              <w:t>accéder à une vue globale de la liste d</w:t>
            </w:r>
            <w:r>
              <w:rPr>
                <w:rFonts w:ascii="Times New Roman" w:hAnsi="Times New Roman" w:cs="Times New Roman"/>
                <w:color w:val="0D0D0D"/>
                <w:sz w:val="24"/>
                <w:szCs w:val="24"/>
                <w:shd w:val="clear" w:color="auto" w:fill="FFFFFF"/>
              </w:rPr>
              <w:t>e stock</w:t>
            </w:r>
            <w:r w:rsidRPr="007772E4">
              <w:rPr>
                <w:rFonts w:ascii="Times New Roman" w:hAnsi="Times New Roman" w:cs="Times New Roman"/>
                <w:color w:val="0D0D0D"/>
                <w:sz w:val="24"/>
                <w:szCs w:val="24"/>
                <w:shd w:val="clear" w:color="auto" w:fill="FFFFFF"/>
              </w:rPr>
              <w:t>.</w:t>
            </w:r>
          </w:p>
        </w:tc>
        <w:tc>
          <w:tcPr>
            <w:tcW w:w="1696" w:type="dxa"/>
          </w:tcPr>
          <w:p w14:paraId="58B33E00" w14:textId="0AE272ED" w:rsidR="00742ABF" w:rsidRPr="003A7C78" w:rsidRDefault="00AE4634"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Must</w:t>
            </w:r>
          </w:p>
        </w:tc>
      </w:tr>
      <w:tr w:rsidR="00742ABF" w:rsidRPr="003A7C78" w14:paraId="65FD52C7" w14:textId="77777777" w:rsidTr="00B06234">
        <w:tc>
          <w:tcPr>
            <w:tcW w:w="585" w:type="dxa"/>
          </w:tcPr>
          <w:p w14:paraId="614934F7" w14:textId="77777777" w:rsidR="00742ABF" w:rsidRDefault="00742ABF" w:rsidP="00742ABF">
            <w:pPr>
              <w:rPr>
                <w:rFonts w:ascii="Times New Roman" w:hAnsi="Times New Roman" w:cs="Times New Roman"/>
                <w:color w:val="0D0D0D"/>
                <w:sz w:val="24"/>
                <w:szCs w:val="24"/>
                <w:shd w:val="clear" w:color="auto" w:fill="FFFFFF"/>
              </w:rPr>
            </w:pPr>
          </w:p>
        </w:tc>
        <w:tc>
          <w:tcPr>
            <w:tcW w:w="1962" w:type="dxa"/>
          </w:tcPr>
          <w:p w14:paraId="5081D1FA" w14:textId="77777777" w:rsidR="00742ABF" w:rsidRPr="003A7C78" w:rsidRDefault="00742ABF" w:rsidP="00742ABF">
            <w:pPr>
              <w:rPr>
                <w:rFonts w:ascii="Times New Roman" w:hAnsi="Times New Roman" w:cs="Times New Roman"/>
                <w:color w:val="0D0D0D"/>
                <w:sz w:val="24"/>
                <w:szCs w:val="24"/>
                <w:shd w:val="clear" w:color="auto" w:fill="FFFFFF"/>
              </w:rPr>
            </w:pPr>
          </w:p>
        </w:tc>
        <w:tc>
          <w:tcPr>
            <w:tcW w:w="850" w:type="dxa"/>
          </w:tcPr>
          <w:p w14:paraId="1F615364" w14:textId="1B35D4ED" w:rsidR="00742ABF" w:rsidRDefault="00742ABF"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22.2</w:t>
            </w:r>
          </w:p>
        </w:tc>
        <w:tc>
          <w:tcPr>
            <w:tcW w:w="3969" w:type="dxa"/>
          </w:tcPr>
          <w:p w14:paraId="73C8E88F" w14:textId="1E48BE2B" w:rsidR="00742ABF" w:rsidRPr="007772E4" w:rsidRDefault="00742ABF" w:rsidP="00742ABF">
            <w:pPr>
              <w:rPr>
                <w:rFonts w:ascii="Times New Roman" w:hAnsi="Times New Roman" w:cs="Times New Roman"/>
                <w:color w:val="0D0D0D"/>
                <w:sz w:val="24"/>
                <w:szCs w:val="24"/>
                <w:shd w:val="clear" w:color="auto" w:fill="FFFFFF"/>
              </w:rPr>
            </w:pPr>
            <w:r w:rsidRPr="007772E4">
              <w:rPr>
                <w:rFonts w:ascii="Times New Roman" w:hAnsi="Times New Roman" w:cs="Times New Roman"/>
                <w:color w:val="0D0D0D"/>
                <w:sz w:val="24"/>
                <w:szCs w:val="24"/>
                <w:shd w:val="clear" w:color="auto" w:fill="FFFFFF"/>
              </w:rPr>
              <w:t xml:space="preserve">En tant </w:t>
            </w:r>
            <w:r>
              <w:rPr>
                <w:rFonts w:ascii="Times New Roman" w:hAnsi="Times New Roman" w:cs="Times New Roman"/>
                <w:color w:val="0D0D0D"/>
                <w:sz w:val="24"/>
                <w:szCs w:val="24"/>
                <w:shd w:val="clear" w:color="auto" w:fill="FFFFFF"/>
              </w:rPr>
              <w:t>que Chef d’équipe,</w:t>
            </w:r>
            <w:r w:rsidRPr="007772E4">
              <w:rPr>
                <w:rFonts w:ascii="Times New Roman" w:hAnsi="Times New Roman" w:cs="Times New Roman"/>
                <w:color w:val="0D0D0D"/>
                <w:sz w:val="24"/>
                <w:szCs w:val="24"/>
                <w:shd w:val="clear" w:color="auto" w:fill="FFFFFF"/>
              </w:rPr>
              <w:t xml:space="preserve"> je veux pouvoir</w:t>
            </w:r>
            <w:r>
              <w:rPr>
                <w:rFonts w:ascii="Times New Roman" w:hAnsi="Times New Roman" w:cs="Times New Roman"/>
                <w:color w:val="0D0D0D"/>
                <w:sz w:val="24"/>
                <w:szCs w:val="24"/>
                <w:shd w:val="clear" w:color="auto" w:fill="FFFFFF"/>
              </w:rPr>
              <w:t xml:space="preserve"> </w:t>
            </w:r>
            <w:r w:rsidRPr="007772E4">
              <w:rPr>
                <w:rFonts w:ascii="Times New Roman" w:hAnsi="Times New Roman" w:cs="Times New Roman"/>
                <w:color w:val="0D0D0D"/>
                <w:sz w:val="24"/>
                <w:szCs w:val="24"/>
                <w:shd w:val="clear" w:color="auto" w:fill="FFFFFF"/>
              </w:rPr>
              <w:t>accéder à une vue globale de la liste d</w:t>
            </w:r>
            <w:r>
              <w:rPr>
                <w:rFonts w:ascii="Times New Roman" w:hAnsi="Times New Roman" w:cs="Times New Roman"/>
                <w:color w:val="0D0D0D"/>
                <w:sz w:val="24"/>
                <w:szCs w:val="24"/>
                <w:shd w:val="clear" w:color="auto" w:fill="FFFFFF"/>
              </w:rPr>
              <w:t>e stock</w:t>
            </w:r>
            <w:r w:rsidRPr="007772E4">
              <w:rPr>
                <w:rFonts w:ascii="Times New Roman" w:hAnsi="Times New Roman" w:cs="Times New Roman"/>
                <w:color w:val="0D0D0D"/>
                <w:sz w:val="24"/>
                <w:szCs w:val="24"/>
                <w:shd w:val="clear" w:color="auto" w:fill="FFFFFF"/>
              </w:rPr>
              <w:t>.</w:t>
            </w:r>
          </w:p>
        </w:tc>
        <w:tc>
          <w:tcPr>
            <w:tcW w:w="1696" w:type="dxa"/>
          </w:tcPr>
          <w:p w14:paraId="7D8EAFDB" w14:textId="0107DBF5" w:rsidR="00742ABF" w:rsidRPr="003A7C78" w:rsidRDefault="00AE4634"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Must</w:t>
            </w:r>
          </w:p>
        </w:tc>
      </w:tr>
      <w:tr w:rsidR="00742ABF" w:rsidRPr="003A7C78" w14:paraId="0167674A" w14:textId="77777777" w:rsidTr="00B06234">
        <w:tc>
          <w:tcPr>
            <w:tcW w:w="585" w:type="dxa"/>
          </w:tcPr>
          <w:p w14:paraId="4536CDC0" w14:textId="3FD31D24" w:rsidR="00742ABF" w:rsidRPr="003A7C78" w:rsidRDefault="00742ABF" w:rsidP="00742ABF">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23</w:t>
            </w:r>
          </w:p>
        </w:tc>
        <w:tc>
          <w:tcPr>
            <w:tcW w:w="1962" w:type="dxa"/>
          </w:tcPr>
          <w:p w14:paraId="628009D4" w14:textId="1712735F" w:rsidR="00742ABF" w:rsidRPr="003A7C78" w:rsidRDefault="00742ABF" w:rsidP="00742ABF">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 xml:space="preserve">Ajouter un stock </w:t>
            </w:r>
          </w:p>
        </w:tc>
        <w:tc>
          <w:tcPr>
            <w:tcW w:w="850" w:type="dxa"/>
          </w:tcPr>
          <w:p w14:paraId="6505E401" w14:textId="67CE1E04" w:rsidR="00742ABF" w:rsidRPr="003A7C78" w:rsidRDefault="00742ABF"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22</w:t>
            </w:r>
          </w:p>
        </w:tc>
        <w:tc>
          <w:tcPr>
            <w:tcW w:w="3969" w:type="dxa"/>
          </w:tcPr>
          <w:p w14:paraId="2E08D9F9" w14:textId="06E96637" w:rsidR="00742ABF" w:rsidRPr="003A7C78" w:rsidRDefault="00742ABF" w:rsidP="00742ABF">
            <w:pPr>
              <w:rPr>
                <w:rFonts w:ascii="Times New Roman" w:hAnsi="Times New Roman" w:cs="Times New Roman"/>
                <w:color w:val="0D0D0D"/>
                <w:sz w:val="24"/>
                <w:szCs w:val="24"/>
                <w:shd w:val="clear" w:color="auto" w:fill="FFFFFF"/>
              </w:rPr>
            </w:pPr>
            <w:r w:rsidRPr="007772E4">
              <w:rPr>
                <w:rFonts w:ascii="Times New Roman" w:hAnsi="Times New Roman" w:cs="Times New Roman"/>
                <w:color w:val="0D0D0D"/>
                <w:sz w:val="24"/>
                <w:szCs w:val="24"/>
                <w:shd w:val="clear" w:color="auto" w:fill="FFFFFF"/>
              </w:rPr>
              <w:t xml:space="preserve">En tant </w:t>
            </w:r>
            <w:r>
              <w:rPr>
                <w:rFonts w:ascii="Times New Roman" w:hAnsi="Times New Roman" w:cs="Times New Roman"/>
                <w:color w:val="0D0D0D"/>
                <w:sz w:val="24"/>
                <w:szCs w:val="24"/>
                <w:shd w:val="clear" w:color="auto" w:fill="FFFFFF"/>
              </w:rPr>
              <w:t>que Magasinier</w:t>
            </w:r>
            <w:r w:rsidRPr="007772E4">
              <w:rPr>
                <w:rFonts w:ascii="Times New Roman" w:hAnsi="Times New Roman" w:cs="Times New Roman"/>
                <w:color w:val="0D0D0D"/>
                <w:sz w:val="24"/>
                <w:szCs w:val="24"/>
                <w:shd w:val="clear" w:color="auto" w:fill="FFFFFF"/>
              </w:rPr>
              <w:t>, je veux pouvoir</w:t>
            </w:r>
            <w:r>
              <w:rPr>
                <w:rFonts w:ascii="Times New Roman" w:hAnsi="Times New Roman" w:cs="Times New Roman"/>
                <w:color w:val="0D0D0D"/>
                <w:sz w:val="24"/>
                <w:szCs w:val="24"/>
                <w:shd w:val="clear" w:color="auto" w:fill="FFFFFF"/>
              </w:rPr>
              <w:t xml:space="preserve"> </w:t>
            </w:r>
            <w:r w:rsidRPr="007772E4">
              <w:rPr>
                <w:rFonts w:ascii="Times New Roman" w:hAnsi="Times New Roman" w:cs="Times New Roman"/>
                <w:color w:val="0D0D0D"/>
                <w:sz w:val="24"/>
                <w:szCs w:val="24"/>
                <w:shd w:val="clear" w:color="auto" w:fill="FFFFFF"/>
              </w:rPr>
              <w:t>ajouter un</w:t>
            </w:r>
            <w:r>
              <w:rPr>
                <w:rFonts w:ascii="Times New Roman" w:hAnsi="Times New Roman" w:cs="Times New Roman"/>
                <w:color w:val="0D0D0D"/>
                <w:sz w:val="24"/>
                <w:szCs w:val="24"/>
                <w:shd w:val="clear" w:color="auto" w:fill="FFFFFF"/>
              </w:rPr>
              <w:t xml:space="preserve"> stock</w:t>
            </w:r>
          </w:p>
        </w:tc>
        <w:tc>
          <w:tcPr>
            <w:tcW w:w="1696" w:type="dxa"/>
          </w:tcPr>
          <w:p w14:paraId="249EF69B" w14:textId="739E38CA" w:rsidR="00742ABF" w:rsidRPr="003A7C78" w:rsidRDefault="00AE4634"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Must</w:t>
            </w:r>
          </w:p>
        </w:tc>
      </w:tr>
      <w:tr w:rsidR="00742ABF" w:rsidRPr="003A7C78" w14:paraId="7A93B2DA" w14:textId="77777777" w:rsidTr="00B06234">
        <w:tc>
          <w:tcPr>
            <w:tcW w:w="585" w:type="dxa"/>
          </w:tcPr>
          <w:p w14:paraId="369176CA" w14:textId="4140BEC7" w:rsidR="00742ABF" w:rsidRPr="003A7C78" w:rsidRDefault="00742ABF" w:rsidP="00742ABF">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24</w:t>
            </w:r>
          </w:p>
        </w:tc>
        <w:tc>
          <w:tcPr>
            <w:tcW w:w="1962" w:type="dxa"/>
          </w:tcPr>
          <w:p w14:paraId="0586E181" w14:textId="1230D19A" w:rsidR="00742ABF" w:rsidRPr="003A7C78" w:rsidRDefault="00742ABF" w:rsidP="00742ABF">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 xml:space="preserve">Modifier </w:t>
            </w:r>
            <w:r>
              <w:rPr>
                <w:rFonts w:ascii="Times New Roman" w:hAnsi="Times New Roman" w:cs="Times New Roman"/>
                <w:color w:val="0D0D0D"/>
                <w:sz w:val="24"/>
                <w:szCs w:val="24"/>
                <w:shd w:val="clear" w:color="auto" w:fill="FFFFFF"/>
              </w:rPr>
              <w:t>les détails d’</w:t>
            </w:r>
            <w:r w:rsidRPr="003A7C78">
              <w:rPr>
                <w:rFonts w:ascii="Times New Roman" w:hAnsi="Times New Roman" w:cs="Times New Roman"/>
                <w:color w:val="0D0D0D"/>
                <w:sz w:val="24"/>
                <w:szCs w:val="24"/>
                <w:shd w:val="clear" w:color="auto" w:fill="FFFFFF"/>
              </w:rPr>
              <w:t xml:space="preserve">un stock </w:t>
            </w:r>
          </w:p>
        </w:tc>
        <w:tc>
          <w:tcPr>
            <w:tcW w:w="850" w:type="dxa"/>
          </w:tcPr>
          <w:p w14:paraId="2285B53B" w14:textId="00EAF72D" w:rsidR="00742ABF" w:rsidRPr="003A7C78" w:rsidRDefault="00742ABF"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23</w:t>
            </w:r>
          </w:p>
        </w:tc>
        <w:tc>
          <w:tcPr>
            <w:tcW w:w="3969" w:type="dxa"/>
          </w:tcPr>
          <w:p w14:paraId="7E866814" w14:textId="2EDC65B5" w:rsidR="00742ABF" w:rsidRPr="003A7C78" w:rsidRDefault="00742ABF" w:rsidP="00742ABF">
            <w:pPr>
              <w:rPr>
                <w:rFonts w:ascii="Times New Roman" w:hAnsi="Times New Roman" w:cs="Times New Roman"/>
                <w:color w:val="0D0D0D"/>
                <w:sz w:val="24"/>
                <w:szCs w:val="24"/>
                <w:shd w:val="clear" w:color="auto" w:fill="FFFFFF"/>
              </w:rPr>
            </w:pPr>
            <w:r w:rsidRPr="007772E4">
              <w:rPr>
                <w:rFonts w:ascii="Times New Roman" w:hAnsi="Times New Roman" w:cs="Times New Roman"/>
                <w:color w:val="0D0D0D"/>
                <w:sz w:val="24"/>
                <w:szCs w:val="24"/>
                <w:shd w:val="clear" w:color="auto" w:fill="FFFFFF"/>
              </w:rPr>
              <w:t xml:space="preserve">En tant </w:t>
            </w:r>
            <w:r>
              <w:rPr>
                <w:rFonts w:ascii="Times New Roman" w:hAnsi="Times New Roman" w:cs="Times New Roman"/>
                <w:color w:val="0D0D0D"/>
                <w:sz w:val="24"/>
                <w:szCs w:val="24"/>
                <w:shd w:val="clear" w:color="auto" w:fill="FFFFFF"/>
              </w:rPr>
              <w:t>que Magasinier</w:t>
            </w:r>
            <w:r w:rsidRPr="007772E4">
              <w:rPr>
                <w:rFonts w:ascii="Times New Roman" w:hAnsi="Times New Roman" w:cs="Times New Roman"/>
                <w:color w:val="0D0D0D"/>
                <w:sz w:val="24"/>
                <w:szCs w:val="24"/>
                <w:shd w:val="clear" w:color="auto" w:fill="FFFFFF"/>
              </w:rPr>
              <w:t>, je veux pouvoir</w:t>
            </w:r>
            <w:r>
              <w:rPr>
                <w:rFonts w:ascii="Times New Roman" w:hAnsi="Times New Roman" w:cs="Times New Roman"/>
                <w:color w:val="0D0D0D"/>
                <w:sz w:val="24"/>
                <w:szCs w:val="24"/>
                <w:shd w:val="clear" w:color="auto" w:fill="FFFFFF"/>
              </w:rPr>
              <w:t xml:space="preserve"> modifier</w:t>
            </w:r>
            <w:r w:rsidRPr="007772E4">
              <w:rPr>
                <w:rFonts w:ascii="Times New Roman" w:hAnsi="Times New Roman" w:cs="Times New Roman"/>
                <w:color w:val="0D0D0D"/>
                <w:sz w:val="24"/>
                <w:szCs w:val="24"/>
                <w:shd w:val="clear" w:color="auto" w:fill="FFFFFF"/>
              </w:rPr>
              <w:t xml:space="preserve"> un</w:t>
            </w:r>
            <w:r>
              <w:rPr>
                <w:rFonts w:ascii="Times New Roman" w:hAnsi="Times New Roman" w:cs="Times New Roman"/>
                <w:color w:val="0D0D0D"/>
                <w:sz w:val="24"/>
                <w:szCs w:val="24"/>
                <w:shd w:val="clear" w:color="auto" w:fill="FFFFFF"/>
              </w:rPr>
              <w:t xml:space="preserve"> détail du stock</w:t>
            </w:r>
          </w:p>
        </w:tc>
        <w:tc>
          <w:tcPr>
            <w:tcW w:w="1696" w:type="dxa"/>
          </w:tcPr>
          <w:p w14:paraId="0553CAB2" w14:textId="77777777" w:rsidR="00742ABF" w:rsidRPr="003A7C78" w:rsidRDefault="00742ABF" w:rsidP="00742ABF">
            <w:pPr>
              <w:jc w:val="center"/>
              <w:rPr>
                <w:rFonts w:ascii="Times New Roman" w:hAnsi="Times New Roman" w:cs="Times New Roman"/>
                <w:color w:val="0D0D0D"/>
                <w:sz w:val="24"/>
                <w:szCs w:val="24"/>
                <w:shd w:val="clear" w:color="auto" w:fill="FFFFFF"/>
              </w:rPr>
            </w:pPr>
          </w:p>
        </w:tc>
      </w:tr>
      <w:tr w:rsidR="00742ABF" w:rsidRPr="003A7C78" w14:paraId="79ECA50D" w14:textId="77777777" w:rsidTr="00B06234">
        <w:tc>
          <w:tcPr>
            <w:tcW w:w="585" w:type="dxa"/>
          </w:tcPr>
          <w:p w14:paraId="452A4A77" w14:textId="18A8BA5D" w:rsidR="00742ABF" w:rsidRDefault="00742ABF" w:rsidP="00742ABF">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25</w:t>
            </w:r>
          </w:p>
        </w:tc>
        <w:tc>
          <w:tcPr>
            <w:tcW w:w="1962" w:type="dxa"/>
          </w:tcPr>
          <w:p w14:paraId="0277896E" w14:textId="7B387B33" w:rsidR="00742ABF" w:rsidRDefault="00742ABF" w:rsidP="00742ABF">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Supprimer un stock</w:t>
            </w:r>
          </w:p>
        </w:tc>
        <w:tc>
          <w:tcPr>
            <w:tcW w:w="850" w:type="dxa"/>
          </w:tcPr>
          <w:p w14:paraId="3EDFFE67" w14:textId="3EE3ED48" w:rsidR="00742ABF" w:rsidRPr="003A7C78" w:rsidRDefault="00742ABF"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24</w:t>
            </w:r>
          </w:p>
        </w:tc>
        <w:tc>
          <w:tcPr>
            <w:tcW w:w="3969" w:type="dxa"/>
          </w:tcPr>
          <w:p w14:paraId="322F8D2A" w14:textId="43096BED" w:rsidR="00742ABF" w:rsidRPr="003A7C78" w:rsidRDefault="00742ABF" w:rsidP="00742ABF">
            <w:pPr>
              <w:rPr>
                <w:rFonts w:ascii="Times New Roman" w:hAnsi="Times New Roman" w:cs="Times New Roman"/>
                <w:color w:val="0D0D0D"/>
                <w:sz w:val="24"/>
                <w:szCs w:val="24"/>
                <w:shd w:val="clear" w:color="auto" w:fill="FFFFFF"/>
              </w:rPr>
            </w:pPr>
            <w:r w:rsidRPr="007772E4">
              <w:rPr>
                <w:rFonts w:ascii="Times New Roman" w:hAnsi="Times New Roman" w:cs="Times New Roman"/>
                <w:color w:val="0D0D0D"/>
                <w:sz w:val="24"/>
                <w:szCs w:val="24"/>
                <w:shd w:val="clear" w:color="auto" w:fill="FFFFFF"/>
              </w:rPr>
              <w:t xml:space="preserve">En tant </w:t>
            </w:r>
            <w:r>
              <w:rPr>
                <w:rFonts w:ascii="Times New Roman" w:hAnsi="Times New Roman" w:cs="Times New Roman"/>
                <w:color w:val="0D0D0D"/>
                <w:sz w:val="24"/>
                <w:szCs w:val="24"/>
                <w:shd w:val="clear" w:color="auto" w:fill="FFFFFF"/>
              </w:rPr>
              <w:t>que Magasinier</w:t>
            </w:r>
            <w:r w:rsidRPr="007772E4">
              <w:rPr>
                <w:rFonts w:ascii="Times New Roman" w:hAnsi="Times New Roman" w:cs="Times New Roman"/>
                <w:color w:val="0D0D0D"/>
                <w:sz w:val="24"/>
                <w:szCs w:val="24"/>
                <w:shd w:val="clear" w:color="auto" w:fill="FFFFFF"/>
              </w:rPr>
              <w:t>, je veux pouvoir</w:t>
            </w:r>
            <w:r>
              <w:rPr>
                <w:rFonts w:ascii="Times New Roman" w:hAnsi="Times New Roman" w:cs="Times New Roman"/>
                <w:color w:val="0D0D0D"/>
                <w:sz w:val="24"/>
                <w:szCs w:val="24"/>
                <w:shd w:val="clear" w:color="auto" w:fill="FFFFFF"/>
              </w:rPr>
              <w:t xml:space="preserve"> supprimer</w:t>
            </w:r>
            <w:r w:rsidRPr="007772E4">
              <w:rPr>
                <w:rFonts w:ascii="Times New Roman" w:hAnsi="Times New Roman" w:cs="Times New Roman"/>
                <w:color w:val="0D0D0D"/>
                <w:sz w:val="24"/>
                <w:szCs w:val="24"/>
                <w:shd w:val="clear" w:color="auto" w:fill="FFFFFF"/>
              </w:rPr>
              <w:t xml:space="preserve"> un</w:t>
            </w:r>
            <w:r>
              <w:rPr>
                <w:rFonts w:ascii="Times New Roman" w:hAnsi="Times New Roman" w:cs="Times New Roman"/>
                <w:color w:val="0D0D0D"/>
                <w:sz w:val="24"/>
                <w:szCs w:val="24"/>
                <w:shd w:val="clear" w:color="auto" w:fill="FFFFFF"/>
              </w:rPr>
              <w:t xml:space="preserve"> stock</w:t>
            </w:r>
          </w:p>
        </w:tc>
        <w:tc>
          <w:tcPr>
            <w:tcW w:w="1696" w:type="dxa"/>
          </w:tcPr>
          <w:p w14:paraId="65474345" w14:textId="77777777" w:rsidR="00742ABF" w:rsidRPr="003A7C78" w:rsidRDefault="00742ABF" w:rsidP="00742ABF">
            <w:pPr>
              <w:jc w:val="center"/>
              <w:rPr>
                <w:rFonts w:ascii="Times New Roman" w:hAnsi="Times New Roman" w:cs="Times New Roman"/>
                <w:color w:val="0D0D0D"/>
                <w:sz w:val="24"/>
                <w:szCs w:val="24"/>
                <w:shd w:val="clear" w:color="auto" w:fill="FFFFFF"/>
              </w:rPr>
            </w:pPr>
          </w:p>
        </w:tc>
      </w:tr>
      <w:tr w:rsidR="00742ABF" w:rsidRPr="003A7C78" w14:paraId="7E3F7E12" w14:textId="77777777" w:rsidTr="00B06234">
        <w:tc>
          <w:tcPr>
            <w:tcW w:w="585" w:type="dxa"/>
          </w:tcPr>
          <w:p w14:paraId="2981D540" w14:textId="1D37CC34" w:rsidR="00742ABF" w:rsidRPr="003A7C78" w:rsidRDefault="00742ABF" w:rsidP="00742ABF">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2</w:t>
            </w:r>
            <w:r>
              <w:rPr>
                <w:rFonts w:ascii="Times New Roman" w:hAnsi="Times New Roman" w:cs="Times New Roman"/>
                <w:color w:val="0D0D0D"/>
                <w:sz w:val="24"/>
                <w:szCs w:val="24"/>
                <w:shd w:val="clear" w:color="auto" w:fill="FFFFFF"/>
              </w:rPr>
              <w:t>6</w:t>
            </w:r>
          </w:p>
        </w:tc>
        <w:tc>
          <w:tcPr>
            <w:tcW w:w="1962" w:type="dxa"/>
          </w:tcPr>
          <w:p w14:paraId="74DEC7E5" w14:textId="71FD128B" w:rsidR="00742ABF" w:rsidRPr="003A7C78" w:rsidRDefault="00742ABF" w:rsidP="00742ABF">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Consulter la liste des commandes</w:t>
            </w:r>
          </w:p>
        </w:tc>
        <w:tc>
          <w:tcPr>
            <w:tcW w:w="850" w:type="dxa"/>
          </w:tcPr>
          <w:p w14:paraId="21A79F9E" w14:textId="615BD803" w:rsidR="00742ABF" w:rsidRPr="003A7C78" w:rsidRDefault="00742ABF"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25.1</w:t>
            </w:r>
          </w:p>
        </w:tc>
        <w:tc>
          <w:tcPr>
            <w:tcW w:w="3969" w:type="dxa"/>
          </w:tcPr>
          <w:p w14:paraId="36A33AF4" w14:textId="62AAF4AB" w:rsidR="00742ABF" w:rsidRPr="003A7C78" w:rsidRDefault="00742ABF" w:rsidP="00742ABF">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En tant que Magasinier je veux pouvoir accéder </w:t>
            </w:r>
            <w:r w:rsidR="00EE6907">
              <w:rPr>
                <w:rFonts w:ascii="Times New Roman" w:hAnsi="Times New Roman" w:cs="Times New Roman"/>
                <w:color w:val="0D0D0D"/>
                <w:sz w:val="24"/>
                <w:szCs w:val="24"/>
                <w:shd w:val="clear" w:color="auto" w:fill="FFFFFF"/>
              </w:rPr>
              <w:t>à</w:t>
            </w:r>
            <w:r>
              <w:rPr>
                <w:rFonts w:ascii="Times New Roman" w:hAnsi="Times New Roman" w:cs="Times New Roman"/>
                <w:color w:val="0D0D0D"/>
                <w:sz w:val="24"/>
                <w:szCs w:val="24"/>
                <w:shd w:val="clear" w:color="auto" w:fill="FFFFFF"/>
              </w:rPr>
              <w:t xml:space="preserve"> la liste des commandes.</w:t>
            </w:r>
          </w:p>
        </w:tc>
        <w:tc>
          <w:tcPr>
            <w:tcW w:w="1696" w:type="dxa"/>
          </w:tcPr>
          <w:p w14:paraId="2F197237" w14:textId="3E3A867B" w:rsidR="00742ABF" w:rsidRPr="003A7C78" w:rsidRDefault="00742ABF" w:rsidP="00742ABF">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Must</w:t>
            </w:r>
          </w:p>
        </w:tc>
      </w:tr>
      <w:tr w:rsidR="00742ABF" w:rsidRPr="003A7C78" w14:paraId="1FDE455B" w14:textId="77777777" w:rsidTr="00B06234">
        <w:tc>
          <w:tcPr>
            <w:tcW w:w="585" w:type="dxa"/>
          </w:tcPr>
          <w:p w14:paraId="208B69C8" w14:textId="77777777" w:rsidR="00742ABF" w:rsidRPr="003A7C78" w:rsidRDefault="00742ABF" w:rsidP="00742ABF">
            <w:pPr>
              <w:rPr>
                <w:rFonts w:ascii="Times New Roman" w:hAnsi="Times New Roman" w:cs="Times New Roman"/>
                <w:color w:val="0D0D0D"/>
                <w:sz w:val="24"/>
                <w:szCs w:val="24"/>
                <w:shd w:val="clear" w:color="auto" w:fill="FFFFFF"/>
              </w:rPr>
            </w:pPr>
          </w:p>
        </w:tc>
        <w:tc>
          <w:tcPr>
            <w:tcW w:w="1962" w:type="dxa"/>
          </w:tcPr>
          <w:p w14:paraId="1F65F0FB" w14:textId="77777777" w:rsidR="00742ABF" w:rsidRPr="003A7C78" w:rsidRDefault="00742ABF" w:rsidP="00742ABF">
            <w:pPr>
              <w:rPr>
                <w:rFonts w:ascii="Times New Roman" w:hAnsi="Times New Roman" w:cs="Times New Roman"/>
                <w:color w:val="0D0D0D"/>
                <w:sz w:val="24"/>
                <w:szCs w:val="24"/>
                <w:shd w:val="clear" w:color="auto" w:fill="FFFFFF"/>
              </w:rPr>
            </w:pPr>
          </w:p>
        </w:tc>
        <w:tc>
          <w:tcPr>
            <w:tcW w:w="850" w:type="dxa"/>
          </w:tcPr>
          <w:p w14:paraId="24DA8010" w14:textId="51ECD898" w:rsidR="00742ABF" w:rsidRPr="003A7C78" w:rsidRDefault="00742ABF"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25.2</w:t>
            </w:r>
          </w:p>
        </w:tc>
        <w:tc>
          <w:tcPr>
            <w:tcW w:w="3969" w:type="dxa"/>
          </w:tcPr>
          <w:p w14:paraId="6D6FA619" w14:textId="6DAC5C6B" w:rsidR="00742ABF" w:rsidRPr="003A7C78" w:rsidRDefault="00742ABF" w:rsidP="00742ABF">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En tant que Chef d’équipe je veux pouvoir accéder </w:t>
            </w:r>
            <w:r w:rsidR="00EE6907">
              <w:rPr>
                <w:rFonts w:ascii="Times New Roman" w:hAnsi="Times New Roman" w:cs="Times New Roman"/>
                <w:color w:val="0D0D0D"/>
                <w:sz w:val="24"/>
                <w:szCs w:val="24"/>
                <w:shd w:val="clear" w:color="auto" w:fill="FFFFFF"/>
              </w:rPr>
              <w:t>à</w:t>
            </w:r>
            <w:r>
              <w:rPr>
                <w:rFonts w:ascii="Times New Roman" w:hAnsi="Times New Roman" w:cs="Times New Roman"/>
                <w:color w:val="0D0D0D"/>
                <w:sz w:val="24"/>
                <w:szCs w:val="24"/>
                <w:shd w:val="clear" w:color="auto" w:fill="FFFFFF"/>
              </w:rPr>
              <w:t xml:space="preserve"> la liste des commandes.</w:t>
            </w:r>
          </w:p>
        </w:tc>
        <w:tc>
          <w:tcPr>
            <w:tcW w:w="1696" w:type="dxa"/>
          </w:tcPr>
          <w:p w14:paraId="6F440770" w14:textId="3DE5ADA7" w:rsidR="00742ABF" w:rsidRPr="003A7C78" w:rsidRDefault="00742ABF"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Must</w:t>
            </w:r>
          </w:p>
        </w:tc>
      </w:tr>
      <w:tr w:rsidR="00742ABF" w:rsidRPr="003A7C78" w14:paraId="49EBAAD7" w14:textId="77777777" w:rsidTr="00B06234">
        <w:tc>
          <w:tcPr>
            <w:tcW w:w="585" w:type="dxa"/>
          </w:tcPr>
          <w:p w14:paraId="598DCE07" w14:textId="7DCA551C" w:rsidR="00742ABF" w:rsidRPr="003A7C78" w:rsidRDefault="00742ABF" w:rsidP="00742ABF">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2</w:t>
            </w:r>
            <w:r>
              <w:rPr>
                <w:rFonts w:ascii="Times New Roman" w:hAnsi="Times New Roman" w:cs="Times New Roman"/>
                <w:color w:val="0D0D0D"/>
                <w:sz w:val="24"/>
                <w:szCs w:val="24"/>
                <w:shd w:val="clear" w:color="auto" w:fill="FFFFFF"/>
              </w:rPr>
              <w:t>6</w:t>
            </w:r>
          </w:p>
        </w:tc>
        <w:tc>
          <w:tcPr>
            <w:tcW w:w="1962" w:type="dxa"/>
          </w:tcPr>
          <w:p w14:paraId="3025DB7B" w14:textId="583A3B72" w:rsidR="00742ABF" w:rsidRPr="003A7C78" w:rsidRDefault="00742ABF" w:rsidP="00742ABF">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Passer une commande</w:t>
            </w:r>
          </w:p>
        </w:tc>
        <w:tc>
          <w:tcPr>
            <w:tcW w:w="850" w:type="dxa"/>
          </w:tcPr>
          <w:p w14:paraId="3761B79B" w14:textId="19D80928" w:rsidR="00742ABF" w:rsidRPr="003A7C78" w:rsidRDefault="00742ABF" w:rsidP="00742ABF">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2</w:t>
            </w:r>
            <w:r>
              <w:rPr>
                <w:rFonts w:ascii="Times New Roman" w:hAnsi="Times New Roman" w:cs="Times New Roman"/>
                <w:color w:val="0D0D0D"/>
                <w:sz w:val="24"/>
                <w:szCs w:val="24"/>
                <w:shd w:val="clear" w:color="auto" w:fill="FFFFFF"/>
              </w:rPr>
              <w:t>6</w:t>
            </w:r>
          </w:p>
        </w:tc>
        <w:tc>
          <w:tcPr>
            <w:tcW w:w="3969" w:type="dxa"/>
          </w:tcPr>
          <w:p w14:paraId="3ACD7872" w14:textId="179D0CE4" w:rsidR="00742ABF" w:rsidRPr="003A7C78" w:rsidRDefault="00742ABF" w:rsidP="00742ABF">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En tant que </w:t>
            </w:r>
            <w:r w:rsidR="00B7128C">
              <w:rPr>
                <w:rFonts w:ascii="Times New Roman" w:hAnsi="Times New Roman" w:cs="Times New Roman"/>
                <w:color w:val="0D0D0D"/>
                <w:sz w:val="24"/>
                <w:szCs w:val="24"/>
                <w:shd w:val="clear" w:color="auto" w:fill="FFFFFF"/>
              </w:rPr>
              <w:t>Magasinier ////</w:t>
            </w:r>
            <w:r>
              <w:rPr>
                <w:rFonts w:ascii="Times New Roman" w:hAnsi="Times New Roman" w:cs="Times New Roman"/>
                <w:color w:val="0D0D0D"/>
                <w:sz w:val="24"/>
                <w:szCs w:val="24"/>
                <w:shd w:val="clear" w:color="auto" w:fill="FFFFFF"/>
              </w:rPr>
              <w:t>je peux pouvoir passer une commande</w:t>
            </w:r>
          </w:p>
        </w:tc>
        <w:tc>
          <w:tcPr>
            <w:tcW w:w="1696" w:type="dxa"/>
          </w:tcPr>
          <w:p w14:paraId="77927DA9" w14:textId="46459EC9" w:rsidR="00742ABF" w:rsidRPr="003A7C78" w:rsidRDefault="00742ABF" w:rsidP="00742ABF">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Must</w:t>
            </w:r>
          </w:p>
        </w:tc>
      </w:tr>
      <w:tr w:rsidR="00742ABF" w:rsidRPr="003A7C78" w14:paraId="46D5628C" w14:textId="77777777" w:rsidTr="00B06234">
        <w:tc>
          <w:tcPr>
            <w:tcW w:w="585" w:type="dxa"/>
          </w:tcPr>
          <w:p w14:paraId="79C104DF" w14:textId="0D38FD7D" w:rsidR="00742ABF" w:rsidRPr="003A7C78" w:rsidRDefault="00742ABF" w:rsidP="00742ABF">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2</w:t>
            </w:r>
            <w:r>
              <w:rPr>
                <w:rFonts w:ascii="Times New Roman" w:hAnsi="Times New Roman" w:cs="Times New Roman"/>
                <w:color w:val="0D0D0D"/>
                <w:sz w:val="24"/>
                <w:szCs w:val="24"/>
                <w:shd w:val="clear" w:color="auto" w:fill="FFFFFF"/>
              </w:rPr>
              <w:t>7</w:t>
            </w:r>
          </w:p>
        </w:tc>
        <w:tc>
          <w:tcPr>
            <w:tcW w:w="1962" w:type="dxa"/>
          </w:tcPr>
          <w:p w14:paraId="7CE4D518" w14:textId="709FCB8D" w:rsidR="00742ABF" w:rsidRPr="003A7C78" w:rsidRDefault="00742ABF" w:rsidP="00742ABF">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Modifier une commande</w:t>
            </w:r>
          </w:p>
        </w:tc>
        <w:tc>
          <w:tcPr>
            <w:tcW w:w="850" w:type="dxa"/>
          </w:tcPr>
          <w:p w14:paraId="71D0041C" w14:textId="371A9E50" w:rsidR="00742ABF" w:rsidRPr="003A7C78" w:rsidRDefault="00742ABF" w:rsidP="00742ABF">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2</w:t>
            </w:r>
            <w:r>
              <w:rPr>
                <w:rFonts w:ascii="Times New Roman" w:hAnsi="Times New Roman" w:cs="Times New Roman"/>
                <w:color w:val="0D0D0D"/>
                <w:sz w:val="24"/>
                <w:szCs w:val="24"/>
                <w:shd w:val="clear" w:color="auto" w:fill="FFFFFF"/>
              </w:rPr>
              <w:t>7.1</w:t>
            </w:r>
          </w:p>
        </w:tc>
        <w:tc>
          <w:tcPr>
            <w:tcW w:w="3969" w:type="dxa"/>
          </w:tcPr>
          <w:p w14:paraId="543A92E4" w14:textId="0862609F" w:rsidR="00742ABF" w:rsidRPr="003A7C78" w:rsidRDefault="00742ABF" w:rsidP="00742ABF">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En tant que </w:t>
            </w:r>
            <w:r w:rsidR="00B7128C">
              <w:rPr>
                <w:rFonts w:ascii="Times New Roman" w:hAnsi="Times New Roman" w:cs="Times New Roman"/>
                <w:color w:val="0D0D0D"/>
                <w:sz w:val="24"/>
                <w:szCs w:val="24"/>
                <w:shd w:val="clear" w:color="auto" w:fill="FFFFFF"/>
              </w:rPr>
              <w:t>Magasinier</w:t>
            </w:r>
            <w:r w:rsidR="00EE6907">
              <w:rPr>
                <w:rFonts w:ascii="Times New Roman" w:hAnsi="Times New Roman" w:cs="Times New Roman"/>
                <w:color w:val="0D0D0D"/>
                <w:sz w:val="24"/>
                <w:szCs w:val="24"/>
                <w:shd w:val="clear" w:color="auto" w:fill="FFFFFF"/>
              </w:rPr>
              <w:t>,</w:t>
            </w:r>
            <w:r w:rsidR="00B7128C">
              <w:rPr>
                <w:rFonts w:ascii="Times New Roman" w:hAnsi="Times New Roman" w:cs="Times New Roman"/>
                <w:color w:val="0D0D0D"/>
                <w:sz w:val="24"/>
                <w:szCs w:val="24"/>
                <w:shd w:val="clear" w:color="auto" w:fill="FFFFFF"/>
              </w:rPr>
              <w:t xml:space="preserve"> </w:t>
            </w:r>
            <w:r>
              <w:rPr>
                <w:rFonts w:ascii="Times New Roman" w:hAnsi="Times New Roman" w:cs="Times New Roman"/>
                <w:color w:val="0D0D0D"/>
                <w:sz w:val="24"/>
                <w:szCs w:val="24"/>
                <w:shd w:val="clear" w:color="auto" w:fill="FFFFFF"/>
              </w:rPr>
              <w:t>je peux pouvoir passer une commande</w:t>
            </w:r>
          </w:p>
        </w:tc>
        <w:tc>
          <w:tcPr>
            <w:tcW w:w="1696" w:type="dxa"/>
          </w:tcPr>
          <w:p w14:paraId="6622243F" w14:textId="1FD75AA1" w:rsidR="00742ABF" w:rsidRPr="003A7C78" w:rsidRDefault="00742ABF" w:rsidP="00742ABF">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Could</w:t>
            </w:r>
          </w:p>
        </w:tc>
      </w:tr>
      <w:tr w:rsidR="00742ABF" w:rsidRPr="003A7C78" w14:paraId="39B204E2" w14:textId="77777777" w:rsidTr="00B06234">
        <w:tc>
          <w:tcPr>
            <w:tcW w:w="585" w:type="dxa"/>
          </w:tcPr>
          <w:p w14:paraId="25D5ACB9" w14:textId="5AE7E96F" w:rsidR="00742ABF" w:rsidRPr="003A7C78" w:rsidRDefault="00742ABF" w:rsidP="00742ABF">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2</w:t>
            </w:r>
            <w:r>
              <w:rPr>
                <w:rFonts w:ascii="Times New Roman" w:hAnsi="Times New Roman" w:cs="Times New Roman"/>
                <w:color w:val="0D0D0D"/>
                <w:sz w:val="24"/>
                <w:szCs w:val="24"/>
                <w:shd w:val="clear" w:color="auto" w:fill="FFFFFF"/>
              </w:rPr>
              <w:t>8</w:t>
            </w:r>
          </w:p>
        </w:tc>
        <w:tc>
          <w:tcPr>
            <w:tcW w:w="1962" w:type="dxa"/>
          </w:tcPr>
          <w:p w14:paraId="114FF9FF" w14:textId="2899B9F9" w:rsidR="00742ABF" w:rsidRPr="003A7C78" w:rsidRDefault="00B7128C" w:rsidP="00742ABF">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Annuler</w:t>
            </w:r>
            <w:r w:rsidR="00742ABF" w:rsidRPr="003A7C78">
              <w:rPr>
                <w:rFonts w:ascii="Times New Roman" w:hAnsi="Times New Roman" w:cs="Times New Roman"/>
                <w:color w:val="0D0D0D"/>
                <w:sz w:val="24"/>
                <w:szCs w:val="24"/>
                <w:shd w:val="clear" w:color="auto" w:fill="FFFFFF"/>
              </w:rPr>
              <w:t xml:space="preserve"> une commande</w:t>
            </w:r>
          </w:p>
        </w:tc>
        <w:tc>
          <w:tcPr>
            <w:tcW w:w="850" w:type="dxa"/>
          </w:tcPr>
          <w:p w14:paraId="4436555F" w14:textId="1DCFCD63" w:rsidR="00742ABF" w:rsidRPr="003A7C78" w:rsidRDefault="00742ABF" w:rsidP="00742ABF">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2</w:t>
            </w:r>
            <w:r>
              <w:rPr>
                <w:rFonts w:ascii="Times New Roman" w:hAnsi="Times New Roman" w:cs="Times New Roman"/>
                <w:color w:val="0D0D0D"/>
                <w:sz w:val="24"/>
                <w:szCs w:val="24"/>
                <w:shd w:val="clear" w:color="auto" w:fill="FFFFFF"/>
              </w:rPr>
              <w:t>8</w:t>
            </w:r>
          </w:p>
        </w:tc>
        <w:tc>
          <w:tcPr>
            <w:tcW w:w="3969" w:type="dxa"/>
          </w:tcPr>
          <w:p w14:paraId="7375FE04" w14:textId="2B2EA0CB" w:rsidR="00742ABF" w:rsidRPr="003A7C78" w:rsidRDefault="00742ABF" w:rsidP="00742ABF">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En tant que Chef d’équipe je peux </w:t>
            </w:r>
            <w:r w:rsidR="00B7128C">
              <w:rPr>
                <w:rFonts w:ascii="Times New Roman" w:hAnsi="Times New Roman" w:cs="Times New Roman"/>
                <w:color w:val="0D0D0D"/>
                <w:sz w:val="24"/>
                <w:szCs w:val="24"/>
                <w:shd w:val="clear" w:color="auto" w:fill="FFFFFF"/>
              </w:rPr>
              <w:t>annuler</w:t>
            </w:r>
            <w:r>
              <w:rPr>
                <w:rFonts w:ascii="Times New Roman" w:hAnsi="Times New Roman" w:cs="Times New Roman"/>
                <w:color w:val="0D0D0D"/>
                <w:sz w:val="24"/>
                <w:szCs w:val="24"/>
                <w:shd w:val="clear" w:color="auto" w:fill="FFFFFF"/>
              </w:rPr>
              <w:t xml:space="preserve"> une commande</w:t>
            </w:r>
          </w:p>
        </w:tc>
        <w:tc>
          <w:tcPr>
            <w:tcW w:w="1696" w:type="dxa"/>
          </w:tcPr>
          <w:p w14:paraId="109EDDDC" w14:textId="7AC6494E" w:rsidR="00742ABF" w:rsidRPr="003A7C78" w:rsidRDefault="00742ABF" w:rsidP="00742ABF">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Could</w:t>
            </w:r>
          </w:p>
        </w:tc>
      </w:tr>
      <w:tr w:rsidR="00B7128C" w:rsidRPr="003A7C78" w14:paraId="690E6FE4" w14:textId="77777777" w:rsidTr="00B06234">
        <w:tc>
          <w:tcPr>
            <w:tcW w:w="585" w:type="dxa"/>
          </w:tcPr>
          <w:p w14:paraId="6EE63863" w14:textId="435A7948" w:rsidR="00B7128C" w:rsidRPr="003A7C78" w:rsidRDefault="00B7128C" w:rsidP="00B7128C">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2</w:t>
            </w:r>
            <w:r>
              <w:rPr>
                <w:rFonts w:ascii="Times New Roman" w:hAnsi="Times New Roman" w:cs="Times New Roman"/>
                <w:color w:val="0D0D0D"/>
                <w:sz w:val="24"/>
                <w:szCs w:val="24"/>
                <w:shd w:val="clear" w:color="auto" w:fill="FFFFFF"/>
              </w:rPr>
              <w:t>9</w:t>
            </w:r>
          </w:p>
        </w:tc>
        <w:tc>
          <w:tcPr>
            <w:tcW w:w="1962" w:type="dxa"/>
          </w:tcPr>
          <w:p w14:paraId="110E263A" w14:textId="46F5A06E" w:rsidR="00B7128C" w:rsidRPr="003A7C78" w:rsidRDefault="00B7128C" w:rsidP="00B7128C">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Consulter la liste des fournisseurs</w:t>
            </w:r>
          </w:p>
        </w:tc>
        <w:tc>
          <w:tcPr>
            <w:tcW w:w="850" w:type="dxa"/>
          </w:tcPr>
          <w:p w14:paraId="66DD4713" w14:textId="5DAB301E" w:rsidR="00B7128C" w:rsidRPr="003A7C78" w:rsidRDefault="00B7128C" w:rsidP="00B7128C">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2</w:t>
            </w:r>
            <w:r>
              <w:rPr>
                <w:rFonts w:ascii="Times New Roman" w:hAnsi="Times New Roman" w:cs="Times New Roman"/>
                <w:color w:val="0D0D0D"/>
                <w:sz w:val="24"/>
                <w:szCs w:val="24"/>
                <w:shd w:val="clear" w:color="auto" w:fill="FFFFFF"/>
              </w:rPr>
              <w:t>9.1</w:t>
            </w:r>
          </w:p>
        </w:tc>
        <w:tc>
          <w:tcPr>
            <w:tcW w:w="3969" w:type="dxa"/>
          </w:tcPr>
          <w:p w14:paraId="51FC9318" w14:textId="2664A966" w:rsidR="00B7128C" w:rsidRPr="003A7C78" w:rsidRDefault="00B7128C" w:rsidP="00B7128C">
            <w:pPr>
              <w:rPr>
                <w:rFonts w:ascii="Times New Roman" w:hAnsi="Times New Roman" w:cs="Times New Roman"/>
                <w:color w:val="0D0D0D"/>
                <w:sz w:val="24"/>
                <w:szCs w:val="24"/>
                <w:shd w:val="clear" w:color="auto" w:fill="FFFFFF"/>
              </w:rPr>
            </w:pPr>
            <w:r w:rsidRPr="007772E4">
              <w:rPr>
                <w:rFonts w:ascii="Times New Roman" w:hAnsi="Times New Roman" w:cs="Times New Roman"/>
                <w:color w:val="0D0D0D"/>
                <w:sz w:val="24"/>
                <w:szCs w:val="24"/>
                <w:shd w:val="clear" w:color="auto" w:fill="FFFFFF"/>
              </w:rPr>
              <w:t xml:space="preserve">En tant </w:t>
            </w:r>
            <w:r>
              <w:rPr>
                <w:rFonts w:ascii="Times New Roman" w:hAnsi="Times New Roman" w:cs="Times New Roman"/>
                <w:color w:val="0D0D0D"/>
                <w:sz w:val="24"/>
                <w:szCs w:val="24"/>
                <w:shd w:val="clear" w:color="auto" w:fill="FFFFFF"/>
              </w:rPr>
              <w:t>que Chef d’équipe</w:t>
            </w:r>
            <w:r w:rsidRPr="007772E4">
              <w:rPr>
                <w:rFonts w:ascii="Times New Roman" w:hAnsi="Times New Roman" w:cs="Times New Roman"/>
                <w:color w:val="0D0D0D"/>
                <w:sz w:val="24"/>
                <w:szCs w:val="24"/>
                <w:shd w:val="clear" w:color="auto" w:fill="FFFFFF"/>
              </w:rPr>
              <w:t>, je veux pouvoir</w:t>
            </w:r>
            <w:r>
              <w:rPr>
                <w:rFonts w:ascii="Times New Roman" w:hAnsi="Times New Roman" w:cs="Times New Roman"/>
                <w:color w:val="0D0D0D"/>
                <w:sz w:val="24"/>
                <w:szCs w:val="24"/>
                <w:shd w:val="clear" w:color="auto" w:fill="FFFFFF"/>
              </w:rPr>
              <w:t xml:space="preserve"> consulter la liste </w:t>
            </w:r>
            <w:r w:rsidR="00EE6907">
              <w:rPr>
                <w:rFonts w:ascii="Times New Roman" w:hAnsi="Times New Roman" w:cs="Times New Roman"/>
                <w:color w:val="0D0D0D"/>
                <w:sz w:val="24"/>
                <w:szCs w:val="24"/>
                <w:shd w:val="clear" w:color="auto" w:fill="FFFFFF"/>
              </w:rPr>
              <w:t>d’</w:t>
            </w:r>
            <w:r w:rsidR="00EE6907" w:rsidRPr="007772E4">
              <w:rPr>
                <w:rFonts w:ascii="Times New Roman" w:hAnsi="Times New Roman" w:cs="Times New Roman"/>
                <w:color w:val="0D0D0D"/>
                <w:sz w:val="24"/>
                <w:szCs w:val="24"/>
                <w:shd w:val="clear" w:color="auto" w:fill="FFFFFF"/>
              </w:rPr>
              <w:t>un</w:t>
            </w:r>
            <w:r>
              <w:rPr>
                <w:rFonts w:ascii="Times New Roman" w:hAnsi="Times New Roman" w:cs="Times New Roman"/>
                <w:color w:val="0D0D0D"/>
                <w:sz w:val="24"/>
                <w:szCs w:val="24"/>
                <w:shd w:val="clear" w:color="auto" w:fill="FFFFFF"/>
              </w:rPr>
              <w:t xml:space="preserve"> fournisseur</w:t>
            </w:r>
          </w:p>
        </w:tc>
        <w:tc>
          <w:tcPr>
            <w:tcW w:w="1696" w:type="dxa"/>
          </w:tcPr>
          <w:p w14:paraId="61A3EED6" w14:textId="4F854F10" w:rsidR="00B7128C" w:rsidRPr="003A7C78" w:rsidRDefault="00B7128C" w:rsidP="00B7128C">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Must</w:t>
            </w:r>
          </w:p>
        </w:tc>
      </w:tr>
      <w:tr w:rsidR="00B7128C" w:rsidRPr="003A7C78" w14:paraId="292FF25F" w14:textId="77777777" w:rsidTr="00B06234">
        <w:tc>
          <w:tcPr>
            <w:tcW w:w="585" w:type="dxa"/>
          </w:tcPr>
          <w:p w14:paraId="2AAFCD55" w14:textId="77777777" w:rsidR="00B7128C" w:rsidRPr="003A7C78" w:rsidRDefault="00B7128C" w:rsidP="00B7128C">
            <w:pPr>
              <w:rPr>
                <w:rFonts w:ascii="Times New Roman" w:hAnsi="Times New Roman" w:cs="Times New Roman"/>
                <w:color w:val="0D0D0D"/>
                <w:sz w:val="24"/>
                <w:szCs w:val="24"/>
                <w:shd w:val="clear" w:color="auto" w:fill="FFFFFF"/>
              </w:rPr>
            </w:pPr>
          </w:p>
        </w:tc>
        <w:tc>
          <w:tcPr>
            <w:tcW w:w="1962" w:type="dxa"/>
          </w:tcPr>
          <w:p w14:paraId="35651051" w14:textId="77777777" w:rsidR="00B7128C" w:rsidRDefault="00B7128C" w:rsidP="00B7128C">
            <w:pPr>
              <w:rPr>
                <w:rFonts w:ascii="Times New Roman" w:hAnsi="Times New Roman" w:cs="Times New Roman"/>
                <w:color w:val="0D0D0D"/>
                <w:sz w:val="24"/>
                <w:szCs w:val="24"/>
                <w:shd w:val="clear" w:color="auto" w:fill="FFFFFF"/>
              </w:rPr>
            </w:pPr>
          </w:p>
        </w:tc>
        <w:tc>
          <w:tcPr>
            <w:tcW w:w="850" w:type="dxa"/>
          </w:tcPr>
          <w:p w14:paraId="012FD67C" w14:textId="432D38A1" w:rsidR="00B7128C" w:rsidRPr="003A7C78" w:rsidRDefault="00B7128C" w:rsidP="00B7128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29.2</w:t>
            </w:r>
          </w:p>
        </w:tc>
        <w:tc>
          <w:tcPr>
            <w:tcW w:w="3969" w:type="dxa"/>
          </w:tcPr>
          <w:p w14:paraId="23440B78" w14:textId="63530262" w:rsidR="00B7128C" w:rsidRPr="007772E4" w:rsidRDefault="00B7128C" w:rsidP="00B7128C">
            <w:pPr>
              <w:rPr>
                <w:rFonts w:ascii="Times New Roman" w:hAnsi="Times New Roman" w:cs="Times New Roman"/>
                <w:color w:val="0D0D0D"/>
                <w:sz w:val="24"/>
                <w:szCs w:val="24"/>
                <w:shd w:val="clear" w:color="auto" w:fill="FFFFFF"/>
              </w:rPr>
            </w:pPr>
            <w:r w:rsidRPr="007772E4">
              <w:rPr>
                <w:rFonts w:ascii="Times New Roman" w:hAnsi="Times New Roman" w:cs="Times New Roman"/>
                <w:color w:val="0D0D0D"/>
                <w:sz w:val="24"/>
                <w:szCs w:val="24"/>
                <w:shd w:val="clear" w:color="auto" w:fill="FFFFFF"/>
              </w:rPr>
              <w:t xml:space="preserve">En tant </w:t>
            </w:r>
            <w:r>
              <w:rPr>
                <w:rFonts w:ascii="Times New Roman" w:hAnsi="Times New Roman" w:cs="Times New Roman"/>
                <w:color w:val="0D0D0D"/>
                <w:sz w:val="24"/>
                <w:szCs w:val="24"/>
                <w:shd w:val="clear" w:color="auto" w:fill="FFFFFF"/>
              </w:rPr>
              <w:t>que Magasinier</w:t>
            </w:r>
            <w:r w:rsidRPr="007772E4">
              <w:rPr>
                <w:rFonts w:ascii="Times New Roman" w:hAnsi="Times New Roman" w:cs="Times New Roman"/>
                <w:color w:val="0D0D0D"/>
                <w:sz w:val="24"/>
                <w:szCs w:val="24"/>
                <w:shd w:val="clear" w:color="auto" w:fill="FFFFFF"/>
              </w:rPr>
              <w:t>, je veux pouvoir</w:t>
            </w:r>
            <w:r>
              <w:rPr>
                <w:rFonts w:ascii="Times New Roman" w:hAnsi="Times New Roman" w:cs="Times New Roman"/>
                <w:color w:val="0D0D0D"/>
                <w:sz w:val="24"/>
                <w:szCs w:val="24"/>
                <w:shd w:val="clear" w:color="auto" w:fill="FFFFFF"/>
              </w:rPr>
              <w:t xml:space="preserve"> consulter la liste </w:t>
            </w:r>
            <w:r w:rsidR="00EE6907">
              <w:rPr>
                <w:rFonts w:ascii="Times New Roman" w:hAnsi="Times New Roman" w:cs="Times New Roman"/>
                <w:color w:val="0D0D0D"/>
                <w:sz w:val="24"/>
                <w:szCs w:val="24"/>
                <w:shd w:val="clear" w:color="auto" w:fill="FFFFFF"/>
              </w:rPr>
              <w:t>d’</w:t>
            </w:r>
            <w:r w:rsidR="00EE6907" w:rsidRPr="007772E4">
              <w:rPr>
                <w:rFonts w:ascii="Times New Roman" w:hAnsi="Times New Roman" w:cs="Times New Roman"/>
                <w:color w:val="0D0D0D"/>
                <w:sz w:val="24"/>
                <w:szCs w:val="24"/>
                <w:shd w:val="clear" w:color="auto" w:fill="FFFFFF"/>
              </w:rPr>
              <w:t>un</w:t>
            </w:r>
            <w:r>
              <w:rPr>
                <w:rFonts w:ascii="Times New Roman" w:hAnsi="Times New Roman" w:cs="Times New Roman"/>
                <w:color w:val="0D0D0D"/>
                <w:sz w:val="24"/>
                <w:szCs w:val="24"/>
                <w:shd w:val="clear" w:color="auto" w:fill="FFFFFF"/>
              </w:rPr>
              <w:t xml:space="preserve"> fournisseur</w:t>
            </w:r>
          </w:p>
        </w:tc>
        <w:tc>
          <w:tcPr>
            <w:tcW w:w="1696" w:type="dxa"/>
          </w:tcPr>
          <w:p w14:paraId="0478CBD2" w14:textId="7C3D2FC3" w:rsidR="00B7128C" w:rsidRPr="003A7C78" w:rsidRDefault="00B7128C" w:rsidP="00B7128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Must</w:t>
            </w:r>
          </w:p>
        </w:tc>
      </w:tr>
      <w:tr w:rsidR="00B7128C" w:rsidRPr="003A7C78" w14:paraId="3096CD03" w14:textId="77777777" w:rsidTr="00B06234">
        <w:tc>
          <w:tcPr>
            <w:tcW w:w="585" w:type="dxa"/>
          </w:tcPr>
          <w:p w14:paraId="13C138D9" w14:textId="6BF1426F" w:rsidR="00B7128C" w:rsidRPr="003A7C78" w:rsidRDefault="00B7128C" w:rsidP="00B7128C">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30</w:t>
            </w:r>
          </w:p>
        </w:tc>
        <w:tc>
          <w:tcPr>
            <w:tcW w:w="1962" w:type="dxa"/>
          </w:tcPr>
          <w:p w14:paraId="76AEA86F" w14:textId="13510574" w:rsidR="00B7128C" w:rsidRDefault="00B7128C" w:rsidP="00B7128C">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Ajouter un fournisseur</w:t>
            </w:r>
          </w:p>
        </w:tc>
        <w:tc>
          <w:tcPr>
            <w:tcW w:w="850" w:type="dxa"/>
          </w:tcPr>
          <w:p w14:paraId="25808EBB" w14:textId="34E7BABD" w:rsidR="00B7128C" w:rsidRPr="003A7C78" w:rsidRDefault="00B7128C" w:rsidP="00B7128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30</w:t>
            </w:r>
          </w:p>
        </w:tc>
        <w:tc>
          <w:tcPr>
            <w:tcW w:w="3969" w:type="dxa"/>
          </w:tcPr>
          <w:p w14:paraId="4FF05EB2" w14:textId="722806A1" w:rsidR="00B7128C" w:rsidRPr="003A7C78" w:rsidRDefault="00B7128C" w:rsidP="00B7128C">
            <w:pPr>
              <w:rPr>
                <w:rFonts w:ascii="Times New Roman" w:hAnsi="Times New Roman" w:cs="Times New Roman"/>
                <w:color w:val="0D0D0D"/>
                <w:sz w:val="24"/>
                <w:szCs w:val="24"/>
                <w:shd w:val="clear" w:color="auto" w:fill="FFFFFF"/>
              </w:rPr>
            </w:pPr>
            <w:r w:rsidRPr="007772E4">
              <w:rPr>
                <w:rFonts w:ascii="Times New Roman" w:hAnsi="Times New Roman" w:cs="Times New Roman"/>
                <w:color w:val="0D0D0D"/>
                <w:sz w:val="24"/>
                <w:szCs w:val="24"/>
                <w:shd w:val="clear" w:color="auto" w:fill="FFFFFF"/>
              </w:rPr>
              <w:t xml:space="preserve">En tant </w:t>
            </w:r>
            <w:r>
              <w:rPr>
                <w:rFonts w:ascii="Times New Roman" w:hAnsi="Times New Roman" w:cs="Times New Roman"/>
                <w:color w:val="0D0D0D"/>
                <w:sz w:val="24"/>
                <w:szCs w:val="24"/>
                <w:shd w:val="clear" w:color="auto" w:fill="FFFFFF"/>
              </w:rPr>
              <w:t>que Chef d’équipe</w:t>
            </w:r>
            <w:r w:rsidRPr="007772E4">
              <w:rPr>
                <w:rFonts w:ascii="Times New Roman" w:hAnsi="Times New Roman" w:cs="Times New Roman"/>
                <w:color w:val="0D0D0D"/>
                <w:sz w:val="24"/>
                <w:szCs w:val="24"/>
                <w:shd w:val="clear" w:color="auto" w:fill="FFFFFF"/>
              </w:rPr>
              <w:t>, je veux pouvoir</w:t>
            </w:r>
            <w:r>
              <w:rPr>
                <w:rFonts w:ascii="Times New Roman" w:hAnsi="Times New Roman" w:cs="Times New Roman"/>
                <w:color w:val="0D0D0D"/>
                <w:sz w:val="24"/>
                <w:szCs w:val="24"/>
                <w:shd w:val="clear" w:color="auto" w:fill="FFFFFF"/>
              </w:rPr>
              <w:t xml:space="preserve"> </w:t>
            </w:r>
            <w:r w:rsidRPr="007772E4">
              <w:rPr>
                <w:rFonts w:ascii="Times New Roman" w:hAnsi="Times New Roman" w:cs="Times New Roman"/>
                <w:color w:val="0D0D0D"/>
                <w:sz w:val="24"/>
                <w:szCs w:val="24"/>
                <w:shd w:val="clear" w:color="auto" w:fill="FFFFFF"/>
              </w:rPr>
              <w:t>ajouter un</w:t>
            </w:r>
            <w:r>
              <w:rPr>
                <w:rFonts w:ascii="Times New Roman" w:hAnsi="Times New Roman" w:cs="Times New Roman"/>
                <w:color w:val="0D0D0D"/>
                <w:sz w:val="24"/>
                <w:szCs w:val="24"/>
                <w:shd w:val="clear" w:color="auto" w:fill="FFFFFF"/>
              </w:rPr>
              <w:t xml:space="preserve"> fournisseur</w:t>
            </w:r>
          </w:p>
        </w:tc>
        <w:tc>
          <w:tcPr>
            <w:tcW w:w="1696" w:type="dxa"/>
          </w:tcPr>
          <w:p w14:paraId="536DA66F" w14:textId="11028929" w:rsidR="00B7128C" w:rsidRPr="003A7C78" w:rsidRDefault="00B7128C" w:rsidP="00B7128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Should</w:t>
            </w:r>
          </w:p>
        </w:tc>
      </w:tr>
      <w:tr w:rsidR="00B7128C" w:rsidRPr="003A7C78" w14:paraId="5FBC1B8D" w14:textId="77777777" w:rsidTr="00B06234">
        <w:tc>
          <w:tcPr>
            <w:tcW w:w="585" w:type="dxa"/>
          </w:tcPr>
          <w:p w14:paraId="33B56C38" w14:textId="7257DAF5" w:rsidR="00B7128C" w:rsidRPr="003A7C78" w:rsidRDefault="00B7128C" w:rsidP="00B7128C">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31</w:t>
            </w:r>
          </w:p>
        </w:tc>
        <w:tc>
          <w:tcPr>
            <w:tcW w:w="1962" w:type="dxa"/>
          </w:tcPr>
          <w:p w14:paraId="520563EE" w14:textId="29FB9BD2" w:rsidR="00B7128C" w:rsidRDefault="00B7128C" w:rsidP="00B7128C">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Modifier les coordonnées d’un fournisseur</w:t>
            </w:r>
          </w:p>
        </w:tc>
        <w:tc>
          <w:tcPr>
            <w:tcW w:w="850" w:type="dxa"/>
          </w:tcPr>
          <w:p w14:paraId="33D77528" w14:textId="7975AAF4" w:rsidR="00B7128C" w:rsidRPr="003A7C78" w:rsidRDefault="00B7128C" w:rsidP="00B7128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31</w:t>
            </w:r>
          </w:p>
        </w:tc>
        <w:tc>
          <w:tcPr>
            <w:tcW w:w="3969" w:type="dxa"/>
          </w:tcPr>
          <w:p w14:paraId="6BB6553F" w14:textId="748FF495" w:rsidR="00B7128C" w:rsidRPr="003A7C78" w:rsidRDefault="00B7128C" w:rsidP="00B7128C">
            <w:pPr>
              <w:rPr>
                <w:rFonts w:ascii="Times New Roman" w:hAnsi="Times New Roman" w:cs="Times New Roman"/>
                <w:color w:val="0D0D0D"/>
                <w:sz w:val="24"/>
                <w:szCs w:val="24"/>
                <w:shd w:val="clear" w:color="auto" w:fill="FFFFFF"/>
              </w:rPr>
            </w:pPr>
            <w:r w:rsidRPr="007772E4">
              <w:rPr>
                <w:rFonts w:ascii="Times New Roman" w:hAnsi="Times New Roman" w:cs="Times New Roman"/>
                <w:color w:val="0D0D0D"/>
                <w:sz w:val="24"/>
                <w:szCs w:val="24"/>
                <w:shd w:val="clear" w:color="auto" w:fill="FFFFFF"/>
              </w:rPr>
              <w:t xml:space="preserve">En tant </w:t>
            </w:r>
            <w:r>
              <w:rPr>
                <w:rFonts w:ascii="Times New Roman" w:hAnsi="Times New Roman" w:cs="Times New Roman"/>
                <w:color w:val="0D0D0D"/>
                <w:sz w:val="24"/>
                <w:szCs w:val="24"/>
                <w:shd w:val="clear" w:color="auto" w:fill="FFFFFF"/>
              </w:rPr>
              <w:t>que Chef d’équipe</w:t>
            </w:r>
            <w:r w:rsidRPr="007772E4">
              <w:rPr>
                <w:rFonts w:ascii="Times New Roman" w:hAnsi="Times New Roman" w:cs="Times New Roman"/>
                <w:color w:val="0D0D0D"/>
                <w:sz w:val="24"/>
                <w:szCs w:val="24"/>
                <w:shd w:val="clear" w:color="auto" w:fill="FFFFFF"/>
              </w:rPr>
              <w:t>, je veux pouvoir</w:t>
            </w:r>
            <w:r>
              <w:rPr>
                <w:rFonts w:ascii="Times New Roman" w:hAnsi="Times New Roman" w:cs="Times New Roman"/>
                <w:color w:val="0D0D0D"/>
                <w:sz w:val="24"/>
                <w:szCs w:val="24"/>
                <w:shd w:val="clear" w:color="auto" w:fill="FFFFFF"/>
              </w:rPr>
              <w:t xml:space="preserve"> modifier</w:t>
            </w:r>
            <w:r w:rsidRPr="007772E4">
              <w:rPr>
                <w:rFonts w:ascii="Times New Roman" w:hAnsi="Times New Roman" w:cs="Times New Roman"/>
                <w:color w:val="0D0D0D"/>
                <w:sz w:val="24"/>
                <w:szCs w:val="24"/>
                <w:shd w:val="clear" w:color="auto" w:fill="FFFFFF"/>
              </w:rPr>
              <w:t xml:space="preserve"> un</w:t>
            </w:r>
            <w:r>
              <w:rPr>
                <w:rFonts w:ascii="Times New Roman" w:hAnsi="Times New Roman" w:cs="Times New Roman"/>
                <w:color w:val="0D0D0D"/>
                <w:sz w:val="24"/>
                <w:szCs w:val="24"/>
                <w:shd w:val="clear" w:color="auto" w:fill="FFFFFF"/>
              </w:rPr>
              <w:t xml:space="preserve"> fournisseur</w:t>
            </w:r>
          </w:p>
        </w:tc>
        <w:tc>
          <w:tcPr>
            <w:tcW w:w="1696" w:type="dxa"/>
          </w:tcPr>
          <w:p w14:paraId="4CF14A4C" w14:textId="1A174A3B" w:rsidR="00B7128C" w:rsidRPr="003A7C78" w:rsidRDefault="00B7128C" w:rsidP="00B7128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Could</w:t>
            </w:r>
          </w:p>
        </w:tc>
      </w:tr>
      <w:tr w:rsidR="00B7128C" w:rsidRPr="003A7C78" w14:paraId="0CDD3541" w14:textId="77777777" w:rsidTr="00B06234">
        <w:tc>
          <w:tcPr>
            <w:tcW w:w="585" w:type="dxa"/>
          </w:tcPr>
          <w:p w14:paraId="4EFDB67F" w14:textId="22C7EFA2" w:rsidR="00B7128C" w:rsidRPr="003A7C78" w:rsidRDefault="00B7128C" w:rsidP="00B7128C">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32</w:t>
            </w:r>
          </w:p>
        </w:tc>
        <w:tc>
          <w:tcPr>
            <w:tcW w:w="1962" w:type="dxa"/>
          </w:tcPr>
          <w:p w14:paraId="764EFDA6" w14:textId="0C7987CE" w:rsidR="00B7128C" w:rsidRDefault="00B7128C" w:rsidP="00B7128C">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Affichage détaillé</w:t>
            </w:r>
            <w:r>
              <w:rPr>
                <w:rFonts w:ascii="Times New Roman" w:hAnsi="Times New Roman" w:cs="Times New Roman"/>
                <w:color w:val="0D0D0D"/>
                <w:sz w:val="24"/>
                <w:szCs w:val="24"/>
                <w:shd w:val="clear" w:color="auto" w:fill="FFFFFF"/>
              </w:rPr>
              <w:t xml:space="preserve"> d’un fournisseur </w:t>
            </w:r>
            <w:r w:rsidRPr="003A7C78">
              <w:rPr>
                <w:rFonts w:ascii="Times New Roman" w:hAnsi="Times New Roman" w:cs="Times New Roman"/>
                <w:color w:val="0D0D0D"/>
                <w:sz w:val="24"/>
                <w:szCs w:val="24"/>
                <w:shd w:val="clear" w:color="auto" w:fill="FFFFFF"/>
              </w:rPr>
              <w:t xml:space="preserve"> </w:t>
            </w:r>
          </w:p>
        </w:tc>
        <w:tc>
          <w:tcPr>
            <w:tcW w:w="850" w:type="dxa"/>
          </w:tcPr>
          <w:p w14:paraId="4F65CF80" w14:textId="693C5C98" w:rsidR="00B7128C" w:rsidRPr="003A7C78" w:rsidRDefault="00B7128C" w:rsidP="00B7128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32</w:t>
            </w:r>
          </w:p>
        </w:tc>
        <w:tc>
          <w:tcPr>
            <w:tcW w:w="3969" w:type="dxa"/>
          </w:tcPr>
          <w:p w14:paraId="0FD647A1" w14:textId="200E05EC" w:rsidR="00B7128C" w:rsidRPr="003A7C78" w:rsidRDefault="00B7128C" w:rsidP="00B7128C">
            <w:pPr>
              <w:rPr>
                <w:rFonts w:ascii="Times New Roman" w:hAnsi="Times New Roman" w:cs="Times New Roman"/>
                <w:color w:val="0D0D0D"/>
                <w:sz w:val="24"/>
                <w:szCs w:val="24"/>
                <w:shd w:val="clear" w:color="auto" w:fill="FFFFFF"/>
              </w:rPr>
            </w:pPr>
            <w:r w:rsidRPr="007772E4">
              <w:rPr>
                <w:rFonts w:ascii="Times New Roman" w:hAnsi="Times New Roman" w:cs="Times New Roman"/>
                <w:color w:val="0D0D0D"/>
                <w:sz w:val="24"/>
                <w:szCs w:val="24"/>
                <w:shd w:val="clear" w:color="auto" w:fill="FFFFFF"/>
              </w:rPr>
              <w:t xml:space="preserve">En tant </w:t>
            </w:r>
            <w:r>
              <w:rPr>
                <w:rFonts w:ascii="Times New Roman" w:hAnsi="Times New Roman" w:cs="Times New Roman"/>
                <w:color w:val="0D0D0D"/>
                <w:sz w:val="24"/>
                <w:szCs w:val="24"/>
                <w:shd w:val="clear" w:color="auto" w:fill="FFFFFF"/>
              </w:rPr>
              <w:t>que Chef d’équipe</w:t>
            </w:r>
            <w:r w:rsidRPr="007772E4">
              <w:rPr>
                <w:rFonts w:ascii="Times New Roman" w:hAnsi="Times New Roman" w:cs="Times New Roman"/>
                <w:color w:val="0D0D0D"/>
                <w:sz w:val="24"/>
                <w:szCs w:val="24"/>
                <w:shd w:val="clear" w:color="auto" w:fill="FFFFFF"/>
              </w:rPr>
              <w:t>, je veux pouvoir</w:t>
            </w:r>
            <w:r>
              <w:rPr>
                <w:rFonts w:ascii="Times New Roman" w:hAnsi="Times New Roman" w:cs="Times New Roman"/>
                <w:color w:val="0D0D0D"/>
                <w:sz w:val="24"/>
                <w:szCs w:val="24"/>
                <w:shd w:val="clear" w:color="auto" w:fill="FFFFFF"/>
              </w:rPr>
              <w:t xml:space="preserve"> consulter</w:t>
            </w:r>
            <w:r w:rsidRPr="007772E4">
              <w:rPr>
                <w:rFonts w:ascii="Times New Roman" w:hAnsi="Times New Roman" w:cs="Times New Roman"/>
                <w:color w:val="0D0D0D"/>
                <w:sz w:val="24"/>
                <w:szCs w:val="24"/>
                <w:shd w:val="clear" w:color="auto" w:fill="FFFFFF"/>
              </w:rPr>
              <w:t xml:space="preserve"> </w:t>
            </w:r>
            <w:r>
              <w:rPr>
                <w:rFonts w:ascii="Times New Roman" w:hAnsi="Times New Roman" w:cs="Times New Roman"/>
                <w:color w:val="0D0D0D"/>
                <w:sz w:val="24"/>
                <w:szCs w:val="24"/>
                <w:shd w:val="clear" w:color="auto" w:fill="FFFFFF"/>
              </w:rPr>
              <w:t>les détails d’</w:t>
            </w:r>
            <w:r w:rsidRPr="007772E4">
              <w:rPr>
                <w:rFonts w:ascii="Times New Roman" w:hAnsi="Times New Roman" w:cs="Times New Roman"/>
                <w:color w:val="0D0D0D"/>
                <w:sz w:val="24"/>
                <w:szCs w:val="24"/>
                <w:shd w:val="clear" w:color="auto" w:fill="FFFFFF"/>
              </w:rPr>
              <w:t>un</w:t>
            </w:r>
            <w:r>
              <w:rPr>
                <w:rFonts w:ascii="Times New Roman" w:hAnsi="Times New Roman" w:cs="Times New Roman"/>
                <w:color w:val="0D0D0D"/>
                <w:sz w:val="24"/>
                <w:szCs w:val="24"/>
                <w:shd w:val="clear" w:color="auto" w:fill="FFFFFF"/>
              </w:rPr>
              <w:t xml:space="preserve"> fournisseur</w:t>
            </w:r>
          </w:p>
        </w:tc>
        <w:tc>
          <w:tcPr>
            <w:tcW w:w="1696" w:type="dxa"/>
          </w:tcPr>
          <w:p w14:paraId="2A86B512" w14:textId="3DD4B535" w:rsidR="00B7128C" w:rsidRPr="003A7C78" w:rsidRDefault="00B7128C" w:rsidP="00B7128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Could</w:t>
            </w:r>
          </w:p>
        </w:tc>
      </w:tr>
      <w:tr w:rsidR="00B7128C" w:rsidRPr="003A7C78" w14:paraId="5CFE3379" w14:textId="77777777" w:rsidTr="00B06234">
        <w:tc>
          <w:tcPr>
            <w:tcW w:w="585" w:type="dxa"/>
          </w:tcPr>
          <w:p w14:paraId="59478271" w14:textId="2FE10363" w:rsidR="00B7128C" w:rsidRPr="003A7C78" w:rsidRDefault="00B7128C" w:rsidP="00B7128C">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33</w:t>
            </w:r>
          </w:p>
        </w:tc>
        <w:tc>
          <w:tcPr>
            <w:tcW w:w="1962" w:type="dxa"/>
          </w:tcPr>
          <w:p w14:paraId="27641ED7" w14:textId="746AD243" w:rsidR="00B7128C" w:rsidRDefault="00B7128C" w:rsidP="00B7128C">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Supprimer le fournisseur</w:t>
            </w:r>
          </w:p>
        </w:tc>
        <w:tc>
          <w:tcPr>
            <w:tcW w:w="850" w:type="dxa"/>
          </w:tcPr>
          <w:p w14:paraId="46FFE643" w14:textId="1B21A5F8" w:rsidR="00B7128C" w:rsidRPr="003A7C78" w:rsidRDefault="00B7128C" w:rsidP="00B7128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33</w:t>
            </w:r>
          </w:p>
        </w:tc>
        <w:tc>
          <w:tcPr>
            <w:tcW w:w="3969" w:type="dxa"/>
          </w:tcPr>
          <w:p w14:paraId="62316F1B" w14:textId="6B199D22" w:rsidR="00B7128C" w:rsidRPr="003A7C78" w:rsidRDefault="00B7128C" w:rsidP="00B7128C">
            <w:pPr>
              <w:rPr>
                <w:rFonts w:ascii="Times New Roman" w:hAnsi="Times New Roman" w:cs="Times New Roman"/>
                <w:color w:val="0D0D0D"/>
                <w:sz w:val="24"/>
                <w:szCs w:val="24"/>
                <w:shd w:val="clear" w:color="auto" w:fill="FFFFFF"/>
              </w:rPr>
            </w:pPr>
            <w:r w:rsidRPr="007772E4">
              <w:rPr>
                <w:rFonts w:ascii="Times New Roman" w:hAnsi="Times New Roman" w:cs="Times New Roman"/>
                <w:color w:val="0D0D0D"/>
                <w:sz w:val="24"/>
                <w:szCs w:val="24"/>
                <w:shd w:val="clear" w:color="auto" w:fill="FFFFFF"/>
              </w:rPr>
              <w:t xml:space="preserve">En tant </w:t>
            </w:r>
            <w:r>
              <w:rPr>
                <w:rFonts w:ascii="Times New Roman" w:hAnsi="Times New Roman" w:cs="Times New Roman"/>
                <w:color w:val="0D0D0D"/>
                <w:sz w:val="24"/>
                <w:szCs w:val="24"/>
                <w:shd w:val="clear" w:color="auto" w:fill="FFFFFF"/>
              </w:rPr>
              <w:t>que Chef d’équipe</w:t>
            </w:r>
            <w:r w:rsidRPr="007772E4">
              <w:rPr>
                <w:rFonts w:ascii="Times New Roman" w:hAnsi="Times New Roman" w:cs="Times New Roman"/>
                <w:color w:val="0D0D0D"/>
                <w:sz w:val="24"/>
                <w:szCs w:val="24"/>
                <w:shd w:val="clear" w:color="auto" w:fill="FFFFFF"/>
              </w:rPr>
              <w:t>, je veux pouvoir</w:t>
            </w:r>
            <w:r>
              <w:rPr>
                <w:rFonts w:ascii="Times New Roman" w:hAnsi="Times New Roman" w:cs="Times New Roman"/>
                <w:color w:val="0D0D0D"/>
                <w:sz w:val="24"/>
                <w:szCs w:val="24"/>
                <w:shd w:val="clear" w:color="auto" w:fill="FFFFFF"/>
              </w:rPr>
              <w:t xml:space="preserve"> </w:t>
            </w:r>
            <w:r w:rsidR="00EE6907">
              <w:rPr>
                <w:rFonts w:ascii="Times New Roman" w:hAnsi="Times New Roman" w:cs="Times New Roman"/>
                <w:color w:val="0D0D0D"/>
                <w:sz w:val="24"/>
                <w:szCs w:val="24"/>
                <w:shd w:val="clear" w:color="auto" w:fill="FFFFFF"/>
              </w:rPr>
              <w:t xml:space="preserve">supprimer </w:t>
            </w:r>
            <w:r w:rsidR="00EE6907" w:rsidRPr="007772E4">
              <w:rPr>
                <w:rFonts w:ascii="Times New Roman" w:hAnsi="Times New Roman" w:cs="Times New Roman"/>
                <w:color w:val="0D0D0D"/>
                <w:sz w:val="24"/>
                <w:szCs w:val="24"/>
                <w:shd w:val="clear" w:color="auto" w:fill="FFFFFF"/>
              </w:rPr>
              <w:t>un</w:t>
            </w:r>
            <w:r>
              <w:rPr>
                <w:rFonts w:ascii="Times New Roman" w:hAnsi="Times New Roman" w:cs="Times New Roman"/>
                <w:color w:val="0D0D0D"/>
                <w:sz w:val="24"/>
                <w:szCs w:val="24"/>
                <w:shd w:val="clear" w:color="auto" w:fill="FFFFFF"/>
              </w:rPr>
              <w:t xml:space="preserve"> fournisseur</w:t>
            </w:r>
            <w:r w:rsidR="00EE6907">
              <w:rPr>
                <w:rFonts w:ascii="Times New Roman" w:hAnsi="Times New Roman" w:cs="Times New Roman"/>
                <w:color w:val="0D0D0D"/>
                <w:sz w:val="24"/>
                <w:szCs w:val="24"/>
                <w:shd w:val="clear" w:color="auto" w:fill="FFFFFF"/>
              </w:rPr>
              <w:t>.</w:t>
            </w:r>
          </w:p>
        </w:tc>
        <w:tc>
          <w:tcPr>
            <w:tcW w:w="1696" w:type="dxa"/>
          </w:tcPr>
          <w:p w14:paraId="1D8045B0" w14:textId="74256367" w:rsidR="00B7128C" w:rsidRPr="003A7C78" w:rsidRDefault="00B7128C" w:rsidP="00B7128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Could</w:t>
            </w:r>
          </w:p>
        </w:tc>
      </w:tr>
      <w:tr w:rsidR="00B7128C" w:rsidRPr="003A7C78" w14:paraId="4E8F500A" w14:textId="77777777" w:rsidTr="00B06234">
        <w:tc>
          <w:tcPr>
            <w:tcW w:w="585" w:type="dxa"/>
          </w:tcPr>
          <w:p w14:paraId="38A68D4C" w14:textId="136F10AE" w:rsidR="00B7128C" w:rsidRPr="003A7C78" w:rsidRDefault="00B7128C" w:rsidP="00B7128C">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lastRenderedPageBreak/>
              <w:t>35</w:t>
            </w:r>
          </w:p>
        </w:tc>
        <w:tc>
          <w:tcPr>
            <w:tcW w:w="1962" w:type="dxa"/>
          </w:tcPr>
          <w:p w14:paraId="68876015" w14:textId="2649A6B1" w:rsidR="00B7128C" w:rsidRPr="003A7C78" w:rsidRDefault="00B7128C" w:rsidP="00B7128C">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Consulter les statistiques</w:t>
            </w:r>
          </w:p>
        </w:tc>
        <w:tc>
          <w:tcPr>
            <w:tcW w:w="850" w:type="dxa"/>
          </w:tcPr>
          <w:p w14:paraId="2C7DE218" w14:textId="16FCAB76" w:rsidR="00B7128C" w:rsidRPr="003A7C78" w:rsidRDefault="00B7128C" w:rsidP="00B7128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35</w:t>
            </w:r>
          </w:p>
        </w:tc>
        <w:tc>
          <w:tcPr>
            <w:tcW w:w="3969" w:type="dxa"/>
          </w:tcPr>
          <w:p w14:paraId="74576BBC" w14:textId="2658C1E7" w:rsidR="00B7128C" w:rsidRPr="003A7C78" w:rsidRDefault="00B7128C" w:rsidP="00B7128C">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En tant qu’administrateur ou chef d’équipe </w:t>
            </w:r>
            <w:r w:rsidR="00EE6907">
              <w:rPr>
                <w:rFonts w:ascii="Times New Roman" w:hAnsi="Times New Roman" w:cs="Times New Roman"/>
                <w:color w:val="0D0D0D"/>
                <w:sz w:val="24"/>
                <w:szCs w:val="24"/>
                <w:shd w:val="clear" w:color="auto" w:fill="FFFFFF"/>
              </w:rPr>
              <w:t>ou technicien</w:t>
            </w:r>
            <w:r>
              <w:rPr>
                <w:rFonts w:ascii="Times New Roman" w:hAnsi="Times New Roman" w:cs="Times New Roman"/>
                <w:color w:val="0D0D0D"/>
                <w:sz w:val="24"/>
                <w:szCs w:val="24"/>
                <w:shd w:val="clear" w:color="auto" w:fill="FFFFFF"/>
              </w:rPr>
              <w:t xml:space="preserve"> ou </w:t>
            </w:r>
            <w:r w:rsidR="00EE6907">
              <w:rPr>
                <w:rFonts w:ascii="Times New Roman" w:hAnsi="Times New Roman" w:cs="Times New Roman"/>
                <w:color w:val="0D0D0D"/>
                <w:sz w:val="24"/>
                <w:szCs w:val="24"/>
                <w:shd w:val="clear" w:color="auto" w:fill="FFFFFF"/>
              </w:rPr>
              <w:t>magasinier, je</w:t>
            </w:r>
            <w:r>
              <w:rPr>
                <w:rFonts w:ascii="Times New Roman" w:hAnsi="Times New Roman" w:cs="Times New Roman"/>
                <w:color w:val="0D0D0D"/>
                <w:sz w:val="24"/>
                <w:szCs w:val="24"/>
                <w:shd w:val="clear" w:color="auto" w:fill="FFFFFF"/>
              </w:rPr>
              <w:t xml:space="preserve"> veux pouvoir consulter les statistiques</w:t>
            </w:r>
            <w:r w:rsidR="00EE6907">
              <w:rPr>
                <w:rFonts w:ascii="Times New Roman" w:hAnsi="Times New Roman" w:cs="Times New Roman"/>
                <w:color w:val="0D0D0D"/>
                <w:sz w:val="24"/>
                <w:szCs w:val="24"/>
                <w:shd w:val="clear" w:color="auto" w:fill="FFFFFF"/>
              </w:rPr>
              <w:t>.</w:t>
            </w:r>
            <w:r>
              <w:rPr>
                <w:rFonts w:ascii="Times New Roman" w:hAnsi="Times New Roman" w:cs="Times New Roman"/>
                <w:color w:val="0D0D0D"/>
                <w:sz w:val="24"/>
                <w:szCs w:val="24"/>
                <w:shd w:val="clear" w:color="auto" w:fill="FFFFFF"/>
              </w:rPr>
              <w:t xml:space="preserve"> </w:t>
            </w:r>
          </w:p>
        </w:tc>
        <w:tc>
          <w:tcPr>
            <w:tcW w:w="1696" w:type="dxa"/>
          </w:tcPr>
          <w:p w14:paraId="58CD1444" w14:textId="22534250" w:rsidR="00B7128C" w:rsidRPr="003A7C78" w:rsidRDefault="00B7128C" w:rsidP="00B7128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Must</w:t>
            </w:r>
          </w:p>
        </w:tc>
      </w:tr>
      <w:tr w:rsidR="00B7128C" w:rsidRPr="003A7C78" w14:paraId="311D0E80" w14:textId="77777777" w:rsidTr="00B06234">
        <w:tc>
          <w:tcPr>
            <w:tcW w:w="585" w:type="dxa"/>
          </w:tcPr>
          <w:p w14:paraId="5530A3D4" w14:textId="6D900DFB" w:rsidR="00B7128C" w:rsidRPr="003A7C78" w:rsidRDefault="00B7128C" w:rsidP="00B7128C">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36</w:t>
            </w:r>
          </w:p>
        </w:tc>
        <w:tc>
          <w:tcPr>
            <w:tcW w:w="1962" w:type="dxa"/>
          </w:tcPr>
          <w:p w14:paraId="4609CC6A" w14:textId="5081ACA9" w:rsidR="00B7128C" w:rsidRPr="003A7C78" w:rsidRDefault="00B7128C" w:rsidP="00B7128C">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Sécurité</w:t>
            </w:r>
          </w:p>
        </w:tc>
        <w:tc>
          <w:tcPr>
            <w:tcW w:w="850" w:type="dxa"/>
          </w:tcPr>
          <w:p w14:paraId="00F3D488" w14:textId="22372B51" w:rsidR="00B7128C" w:rsidRPr="003A7C78" w:rsidRDefault="00B7128C" w:rsidP="00B7128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36</w:t>
            </w:r>
          </w:p>
        </w:tc>
        <w:tc>
          <w:tcPr>
            <w:tcW w:w="3969" w:type="dxa"/>
          </w:tcPr>
          <w:p w14:paraId="252D069A" w14:textId="58161E9D" w:rsidR="00B7128C" w:rsidRPr="003A7C78" w:rsidRDefault="00B7128C" w:rsidP="00B7128C">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En tant qu'administrateur, je veux m'assurer</w:t>
            </w:r>
            <w:r>
              <w:rPr>
                <w:rFonts w:ascii="Times New Roman" w:hAnsi="Times New Roman" w:cs="Times New Roman"/>
                <w:color w:val="0D0D0D"/>
                <w:sz w:val="24"/>
                <w:szCs w:val="24"/>
                <w:shd w:val="clear" w:color="auto" w:fill="FFFFFF"/>
              </w:rPr>
              <w:t xml:space="preserve"> </w:t>
            </w:r>
            <w:r w:rsidRPr="003A7C78">
              <w:rPr>
                <w:rFonts w:ascii="Times New Roman" w:hAnsi="Times New Roman" w:cs="Times New Roman"/>
                <w:color w:val="0D0D0D"/>
                <w:sz w:val="24"/>
                <w:szCs w:val="24"/>
                <w:shd w:val="clear" w:color="auto" w:fill="FFFFFF"/>
              </w:rPr>
              <w:t>que seules les personnes autorisées peuvent</w:t>
            </w:r>
            <w:r>
              <w:rPr>
                <w:rFonts w:ascii="Times New Roman" w:hAnsi="Times New Roman" w:cs="Times New Roman"/>
                <w:color w:val="0D0D0D"/>
                <w:sz w:val="24"/>
                <w:szCs w:val="24"/>
                <w:shd w:val="clear" w:color="auto" w:fill="FFFFFF"/>
              </w:rPr>
              <w:t xml:space="preserve"> </w:t>
            </w:r>
            <w:r w:rsidRPr="003A7C78">
              <w:rPr>
                <w:rFonts w:ascii="Times New Roman" w:hAnsi="Times New Roman" w:cs="Times New Roman"/>
                <w:color w:val="0D0D0D"/>
                <w:sz w:val="24"/>
                <w:szCs w:val="24"/>
                <w:shd w:val="clear" w:color="auto" w:fill="FFFFFF"/>
              </w:rPr>
              <w:t>accéder à ces fonctionnalités réservées à</w:t>
            </w:r>
            <w:r>
              <w:rPr>
                <w:rFonts w:ascii="Times New Roman" w:hAnsi="Times New Roman" w:cs="Times New Roman"/>
                <w:color w:val="0D0D0D"/>
                <w:sz w:val="24"/>
                <w:szCs w:val="24"/>
                <w:shd w:val="clear" w:color="auto" w:fill="FFFFFF"/>
              </w:rPr>
              <w:t xml:space="preserve"> </w:t>
            </w:r>
            <w:r w:rsidRPr="003A7C78">
              <w:rPr>
                <w:rFonts w:ascii="Times New Roman" w:hAnsi="Times New Roman" w:cs="Times New Roman"/>
                <w:color w:val="0D0D0D"/>
                <w:sz w:val="24"/>
                <w:szCs w:val="24"/>
                <w:shd w:val="clear" w:color="auto" w:fill="FFFFFF"/>
              </w:rPr>
              <w:t>l</w:t>
            </w:r>
            <w:r>
              <w:rPr>
                <w:rFonts w:ascii="Times New Roman" w:hAnsi="Times New Roman" w:cs="Times New Roman"/>
                <w:color w:val="0D0D0D"/>
                <w:sz w:val="24"/>
                <w:szCs w:val="24"/>
                <w:shd w:val="clear" w:color="auto" w:fill="FFFFFF"/>
              </w:rPr>
              <w:t>’</w:t>
            </w:r>
            <w:r w:rsidRPr="003A7C78">
              <w:rPr>
                <w:rFonts w:ascii="Times New Roman" w:hAnsi="Times New Roman" w:cs="Times New Roman"/>
                <w:color w:val="0D0D0D"/>
                <w:sz w:val="24"/>
                <w:szCs w:val="24"/>
                <w:shd w:val="clear" w:color="auto" w:fill="FFFFFF"/>
              </w:rPr>
              <w:t xml:space="preserve">administration </w:t>
            </w:r>
            <w:r w:rsidR="00EE6907" w:rsidRPr="003A7C78">
              <w:rPr>
                <w:rFonts w:ascii="Times New Roman" w:hAnsi="Times New Roman" w:cs="Times New Roman"/>
                <w:color w:val="0D0D0D"/>
                <w:sz w:val="24"/>
                <w:szCs w:val="24"/>
                <w:shd w:val="clear" w:color="auto" w:fill="FFFFFF"/>
              </w:rPr>
              <w:t>(Accès</w:t>
            </w:r>
            <w:r w:rsidRPr="003A7C78">
              <w:rPr>
                <w:rFonts w:ascii="Times New Roman" w:hAnsi="Times New Roman" w:cs="Times New Roman"/>
                <w:color w:val="0D0D0D"/>
                <w:sz w:val="24"/>
                <w:szCs w:val="24"/>
                <w:shd w:val="clear" w:color="auto" w:fill="FFFFFF"/>
              </w:rPr>
              <w:t xml:space="preserve"> par </w:t>
            </w:r>
            <w:r w:rsidR="00EE6907" w:rsidRPr="003A7C78">
              <w:rPr>
                <w:rFonts w:ascii="Times New Roman" w:hAnsi="Times New Roman" w:cs="Times New Roman"/>
                <w:color w:val="0D0D0D"/>
                <w:sz w:val="24"/>
                <w:szCs w:val="24"/>
                <w:shd w:val="clear" w:color="auto" w:fill="FFFFFF"/>
              </w:rPr>
              <w:t>rôle)</w:t>
            </w:r>
            <w:r w:rsidR="00EE6907">
              <w:rPr>
                <w:rFonts w:ascii="Times New Roman" w:hAnsi="Times New Roman" w:cs="Times New Roman"/>
                <w:color w:val="0D0D0D"/>
                <w:sz w:val="24"/>
                <w:szCs w:val="24"/>
                <w:shd w:val="clear" w:color="auto" w:fill="FFFFFF"/>
              </w:rPr>
              <w:t>.</w:t>
            </w:r>
          </w:p>
        </w:tc>
        <w:tc>
          <w:tcPr>
            <w:tcW w:w="1696" w:type="dxa"/>
          </w:tcPr>
          <w:p w14:paraId="4B630754" w14:textId="38C8C06F" w:rsidR="00B7128C" w:rsidRPr="003A7C78" w:rsidRDefault="00B7128C" w:rsidP="00B7128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Must</w:t>
            </w:r>
          </w:p>
        </w:tc>
      </w:tr>
    </w:tbl>
    <w:p w14:paraId="26EE8E1C" w14:textId="28CE7DAC" w:rsidR="009711CB" w:rsidRPr="00E9346B" w:rsidRDefault="009711CB" w:rsidP="00E9346B">
      <w:pPr>
        <w:rPr>
          <w:rFonts w:ascii="Times New Roman" w:hAnsi="Times New Roman" w:cs="Times New Roman"/>
          <w:color w:val="0D0D0D"/>
          <w:sz w:val="28"/>
          <w:szCs w:val="28"/>
          <w:shd w:val="clear" w:color="auto" w:fill="FFFFFF"/>
        </w:rPr>
      </w:pPr>
    </w:p>
    <w:p w14:paraId="71668BE2" w14:textId="77777777" w:rsidR="00964871" w:rsidRDefault="00964871" w:rsidP="00E9346B">
      <w:pPr>
        <w:rPr>
          <w:rFonts w:ascii="Segoe UI" w:hAnsi="Segoe UI" w:cs="Segoe UI"/>
          <w:color w:val="0D0D0D"/>
          <w:sz w:val="24"/>
          <w:szCs w:val="24"/>
          <w:shd w:val="clear" w:color="auto" w:fill="FFFFFF"/>
        </w:rPr>
      </w:pPr>
    </w:p>
    <w:p w14:paraId="3C9A3645" w14:textId="7B419AD3" w:rsidR="009711CB" w:rsidRPr="00CA389A" w:rsidRDefault="009711CB" w:rsidP="001E528D">
      <w:pPr>
        <w:pStyle w:val="ListParagraph"/>
        <w:numPr>
          <w:ilvl w:val="0"/>
          <w:numId w:val="8"/>
        </w:numPr>
        <w:ind w:left="0"/>
        <w:rPr>
          <w:rFonts w:ascii="Times New Roman" w:hAnsi="Times New Roman" w:cs="Times New Roman"/>
          <w:b/>
          <w:color w:val="0D0D0D"/>
          <w:sz w:val="28"/>
          <w:szCs w:val="28"/>
          <w:shd w:val="clear" w:color="auto" w:fill="FFFFFF"/>
        </w:rPr>
      </w:pPr>
      <w:r w:rsidRPr="00CA389A">
        <w:rPr>
          <w:rFonts w:ascii="Times New Roman" w:hAnsi="Times New Roman" w:cs="Times New Roman"/>
          <w:b/>
          <w:color w:val="0D0D0D"/>
          <w:sz w:val="28"/>
          <w:szCs w:val="28"/>
          <w:shd w:val="clear" w:color="auto" w:fill="FFFFFF"/>
        </w:rPr>
        <w:t>Diagramme de cas d’utilisation global :</w:t>
      </w:r>
    </w:p>
    <w:p w14:paraId="1EDD9760" w14:textId="77777777" w:rsidR="009711CB" w:rsidRPr="00CA389A" w:rsidRDefault="009711CB" w:rsidP="00E9346B">
      <w:pPr>
        <w:pStyle w:val="ListParagraph"/>
        <w:ind w:left="0"/>
        <w:rPr>
          <w:rFonts w:ascii="Times New Roman" w:hAnsi="Times New Roman" w:cs="Times New Roman"/>
          <w:color w:val="0D0D0D"/>
          <w:sz w:val="24"/>
          <w:szCs w:val="24"/>
          <w:shd w:val="clear" w:color="auto" w:fill="FFFFFF"/>
        </w:rPr>
      </w:pPr>
    </w:p>
    <w:p w14:paraId="355FE539" w14:textId="350F899D" w:rsidR="009711CB" w:rsidRPr="00CA389A" w:rsidRDefault="009711CB" w:rsidP="00EE6907">
      <w:pPr>
        <w:pStyle w:val="ListParagraph"/>
        <w:spacing w:line="360" w:lineRule="auto"/>
        <w:ind w:left="0"/>
        <w:jc w:val="both"/>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Cette section vise à décrire le comportement global attendu des acteurs de l'application. Pour cela, nous allons présenter les actions générales que peuvent effectuer les utilisateurs et les administrateurs de cette application à travers un diagramme de cas d'utilisation, utilisant le langage de modélisation UML.</w:t>
      </w:r>
    </w:p>
    <w:p w14:paraId="2E909219" w14:textId="77777777" w:rsidR="009711CB" w:rsidRPr="00CA389A" w:rsidRDefault="009711CB" w:rsidP="00EE6907">
      <w:pPr>
        <w:pStyle w:val="ListParagraph"/>
        <w:spacing w:line="360" w:lineRule="auto"/>
        <w:ind w:left="0"/>
        <w:jc w:val="both"/>
        <w:rPr>
          <w:rFonts w:ascii="Times New Roman" w:hAnsi="Times New Roman" w:cs="Times New Roman"/>
          <w:color w:val="0D0D0D"/>
          <w:sz w:val="24"/>
          <w:szCs w:val="24"/>
          <w:shd w:val="clear" w:color="auto" w:fill="FFFFFF"/>
        </w:rPr>
      </w:pPr>
    </w:p>
    <w:p w14:paraId="709301C2" w14:textId="6D4AEDE3" w:rsidR="009711CB" w:rsidRPr="00CA389A" w:rsidRDefault="009711CB" w:rsidP="00EE6907">
      <w:pPr>
        <w:pStyle w:val="ListParagraph"/>
        <w:spacing w:line="360" w:lineRule="auto"/>
        <w:ind w:left="0"/>
        <w:jc w:val="both"/>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Le diagramme de cas d’utilisation est un diagramme UML (Unified Modeling Language) qui présente le comportement fonctionnel d’un système logiciel. Il est utile pour des présentations auprès de la direction ou des acteurs d’un projet. Pour le développement, les cas d’utilisation sont plus appropriés. En effet, un cas d’utilisation (use case) représente une unité discrète d’interaction entre un utilisateur (humain ou machine) et un système [10].</w:t>
      </w:r>
    </w:p>
    <w:p w14:paraId="6E9509CF" w14:textId="143B8B06" w:rsidR="00200AAB" w:rsidRDefault="00200AAB" w:rsidP="00EE6907">
      <w:pPr>
        <w:pStyle w:val="ListParagraph"/>
        <w:spacing w:line="360" w:lineRule="auto"/>
        <w:ind w:left="0"/>
        <w:jc w:val="both"/>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Le diagramme 12 illustre les diverses activités et rôles sous la gestion et le contrôle de l'administrateur, ainsi que les diverses fonctionnalités proposées aux utilisateurs.</w:t>
      </w:r>
    </w:p>
    <w:p w14:paraId="4B512CD0" w14:textId="5A0AC61C" w:rsidR="00EE6907" w:rsidRPr="00CA389A" w:rsidRDefault="00EE6907" w:rsidP="00EE6907">
      <w:pPr>
        <w:pStyle w:val="ListParagraph"/>
        <w:spacing w:line="360" w:lineRule="auto"/>
        <w:ind w:left="0"/>
        <w:jc w:val="both"/>
        <w:rPr>
          <w:rFonts w:ascii="Times New Roman" w:hAnsi="Times New Roman" w:cs="Times New Roman"/>
          <w:color w:val="0D0D0D"/>
          <w:sz w:val="24"/>
          <w:szCs w:val="24"/>
          <w:shd w:val="clear" w:color="auto" w:fill="FFFFFF"/>
        </w:rPr>
      </w:pPr>
    </w:p>
    <w:p w14:paraId="50705F47" w14:textId="4DC1D2C8" w:rsidR="009711CB" w:rsidRPr="00E9346B" w:rsidRDefault="00200AAB" w:rsidP="00E9346B">
      <w:pPr>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ab/>
      </w:r>
      <w:r w:rsidRPr="00E9346B">
        <w:rPr>
          <w:rFonts w:ascii="Times New Roman" w:hAnsi="Times New Roman" w:cs="Times New Roman"/>
          <w:color w:val="0D0D0D"/>
          <w:sz w:val="28"/>
          <w:szCs w:val="28"/>
          <w:shd w:val="clear" w:color="auto" w:fill="FFFFFF"/>
        </w:rPr>
        <w:tab/>
      </w:r>
    </w:p>
    <w:p w14:paraId="2798DF02" w14:textId="36F27969" w:rsidR="00200AAB" w:rsidRDefault="00200AAB" w:rsidP="001E528D">
      <w:pPr>
        <w:pStyle w:val="ListParagraph"/>
        <w:numPr>
          <w:ilvl w:val="0"/>
          <w:numId w:val="8"/>
        </w:numPr>
        <w:ind w:left="0" w:firstLine="0"/>
        <w:rPr>
          <w:rFonts w:ascii="Times New Roman" w:hAnsi="Times New Roman" w:cs="Times New Roman"/>
          <w:b/>
          <w:color w:val="0D0D0D"/>
          <w:sz w:val="28"/>
          <w:szCs w:val="28"/>
          <w:shd w:val="clear" w:color="auto" w:fill="FFFFFF"/>
        </w:rPr>
      </w:pPr>
      <w:r w:rsidRPr="00E9346B">
        <w:rPr>
          <w:rFonts w:ascii="Times New Roman" w:hAnsi="Times New Roman" w:cs="Times New Roman"/>
          <w:b/>
          <w:color w:val="0D0D0D"/>
          <w:sz w:val="28"/>
          <w:szCs w:val="28"/>
          <w:shd w:val="clear" w:color="auto" w:fill="FFFFFF"/>
        </w:rPr>
        <w:t>Diagramme de classes </w:t>
      </w:r>
    </w:p>
    <w:p w14:paraId="2EED918D" w14:textId="77777777" w:rsidR="00E9346B" w:rsidRPr="00CA389A" w:rsidRDefault="00E9346B" w:rsidP="00E9346B">
      <w:pPr>
        <w:pStyle w:val="ListParagraph"/>
        <w:ind w:left="0"/>
        <w:rPr>
          <w:rFonts w:ascii="Times New Roman" w:hAnsi="Times New Roman" w:cs="Times New Roman"/>
          <w:b/>
          <w:color w:val="0D0D0D"/>
          <w:sz w:val="24"/>
          <w:szCs w:val="24"/>
          <w:shd w:val="clear" w:color="auto" w:fill="FFFFFF"/>
        </w:rPr>
      </w:pPr>
    </w:p>
    <w:p w14:paraId="2B954089" w14:textId="55932016" w:rsidR="00B86610" w:rsidRPr="00CA389A" w:rsidRDefault="00B86610" w:rsidP="00E9346B">
      <w:pPr>
        <w:pStyle w:val="ListParagraph"/>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Pour cette section, nous illustrons l’aspect statique de notre application en présentant le diagramme de classes.</w:t>
      </w:r>
    </w:p>
    <w:p w14:paraId="17D98E0E" w14:textId="309ED117" w:rsidR="00B86610" w:rsidRDefault="00B86610" w:rsidP="00E9346B">
      <w:pPr>
        <w:pStyle w:val="ListParagraph"/>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Les diagrammes de classes sont l'un des types de diagrammes UML les plus utiles, car ils décrivent clairement la structure d’un système particulier en modélisant ses classes, ses attributs, ses opérations et les relations entre ses objets [11].</w:t>
      </w:r>
    </w:p>
    <w:p w14:paraId="57C82D3E" w14:textId="77777777" w:rsidR="001970C3" w:rsidRPr="00CA389A" w:rsidRDefault="001970C3" w:rsidP="00E9346B">
      <w:pPr>
        <w:pStyle w:val="ListParagraph"/>
        <w:ind w:left="0"/>
        <w:rPr>
          <w:rFonts w:ascii="Times New Roman" w:hAnsi="Times New Roman" w:cs="Times New Roman"/>
          <w:color w:val="0D0D0D"/>
          <w:sz w:val="24"/>
          <w:szCs w:val="24"/>
          <w:shd w:val="clear" w:color="auto" w:fill="FFFFFF"/>
        </w:rPr>
      </w:pPr>
    </w:p>
    <w:p w14:paraId="6A12A3F4" w14:textId="7B99C59B" w:rsidR="00E9346B" w:rsidRDefault="00864CBF" w:rsidP="00E9346B">
      <w:pPr>
        <w:pStyle w:val="ListParagraph"/>
        <w:ind w:left="0"/>
        <w:rPr>
          <w:rFonts w:ascii="Times New Roman" w:hAnsi="Times New Roman" w:cs="Times New Roman"/>
          <w:color w:val="0D0D0D"/>
          <w:sz w:val="24"/>
          <w:szCs w:val="24"/>
          <w:shd w:val="clear" w:color="auto" w:fill="FFFFFF"/>
        </w:rPr>
      </w:pPr>
      <w:r>
        <w:rPr>
          <w:rFonts w:ascii="Times New Roman" w:hAnsi="Times New Roman" w:cs="Times New Roman"/>
          <w:noProof/>
          <w:color w:val="0D0D0D"/>
          <w:sz w:val="24"/>
          <w:szCs w:val="24"/>
          <w:shd w:val="clear" w:color="auto" w:fill="FFFFFF"/>
        </w:rPr>
        <w:lastRenderedPageBreak/>
        <w:drawing>
          <wp:inline distT="0" distB="0" distL="0" distR="0" wp14:anchorId="553ECC69" wp14:editId="49309247">
            <wp:extent cx="5760720" cy="4450080"/>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diag classe general.jpg"/>
                    <pic:cNvPicPr/>
                  </pic:nvPicPr>
                  <pic:blipFill>
                    <a:blip r:embed="rId26">
                      <a:extLst>
                        <a:ext uri="{28A0092B-C50C-407E-A947-70E740481C1C}">
                          <a14:useLocalDpi xmlns:a14="http://schemas.microsoft.com/office/drawing/2010/main" val="0"/>
                        </a:ext>
                      </a:extLst>
                    </a:blip>
                    <a:stretch>
                      <a:fillRect/>
                    </a:stretch>
                  </pic:blipFill>
                  <pic:spPr>
                    <a:xfrm>
                      <a:off x="0" y="0"/>
                      <a:ext cx="5760720" cy="4450080"/>
                    </a:xfrm>
                    <a:prstGeom prst="rect">
                      <a:avLst/>
                    </a:prstGeom>
                  </pic:spPr>
                </pic:pic>
              </a:graphicData>
            </a:graphic>
          </wp:inline>
        </w:drawing>
      </w:r>
    </w:p>
    <w:p w14:paraId="1E8E9812" w14:textId="5F6CA881" w:rsidR="00864CBF" w:rsidRDefault="00864CBF" w:rsidP="00E9346B">
      <w:pPr>
        <w:pStyle w:val="ListParagraph"/>
        <w:ind w:left="0"/>
        <w:rPr>
          <w:rFonts w:ascii="Times New Roman" w:hAnsi="Times New Roman" w:cs="Times New Roman"/>
          <w:color w:val="0D0D0D"/>
          <w:sz w:val="24"/>
          <w:szCs w:val="24"/>
          <w:shd w:val="clear" w:color="auto" w:fill="FFFFFF"/>
        </w:rPr>
      </w:pPr>
    </w:p>
    <w:p w14:paraId="66893F04" w14:textId="3A437AB5" w:rsidR="00864CBF" w:rsidRDefault="00864CBF" w:rsidP="00E9346B">
      <w:pPr>
        <w:pStyle w:val="ListParagraph"/>
        <w:ind w:left="0"/>
        <w:rPr>
          <w:rFonts w:ascii="Times New Roman" w:hAnsi="Times New Roman" w:cs="Times New Roman"/>
          <w:color w:val="0D0D0D"/>
          <w:sz w:val="24"/>
          <w:szCs w:val="24"/>
          <w:shd w:val="clear" w:color="auto" w:fill="FFFFFF"/>
        </w:rPr>
      </w:pPr>
    </w:p>
    <w:p w14:paraId="49C74E11" w14:textId="77777777" w:rsidR="00864CBF" w:rsidRPr="00CA389A" w:rsidRDefault="00864CBF" w:rsidP="00E9346B">
      <w:pPr>
        <w:pStyle w:val="ListParagraph"/>
        <w:ind w:left="0"/>
        <w:rPr>
          <w:rFonts w:ascii="Times New Roman" w:hAnsi="Times New Roman" w:cs="Times New Roman"/>
          <w:color w:val="0D0D0D"/>
          <w:sz w:val="24"/>
          <w:szCs w:val="24"/>
          <w:shd w:val="clear" w:color="auto" w:fill="FFFFFF"/>
        </w:rPr>
      </w:pPr>
    </w:p>
    <w:p w14:paraId="7CE42C52" w14:textId="667A39E4" w:rsidR="00B86610" w:rsidRPr="00197E8E" w:rsidRDefault="00864CBF" w:rsidP="001E528D">
      <w:pPr>
        <w:pStyle w:val="ListParagraph"/>
        <w:numPr>
          <w:ilvl w:val="0"/>
          <w:numId w:val="8"/>
        </w:numPr>
        <w:ind w:left="0" w:firstLine="0"/>
        <w:rPr>
          <w:rFonts w:ascii="Times New Roman" w:hAnsi="Times New Roman" w:cs="Times New Roman"/>
          <w:b/>
          <w:color w:val="0D0D0D"/>
          <w:sz w:val="36"/>
          <w:szCs w:val="28"/>
          <w:shd w:val="clear" w:color="auto" w:fill="FFFFFF"/>
        </w:rPr>
      </w:pPr>
      <w:r w:rsidRPr="00864CBF">
        <w:rPr>
          <w:rFonts w:ascii="Times New Roman" w:hAnsi="Times New Roman" w:cs="Times New Roman"/>
          <w:b/>
          <w:sz w:val="28"/>
        </w:rPr>
        <w:t>Description détaillée des attributs</w:t>
      </w:r>
    </w:p>
    <w:p w14:paraId="7A0BBDB6" w14:textId="77777777" w:rsidR="00197E8E" w:rsidRPr="00864CBF" w:rsidRDefault="00197E8E" w:rsidP="00197E8E">
      <w:pPr>
        <w:pStyle w:val="ListParagraph"/>
        <w:ind w:left="0"/>
        <w:rPr>
          <w:rFonts w:ascii="Times New Roman" w:hAnsi="Times New Roman" w:cs="Times New Roman"/>
          <w:b/>
          <w:color w:val="0D0D0D"/>
          <w:sz w:val="36"/>
          <w:szCs w:val="28"/>
          <w:shd w:val="clear" w:color="auto" w:fill="FFFFFF"/>
        </w:rPr>
      </w:pPr>
    </w:p>
    <w:tbl>
      <w:tblPr>
        <w:tblStyle w:val="TableGrid"/>
        <w:tblW w:w="0" w:type="auto"/>
        <w:tblLook w:val="04A0" w:firstRow="1" w:lastRow="0" w:firstColumn="1" w:lastColumn="0" w:noHBand="0" w:noVBand="1"/>
      </w:tblPr>
      <w:tblGrid>
        <w:gridCol w:w="2405"/>
        <w:gridCol w:w="2693"/>
        <w:gridCol w:w="3964"/>
      </w:tblGrid>
      <w:tr w:rsidR="00864CBF" w14:paraId="2FECDE24" w14:textId="77777777" w:rsidTr="00864CBF">
        <w:tc>
          <w:tcPr>
            <w:tcW w:w="2405" w:type="dxa"/>
          </w:tcPr>
          <w:p w14:paraId="23FEC418" w14:textId="1BED76EE" w:rsidR="00864CBF" w:rsidRPr="00864CBF" w:rsidRDefault="00864CBF" w:rsidP="00864CBF">
            <w:pPr>
              <w:jc w:val="center"/>
              <w:rPr>
                <w:rFonts w:ascii="Times New Roman" w:hAnsi="Times New Roman" w:cs="Times New Roman"/>
                <w:b/>
                <w:color w:val="0D0D0D"/>
                <w:sz w:val="24"/>
                <w:szCs w:val="28"/>
                <w:shd w:val="clear" w:color="auto" w:fill="FFFFFF"/>
              </w:rPr>
            </w:pPr>
            <w:r w:rsidRPr="00864CBF">
              <w:rPr>
                <w:rFonts w:ascii="Times New Roman" w:hAnsi="Times New Roman" w:cs="Times New Roman"/>
                <w:b/>
                <w:color w:val="0D0D0D"/>
                <w:sz w:val="24"/>
                <w:szCs w:val="28"/>
                <w:shd w:val="clear" w:color="auto" w:fill="FFFFFF"/>
              </w:rPr>
              <w:t>Classes</w:t>
            </w:r>
          </w:p>
        </w:tc>
        <w:tc>
          <w:tcPr>
            <w:tcW w:w="2693" w:type="dxa"/>
          </w:tcPr>
          <w:p w14:paraId="7FB594CC" w14:textId="0AA7E127" w:rsidR="00864CBF" w:rsidRPr="00864CBF" w:rsidRDefault="00864CBF" w:rsidP="00864CBF">
            <w:pPr>
              <w:jc w:val="center"/>
              <w:rPr>
                <w:rFonts w:ascii="Times New Roman" w:hAnsi="Times New Roman" w:cs="Times New Roman"/>
                <w:b/>
                <w:color w:val="0D0D0D"/>
                <w:sz w:val="24"/>
                <w:szCs w:val="28"/>
                <w:shd w:val="clear" w:color="auto" w:fill="FFFFFF"/>
              </w:rPr>
            </w:pPr>
            <w:r w:rsidRPr="00864CBF">
              <w:rPr>
                <w:rFonts w:ascii="Times New Roman" w:hAnsi="Times New Roman" w:cs="Times New Roman"/>
                <w:b/>
                <w:color w:val="0D0D0D"/>
                <w:sz w:val="24"/>
                <w:szCs w:val="28"/>
                <w:shd w:val="clear" w:color="auto" w:fill="FFFFFF"/>
              </w:rPr>
              <w:t>Attributs</w:t>
            </w:r>
          </w:p>
        </w:tc>
        <w:tc>
          <w:tcPr>
            <w:tcW w:w="3964" w:type="dxa"/>
          </w:tcPr>
          <w:p w14:paraId="741A4C45" w14:textId="12B391E2" w:rsidR="00864CBF" w:rsidRPr="00864CBF" w:rsidRDefault="00864CBF" w:rsidP="00864CBF">
            <w:pPr>
              <w:jc w:val="center"/>
              <w:rPr>
                <w:rFonts w:ascii="Times New Roman" w:hAnsi="Times New Roman" w:cs="Times New Roman"/>
                <w:b/>
                <w:color w:val="0D0D0D"/>
                <w:sz w:val="24"/>
                <w:szCs w:val="28"/>
                <w:shd w:val="clear" w:color="auto" w:fill="FFFFFF"/>
              </w:rPr>
            </w:pPr>
            <w:r w:rsidRPr="00864CBF">
              <w:rPr>
                <w:rFonts w:ascii="Times New Roman" w:hAnsi="Times New Roman" w:cs="Times New Roman"/>
                <w:b/>
                <w:color w:val="0D0D0D"/>
                <w:sz w:val="24"/>
                <w:szCs w:val="28"/>
                <w:shd w:val="clear" w:color="auto" w:fill="FFFFFF"/>
              </w:rPr>
              <w:t>Désignation</w:t>
            </w:r>
          </w:p>
        </w:tc>
      </w:tr>
      <w:tr w:rsidR="00864CBF" w14:paraId="4FE6BF2D" w14:textId="77777777" w:rsidTr="00864CBF">
        <w:tc>
          <w:tcPr>
            <w:tcW w:w="2405" w:type="dxa"/>
          </w:tcPr>
          <w:p w14:paraId="2D12D449" w14:textId="2DB8ACC5" w:rsidR="00864CBF" w:rsidRPr="00864CBF" w:rsidRDefault="00864CBF" w:rsidP="00864CBF">
            <w:pPr>
              <w:rPr>
                <w:rFonts w:ascii="Times New Roman" w:hAnsi="Times New Roman" w:cs="Times New Roman"/>
                <w:color w:val="0D0D0D"/>
                <w:sz w:val="24"/>
                <w:szCs w:val="28"/>
                <w:shd w:val="clear" w:color="auto" w:fill="FFFFFF"/>
              </w:rPr>
            </w:pPr>
            <w:r w:rsidRPr="00864CBF">
              <w:rPr>
                <w:rFonts w:ascii="Times New Roman" w:hAnsi="Times New Roman" w:cs="Times New Roman"/>
                <w:color w:val="0D0D0D"/>
                <w:sz w:val="24"/>
                <w:szCs w:val="28"/>
                <w:shd w:val="clear" w:color="auto" w:fill="FFFFFF"/>
              </w:rPr>
              <w:t>Utilisateur</w:t>
            </w:r>
          </w:p>
        </w:tc>
        <w:tc>
          <w:tcPr>
            <w:tcW w:w="2693" w:type="dxa"/>
          </w:tcPr>
          <w:p w14:paraId="1FB4CB48" w14:textId="0B49C6A5" w:rsidR="002A5A3C" w:rsidRPr="002F2D2B" w:rsidRDefault="002A5A3C" w:rsidP="002A5A3C">
            <w:pPr>
              <w:spacing w:line="360" w:lineRule="auto"/>
              <w:jc w:val="both"/>
              <w:rPr>
                <w:rFonts w:ascii="Times New Roman" w:hAnsi="Times New Roman" w:cs="Times New Roman"/>
                <w:b/>
                <w:color w:val="0D0D0D"/>
                <w:sz w:val="24"/>
                <w:szCs w:val="28"/>
                <w:shd w:val="clear" w:color="auto" w:fill="FFFFFF"/>
              </w:rPr>
            </w:pPr>
            <w:r w:rsidRPr="002F2D2B">
              <w:rPr>
                <w:rFonts w:ascii="Times New Roman" w:hAnsi="Times New Roman" w:cs="Times New Roman"/>
                <w:b/>
                <w:bCs/>
                <w:color w:val="0D0D0D"/>
                <w:sz w:val="24"/>
                <w:szCs w:val="28"/>
                <w:shd w:val="clear" w:color="auto" w:fill="FFFFFF"/>
              </w:rPr>
              <w:t>UserID</w:t>
            </w:r>
            <w:r w:rsidRPr="002F2D2B">
              <w:rPr>
                <w:rFonts w:ascii="Times New Roman" w:hAnsi="Times New Roman" w:cs="Times New Roman"/>
                <w:b/>
                <w:color w:val="0D0D0D"/>
                <w:sz w:val="24"/>
                <w:szCs w:val="28"/>
                <w:shd w:val="clear" w:color="auto" w:fill="FFFFFF"/>
              </w:rPr>
              <w:t xml:space="preserve"> </w:t>
            </w:r>
          </w:p>
          <w:p w14:paraId="75E74F70" w14:textId="4402F81B" w:rsidR="002A5A3C" w:rsidRPr="002A5A3C" w:rsidRDefault="002A5A3C" w:rsidP="002A5A3C">
            <w:pPr>
              <w:spacing w:line="360" w:lineRule="auto"/>
              <w:jc w:val="both"/>
              <w:rPr>
                <w:rFonts w:ascii="Times New Roman" w:hAnsi="Times New Roman" w:cs="Times New Roman"/>
                <w:color w:val="0D0D0D"/>
                <w:sz w:val="24"/>
                <w:szCs w:val="28"/>
                <w:shd w:val="clear" w:color="auto" w:fill="FFFFFF"/>
              </w:rPr>
            </w:pPr>
            <w:r w:rsidRPr="002A5A3C">
              <w:rPr>
                <w:rFonts w:ascii="Times New Roman" w:hAnsi="Times New Roman" w:cs="Times New Roman"/>
                <w:color w:val="0D0D0D"/>
                <w:sz w:val="24"/>
                <w:szCs w:val="28"/>
                <w:shd w:val="clear" w:color="auto" w:fill="FFFFFF"/>
              </w:rPr>
              <w:t>Preno</w:t>
            </w:r>
            <w:r>
              <w:rPr>
                <w:rFonts w:ascii="Times New Roman" w:hAnsi="Times New Roman" w:cs="Times New Roman"/>
                <w:color w:val="0D0D0D"/>
                <w:sz w:val="24"/>
                <w:szCs w:val="28"/>
                <w:shd w:val="clear" w:color="auto" w:fill="FFFFFF"/>
              </w:rPr>
              <w:t>m</w:t>
            </w:r>
            <w:r w:rsidRPr="002A5A3C">
              <w:rPr>
                <w:rFonts w:ascii="Times New Roman" w:hAnsi="Times New Roman" w:cs="Times New Roman"/>
                <w:color w:val="0D0D0D"/>
                <w:sz w:val="24"/>
                <w:szCs w:val="28"/>
                <w:shd w:val="clear" w:color="auto" w:fill="FFFFFF"/>
              </w:rPr>
              <w:t xml:space="preserve"> </w:t>
            </w:r>
          </w:p>
          <w:p w14:paraId="45DF6410" w14:textId="137126EF" w:rsidR="002A5A3C" w:rsidRPr="002A5A3C" w:rsidRDefault="002A5A3C" w:rsidP="002A5A3C">
            <w:pPr>
              <w:spacing w:line="360" w:lineRule="auto"/>
              <w:jc w:val="both"/>
              <w:rPr>
                <w:rFonts w:ascii="Times New Roman" w:hAnsi="Times New Roman" w:cs="Times New Roman"/>
                <w:color w:val="0D0D0D"/>
                <w:sz w:val="24"/>
                <w:szCs w:val="28"/>
                <w:shd w:val="clear" w:color="auto" w:fill="FFFFFF"/>
              </w:rPr>
            </w:pPr>
            <w:r w:rsidRPr="002A5A3C">
              <w:rPr>
                <w:rFonts w:ascii="Times New Roman" w:hAnsi="Times New Roman" w:cs="Times New Roman"/>
                <w:bCs/>
                <w:color w:val="0D0D0D"/>
                <w:sz w:val="24"/>
                <w:szCs w:val="28"/>
                <w:shd w:val="clear" w:color="auto" w:fill="FFFFFF"/>
              </w:rPr>
              <w:t>Nom</w:t>
            </w:r>
            <w:r w:rsidRPr="002A5A3C">
              <w:rPr>
                <w:rFonts w:ascii="Times New Roman" w:hAnsi="Times New Roman" w:cs="Times New Roman"/>
                <w:color w:val="0D0D0D"/>
                <w:sz w:val="24"/>
                <w:szCs w:val="28"/>
                <w:shd w:val="clear" w:color="auto" w:fill="FFFFFF"/>
              </w:rPr>
              <w:t xml:space="preserve"> </w:t>
            </w:r>
          </w:p>
          <w:p w14:paraId="260E94B4" w14:textId="76EF5F42" w:rsidR="002A5A3C" w:rsidRPr="002A5A3C" w:rsidRDefault="002A5A3C" w:rsidP="002A5A3C">
            <w:pPr>
              <w:spacing w:line="360" w:lineRule="auto"/>
              <w:jc w:val="both"/>
              <w:rPr>
                <w:rFonts w:ascii="Times New Roman" w:hAnsi="Times New Roman" w:cs="Times New Roman"/>
                <w:color w:val="0D0D0D"/>
                <w:sz w:val="24"/>
                <w:szCs w:val="28"/>
                <w:shd w:val="clear" w:color="auto" w:fill="FFFFFF"/>
              </w:rPr>
            </w:pPr>
            <w:r w:rsidRPr="002A5A3C">
              <w:rPr>
                <w:rFonts w:ascii="Times New Roman" w:hAnsi="Times New Roman" w:cs="Times New Roman"/>
                <w:bCs/>
                <w:color w:val="0D0D0D"/>
                <w:sz w:val="24"/>
                <w:szCs w:val="28"/>
                <w:shd w:val="clear" w:color="auto" w:fill="FFFFFF"/>
              </w:rPr>
              <w:t>Email</w:t>
            </w:r>
            <w:r w:rsidRPr="002A5A3C">
              <w:rPr>
                <w:rFonts w:ascii="Times New Roman" w:hAnsi="Times New Roman" w:cs="Times New Roman"/>
                <w:color w:val="0D0D0D"/>
                <w:sz w:val="24"/>
                <w:szCs w:val="28"/>
                <w:shd w:val="clear" w:color="auto" w:fill="FFFFFF"/>
              </w:rPr>
              <w:t xml:space="preserve">  </w:t>
            </w:r>
          </w:p>
          <w:p w14:paraId="186B7D88" w14:textId="58266F45" w:rsidR="002A5A3C" w:rsidRPr="002A5A3C" w:rsidRDefault="002A5A3C" w:rsidP="002A5A3C">
            <w:pPr>
              <w:spacing w:line="360" w:lineRule="auto"/>
              <w:jc w:val="both"/>
              <w:rPr>
                <w:rFonts w:ascii="Times New Roman" w:hAnsi="Times New Roman" w:cs="Times New Roman"/>
                <w:color w:val="0D0D0D"/>
                <w:sz w:val="24"/>
                <w:szCs w:val="28"/>
                <w:shd w:val="clear" w:color="auto" w:fill="FFFFFF"/>
              </w:rPr>
            </w:pPr>
            <w:r w:rsidRPr="002A5A3C">
              <w:rPr>
                <w:rFonts w:ascii="Times New Roman" w:hAnsi="Times New Roman" w:cs="Times New Roman"/>
                <w:color w:val="0D0D0D"/>
                <w:sz w:val="24"/>
                <w:szCs w:val="28"/>
                <w:shd w:val="clear" w:color="auto" w:fill="FFFFFF"/>
              </w:rPr>
              <w:t xml:space="preserve">Nom_utilisateur  </w:t>
            </w:r>
          </w:p>
          <w:p w14:paraId="6EBB9076" w14:textId="4D32120E" w:rsidR="002A5A3C" w:rsidRPr="002A5A3C" w:rsidRDefault="002A5A3C" w:rsidP="002A5A3C">
            <w:pPr>
              <w:spacing w:line="360" w:lineRule="auto"/>
              <w:jc w:val="both"/>
              <w:rPr>
                <w:rFonts w:ascii="Times New Roman" w:hAnsi="Times New Roman" w:cs="Times New Roman"/>
                <w:color w:val="0D0D0D"/>
                <w:sz w:val="24"/>
                <w:szCs w:val="28"/>
                <w:shd w:val="clear" w:color="auto" w:fill="FFFFFF"/>
              </w:rPr>
            </w:pPr>
            <w:r w:rsidRPr="002A5A3C">
              <w:rPr>
                <w:rFonts w:ascii="Times New Roman" w:hAnsi="Times New Roman" w:cs="Times New Roman"/>
                <w:bCs/>
                <w:color w:val="0D0D0D"/>
                <w:sz w:val="24"/>
                <w:szCs w:val="28"/>
                <w:shd w:val="clear" w:color="auto" w:fill="FFFFFF"/>
              </w:rPr>
              <w:t>MotDePasse</w:t>
            </w:r>
            <w:r w:rsidRPr="002A5A3C">
              <w:rPr>
                <w:rFonts w:ascii="Times New Roman" w:hAnsi="Times New Roman" w:cs="Times New Roman"/>
                <w:color w:val="0D0D0D"/>
                <w:sz w:val="24"/>
                <w:szCs w:val="28"/>
                <w:shd w:val="clear" w:color="auto" w:fill="FFFFFF"/>
              </w:rPr>
              <w:t xml:space="preserve"> </w:t>
            </w:r>
          </w:p>
          <w:p w14:paraId="2CA1F8B4" w14:textId="2719394F" w:rsidR="002A5A3C" w:rsidRPr="002A5A3C" w:rsidRDefault="002A5A3C" w:rsidP="002A5A3C">
            <w:pPr>
              <w:spacing w:line="360" w:lineRule="auto"/>
              <w:jc w:val="both"/>
              <w:rPr>
                <w:rFonts w:ascii="Times New Roman" w:hAnsi="Times New Roman" w:cs="Times New Roman"/>
                <w:color w:val="0D0D0D"/>
                <w:sz w:val="24"/>
                <w:szCs w:val="28"/>
                <w:shd w:val="clear" w:color="auto" w:fill="FFFFFF"/>
              </w:rPr>
            </w:pPr>
            <w:r w:rsidRPr="002A5A3C">
              <w:rPr>
                <w:rFonts w:ascii="Times New Roman" w:hAnsi="Times New Roman" w:cs="Times New Roman"/>
                <w:bCs/>
                <w:color w:val="0D0D0D"/>
                <w:sz w:val="24"/>
                <w:szCs w:val="28"/>
                <w:shd w:val="clear" w:color="auto" w:fill="FFFFFF"/>
              </w:rPr>
              <w:t>Role</w:t>
            </w:r>
            <w:r w:rsidRPr="002A5A3C">
              <w:rPr>
                <w:rFonts w:ascii="Times New Roman" w:hAnsi="Times New Roman" w:cs="Times New Roman"/>
                <w:color w:val="0D0D0D"/>
                <w:sz w:val="24"/>
                <w:szCs w:val="28"/>
                <w:shd w:val="clear" w:color="auto" w:fill="FFFFFF"/>
              </w:rPr>
              <w:t xml:space="preserve"> </w:t>
            </w:r>
          </w:p>
          <w:p w14:paraId="5CCED25A" w14:textId="0DB853DC" w:rsidR="002A5A3C" w:rsidRPr="002A5A3C" w:rsidRDefault="002A5A3C" w:rsidP="002A5A3C">
            <w:pPr>
              <w:spacing w:line="360" w:lineRule="auto"/>
              <w:jc w:val="both"/>
              <w:rPr>
                <w:rFonts w:ascii="Times New Roman" w:hAnsi="Times New Roman" w:cs="Times New Roman"/>
                <w:color w:val="0D0D0D"/>
                <w:sz w:val="24"/>
                <w:szCs w:val="28"/>
                <w:shd w:val="clear" w:color="auto" w:fill="FFFFFF"/>
              </w:rPr>
            </w:pPr>
            <w:r w:rsidRPr="002A5A3C">
              <w:rPr>
                <w:rFonts w:ascii="Times New Roman" w:hAnsi="Times New Roman" w:cs="Times New Roman"/>
                <w:bCs/>
                <w:color w:val="0D0D0D"/>
                <w:sz w:val="24"/>
                <w:szCs w:val="28"/>
                <w:shd w:val="clear" w:color="auto" w:fill="FFFFFF"/>
              </w:rPr>
              <w:t>Active</w:t>
            </w:r>
            <w:r w:rsidRPr="002A5A3C">
              <w:rPr>
                <w:rFonts w:ascii="Times New Roman" w:hAnsi="Times New Roman" w:cs="Times New Roman"/>
                <w:color w:val="0D0D0D"/>
                <w:sz w:val="24"/>
                <w:szCs w:val="28"/>
                <w:shd w:val="clear" w:color="auto" w:fill="FFFFFF"/>
              </w:rPr>
              <w:t xml:space="preserve">  </w:t>
            </w:r>
          </w:p>
          <w:p w14:paraId="4666B9C1" w14:textId="77777777" w:rsidR="00864CBF" w:rsidRPr="00864CBF" w:rsidRDefault="00864CBF" w:rsidP="00864CBF">
            <w:pPr>
              <w:rPr>
                <w:rFonts w:ascii="Times New Roman" w:hAnsi="Times New Roman" w:cs="Times New Roman"/>
                <w:color w:val="0D0D0D"/>
                <w:sz w:val="24"/>
                <w:szCs w:val="28"/>
                <w:shd w:val="clear" w:color="auto" w:fill="FFFFFF"/>
              </w:rPr>
            </w:pPr>
          </w:p>
        </w:tc>
        <w:tc>
          <w:tcPr>
            <w:tcW w:w="3964" w:type="dxa"/>
          </w:tcPr>
          <w:p w14:paraId="7D8BBFE0" w14:textId="77777777" w:rsidR="00864CBF" w:rsidRDefault="002A5A3C" w:rsidP="00541D50">
            <w:pPr>
              <w:spacing w:line="360" w:lineRule="auto"/>
              <w:jc w:val="both"/>
              <w:rPr>
                <w:rFonts w:ascii="Times New Roman" w:hAnsi="Times New Roman" w:cs="Times New Roman"/>
                <w:color w:val="0D0D0D"/>
                <w:sz w:val="24"/>
                <w:szCs w:val="28"/>
                <w:shd w:val="clear" w:color="auto" w:fill="FFFFFF"/>
              </w:rPr>
            </w:pPr>
            <w:r w:rsidRPr="002A5A3C">
              <w:rPr>
                <w:rFonts w:ascii="Times New Roman" w:hAnsi="Times New Roman" w:cs="Times New Roman"/>
                <w:color w:val="0D0D0D"/>
                <w:sz w:val="24"/>
                <w:szCs w:val="28"/>
                <w:shd w:val="clear" w:color="auto" w:fill="FFFFFF"/>
              </w:rPr>
              <w:t>Identifiant unique de l'utilisateur.</w:t>
            </w:r>
          </w:p>
          <w:p w14:paraId="6E353434" w14:textId="77777777" w:rsidR="002A5A3C" w:rsidRDefault="002A5A3C" w:rsidP="00541D50">
            <w:pPr>
              <w:spacing w:line="360" w:lineRule="auto"/>
              <w:jc w:val="both"/>
              <w:rPr>
                <w:rFonts w:ascii="Times New Roman" w:hAnsi="Times New Roman" w:cs="Times New Roman"/>
                <w:color w:val="0D0D0D"/>
                <w:sz w:val="24"/>
                <w:szCs w:val="28"/>
                <w:shd w:val="clear" w:color="auto" w:fill="FFFFFF"/>
              </w:rPr>
            </w:pPr>
            <w:r w:rsidRPr="002A5A3C">
              <w:rPr>
                <w:rFonts w:ascii="Times New Roman" w:hAnsi="Times New Roman" w:cs="Times New Roman"/>
                <w:color w:val="0D0D0D"/>
                <w:sz w:val="24"/>
                <w:szCs w:val="28"/>
                <w:shd w:val="clear" w:color="auto" w:fill="FFFFFF"/>
              </w:rPr>
              <w:t>Prénom de l'utilisateur.</w:t>
            </w:r>
          </w:p>
          <w:p w14:paraId="115BE442" w14:textId="77777777" w:rsidR="002A5A3C" w:rsidRDefault="002A5A3C" w:rsidP="00541D50">
            <w:pPr>
              <w:spacing w:line="360" w:lineRule="auto"/>
              <w:jc w:val="both"/>
              <w:rPr>
                <w:rFonts w:ascii="Times New Roman" w:hAnsi="Times New Roman" w:cs="Times New Roman"/>
                <w:color w:val="0D0D0D"/>
                <w:sz w:val="24"/>
                <w:szCs w:val="28"/>
                <w:shd w:val="clear" w:color="auto" w:fill="FFFFFF"/>
              </w:rPr>
            </w:pPr>
            <w:r w:rsidRPr="002A5A3C">
              <w:rPr>
                <w:rFonts w:ascii="Times New Roman" w:hAnsi="Times New Roman" w:cs="Times New Roman"/>
                <w:color w:val="0D0D0D"/>
                <w:sz w:val="24"/>
                <w:szCs w:val="28"/>
                <w:shd w:val="clear" w:color="auto" w:fill="FFFFFF"/>
              </w:rPr>
              <w:t>Nom de famille de l'utilisateur.</w:t>
            </w:r>
          </w:p>
          <w:p w14:paraId="0D506F21" w14:textId="77777777" w:rsidR="002A5A3C" w:rsidRPr="002A5A3C" w:rsidRDefault="002A5A3C" w:rsidP="00541D50">
            <w:pPr>
              <w:spacing w:line="360" w:lineRule="auto"/>
              <w:jc w:val="both"/>
              <w:rPr>
                <w:rFonts w:ascii="Times New Roman" w:hAnsi="Times New Roman" w:cs="Times New Roman"/>
                <w:color w:val="0D0D0D"/>
                <w:sz w:val="24"/>
                <w:szCs w:val="28"/>
                <w:shd w:val="clear" w:color="auto" w:fill="FFFFFF"/>
              </w:rPr>
            </w:pPr>
            <w:r w:rsidRPr="002A5A3C">
              <w:rPr>
                <w:rFonts w:ascii="Times New Roman" w:hAnsi="Times New Roman" w:cs="Times New Roman"/>
                <w:color w:val="0D0D0D"/>
                <w:sz w:val="24"/>
                <w:szCs w:val="28"/>
                <w:shd w:val="clear" w:color="auto" w:fill="FFFFFF"/>
              </w:rPr>
              <w:t>Adresse email de l'utilisateur.</w:t>
            </w:r>
          </w:p>
          <w:p w14:paraId="72B245E3" w14:textId="77777777" w:rsidR="002A5A3C" w:rsidRDefault="002A5A3C" w:rsidP="00541D50">
            <w:pPr>
              <w:spacing w:line="360" w:lineRule="auto"/>
              <w:jc w:val="both"/>
              <w:rPr>
                <w:rFonts w:ascii="Times New Roman" w:hAnsi="Times New Roman" w:cs="Times New Roman"/>
                <w:color w:val="0D0D0D"/>
                <w:sz w:val="24"/>
                <w:szCs w:val="28"/>
                <w:shd w:val="clear" w:color="auto" w:fill="FFFFFF"/>
              </w:rPr>
            </w:pPr>
            <w:r w:rsidRPr="002A5A3C">
              <w:rPr>
                <w:rFonts w:ascii="Times New Roman" w:hAnsi="Times New Roman" w:cs="Times New Roman"/>
                <w:color w:val="0D0D0D"/>
                <w:sz w:val="24"/>
                <w:szCs w:val="28"/>
                <w:shd w:val="clear" w:color="auto" w:fill="FFFFFF"/>
              </w:rPr>
              <w:t>Nom d'utilisateur.</w:t>
            </w:r>
          </w:p>
          <w:p w14:paraId="39651098" w14:textId="77777777" w:rsidR="002A5A3C" w:rsidRDefault="002A5A3C" w:rsidP="00541D50">
            <w:pPr>
              <w:spacing w:line="360" w:lineRule="auto"/>
              <w:jc w:val="both"/>
              <w:rPr>
                <w:rFonts w:ascii="Times New Roman" w:hAnsi="Times New Roman" w:cs="Times New Roman"/>
                <w:color w:val="0D0D0D"/>
                <w:sz w:val="24"/>
                <w:szCs w:val="28"/>
                <w:shd w:val="clear" w:color="auto" w:fill="FFFFFF"/>
              </w:rPr>
            </w:pPr>
            <w:r w:rsidRPr="002A5A3C">
              <w:rPr>
                <w:rFonts w:ascii="Times New Roman" w:hAnsi="Times New Roman" w:cs="Times New Roman"/>
                <w:color w:val="0D0D0D"/>
                <w:sz w:val="24"/>
                <w:szCs w:val="28"/>
                <w:shd w:val="clear" w:color="auto" w:fill="FFFFFF"/>
              </w:rPr>
              <w:t>Mot de passe de l'utilisateur.</w:t>
            </w:r>
          </w:p>
          <w:p w14:paraId="1004FF86" w14:textId="73DB5ED0" w:rsidR="002A5A3C" w:rsidRDefault="002A5A3C" w:rsidP="00541D50">
            <w:pPr>
              <w:spacing w:line="360" w:lineRule="auto"/>
              <w:jc w:val="both"/>
              <w:rPr>
                <w:rFonts w:ascii="Times New Roman" w:hAnsi="Times New Roman" w:cs="Times New Roman"/>
                <w:color w:val="0D0D0D"/>
                <w:sz w:val="24"/>
                <w:szCs w:val="28"/>
                <w:shd w:val="clear" w:color="auto" w:fill="FFFFFF"/>
              </w:rPr>
            </w:pPr>
            <w:r w:rsidRPr="002A5A3C">
              <w:rPr>
                <w:rFonts w:ascii="Times New Roman" w:hAnsi="Times New Roman" w:cs="Times New Roman"/>
                <w:color w:val="0D0D0D"/>
                <w:sz w:val="24"/>
                <w:szCs w:val="28"/>
                <w:shd w:val="clear" w:color="auto" w:fill="FFFFFF"/>
              </w:rPr>
              <w:t xml:space="preserve">Rôle de l'utilisateur dans le système (par exemple, administrateur, </w:t>
            </w:r>
            <w:proofErr w:type="gramStart"/>
            <w:r w:rsidRPr="002A5A3C">
              <w:rPr>
                <w:rFonts w:ascii="Times New Roman" w:hAnsi="Times New Roman" w:cs="Times New Roman"/>
                <w:color w:val="0D0D0D"/>
                <w:sz w:val="24"/>
                <w:szCs w:val="28"/>
                <w:shd w:val="clear" w:color="auto" w:fill="FFFFFF"/>
              </w:rPr>
              <w:t>technicien</w:t>
            </w:r>
            <w:r>
              <w:rPr>
                <w:rFonts w:ascii="Times New Roman" w:hAnsi="Times New Roman" w:cs="Times New Roman"/>
                <w:color w:val="0D0D0D"/>
                <w:sz w:val="24"/>
                <w:szCs w:val="28"/>
                <w:shd w:val="clear" w:color="auto" w:fill="FFFFFF"/>
              </w:rPr>
              <w:t>..</w:t>
            </w:r>
            <w:proofErr w:type="gramEnd"/>
            <w:r w:rsidRPr="002A5A3C">
              <w:rPr>
                <w:rFonts w:ascii="Times New Roman" w:hAnsi="Times New Roman" w:cs="Times New Roman"/>
                <w:color w:val="0D0D0D"/>
                <w:sz w:val="24"/>
                <w:szCs w:val="28"/>
                <w:shd w:val="clear" w:color="auto" w:fill="FFFFFF"/>
              </w:rPr>
              <w:t>).</w:t>
            </w:r>
          </w:p>
          <w:p w14:paraId="41D14A7F" w14:textId="5853648A" w:rsidR="002A5A3C" w:rsidRPr="002A5A3C" w:rsidRDefault="002A5A3C" w:rsidP="00541D50">
            <w:pPr>
              <w:spacing w:line="360" w:lineRule="auto"/>
              <w:jc w:val="both"/>
              <w:rPr>
                <w:rFonts w:ascii="Times New Roman" w:hAnsi="Times New Roman" w:cs="Times New Roman"/>
                <w:color w:val="0D0D0D"/>
                <w:sz w:val="24"/>
                <w:szCs w:val="28"/>
                <w:shd w:val="clear" w:color="auto" w:fill="FFFFFF"/>
              </w:rPr>
            </w:pPr>
            <w:r w:rsidRPr="002A5A3C">
              <w:rPr>
                <w:rFonts w:ascii="Times New Roman" w:hAnsi="Times New Roman" w:cs="Times New Roman"/>
                <w:color w:val="0D0D0D"/>
                <w:sz w:val="24"/>
                <w:szCs w:val="28"/>
                <w:shd w:val="clear" w:color="auto" w:fill="FFFFFF"/>
              </w:rPr>
              <w:t>Statut actif ou inactif de l'utilisateur.</w:t>
            </w:r>
          </w:p>
          <w:p w14:paraId="6DF0F4A8" w14:textId="457F22C1" w:rsidR="002A5A3C" w:rsidRPr="00864CBF" w:rsidRDefault="002A5A3C" w:rsidP="00864CBF">
            <w:pPr>
              <w:rPr>
                <w:rFonts w:ascii="Times New Roman" w:hAnsi="Times New Roman" w:cs="Times New Roman"/>
                <w:color w:val="0D0D0D"/>
                <w:sz w:val="24"/>
                <w:szCs w:val="28"/>
                <w:shd w:val="clear" w:color="auto" w:fill="FFFFFF"/>
              </w:rPr>
            </w:pPr>
          </w:p>
        </w:tc>
      </w:tr>
      <w:tr w:rsidR="00864CBF" w14:paraId="68A2253C" w14:textId="77777777" w:rsidTr="00864CBF">
        <w:tc>
          <w:tcPr>
            <w:tcW w:w="2405" w:type="dxa"/>
          </w:tcPr>
          <w:p w14:paraId="6240FBC9" w14:textId="13502E38" w:rsidR="00864CBF" w:rsidRPr="00864CBF" w:rsidRDefault="00864CBF" w:rsidP="00864CBF">
            <w:pPr>
              <w:rPr>
                <w:rFonts w:ascii="Times New Roman" w:hAnsi="Times New Roman" w:cs="Times New Roman"/>
                <w:color w:val="0D0D0D"/>
                <w:sz w:val="24"/>
                <w:szCs w:val="28"/>
                <w:shd w:val="clear" w:color="auto" w:fill="FFFFFF"/>
              </w:rPr>
            </w:pPr>
            <w:r>
              <w:rPr>
                <w:rFonts w:ascii="Times New Roman" w:hAnsi="Times New Roman" w:cs="Times New Roman"/>
                <w:color w:val="0D0D0D"/>
                <w:sz w:val="24"/>
                <w:szCs w:val="28"/>
                <w:shd w:val="clear" w:color="auto" w:fill="FFFFFF"/>
              </w:rPr>
              <w:t>Equipement</w:t>
            </w:r>
          </w:p>
        </w:tc>
        <w:tc>
          <w:tcPr>
            <w:tcW w:w="2693" w:type="dxa"/>
          </w:tcPr>
          <w:p w14:paraId="72083112" w14:textId="77777777" w:rsidR="00864CBF" w:rsidRPr="00864CBF" w:rsidRDefault="00864CBF" w:rsidP="00864CBF">
            <w:pPr>
              <w:rPr>
                <w:rFonts w:ascii="Times New Roman" w:hAnsi="Times New Roman" w:cs="Times New Roman"/>
                <w:color w:val="0D0D0D"/>
                <w:sz w:val="24"/>
                <w:szCs w:val="28"/>
                <w:shd w:val="clear" w:color="auto" w:fill="FFFFFF"/>
              </w:rPr>
            </w:pPr>
          </w:p>
        </w:tc>
        <w:tc>
          <w:tcPr>
            <w:tcW w:w="3964" w:type="dxa"/>
          </w:tcPr>
          <w:p w14:paraId="3F4F84B0" w14:textId="0F9F076E" w:rsidR="00197E8E" w:rsidRPr="00864CBF" w:rsidRDefault="00197E8E" w:rsidP="00864CBF">
            <w:pPr>
              <w:rPr>
                <w:rFonts w:ascii="Times New Roman" w:hAnsi="Times New Roman" w:cs="Times New Roman"/>
                <w:color w:val="0D0D0D"/>
                <w:sz w:val="24"/>
                <w:szCs w:val="28"/>
                <w:shd w:val="clear" w:color="auto" w:fill="FFFFFF"/>
              </w:rPr>
            </w:pPr>
          </w:p>
        </w:tc>
      </w:tr>
      <w:tr w:rsidR="00864CBF" w14:paraId="1DE6D719" w14:textId="77777777" w:rsidTr="00864CBF">
        <w:tc>
          <w:tcPr>
            <w:tcW w:w="2405" w:type="dxa"/>
          </w:tcPr>
          <w:p w14:paraId="2F7B4BB6" w14:textId="0B6F993B" w:rsidR="00864CBF" w:rsidRPr="00864CBF" w:rsidRDefault="00864CBF" w:rsidP="00864CBF">
            <w:pPr>
              <w:rPr>
                <w:rFonts w:ascii="Times New Roman" w:hAnsi="Times New Roman" w:cs="Times New Roman"/>
                <w:color w:val="0D0D0D"/>
                <w:sz w:val="24"/>
                <w:szCs w:val="28"/>
                <w:shd w:val="clear" w:color="auto" w:fill="FFFFFF"/>
              </w:rPr>
            </w:pPr>
            <w:r>
              <w:rPr>
                <w:rFonts w:ascii="Times New Roman" w:hAnsi="Times New Roman" w:cs="Times New Roman"/>
                <w:color w:val="0D0D0D"/>
                <w:sz w:val="24"/>
                <w:szCs w:val="28"/>
                <w:shd w:val="clear" w:color="auto" w:fill="FFFFFF"/>
              </w:rPr>
              <w:lastRenderedPageBreak/>
              <w:t>Intervention</w:t>
            </w:r>
          </w:p>
        </w:tc>
        <w:tc>
          <w:tcPr>
            <w:tcW w:w="2693" w:type="dxa"/>
          </w:tcPr>
          <w:p w14:paraId="28B80BC3" w14:textId="676685BA" w:rsidR="00E42FAA" w:rsidRPr="00F87F36" w:rsidRDefault="00E42FAA" w:rsidP="002F2D2B">
            <w:pPr>
              <w:spacing w:line="360" w:lineRule="auto"/>
              <w:jc w:val="both"/>
              <w:rPr>
                <w:rFonts w:ascii="Times New Roman" w:hAnsi="Times New Roman" w:cs="Times New Roman"/>
                <w:b/>
                <w:color w:val="0D0D0D"/>
                <w:sz w:val="24"/>
                <w:szCs w:val="28"/>
                <w:shd w:val="clear" w:color="auto" w:fill="FFFFFF"/>
                <w:lang w:val="en-US"/>
              </w:rPr>
            </w:pPr>
            <w:proofErr w:type="spellStart"/>
            <w:r w:rsidRPr="00F87F36">
              <w:rPr>
                <w:rFonts w:ascii="Times New Roman" w:hAnsi="Times New Roman" w:cs="Times New Roman"/>
                <w:b/>
                <w:bCs/>
                <w:color w:val="0D0D0D"/>
                <w:sz w:val="24"/>
                <w:szCs w:val="28"/>
                <w:shd w:val="clear" w:color="auto" w:fill="FFFFFF"/>
                <w:lang w:val="en-US"/>
              </w:rPr>
              <w:t>TicketID</w:t>
            </w:r>
            <w:proofErr w:type="spellEnd"/>
            <w:r w:rsidRPr="00F87F36">
              <w:rPr>
                <w:rFonts w:ascii="Times New Roman" w:hAnsi="Times New Roman" w:cs="Times New Roman"/>
                <w:b/>
                <w:color w:val="0D0D0D"/>
                <w:sz w:val="24"/>
                <w:szCs w:val="28"/>
                <w:shd w:val="clear" w:color="auto" w:fill="FFFFFF"/>
                <w:lang w:val="en-US"/>
              </w:rPr>
              <w:t xml:space="preserve"> </w:t>
            </w:r>
          </w:p>
          <w:p w14:paraId="37A7FDE6" w14:textId="1D603CBB" w:rsidR="00E42FAA" w:rsidRPr="002F2D2B" w:rsidRDefault="00E42FAA" w:rsidP="002F2D2B">
            <w:pPr>
              <w:spacing w:line="360" w:lineRule="auto"/>
              <w:jc w:val="both"/>
              <w:rPr>
                <w:rFonts w:ascii="Times New Roman" w:hAnsi="Times New Roman" w:cs="Times New Roman"/>
                <w:color w:val="0D0D0D"/>
                <w:sz w:val="24"/>
                <w:szCs w:val="28"/>
                <w:shd w:val="clear" w:color="auto" w:fill="FFFFFF"/>
                <w:lang w:val="en-US"/>
              </w:rPr>
            </w:pPr>
            <w:proofErr w:type="spellStart"/>
            <w:r w:rsidRPr="002F2D2B">
              <w:rPr>
                <w:rFonts w:ascii="Times New Roman" w:hAnsi="Times New Roman" w:cs="Times New Roman"/>
                <w:bCs/>
                <w:color w:val="0D0D0D"/>
                <w:sz w:val="24"/>
                <w:szCs w:val="28"/>
                <w:shd w:val="clear" w:color="auto" w:fill="FFFFFF"/>
                <w:lang w:val="en-US"/>
              </w:rPr>
              <w:t>AssigneeID</w:t>
            </w:r>
            <w:proofErr w:type="spellEnd"/>
            <w:r w:rsidRPr="002F2D2B">
              <w:rPr>
                <w:rFonts w:ascii="Times New Roman" w:hAnsi="Times New Roman" w:cs="Times New Roman"/>
                <w:color w:val="0D0D0D"/>
                <w:sz w:val="24"/>
                <w:szCs w:val="28"/>
                <w:shd w:val="clear" w:color="auto" w:fill="FFFFFF"/>
                <w:lang w:val="en-US"/>
              </w:rPr>
              <w:t xml:space="preserve"> </w:t>
            </w:r>
          </w:p>
          <w:p w14:paraId="42C43406" w14:textId="3B3B30FC" w:rsidR="00E42FAA" w:rsidRPr="002F2D2B" w:rsidRDefault="002F2D2B" w:rsidP="002F2D2B">
            <w:pPr>
              <w:spacing w:line="360" w:lineRule="auto"/>
              <w:jc w:val="both"/>
              <w:rPr>
                <w:rFonts w:ascii="Times New Roman" w:hAnsi="Times New Roman" w:cs="Times New Roman"/>
                <w:color w:val="0D0D0D"/>
                <w:sz w:val="24"/>
                <w:szCs w:val="28"/>
                <w:shd w:val="clear" w:color="auto" w:fill="FFFFFF"/>
                <w:lang w:val="en-US"/>
              </w:rPr>
            </w:pPr>
            <w:proofErr w:type="spellStart"/>
            <w:r w:rsidRPr="002F2D2B">
              <w:rPr>
                <w:rFonts w:ascii="Times New Roman" w:hAnsi="Times New Roman" w:cs="Times New Roman"/>
                <w:bCs/>
                <w:color w:val="0D0D0D"/>
                <w:sz w:val="24"/>
                <w:szCs w:val="28"/>
                <w:shd w:val="clear" w:color="auto" w:fill="FFFFFF"/>
                <w:lang w:val="en-US"/>
              </w:rPr>
              <w:t>S</w:t>
            </w:r>
            <w:r>
              <w:rPr>
                <w:rFonts w:ascii="Times New Roman" w:hAnsi="Times New Roman" w:cs="Times New Roman"/>
                <w:bCs/>
                <w:color w:val="0D0D0D"/>
                <w:sz w:val="24"/>
                <w:szCs w:val="28"/>
                <w:shd w:val="clear" w:color="auto" w:fill="FFFFFF"/>
                <w:lang w:val="en-US"/>
              </w:rPr>
              <w:t>ujet</w:t>
            </w:r>
            <w:proofErr w:type="spellEnd"/>
          </w:p>
          <w:p w14:paraId="7C0CB15A" w14:textId="28EDBAF1" w:rsidR="00E42FAA" w:rsidRPr="002F2D2B" w:rsidRDefault="00E42FAA" w:rsidP="002F2D2B">
            <w:pPr>
              <w:spacing w:line="360" w:lineRule="auto"/>
              <w:jc w:val="both"/>
              <w:rPr>
                <w:rFonts w:ascii="Times New Roman" w:hAnsi="Times New Roman" w:cs="Times New Roman"/>
                <w:color w:val="0D0D0D"/>
                <w:sz w:val="24"/>
                <w:szCs w:val="28"/>
                <w:shd w:val="clear" w:color="auto" w:fill="FFFFFF"/>
                <w:lang w:val="en-US"/>
              </w:rPr>
            </w:pPr>
            <w:r w:rsidRPr="002F2D2B">
              <w:rPr>
                <w:rFonts w:ascii="Times New Roman" w:hAnsi="Times New Roman" w:cs="Times New Roman"/>
                <w:bCs/>
                <w:color w:val="0D0D0D"/>
                <w:sz w:val="24"/>
                <w:szCs w:val="28"/>
                <w:shd w:val="clear" w:color="auto" w:fill="FFFFFF"/>
                <w:lang w:val="en-US"/>
              </w:rPr>
              <w:t>Description</w:t>
            </w:r>
            <w:r w:rsidRPr="002F2D2B">
              <w:rPr>
                <w:rFonts w:ascii="Times New Roman" w:hAnsi="Times New Roman" w:cs="Times New Roman"/>
                <w:color w:val="0D0D0D"/>
                <w:sz w:val="24"/>
                <w:szCs w:val="28"/>
                <w:shd w:val="clear" w:color="auto" w:fill="FFFFFF"/>
                <w:lang w:val="en-US"/>
              </w:rPr>
              <w:t xml:space="preserve"> </w:t>
            </w:r>
          </w:p>
          <w:p w14:paraId="0DFCCE79" w14:textId="1E7C363F" w:rsidR="00E42FAA" w:rsidRPr="002F2D2B" w:rsidRDefault="00E42FAA" w:rsidP="002F2D2B">
            <w:pPr>
              <w:spacing w:line="360" w:lineRule="auto"/>
              <w:jc w:val="both"/>
              <w:rPr>
                <w:rFonts w:ascii="Times New Roman" w:hAnsi="Times New Roman" w:cs="Times New Roman"/>
                <w:color w:val="0D0D0D"/>
                <w:sz w:val="24"/>
                <w:szCs w:val="28"/>
                <w:shd w:val="clear" w:color="auto" w:fill="FFFFFF"/>
                <w:lang w:val="en-US"/>
              </w:rPr>
            </w:pPr>
            <w:r w:rsidRPr="002F2D2B">
              <w:rPr>
                <w:rFonts w:ascii="Times New Roman" w:hAnsi="Times New Roman" w:cs="Times New Roman"/>
                <w:bCs/>
                <w:color w:val="0D0D0D"/>
                <w:sz w:val="24"/>
                <w:szCs w:val="28"/>
                <w:shd w:val="clear" w:color="auto" w:fill="FFFFFF"/>
                <w:lang w:val="en-US"/>
              </w:rPr>
              <w:t>StartDate</w:t>
            </w:r>
            <w:r w:rsidRPr="002F2D2B">
              <w:rPr>
                <w:rFonts w:ascii="Times New Roman" w:hAnsi="Times New Roman" w:cs="Times New Roman"/>
                <w:color w:val="0D0D0D"/>
                <w:sz w:val="24"/>
                <w:szCs w:val="28"/>
                <w:shd w:val="clear" w:color="auto" w:fill="FFFFFF"/>
                <w:lang w:val="en-US"/>
              </w:rPr>
              <w:t xml:space="preserve"> </w:t>
            </w:r>
          </w:p>
          <w:p w14:paraId="3689A657" w14:textId="52C291DD" w:rsidR="00E42FAA" w:rsidRPr="002F2D2B" w:rsidRDefault="00E42FAA" w:rsidP="002F2D2B">
            <w:pPr>
              <w:spacing w:line="360" w:lineRule="auto"/>
              <w:jc w:val="both"/>
              <w:rPr>
                <w:rFonts w:ascii="Times New Roman" w:hAnsi="Times New Roman" w:cs="Times New Roman"/>
                <w:color w:val="0D0D0D"/>
                <w:sz w:val="24"/>
                <w:szCs w:val="28"/>
                <w:shd w:val="clear" w:color="auto" w:fill="FFFFFF"/>
                <w:lang w:val="en-US"/>
              </w:rPr>
            </w:pPr>
            <w:proofErr w:type="spellStart"/>
            <w:r w:rsidRPr="002F2D2B">
              <w:rPr>
                <w:rFonts w:ascii="Times New Roman" w:hAnsi="Times New Roman" w:cs="Times New Roman"/>
                <w:bCs/>
                <w:color w:val="0D0D0D"/>
                <w:sz w:val="24"/>
                <w:szCs w:val="28"/>
                <w:shd w:val="clear" w:color="auto" w:fill="FFFFFF"/>
                <w:lang w:val="en-US"/>
              </w:rPr>
              <w:t>EndDate</w:t>
            </w:r>
            <w:proofErr w:type="spellEnd"/>
            <w:r w:rsidRPr="002F2D2B">
              <w:rPr>
                <w:rFonts w:ascii="Times New Roman" w:hAnsi="Times New Roman" w:cs="Times New Roman"/>
                <w:color w:val="0D0D0D"/>
                <w:sz w:val="24"/>
                <w:szCs w:val="28"/>
                <w:shd w:val="clear" w:color="auto" w:fill="FFFFFF"/>
                <w:lang w:val="en-US"/>
              </w:rPr>
              <w:t xml:space="preserve"> </w:t>
            </w:r>
          </w:p>
          <w:p w14:paraId="59BF1BCA" w14:textId="22670614" w:rsidR="00E42FAA" w:rsidRPr="002F2D2B" w:rsidRDefault="00E42FAA" w:rsidP="002F2D2B">
            <w:pPr>
              <w:spacing w:line="360" w:lineRule="auto"/>
              <w:jc w:val="both"/>
              <w:rPr>
                <w:rFonts w:ascii="Times New Roman" w:hAnsi="Times New Roman" w:cs="Times New Roman"/>
                <w:color w:val="0D0D0D"/>
                <w:sz w:val="24"/>
                <w:szCs w:val="28"/>
                <w:shd w:val="clear" w:color="auto" w:fill="FFFFFF"/>
                <w:lang w:val="en-US"/>
              </w:rPr>
            </w:pPr>
            <w:proofErr w:type="spellStart"/>
            <w:r w:rsidRPr="002F2D2B">
              <w:rPr>
                <w:rFonts w:ascii="Times New Roman" w:hAnsi="Times New Roman" w:cs="Times New Roman"/>
                <w:bCs/>
                <w:color w:val="0D0D0D"/>
                <w:sz w:val="24"/>
                <w:szCs w:val="28"/>
                <w:shd w:val="clear" w:color="auto" w:fill="FFFFFF"/>
                <w:lang w:val="en-US"/>
              </w:rPr>
              <w:t>DueDate</w:t>
            </w:r>
            <w:proofErr w:type="spellEnd"/>
            <w:r w:rsidRPr="002F2D2B">
              <w:rPr>
                <w:rFonts w:ascii="Times New Roman" w:hAnsi="Times New Roman" w:cs="Times New Roman"/>
                <w:color w:val="0D0D0D"/>
                <w:sz w:val="24"/>
                <w:szCs w:val="28"/>
                <w:shd w:val="clear" w:color="auto" w:fill="FFFFFF"/>
                <w:lang w:val="en-US"/>
              </w:rPr>
              <w:t xml:space="preserve">  </w:t>
            </w:r>
          </w:p>
          <w:p w14:paraId="1399F977" w14:textId="0E886A69" w:rsidR="00E42FAA" w:rsidRPr="002F2D2B" w:rsidRDefault="00E42FAA" w:rsidP="002F2D2B">
            <w:pPr>
              <w:spacing w:line="360" w:lineRule="auto"/>
              <w:jc w:val="both"/>
              <w:rPr>
                <w:rFonts w:ascii="Times New Roman" w:hAnsi="Times New Roman" w:cs="Times New Roman"/>
                <w:color w:val="0D0D0D"/>
                <w:sz w:val="24"/>
                <w:szCs w:val="28"/>
                <w:shd w:val="clear" w:color="auto" w:fill="FFFFFF"/>
              </w:rPr>
            </w:pPr>
            <w:proofErr w:type="spellStart"/>
            <w:r w:rsidRPr="002F2D2B">
              <w:rPr>
                <w:rFonts w:ascii="Times New Roman" w:hAnsi="Times New Roman" w:cs="Times New Roman"/>
                <w:bCs/>
                <w:color w:val="0D0D0D"/>
                <w:sz w:val="24"/>
                <w:szCs w:val="28"/>
                <w:shd w:val="clear" w:color="auto" w:fill="FFFFFF"/>
              </w:rPr>
              <w:t>ClosedDate</w:t>
            </w:r>
            <w:proofErr w:type="spellEnd"/>
            <w:r w:rsidRPr="002F2D2B">
              <w:rPr>
                <w:rFonts w:ascii="Times New Roman" w:hAnsi="Times New Roman" w:cs="Times New Roman"/>
                <w:color w:val="0D0D0D"/>
                <w:sz w:val="24"/>
                <w:szCs w:val="28"/>
                <w:shd w:val="clear" w:color="auto" w:fill="FFFFFF"/>
              </w:rPr>
              <w:t xml:space="preserve"> </w:t>
            </w:r>
          </w:p>
          <w:p w14:paraId="28144196" w14:textId="56E1AA9F" w:rsidR="00652437" w:rsidRPr="00864CBF" w:rsidRDefault="00652437" w:rsidP="00864CBF">
            <w:pPr>
              <w:rPr>
                <w:rFonts w:ascii="Times New Roman" w:hAnsi="Times New Roman" w:cs="Times New Roman"/>
                <w:color w:val="0D0D0D"/>
                <w:sz w:val="24"/>
                <w:szCs w:val="28"/>
                <w:shd w:val="clear" w:color="auto" w:fill="FFFFFF"/>
              </w:rPr>
            </w:pPr>
          </w:p>
        </w:tc>
        <w:tc>
          <w:tcPr>
            <w:tcW w:w="3964" w:type="dxa"/>
          </w:tcPr>
          <w:p w14:paraId="5E350B9E" w14:textId="77777777" w:rsidR="00864CBF" w:rsidRDefault="00E42FAA" w:rsidP="002F2D2B">
            <w:pPr>
              <w:spacing w:line="360" w:lineRule="auto"/>
              <w:rPr>
                <w:rFonts w:ascii="Times New Roman" w:hAnsi="Times New Roman" w:cs="Times New Roman"/>
                <w:color w:val="0D0D0D"/>
                <w:sz w:val="24"/>
                <w:szCs w:val="28"/>
                <w:shd w:val="clear" w:color="auto" w:fill="FFFFFF"/>
              </w:rPr>
            </w:pPr>
            <w:r w:rsidRPr="00E42FAA">
              <w:rPr>
                <w:rFonts w:ascii="Times New Roman" w:hAnsi="Times New Roman" w:cs="Times New Roman"/>
                <w:color w:val="0D0D0D"/>
                <w:sz w:val="24"/>
                <w:szCs w:val="28"/>
                <w:shd w:val="clear" w:color="auto" w:fill="FFFFFF"/>
              </w:rPr>
              <w:t>Identifiant unique du ticket d'intervention</w:t>
            </w:r>
          </w:p>
          <w:p w14:paraId="333F299C" w14:textId="77777777" w:rsidR="00E42FAA" w:rsidRDefault="00E42FAA" w:rsidP="002F2D2B">
            <w:pPr>
              <w:spacing w:line="360" w:lineRule="auto"/>
              <w:rPr>
                <w:rFonts w:ascii="Times New Roman" w:hAnsi="Times New Roman" w:cs="Times New Roman"/>
                <w:color w:val="0D0D0D"/>
                <w:sz w:val="24"/>
                <w:szCs w:val="28"/>
                <w:shd w:val="clear" w:color="auto" w:fill="FFFFFF"/>
              </w:rPr>
            </w:pPr>
            <w:r w:rsidRPr="00E42FAA">
              <w:rPr>
                <w:rFonts w:ascii="Times New Roman" w:hAnsi="Times New Roman" w:cs="Times New Roman"/>
                <w:color w:val="0D0D0D"/>
                <w:sz w:val="24"/>
                <w:szCs w:val="28"/>
                <w:shd w:val="clear" w:color="auto" w:fill="FFFFFF"/>
              </w:rPr>
              <w:t>Identifiant de l'utilisateur assigné à l'intervention.</w:t>
            </w:r>
          </w:p>
          <w:p w14:paraId="53DB0F14" w14:textId="77777777" w:rsidR="00E42FAA" w:rsidRDefault="00E42FAA" w:rsidP="002F2D2B">
            <w:pPr>
              <w:spacing w:line="360" w:lineRule="auto"/>
              <w:rPr>
                <w:rFonts w:ascii="Times New Roman" w:hAnsi="Times New Roman" w:cs="Times New Roman"/>
                <w:color w:val="0D0D0D"/>
                <w:sz w:val="24"/>
                <w:szCs w:val="28"/>
                <w:shd w:val="clear" w:color="auto" w:fill="FFFFFF"/>
              </w:rPr>
            </w:pPr>
            <w:r w:rsidRPr="00E42FAA">
              <w:rPr>
                <w:rFonts w:ascii="Times New Roman" w:hAnsi="Times New Roman" w:cs="Times New Roman"/>
                <w:color w:val="0D0D0D"/>
                <w:sz w:val="24"/>
                <w:szCs w:val="28"/>
                <w:shd w:val="clear" w:color="auto" w:fill="FFFFFF"/>
              </w:rPr>
              <w:t>Sujet ou titre de l'intervention</w:t>
            </w:r>
          </w:p>
          <w:p w14:paraId="3D5442E0" w14:textId="77777777" w:rsidR="00E42FAA" w:rsidRDefault="00E42FAA" w:rsidP="002F2D2B">
            <w:pPr>
              <w:spacing w:line="360" w:lineRule="auto"/>
              <w:rPr>
                <w:rFonts w:ascii="Times New Roman" w:hAnsi="Times New Roman" w:cs="Times New Roman"/>
                <w:color w:val="0D0D0D"/>
                <w:sz w:val="24"/>
                <w:szCs w:val="28"/>
                <w:shd w:val="clear" w:color="auto" w:fill="FFFFFF"/>
              </w:rPr>
            </w:pPr>
            <w:r w:rsidRPr="00E42FAA">
              <w:rPr>
                <w:rFonts w:ascii="Times New Roman" w:hAnsi="Times New Roman" w:cs="Times New Roman"/>
                <w:color w:val="0D0D0D"/>
                <w:sz w:val="24"/>
                <w:szCs w:val="28"/>
                <w:shd w:val="clear" w:color="auto" w:fill="FFFFFF"/>
              </w:rPr>
              <w:t>Description détaillée de l'intervention.</w:t>
            </w:r>
          </w:p>
          <w:p w14:paraId="4C71ACD9" w14:textId="77777777" w:rsidR="00E42FAA" w:rsidRDefault="002F2D2B" w:rsidP="002F2D2B">
            <w:pPr>
              <w:spacing w:line="360" w:lineRule="auto"/>
              <w:rPr>
                <w:rFonts w:ascii="Times New Roman" w:hAnsi="Times New Roman" w:cs="Times New Roman"/>
                <w:color w:val="0D0D0D"/>
                <w:sz w:val="24"/>
                <w:szCs w:val="28"/>
                <w:shd w:val="clear" w:color="auto" w:fill="FFFFFF"/>
              </w:rPr>
            </w:pPr>
            <w:r w:rsidRPr="00E42FAA">
              <w:rPr>
                <w:rFonts w:ascii="Times New Roman" w:hAnsi="Times New Roman" w:cs="Times New Roman"/>
                <w:color w:val="0D0D0D"/>
                <w:sz w:val="24"/>
                <w:szCs w:val="28"/>
                <w:shd w:val="clear" w:color="auto" w:fill="FFFFFF"/>
              </w:rPr>
              <w:t>Date de début de l'intervention.</w:t>
            </w:r>
          </w:p>
          <w:p w14:paraId="667180E9" w14:textId="77777777" w:rsidR="002F2D2B" w:rsidRDefault="002F2D2B" w:rsidP="002F2D2B">
            <w:pPr>
              <w:spacing w:line="360" w:lineRule="auto"/>
              <w:rPr>
                <w:rFonts w:ascii="Times New Roman" w:hAnsi="Times New Roman" w:cs="Times New Roman"/>
                <w:color w:val="0D0D0D"/>
                <w:sz w:val="24"/>
                <w:szCs w:val="28"/>
                <w:shd w:val="clear" w:color="auto" w:fill="FFFFFF"/>
              </w:rPr>
            </w:pPr>
            <w:r w:rsidRPr="00E42FAA">
              <w:rPr>
                <w:rFonts w:ascii="Times New Roman" w:hAnsi="Times New Roman" w:cs="Times New Roman"/>
                <w:color w:val="0D0D0D"/>
                <w:sz w:val="24"/>
                <w:szCs w:val="28"/>
                <w:shd w:val="clear" w:color="auto" w:fill="FFFFFF"/>
              </w:rPr>
              <w:t>Date de fin de l'intervention.</w:t>
            </w:r>
          </w:p>
          <w:p w14:paraId="1B08D98D" w14:textId="3AC48A46" w:rsidR="002F2D2B" w:rsidRDefault="002F2D2B" w:rsidP="002F2D2B">
            <w:pPr>
              <w:spacing w:line="360" w:lineRule="auto"/>
              <w:rPr>
                <w:rFonts w:ascii="Times New Roman" w:hAnsi="Times New Roman" w:cs="Times New Roman"/>
                <w:color w:val="0D0D0D"/>
                <w:sz w:val="24"/>
                <w:szCs w:val="28"/>
                <w:shd w:val="clear" w:color="auto" w:fill="FFFFFF"/>
              </w:rPr>
            </w:pPr>
            <w:r w:rsidRPr="00E42FAA">
              <w:rPr>
                <w:rFonts w:ascii="Times New Roman" w:hAnsi="Times New Roman" w:cs="Times New Roman"/>
                <w:color w:val="0D0D0D"/>
                <w:sz w:val="24"/>
                <w:szCs w:val="28"/>
                <w:shd w:val="clear" w:color="auto" w:fill="FFFFFF"/>
              </w:rPr>
              <w:t>Date d'échéance pour l'intervention.</w:t>
            </w:r>
          </w:p>
          <w:p w14:paraId="20F96AA9" w14:textId="1B7D96F6" w:rsidR="002F2D2B" w:rsidRDefault="002F2D2B" w:rsidP="002F2D2B">
            <w:pPr>
              <w:spacing w:line="360" w:lineRule="auto"/>
              <w:rPr>
                <w:rFonts w:ascii="Times New Roman" w:hAnsi="Times New Roman" w:cs="Times New Roman"/>
                <w:color w:val="0D0D0D"/>
                <w:sz w:val="24"/>
                <w:szCs w:val="28"/>
                <w:shd w:val="clear" w:color="auto" w:fill="FFFFFF"/>
              </w:rPr>
            </w:pPr>
            <w:r w:rsidRPr="00E42FAA">
              <w:rPr>
                <w:rFonts w:ascii="Times New Roman" w:hAnsi="Times New Roman" w:cs="Times New Roman"/>
                <w:color w:val="0D0D0D"/>
                <w:sz w:val="24"/>
                <w:szCs w:val="28"/>
                <w:shd w:val="clear" w:color="auto" w:fill="FFFFFF"/>
              </w:rPr>
              <w:t>Date de clôture de l'intervention.</w:t>
            </w:r>
          </w:p>
          <w:p w14:paraId="2C24E15F" w14:textId="4E7C8BB7" w:rsidR="002F2D2B" w:rsidRPr="00864CBF" w:rsidRDefault="002F2D2B" w:rsidP="002A5A3C">
            <w:pPr>
              <w:rPr>
                <w:rFonts w:ascii="Times New Roman" w:hAnsi="Times New Roman" w:cs="Times New Roman"/>
                <w:color w:val="0D0D0D"/>
                <w:sz w:val="24"/>
                <w:szCs w:val="28"/>
                <w:shd w:val="clear" w:color="auto" w:fill="FFFFFF"/>
              </w:rPr>
            </w:pPr>
          </w:p>
        </w:tc>
      </w:tr>
      <w:tr w:rsidR="00864CBF" w14:paraId="3C7A21A0" w14:textId="77777777" w:rsidTr="00864CBF">
        <w:tc>
          <w:tcPr>
            <w:tcW w:w="2405" w:type="dxa"/>
          </w:tcPr>
          <w:p w14:paraId="3BD6AEE7" w14:textId="5F989A74" w:rsidR="00864CBF" w:rsidRPr="00864CBF" w:rsidRDefault="00864CBF" w:rsidP="00864CBF">
            <w:pPr>
              <w:rPr>
                <w:rFonts w:ascii="Times New Roman" w:hAnsi="Times New Roman" w:cs="Times New Roman"/>
                <w:color w:val="0D0D0D"/>
                <w:sz w:val="24"/>
                <w:szCs w:val="28"/>
                <w:shd w:val="clear" w:color="auto" w:fill="FFFFFF"/>
              </w:rPr>
            </w:pPr>
            <w:r>
              <w:rPr>
                <w:rFonts w:ascii="Times New Roman" w:hAnsi="Times New Roman" w:cs="Times New Roman"/>
                <w:color w:val="0D0D0D"/>
                <w:sz w:val="24"/>
                <w:szCs w:val="28"/>
                <w:shd w:val="clear" w:color="auto" w:fill="FFFFFF"/>
              </w:rPr>
              <w:t>PieceDeRechange</w:t>
            </w:r>
          </w:p>
        </w:tc>
        <w:tc>
          <w:tcPr>
            <w:tcW w:w="2693" w:type="dxa"/>
          </w:tcPr>
          <w:p w14:paraId="1416A11E" w14:textId="77777777" w:rsidR="00652437" w:rsidRPr="002F2D2B" w:rsidRDefault="00652437" w:rsidP="00652437">
            <w:pPr>
              <w:spacing w:line="360" w:lineRule="auto"/>
              <w:jc w:val="both"/>
              <w:rPr>
                <w:rFonts w:ascii="Times New Roman" w:hAnsi="Times New Roman" w:cs="Times New Roman"/>
                <w:b/>
                <w:sz w:val="24"/>
                <w:szCs w:val="28"/>
                <w:lang w:val="en-US"/>
              </w:rPr>
            </w:pPr>
            <w:r w:rsidRPr="002F2D2B">
              <w:rPr>
                <w:rFonts w:ascii="Times New Roman" w:hAnsi="Times New Roman" w:cs="Times New Roman"/>
                <w:b/>
                <w:sz w:val="24"/>
                <w:szCs w:val="28"/>
                <w:lang w:val="en-US"/>
              </w:rPr>
              <w:t>piece_id</w:t>
            </w:r>
          </w:p>
          <w:p w14:paraId="432FC900" w14:textId="77777777" w:rsidR="00652437" w:rsidRPr="00652437" w:rsidRDefault="00652437" w:rsidP="00652437">
            <w:pPr>
              <w:spacing w:line="360" w:lineRule="auto"/>
              <w:jc w:val="both"/>
              <w:rPr>
                <w:rFonts w:ascii="Times New Roman" w:hAnsi="Times New Roman" w:cs="Times New Roman"/>
                <w:color w:val="0D0D0D"/>
                <w:sz w:val="24"/>
                <w:szCs w:val="28"/>
                <w:shd w:val="clear" w:color="auto" w:fill="FFFFFF"/>
                <w:lang w:val="en-US"/>
              </w:rPr>
            </w:pPr>
            <w:r w:rsidRPr="00652437">
              <w:rPr>
                <w:rFonts w:ascii="Times New Roman" w:hAnsi="Times New Roman" w:cs="Times New Roman"/>
                <w:color w:val="0D0D0D"/>
                <w:sz w:val="24"/>
                <w:szCs w:val="28"/>
                <w:shd w:val="clear" w:color="auto" w:fill="FFFFFF"/>
                <w:lang w:val="en-US"/>
              </w:rPr>
              <w:t>nom_piece</w:t>
            </w:r>
          </w:p>
          <w:p w14:paraId="1B3EDB52" w14:textId="77777777" w:rsidR="00652437" w:rsidRPr="00652437" w:rsidRDefault="00652437" w:rsidP="00652437">
            <w:pPr>
              <w:spacing w:line="360" w:lineRule="auto"/>
              <w:jc w:val="both"/>
              <w:rPr>
                <w:rFonts w:ascii="Times New Roman" w:hAnsi="Times New Roman" w:cs="Times New Roman"/>
                <w:color w:val="0D0D0D"/>
                <w:sz w:val="24"/>
                <w:szCs w:val="28"/>
                <w:shd w:val="clear" w:color="auto" w:fill="FFFFFF"/>
                <w:lang w:val="en-US"/>
              </w:rPr>
            </w:pPr>
            <w:r w:rsidRPr="00652437">
              <w:rPr>
                <w:rFonts w:ascii="Times New Roman" w:hAnsi="Times New Roman" w:cs="Times New Roman"/>
                <w:color w:val="0D0D0D"/>
                <w:sz w:val="24"/>
                <w:szCs w:val="28"/>
                <w:shd w:val="clear" w:color="auto" w:fill="FFFFFF"/>
                <w:lang w:val="en-US"/>
              </w:rPr>
              <w:t>description</w:t>
            </w:r>
          </w:p>
          <w:p w14:paraId="557095DB" w14:textId="77777777" w:rsidR="00652437" w:rsidRPr="00652437" w:rsidRDefault="00652437" w:rsidP="00652437">
            <w:pPr>
              <w:spacing w:line="360" w:lineRule="auto"/>
              <w:jc w:val="both"/>
              <w:rPr>
                <w:rFonts w:ascii="Times New Roman" w:hAnsi="Times New Roman" w:cs="Times New Roman"/>
                <w:color w:val="0D0D0D"/>
                <w:sz w:val="24"/>
                <w:szCs w:val="28"/>
                <w:shd w:val="clear" w:color="auto" w:fill="FFFFFF"/>
                <w:lang w:val="en-US"/>
              </w:rPr>
            </w:pPr>
            <w:r w:rsidRPr="00652437">
              <w:rPr>
                <w:rFonts w:ascii="Times New Roman" w:hAnsi="Times New Roman" w:cs="Times New Roman"/>
                <w:color w:val="0D0D0D"/>
                <w:sz w:val="24"/>
                <w:szCs w:val="28"/>
                <w:shd w:val="clear" w:color="auto" w:fill="FFFFFF"/>
                <w:lang w:val="en-US"/>
              </w:rPr>
              <w:t>image_piece</w:t>
            </w:r>
          </w:p>
          <w:p w14:paraId="5B31CDD2" w14:textId="77777777" w:rsidR="00652437" w:rsidRDefault="00652437" w:rsidP="00652437">
            <w:pPr>
              <w:spacing w:line="360" w:lineRule="auto"/>
              <w:jc w:val="both"/>
              <w:rPr>
                <w:rFonts w:ascii="Times New Roman" w:hAnsi="Times New Roman" w:cs="Times New Roman"/>
                <w:color w:val="0D0D0D"/>
                <w:sz w:val="24"/>
                <w:szCs w:val="28"/>
                <w:shd w:val="clear" w:color="auto" w:fill="FFFFFF"/>
              </w:rPr>
            </w:pPr>
            <w:proofErr w:type="gramStart"/>
            <w:r>
              <w:rPr>
                <w:rFonts w:ascii="Times New Roman" w:hAnsi="Times New Roman" w:cs="Times New Roman"/>
                <w:color w:val="0D0D0D"/>
                <w:sz w:val="24"/>
                <w:szCs w:val="28"/>
                <w:shd w:val="clear" w:color="auto" w:fill="FFFFFF"/>
              </w:rPr>
              <w:t>materiel</w:t>
            </w:r>
            <w:proofErr w:type="gramEnd"/>
          </w:p>
          <w:p w14:paraId="20B1D446" w14:textId="77777777" w:rsidR="00652437" w:rsidRDefault="00652437" w:rsidP="00652437">
            <w:pPr>
              <w:spacing w:line="360" w:lineRule="auto"/>
              <w:jc w:val="both"/>
              <w:rPr>
                <w:rFonts w:ascii="Times New Roman" w:hAnsi="Times New Roman" w:cs="Times New Roman"/>
                <w:color w:val="0D0D0D"/>
                <w:sz w:val="24"/>
                <w:szCs w:val="28"/>
                <w:shd w:val="clear" w:color="auto" w:fill="FFFFFF"/>
              </w:rPr>
            </w:pPr>
            <w:proofErr w:type="gramStart"/>
            <w:r>
              <w:rPr>
                <w:rFonts w:ascii="Times New Roman" w:hAnsi="Times New Roman" w:cs="Times New Roman"/>
                <w:color w:val="0D0D0D"/>
                <w:sz w:val="24"/>
                <w:szCs w:val="28"/>
                <w:shd w:val="clear" w:color="auto" w:fill="FFFFFF"/>
              </w:rPr>
              <w:t>numero</w:t>
            </w:r>
            <w:proofErr w:type="gramEnd"/>
            <w:r>
              <w:rPr>
                <w:rFonts w:ascii="Times New Roman" w:hAnsi="Times New Roman" w:cs="Times New Roman"/>
                <w:color w:val="0D0D0D"/>
                <w:sz w:val="24"/>
                <w:szCs w:val="28"/>
                <w:shd w:val="clear" w:color="auto" w:fill="FFFFFF"/>
              </w:rPr>
              <w:t>_serie</w:t>
            </w:r>
          </w:p>
          <w:p w14:paraId="612932E1" w14:textId="77777777" w:rsidR="00652437" w:rsidRDefault="00652437" w:rsidP="00652437">
            <w:pPr>
              <w:spacing w:line="360" w:lineRule="auto"/>
              <w:jc w:val="both"/>
              <w:rPr>
                <w:rFonts w:ascii="Times New Roman" w:hAnsi="Times New Roman" w:cs="Times New Roman"/>
                <w:color w:val="0D0D0D"/>
                <w:sz w:val="24"/>
                <w:szCs w:val="28"/>
                <w:shd w:val="clear" w:color="auto" w:fill="FFFFFF"/>
              </w:rPr>
            </w:pPr>
            <w:proofErr w:type="gramStart"/>
            <w:r>
              <w:rPr>
                <w:rFonts w:ascii="Times New Roman" w:hAnsi="Times New Roman" w:cs="Times New Roman"/>
                <w:color w:val="0D0D0D"/>
                <w:sz w:val="24"/>
                <w:szCs w:val="28"/>
                <w:shd w:val="clear" w:color="auto" w:fill="FFFFFF"/>
              </w:rPr>
              <w:t>date</w:t>
            </w:r>
            <w:proofErr w:type="gramEnd"/>
            <w:r>
              <w:rPr>
                <w:rFonts w:ascii="Times New Roman" w:hAnsi="Times New Roman" w:cs="Times New Roman"/>
                <w:color w:val="0D0D0D"/>
                <w:sz w:val="24"/>
                <w:szCs w:val="28"/>
                <w:shd w:val="clear" w:color="auto" w:fill="FFFFFF"/>
              </w:rPr>
              <w:t>_fab</w:t>
            </w:r>
          </w:p>
          <w:p w14:paraId="0491DD73" w14:textId="77777777" w:rsidR="00652437" w:rsidRDefault="00652437" w:rsidP="00652437">
            <w:pPr>
              <w:spacing w:line="360" w:lineRule="auto"/>
              <w:jc w:val="both"/>
              <w:rPr>
                <w:rFonts w:ascii="Times New Roman" w:hAnsi="Times New Roman" w:cs="Times New Roman"/>
                <w:color w:val="0D0D0D"/>
                <w:sz w:val="24"/>
                <w:szCs w:val="28"/>
                <w:shd w:val="clear" w:color="auto" w:fill="FFFFFF"/>
              </w:rPr>
            </w:pPr>
            <w:proofErr w:type="gramStart"/>
            <w:r>
              <w:rPr>
                <w:rFonts w:ascii="Times New Roman" w:hAnsi="Times New Roman" w:cs="Times New Roman"/>
                <w:color w:val="0D0D0D"/>
                <w:sz w:val="24"/>
                <w:szCs w:val="28"/>
                <w:shd w:val="clear" w:color="auto" w:fill="FFFFFF"/>
              </w:rPr>
              <w:t>date</w:t>
            </w:r>
            <w:proofErr w:type="gramEnd"/>
            <w:r>
              <w:rPr>
                <w:rFonts w:ascii="Times New Roman" w:hAnsi="Times New Roman" w:cs="Times New Roman"/>
                <w:color w:val="0D0D0D"/>
                <w:sz w:val="24"/>
                <w:szCs w:val="28"/>
                <w:shd w:val="clear" w:color="auto" w:fill="FFFFFF"/>
              </w:rPr>
              <w:t>_exp</w:t>
            </w:r>
          </w:p>
          <w:p w14:paraId="36009F12" w14:textId="6AE933FB" w:rsidR="00E935CA" w:rsidRPr="00864CBF" w:rsidRDefault="00652437" w:rsidP="00652437">
            <w:pPr>
              <w:spacing w:line="360" w:lineRule="auto"/>
              <w:jc w:val="both"/>
              <w:rPr>
                <w:rFonts w:ascii="Times New Roman" w:hAnsi="Times New Roman" w:cs="Times New Roman"/>
                <w:color w:val="0D0D0D"/>
                <w:sz w:val="24"/>
                <w:szCs w:val="28"/>
                <w:shd w:val="clear" w:color="auto" w:fill="FFFFFF"/>
              </w:rPr>
            </w:pPr>
            <w:proofErr w:type="gramStart"/>
            <w:r>
              <w:rPr>
                <w:rFonts w:ascii="Times New Roman" w:hAnsi="Times New Roman" w:cs="Times New Roman"/>
                <w:color w:val="0D0D0D"/>
                <w:sz w:val="24"/>
                <w:szCs w:val="28"/>
                <w:shd w:val="clear" w:color="auto" w:fill="FFFFFF"/>
              </w:rPr>
              <w:t>cout</w:t>
            </w:r>
            <w:proofErr w:type="gramEnd"/>
            <w:r w:rsidR="00E935CA" w:rsidRPr="00652437">
              <w:rPr>
                <w:rStyle w:val="Strong"/>
                <w:rFonts w:ascii="Segoe UI" w:hAnsi="Segoe UI" w:cs="Segoe UI"/>
                <w:color w:val="0D0D0D"/>
                <w:sz w:val="24"/>
                <w:bdr w:val="single" w:sz="2" w:space="0" w:color="E3E3E3" w:frame="1"/>
                <w:shd w:val="clear" w:color="auto" w:fill="FFFFFF"/>
              </w:rPr>
              <w:t xml:space="preserve"> </w:t>
            </w:r>
          </w:p>
        </w:tc>
        <w:tc>
          <w:tcPr>
            <w:tcW w:w="3964" w:type="dxa"/>
          </w:tcPr>
          <w:p w14:paraId="4725F8AC" w14:textId="77777777" w:rsidR="002A5A3C" w:rsidRPr="002F2D2B" w:rsidRDefault="002A5A3C" w:rsidP="002A5A3C">
            <w:pPr>
              <w:spacing w:line="360" w:lineRule="auto"/>
              <w:jc w:val="both"/>
              <w:rPr>
                <w:rFonts w:ascii="Times New Roman" w:hAnsi="Times New Roman" w:cs="Times New Roman"/>
                <w:bCs/>
                <w:color w:val="0D0D0D"/>
                <w:sz w:val="24"/>
                <w:szCs w:val="28"/>
                <w:shd w:val="clear" w:color="auto" w:fill="FFFFFF"/>
              </w:rPr>
            </w:pPr>
            <w:r w:rsidRPr="002F2D2B">
              <w:rPr>
                <w:rFonts w:ascii="Times New Roman" w:hAnsi="Times New Roman" w:cs="Times New Roman"/>
                <w:bCs/>
                <w:color w:val="0D0D0D"/>
                <w:sz w:val="24"/>
                <w:szCs w:val="28"/>
                <w:shd w:val="clear" w:color="auto" w:fill="FFFFFF"/>
              </w:rPr>
              <w:t>Identifiant unique de la pièce de rechange.</w:t>
            </w:r>
          </w:p>
          <w:p w14:paraId="16C1B9C0" w14:textId="77777777" w:rsidR="002A5A3C" w:rsidRPr="002F2D2B" w:rsidRDefault="002A5A3C" w:rsidP="002A5A3C">
            <w:pPr>
              <w:spacing w:line="360" w:lineRule="auto"/>
              <w:jc w:val="both"/>
              <w:rPr>
                <w:rFonts w:ascii="Times New Roman" w:hAnsi="Times New Roman" w:cs="Times New Roman"/>
                <w:bCs/>
                <w:color w:val="0D0D0D"/>
                <w:sz w:val="24"/>
                <w:szCs w:val="28"/>
                <w:shd w:val="clear" w:color="auto" w:fill="FFFFFF"/>
              </w:rPr>
            </w:pPr>
            <w:r w:rsidRPr="002F2D2B">
              <w:rPr>
                <w:rFonts w:ascii="Times New Roman" w:hAnsi="Times New Roman" w:cs="Times New Roman"/>
                <w:bCs/>
                <w:color w:val="0D0D0D"/>
                <w:sz w:val="24"/>
                <w:szCs w:val="28"/>
                <w:shd w:val="clear" w:color="auto" w:fill="FFFFFF"/>
              </w:rPr>
              <w:t>Nom de la pièce de rechange.</w:t>
            </w:r>
          </w:p>
          <w:p w14:paraId="20FFB75F" w14:textId="77777777" w:rsidR="002A5A3C" w:rsidRPr="002F2D2B" w:rsidRDefault="002A5A3C" w:rsidP="002A5A3C">
            <w:pPr>
              <w:spacing w:line="360" w:lineRule="auto"/>
              <w:jc w:val="both"/>
              <w:rPr>
                <w:rFonts w:ascii="Times New Roman" w:hAnsi="Times New Roman" w:cs="Times New Roman"/>
                <w:bCs/>
                <w:color w:val="0D0D0D"/>
                <w:sz w:val="24"/>
                <w:szCs w:val="28"/>
                <w:shd w:val="clear" w:color="auto" w:fill="FFFFFF"/>
              </w:rPr>
            </w:pPr>
            <w:r w:rsidRPr="002F2D2B">
              <w:rPr>
                <w:rFonts w:ascii="Times New Roman" w:hAnsi="Times New Roman" w:cs="Times New Roman"/>
                <w:bCs/>
                <w:color w:val="0D0D0D"/>
                <w:sz w:val="24"/>
                <w:szCs w:val="28"/>
                <w:shd w:val="clear" w:color="auto" w:fill="FFFFFF"/>
              </w:rPr>
              <w:t>Description détaillée de la pièce de rechange.</w:t>
            </w:r>
          </w:p>
          <w:p w14:paraId="0D2A68F8" w14:textId="77777777" w:rsidR="002A5A3C" w:rsidRPr="002F2D2B" w:rsidRDefault="002A5A3C" w:rsidP="002A5A3C">
            <w:pPr>
              <w:spacing w:line="360" w:lineRule="auto"/>
              <w:jc w:val="both"/>
              <w:rPr>
                <w:rFonts w:ascii="Times New Roman" w:hAnsi="Times New Roman" w:cs="Times New Roman"/>
                <w:bCs/>
                <w:color w:val="0D0D0D"/>
                <w:sz w:val="24"/>
                <w:szCs w:val="28"/>
                <w:shd w:val="clear" w:color="auto" w:fill="FFFFFF"/>
              </w:rPr>
            </w:pPr>
            <w:r w:rsidRPr="002F2D2B">
              <w:rPr>
                <w:rFonts w:ascii="Times New Roman" w:hAnsi="Times New Roman" w:cs="Times New Roman"/>
                <w:bCs/>
                <w:color w:val="0D0D0D"/>
                <w:sz w:val="24"/>
                <w:szCs w:val="28"/>
                <w:shd w:val="clear" w:color="auto" w:fill="FFFFFF"/>
              </w:rPr>
              <w:t>URL ou chemin de l'image représentant la pièce de rechange.</w:t>
            </w:r>
          </w:p>
          <w:p w14:paraId="2F09A113" w14:textId="77777777" w:rsidR="002A5A3C" w:rsidRPr="002F2D2B" w:rsidRDefault="002A5A3C" w:rsidP="002A5A3C">
            <w:pPr>
              <w:spacing w:line="360" w:lineRule="auto"/>
              <w:jc w:val="both"/>
              <w:rPr>
                <w:rFonts w:ascii="Times New Roman" w:hAnsi="Times New Roman" w:cs="Times New Roman"/>
                <w:bCs/>
                <w:color w:val="0D0D0D"/>
                <w:sz w:val="24"/>
                <w:szCs w:val="28"/>
                <w:shd w:val="clear" w:color="auto" w:fill="FFFFFF"/>
              </w:rPr>
            </w:pPr>
            <w:r w:rsidRPr="002F2D2B">
              <w:rPr>
                <w:rFonts w:ascii="Times New Roman" w:hAnsi="Times New Roman" w:cs="Times New Roman"/>
                <w:bCs/>
                <w:color w:val="0D0D0D"/>
                <w:sz w:val="24"/>
                <w:szCs w:val="28"/>
                <w:shd w:val="clear" w:color="auto" w:fill="FFFFFF"/>
              </w:rPr>
              <w:t>Matériau de fabrication de la pièce de rechange.</w:t>
            </w:r>
          </w:p>
          <w:p w14:paraId="1F752B79" w14:textId="77777777" w:rsidR="002A5A3C" w:rsidRPr="002F2D2B" w:rsidRDefault="002A5A3C" w:rsidP="002A5A3C">
            <w:pPr>
              <w:spacing w:line="360" w:lineRule="auto"/>
              <w:jc w:val="both"/>
              <w:rPr>
                <w:rFonts w:ascii="Times New Roman" w:hAnsi="Times New Roman" w:cs="Times New Roman"/>
                <w:bCs/>
                <w:color w:val="0D0D0D"/>
                <w:sz w:val="24"/>
                <w:szCs w:val="28"/>
                <w:shd w:val="clear" w:color="auto" w:fill="FFFFFF"/>
              </w:rPr>
            </w:pPr>
            <w:r w:rsidRPr="002F2D2B">
              <w:rPr>
                <w:rFonts w:ascii="Times New Roman" w:hAnsi="Times New Roman" w:cs="Times New Roman"/>
                <w:bCs/>
                <w:color w:val="0D0D0D"/>
                <w:sz w:val="24"/>
                <w:szCs w:val="28"/>
                <w:shd w:val="clear" w:color="auto" w:fill="FFFFFF"/>
              </w:rPr>
              <w:t>Numéro de série de la pièce de rechange.</w:t>
            </w:r>
          </w:p>
          <w:p w14:paraId="6D118510" w14:textId="77777777" w:rsidR="002A5A3C" w:rsidRPr="002F2D2B" w:rsidRDefault="002A5A3C" w:rsidP="002A5A3C">
            <w:pPr>
              <w:spacing w:line="360" w:lineRule="auto"/>
              <w:jc w:val="both"/>
              <w:rPr>
                <w:rFonts w:ascii="Times New Roman" w:hAnsi="Times New Roman" w:cs="Times New Roman"/>
                <w:bCs/>
                <w:color w:val="0D0D0D"/>
                <w:sz w:val="24"/>
                <w:szCs w:val="28"/>
                <w:shd w:val="clear" w:color="auto" w:fill="FFFFFF"/>
              </w:rPr>
            </w:pPr>
            <w:r w:rsidRPr="002F2D2B">
              <w:rPr>
                <w:rFonts w:ascii="Times New Roman" w:hAnsi="Times New Roman" w:cs="Times New Roman"/>
                <w:bCs/>
                <w:color w:val="0D0D0D"/>
                <w:sz w:val="24"/>
                <w:szCs w:val="28"/>
                <w:shd w:val="clear" w:color="auto" w:fill="FFFFFF"/>
              </w:rPr>
              <w:t>Date de fabrication de la pièce de rechange.</w:t>
            </w:r>
          </w:p>
          <w:p w14:paraId="542ABB49" w14:textId="3CB598DF" w:rsidR="002A5A3C" w:rsidRPr="002F2D2B" w:rsidRDefault="002A5A3C" w:rsidP="002F2D2B">
            <w:pPr>
              <w:spacing w:line="360" w:lineRule="auto"/>
              <w:jc w:val="both"/>
              <w:rPr>
                <w:rFonts w:ascii="Times New Roman" w:hAnsi="Times New Roman" w:cs="Times New Roman"/>
                <w:bCs/>
                <w:color w:val="0D0D0D"/>
                <w:sz w:val="24"/>
                <w:szCs w:val="28"/>
                <w:shd w:val="clear" w:color="auto" w:fill="FFFFFF"/>
              </w:rPr>
            </w:pPr>
            <w:r w:rsidRPr="002F2D2B">
              <w:rPr>
                <w:rFonts w:ascii="Times New Roman" w:hAnsi="Times New Roman" w:cs="Times New Roman"/>
                <w:bCs/>
                <w:color w:val="0D0D0D"/>
                <w:sz w:val="24"/>
                <w:szCs w:val="28"/>
                <w:shd w:val="clear" w:color="auto" w:fill="FFFFFF"/>
              </w:rPr>
              <w:t>Date d'expiration ou fin de vie de la pièce de rechange.</w:t>
            </w:r>
          </w:p>
          <w:p w14:paraId="065FBEC2" w14:textId="77777777" w:rsidR="002A5A3C" w:rsidRPr="002F2D2B" w:rsidRDefault="002A5A3C" w:rsidP="002A5A3C">
            <w:pPr>
              <w:spacing w:line="360" w:lineRule="auto"/>
              <w:jc w:val="both"/>
              <w:rPr>
                <w:rFonts w:ascii="Times New Roman" w:hAnsi="Times New Roman" w:cs="Times New Roman"/>
                <w:bCs/>
                <w:color w:val="0D0D0D"/>
                <w:sz w:val="24"/>
                <w:szCs w:val="28"/>
                <w:shd w:val="clear" w:color="auto" w:fill="FFFFFF"/>
              </w:rPr>
            </w:pPr>
            <w:r w:rsidRPr="002F2D2B">
              <w:rPr>
                <w:rFonts w:ascii="Times New Roman" w:hAnsi="Times New Roman" w:cs="Times New Roman"/>
                <w:bCs/>
                <w:color w:val="0D0D0D"/>
                <w:sz w:val="24"/>
                <w:szCs w:val="28"/>
                <w:shd w:val="clear" w:color="auto" w:fill="FFFFFF"/>
              </w:rPr>
              <w:t>Coût de la pièce de rechange.</w:t>
            </w:r>
          </w:p>
          <w:p w14:paraId="50E3567F" w14:textId="1A25135B" w:rsidR="00E935CA" w:rsidRPr="00864CBF" w:rsidRDefault="00E935CA" w:rsidP="002A5A3C">
            <w:pPr>
              <w:spacing w:line="360" w:lineRule="auto"/>
              <w:jc w:val="both"/>
              <w:rPr>
                <w:rFonts w:ascii="Times New Roman" w:hAnsi="Times New Roman" w:cs="Times New Roman"/>
                <w:color w:val="0D0D0D"/>
                <w:sz w:val="24"/>
                <w:szCs w:val="28"/>
                <w:shd w:val="clear" w:color="auto" w:fill="FFFFFF"/>
              </w:rPr>
            </w:pPr>
          </w:p>
        </w:tc>
      </w:tr>
      <w:tr w:rsidR="00864CBF" w14:paraId="20F881EB" w14:textId="77777777" w:rsidTr="00864CBF">
        <w:tc>
          <w:tcPr>
            <w:tcW w:w="2405" w:type="dxa"/>
          </w:tcPr>
          <w:p w14:paraId="3468C8A6" w14:textId="29C2CB67" w:rsidR="00864CBF" w:rsidRPr="00864CBF" w:rsidRDefault="00864CBF" w:rsidP="00864CBF">
            <w:pPr>
              <w:rPr>
                <w:rFonts w:ascii="Times New Roman" w:hAnsi="Times New Roman" w:cs="Times New Roman"/>
                <w:color w:val="0D0D0D"/>
                <w:sz w:val="24"/>
                <w:szCs w:val="28"/>
                <w:shd w:val="clear" w:color="auto" w:fill="FFFFFF"/>
              </w:rPr>
            </w:pPr>
            <w:r>
              <w:rPr>
                <w:rFonts w:ascii="Times New Roman" w:hAnsi="Times New Roman" w:cs="Times New Roman"/>
                <w:color w:val="0D0D0D"/>
                <w:sz w:val="24"/>
                <w:szCs w:val="28"/>
                <w:shd w:val="clear" w:color="auto" w:fill="FFFFFF"/>
              </w:rPr>
              <w:t>Commande</w:t>
            </w:r>
          </w:p>
        </w:tc>
        <w:tc>
          <w:tcPr>
            <w:tcW w:w="2693" w:type="dxa"/>
          </w:tcPr>
          <w:p w14:paraId="471882DF" w14:textId="77777777" w:rsidR="00864CBF" w:rsidRPr="00E935CA" w:rsidRDefault="00C208AE" w:rsidP="00E935CA">
            <w:pPr>
              <w:spacing w:line="360" w:lineRule="auto"/>
              <w:jc w:val="both"/>
              <w:rPr>
                <w:rStyle w:val="Strong"/>
                <w:rFonts w:ascii="Times New Roman" w:hAnsi="Times New Roman" w:cs="Times New Roman"/>
                <w:color w:val="0D0D0D"/>
                <w:sz w:val="24"/>
                <w:szCs w:val="24"/>
                <w:bdr w:val="single" w:sz="2" w:space="0" w:color="E3E3E3" w:frame="1"/>
                <w:shd w:val="clear" w:color="auto" w:fill="FFFFFF"/>
              </w:rPr>
            </w:pPr>
            <w:proofErr w:type="gramStart"/>
            <w:r w:rsidRPr="00E935CA">
              <w:rPr>
                <w:rStyle w:val="Strong"/>
                <w:rFonts w:ascii="Times New Roman" w:hAnsi="Times New Roman" w:cs="Times New Roman"/>
                <w:color w:val="0D0D0D"/>
                <w:sz w:val="24"/>
                <w:szCs w:val="24"/>
                <w:bdr w:val="single" w:sz="2" w:space="0" w:color="E3E3E3" w:frame="1"/>
                <w:shd w:val="clear" w:color="auto" w:fill="FFFFFF"/>
              </w:rPr>
              <w:t>commande</w:t>
            </w:r>
            <w:proofErr w:type="gramEnd"/>
            <w:r w:rsidRPr="00E935CA">
              <w:rPr>
                <w:rStyle w:val="Strong"/>
                <w:rFonts w:ascii="Times New Roman" w:hAnsi="Times New Roman" w:cs="Times New Roman"/>
                <w:color w:val="0D0D0D"/>
                <w:sz w:val="24"/>
                <w:szCs w:val="24"/>
                <w:bdr w:val="single" w:sz="2" w:space="0" w:color="E3E3E3" w:frame="1"/>
                <w:shd w:val="clear" w:color="auto" w:fill="FFFFFF"/>
              </w:rPr>
              <w:t>_id</w:t>
            </w:r>
          </w:p>
          <w:p w14:paraId="68B30F79" w14:textId="7570F0CE" w:rsidR="00E77B53" w:rsidRPr="00E935CA" w:rsidRDefault="00E77B53" w:rsidP="00E935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4"/>
                <w:szCs w:val="24"/>
                <w:lang w:eastAsia="fr-FR"/>
              </w:rPr>
            </w:pPr>
            <w:proofErr w:type="gramStart"/>
            <w:r w:rsidRPr="00E935CA">
              <w:rPr>
                <w:rFonts w:ascii="Times New Roman" w:eastAsia="Times New Roman" w:hAnsi="Times New Roman" w:cs="Times New Roman"/>
                <w:sz w:val="24"/>
                <w:szCs w:val="24"/>
                <w:lang w:eastAsia="fr-FR"/>
              </w:rPr>
              <w:t>quantité</w:t>
            </w:r>
            <w:proofErr w:type="gramEnd"/>
            <w:r w:rsidRPr="00E935CA">
              <w:rPr>
                <w:rFonts w:ascii="Times New Roman" w:eastAsia="Times New Roman" w:hAnsi="Times New Roman" w:cs="Times New Roman"/>
                <w:sz w:val="24"/>
                <w:szCs w:val="24"/>
                <w:lang w:eastAsia="fr-FR"/>
              </w:rPr>
              <w:t>_demandée</w:t>
            </w:r>
          </w:p>
          <w:p w14:paraId="07CB1DC0" w14:textId="5078ACD4" w:rsidR="00E77B53" w:rsidRPr="00E935CA" w:rsidRDefault="00E77B53" w:rsidP="00E935CA">
            <w:pPr>
              <w:pStyle w:val="HTMLPreformatted"/>
              <w:spacing w:line="360" w:lineRule="auto"/>
              <w:jc w:val="both"/>
              <w:rPr>
                <w:rFonts w:ascii="Times New Roman" w:hAnsi="Times New Roman" w:cs="Times New Roman"/>
                <w:color w:val="202124"/>
                <w:sz w:val="24"/>
                <w:szCs w:val="24"/>
              </w:rPr>
            </w:pPr>
            <w:proofErr w:type="gramStart"/>
            <w:r w:rsidRPr="00E935CA">
              <w:rPr>
                <w:rStyle w:val="y2iqfc"/>
                <w:rFonts w:ascii="Times New Roman" w:eastAsiaTheme="majorEastAsia" w:hAnsi="Times New Roman" w:cs="Times New Roman"/>
                <w:color w:val="202124"/>
                <w:sz w:val="24"/>
                <w:szCs w:val="24"/>
              </w:rPr>
              <w:t>date</w:t>
            </w:r>
            <w:proofErr w:type="gramEnd"/>
            <w:r w:rsidRPr="00E935CA">
              <w:rPr>
                <w:rStyle w:val="y2iqfc"/>
                <w:rFonts w:ascii="Times New Roman" w:eastAsiaTheme="majorEastAsia" w:hAnsi="Times New Roman" w:cs="Times New Roman"/>
                <w:color w:val="202124"/>
                <w:sz w:val="24"/>
                <w:szCs w:val="24"/>
              </w:rPr>
              <w:t>_commande</w:t>
            </w:r>
          </w:p>
          <w:p w14:paraId="7F300C7D" w14:textId="10B72A43" w:rsidR="00E77B53" w:rsidRPr="00E935CA" w:rsidRDefault="00E77B53" w:rsidP="00E935CA">
            <w:pPr>
              <w:pStyle w:val="HTMLPreformatted"/>
              <w:shd w:val="clear" w:color="auto" w:fill="F8F9FA"/>
              <w:spacing w:line="360" w:lineRule="auto"/>
              <w:jc w:val="both"/>
              <w:rPr>
                <w:rFonts w:ascii="Times New Roman" w:hAnsi="Times New Roman" w:cs="Times New Roman"/>
                <w:color w:val="202124"/>
                <w:sz w:val="24"/>
                <w:szCs w:val="24"/>
              </w:rPr>
            </w:pPr>
            <w:proofErr w:type="gramStart"/>
            <w:r w:rsidRPr="00E935CA">
              <w:rPr>
                <w:rStyle w:val="y2iqfc"/>
                <w:rFonts w:ascii="Times New Roman" w:eastAsiaTheme="majorEastAsia" w:hAnsi="Times New Roman" w:cs="Times New Roman"/>
                <w:color w:val="202124"/>
                <w:sz w:val="24"/>
                <w:szCs w:val="24"/>
              </w:rPr>
              <w:t>statut</w:t>
            </w:r>
            <w:proofErr w:type="gramEnd"/>
            <w:r w:rsidRPr="00E935CA">
              <w:rPr>
                <w:rStyle w:val="y2iqfc"/>
                <w:rFonts w:ascii="Times New Roman" w:eastAsiaTheme="majorEastAsia" w:hAnsi="Times New Roman" w:cs="Times New Roman"/>
                <w:color w:val="202124"/>
                <w:sz w:val="24"/>
                <w:szCs w:val="24"/>
              </w:rPr>
              <w:t>_commande</w:t>
            </w:r>
          </w:p>
          <w:p w14:paraId="70FC719A" w14:textId="54803839" w:rsidR="00E77B53" w:rsidRPr="00E935CA" w:rsidRDefault="00E77B53" w:rsidP="00E935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color w:val="202124"/>
                <w:sz w:val="24"/>
                <w:szCs w:val="24"/>
                <w:shd w:val="clear" w:color="auto" w:fill="F8F9FA"/>
              </w:rPr>
            </w:pPr>
            <w:r w:rsidRPr="00E935CA">
              <w:rPr>
                <w:rFonts w:ascii="Times New Roman" w:eastAsia="Times New Roman" w:hAnsi="Times New Roman" w:cs="Times New Roman"/>
                <w:sz w:val="24"/>
                <w:szCs w:val="24"/>
                <w:lang w:eastAsia="fr-FR"/>
              </w:rPr>
              <w:t>Date_livraison_prévue</w:t>
            </w:r>
            <w:r w:rsidRPr="00E935CA">
              <w:rPr>
                <w:rFonts w:ascii="Times New Roman" w:hAnsi="Times New Roman" w:cs="Times New Roman"/>
                <w:sz w:val="24"/>
                <w:szCs w:val="24"/>
              </w:rPr>
              <w:br/>
            </w:r>
            <w:r w:rsidRPr="00E935CA">
              <w:rPr>
                <w:rFonts w:ascii="Times New Roman" w:hAnsi="Times New Roman" w:cs="Times New Roman"/>
                <w:color w:val="202124"/>
                <w:sz w:val="24"/>
                <w:szCs w:val="24"/>
                <w:shd w:val="clear" w:color="auto" w:fill="F8F9FA"/>
              </w:rPr>
              <w:t>date_delivraison_actuelle</w:t>
            </w:r>
          </w:p>
          <w:p w14:paraId="55F9CC0E" w14:textId="4174244F" w:rsidR="00E935CA" w:rsidRPr="00E77B53" w:rsidRDefault="00E935CA" w:rsidP="00E935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4"/>
                <w:szCs w:val="24"/>
                <w:lang w:eastAsia="fr-FR"/>
              </w:rPr>
            </w:pPr>
            <w:proofErr w:type="gramStart"/>
            <w:r w:rsidRPr="00E935CA">
              <w:rPr>
                <w:rFonts w:ascii="Times New Roman" w:eastAsia="Times New Roman" w:hAnsi="Times New Roman" w:cs="Times New Roman"/>
                <w:sz w:val="24"/>
                <w:szCs w:val="24"/>
                <w:lang w:eastAsia="fr-FR"/>
              </w:rPr>
              <w:lastRenderedPageBreak/>
              <w:t>facture</w:t>
            </w:r>
            <w:proofErr w:type="gramEnd"/>
            <w:r w:rsidRPr="00E935CA">
              <w:rPr>
                <w:rFonts w:ascii="Times New Roman" w:eastAsia="Times New Roman" w:hAnsi="Times New Roman" w:cs="Times New Roman"/>
                <w:sz w:val="24"/>
                <w:szCs w:val="24"/>
                <w:lang w:eastAsia="fr-FR"/>
              </w:rPr>
              <w:t>_url</w:t>
            </w:r>
          </w:p>
          <w:p w14:paraId="32E653C2" w14:textId="69E79CA2" w:rsidR="00C208AE" w:rsidRPr="00864CBF" w:rsidRDefault="00C208AE" w:rsidP="00E77B53">
            <w:pPr>
              <w:rPr>
                <w:rFonts w:ascii="Times New Roman" w:hAnsi="Times New Roman" w:cs="Times New Roman"/>
                <w:color w:val="0D0D0D"/>
                <w:sz w:val="24"/>
                <w:szCs w:val="28"/>
                <w:shd w:val="clear" w:color="auto" w:fill="FFFFFF"/>
              </w:rPr>
            </w:pPr>
          </w:p>
        </w:tc>
        <w:tc>
          <w:tcPr>
            <w:tcW w:w="3964" w:type="dxa"/>
          </w:tcPr>
          <w:p w14:paraId="03D843F5" w14:textId="00338B19" w:rsidR="002F2D2B" w:rsidRPr="002F2D2B" w:rsidRDefault="002F2D2B" w:rsidP="002F2D2B">
            <w:pPr>
              <w:spacing w:line="360" w:lineRule="auto"/>
              <w:jc w:val="both"/>
              <w:rPr>
                <w:rFonts w:ascii="Times New Roman" w:hAnsi="Times New Roman" w:cs="Times New Roman"/>
                <w:color w:val="0D0D0D"/>
                <w:sz w:val="24"/>
                <w:szCs w:val="28"/>
                <w:shd w:val="clear" w:color="auto" w:fill="FFFFFF"/>
              </w:rPr>
            </w:pPr>
            <w:r w:rsidRPr="002F2D2B">
              <w:rPr>
                <w:rFonts w:ascii="Times New Roman" w:hAnsi="Times New Roman" w:cs="Times New Roman"/>
                <w:color w:val="0D0D0D"/>
                <w:sz w:val="24"/>
                <w:szCs w:val="28"/>
                <w:shd w:val="clear" w:color="auto" w:fill="FFFFFF"/>
              </w:rPr>
              <w:lastRenderedPageBreak/>
              <w:t>Identifiant unique de la commande.</w:t>
            </w:r>
          </w:p>
          <w:p w14:paraId="1AB3D15E" w14:textId="06592910" w:rsidR="002F2D2B" w:rsidRPr="002F2D2B" w:rsidRDefault="002F2D2B" w:rsidP="002F2D2B">
            <w:pPr>
              <w:spacing w:line="360" w:lineRule="auto"/>
              <w:jc w:val="both"/>
              <w:rPr>
                <w:rFonts w:ascii="Times New Roman" w:hAnsi="Times New Roman" w:cs="Times New Roman"/>
                <w:color w:val="0D0D0D"/>
                <w:sz w:val="24"/>
                <w:szCs w:val="28"/>
                <w:shd w:val="clear" w:color="auto" w:fill="FFFFFF"/>
              </w:rPr>
            </w:pPr>
            <w:r w:rsidRPr="002F2D2B">
              <w:rPr>
                <w:rFonts w:ascii="Times New Roman" w:hAnsi="Times New Roman" w:cs="Times New Roman"/>
                <w:color w:val="0D0D0D"/>
                <w:sz w:val="24"/>
                <w:szCs w:val="28"/>
                <w:shd w:val="clear" w:color="auto" w:fill="FFFFFF"/>
              </w:rPr>
              <w:t>Quantité demandée pour la commande.</w:t>
            </w:r>
          </w:p>
          <w:p w14:paraId="7F73C1EF" w14:textId="2588FBD1" w:rsidR="002F2D2B" w:rsidRPr="002F2D2B" w:rsidRDefault="002F2D2B" w:rsidP="002F2D2B">
            <w:pPr>
              <w:spacing w:line="360" w:lineRule="auto"/>
              <w:jc w:val="both"/>
              <w:rPr>
                <w:rFonts w:ascii="Times New Roman" w:hAnsi="Times New Roman" w:cs="Times New Roman"/>
                <w:color w:val="0D0D0D"/>
                <w:sz w:val="24"/>
                <w:szCs w:val="28"/>
                <w:shd w:val="clear" w:color="auto" w:fill="FFFFFF"/>
              </w:rPr>
            </w:pPr>
            <w:r w:rsidRPr="002F2D2B">
              <w:rPr>
                <w:rFonts w:ascii="Times New Roman" w:hAnsi="Times New Roman" w:cs="Times New Roman"/>
                <w:color w:val="0D0D0D"/>
                <w:sz w:val="24"/>
                <w:szCs w:val="28"/>
                <w:shd w:val="clear" w:color="auto" w:fill="FFFFFF"/>
              </w:rPr>
              <w:t>Date à laquelle la commande a été passée.</w:t>
            </w:r>
          </w:p>
          <w:p w14:paraId="16E3F645" w14:textId="133152D3" w:rsidR="002F2D2B" w:rsidRPr="002F2D2B" w:rsidRDefault="002F2D2B" w:rsidP="002F2D2B">
            <w:pPr>
              <w:spacing w:line="360" w:lineRule="auto"/>
              <w:jc w:val="both"/>
              <w:rPr>
                <w:rFonts w:ascii="Times New Roman" w:hAnsi="Times New Roman" w:cs="Times New Roman"/>
                <w:color w:val="0D0D0D"/>
                <w:sz w:val="24"/>
                <w:szCs w:val="28"/>
                <w:shd w:val="clear" w:color="auto" w:fill="FFFFFF"/>
              </w:rPr>
            </w:pPr>
            <w:r w:rsidRPr="002F2D2B">
              <w:rPr>
                <w:rFonts w:ascii="Times New Roman" w:hAnsi="Times New Roman" w:cs="Times New Roman"/>
                <w:color w:val="0D0D0D"/>
                <w:sz w:val="24"/>
                <w:szCs w:val="28"/>
                <w:shd w:val="clear" w:color="auto" w:fill="FFFFFF"/>
              </w:rPr>
              <w:t>Statut actuel de la commande (par exemple, en attente, en cours, livrée).</w:t>
            </w:r>
          </w:p>
          <w:p w14:paraId="426B8610" w14:textId="66433095" w:rsidR="002F2D2B" w:rsidRPr="002F2D2B" w:rsidRDefault="002F2D2B" w:rsidP="002F2D2B">
            <w:pPr>
              <w:spacing w:line="360" w:lineRule="auto"/>
              <w:jc w:val="both"/>
              <w:rPr>
                <w:rFonts w:ascii="Times New Roman" w:hAnsi="Times New Roman" w:cs="Times New Roman"/>
                <w:color w:val="0D0D0D"/>
                <w:sz w:val="24"/>
                <w:szCs w:val="28"/>
                <w:shd w:val="clear" w:color="auto" w:fill="FFFFFF"/>
              </w:rPr>
            </w:pPr>
            <w:r w:rsidRPr="002F2D2B">
              <w:rPr>
                <w:rFonts w:ascii="Times New Roman" w:hAnsi="Times New Roman" w:cs="Times New Roman"/>
                <w:color w:val="0D0D0D"/>
                <w:sz w:val="24"/>
                <w:szCs w:val="28"/>
                <w:shd w:val="clear" w:color="auto" w:fill="FFFFFF"/>
              </w:rPr>
              <w:lastRenderedPageBreak/>
              <w:t>Date prévue de livraison de la commande.</w:t>
            </w:r>
          </w:p>
          <w:p w14:paraId="3202FB37" w14:textId="3AABAC5B" w:rsidR="002F2D2B" w:rsidRPr="002F2D2B" w:rsidRDefault="002F2D2B" w:rsidP="002F2D2B">
            <w:pPr>
              <w:spacing w:line="360" w:lineRule="auto"/>
              <w:jc w:val="both"/>
              <w:rPr>
                <w:rFonts w:ascii="Times New Roman" w:hAnsi="Times New Roman" w:cs="Times New Roman"/>
                <w:color w:val="0D0D0D"/>
                <w:sz w:val="24"/>
                <w:szCs w:val="28"/>
                <w:shd w:val="clear" w:color="auto" w:fill="FFFFFF"/>
              </w:rPr>
            </w:pPr>
            <w:r w:rsidRPr="002F2D2B">
              <w:rPr>
                <w:rFonts w:ascii="Times New Roman" w:hAnsi="Times New Roman" w:cs="Times New Roman"/>
                <w:color w:val="0D0D0D"/>
                <w:sz w:val="24"/>
                <w:szCs w:val="28"/>
                <w:shd w:val="clear" w:color="auto" w:fill="FFFFFF"/>
              </w:rPr>
              <w:t>Date réelle de livraison de la commande.</w:t>
            </w:r>
          </w:p>
          <w:p w14:paraId="376C39EF" w14:textId="66FFEBEF" w:rsidR="002F2D2B" w:rsidRPr="002F2D2B" w:rsidRDefault="002F2D2B" w:rsidP="002F2D2B">
            <w:pPr>
              <w:spacing w:line="360" w:lineRule="auto"/>
              <w:jc w:val="both"/>
              <w:rPr>
                <w:rFonts w:ascii="Times New Roman" w:hAnsi="Times New Roman" w:cs="Times New Roman"/>
                <w:color w:val="0D0D0D"/>
                <w:sz w:val="24"/>
                <w:szCs w:val="28"/>
                <w:shd w:val="clear" w:color="auto" w:fill="FFFFFF"/>
              </w:rPr>
            </w:pPr>
            <w:r w:rsidRPr="002F2D2B">
              <w:rPr>
                <w:rFonts w:ascii="Times New Roman" w:hAnsi="Times New Roman" w:cs="Times New Roman"/>
                <w:color w:val="0D0D0D"/>
                <w:sz w:val="24"/>
                <w:szCs w:val="28"/>
                <w:shd w:val="clear" w:color="auto" w:fill="FFFFFF"/>
              </w:rPr>
              <w:t>URL du document de facturation associé à la commande.</w:t>
            </w:r>
          </w:p>
          <w:p w14:paraId="49280FF2" w14:textId="77777777" w:rsidR="00864CBF" w:rsidRPr="00864CBF" w:rsidRDefault="00864CBF" w:rsidP="00864CBF">
            <w:pPr>
              <w:rPr>
                <w:rFonts w:ascii="Times New Roman" w:hAnsi="Times New Roman" w:cs="Times New Roman"/>
                <w:color w:val="0D0D0D"/>
                <w:sz w:val="24"/>
                <w:szCs w:val="28"/>
                <w:shd w:val="clear" w:color="auto" w:fill="FFFFFF"/>
              </w:rPr>
            </w:pPr>
          </w:p>
        </w:tc>
      </w:tr>
      <w:tr w:rsidR="00864CBF" w14:paraId="37C244A6" w14:textId="77777777" w:rsidTr="00864CBF">
        <w:tc>
          <w:tcPr>
            <w:tcW w:w="2405" w:type="dxa"/>
          </w:tcPr>
          <w:p w14:paraId="1B7B7332" w14:textId="0D6F54E7" w:rsidR="00864CBF" w:rsidRDefault="00864CBF" w:rsidP="00864CBF">
            <w:pPr>
              <w:rPr>
                <w:rFonts w:ascii="Times New Roman" w:hAnsi="Times New Roman" w:cs="Times New Roman"/>
                <w:color w:val="0D0D0D"/>
                <w:sz w:val="24"/>
                <w:szCs w:val="28"/>
                <w:shd w:val="clear" w:color="auto" w:fill="FFFFFF"/>
              </w:rPr>
            </w:pPr>
            <w:r>
              <w:rPr>
                <w:rFonts w:ascii="Times New Roman" w:hAnsi="Times New Roman" w:cs="Times New Roman"/>
                <w:color w:val="0D0D0D"/>
                <w:sz w:val="24"/>
                <w:szCs w:val="28"/>
                <w:shd w:val="clear" w:color="auto" w:fill="FFFFFF"/>
              </w:rPr>
              <w:lastRenderedPageBreak/>
              <w:t>Fournisseur</w:t>
            </w:r>
          </w:p>
        </w:tc>
        <w:tc>
          <w:tcPr>
            <w:tcW w:w="2693" w:type="dxa"/>
          </w:tcPr>
          <w:p w14:paraId="4C2DEC33" w14:textId="77777777" w:rsidR="00C208AE" w:rsidRPr="002F2D2B" w:rsidRDefault="00C208AE" w:rsidP="002F2D2B">
            <w:pPr>
              <w:spacing w:line="360" w:lineRule="auto"/>
              <w:jc w:val="both"/>
              <w:rPr>
                <w:rFonts w:ascii="Times New Roman" w:hAnsi="Times New Roman" w:cs="Times New Roman"/>
                <w:b/>
                <w:color w:val="0D0D0D"/>
                <w:sz w:val="24"/>
                <w:szCs w:val="28"/>
                <w:shd w:val="clear" w:color="auto" w:fill="FFFFFF"/>
              </w:rPr>
            </w:pPr>
            <w:proofErr w:type="gramStart"/>
            <w:r w:rsidRPr="002F2D2B">
              <w:rPr>
                <w:rFonts w:ascii="Times New Roman" w:hAnsi="Times New Roman" w:cs="Times New Roman"/>
                <w:b/>
                <w:color w:val="0D0D0D"/>
                <w:sz w:val="24"/>
                <w:szCs w:val="28"/>
                <w:shd w:val="clear" w:color="auto" w:fill="FFFFFF"/>
              </w:rPr>
              <w:t>fournisseur</w:t>
            </w:r>
            <w:proofErr w:type="gramEnd"/>
            <w:r w:rsidRPr="002F2D2B">
              <w:rPr>
                <w:rFonts w:ascii="Times New Roman" w:hAnsi="Times New Roman" w:cs="Times New Roman"/>
                <w:b/>
                <w:color w:val="0D0D0D"/>
                <w:sz w:val="24"/>
                <w:szCs w:val="28"/>
                <w:shd w:val="clear" w:color="auto" w:fill="FFFFFF"/>
              </w:rPr>
              <w:t>_id</w:t>
            </w:r>
          </w:p>
          <w:p w14:paraId="46F2A0AD" w14:textId="77777777" w:rsidR="00C208AE" w:rsidRDefault="00C208AE" w:rsidP="002F2D2B">
            <w:pPr>
              <w:spacing w:line="360" w:lineRule="auto"/>
              <w:jc w:val="both"/>
              <w:rPr>
                <w:rFonts w:ascii="Times New Roman" w:hAnsi="Times New Roman" w:cs="Times New Roman"/>
                <w:color w:val="0D0D0D"/>
                <w:sz w:val="24"/>
                <w:szCs w:val="28"/>
                <w:shd w:val="clear" w:color="auto" w:fill="FFFFFF"/>
              </w:rPr>
            </w:pPr>
            <w:proofErr w:type="gramStart"/>
            <w:r w:rsidRPr="00C208AE">
              <w:rPr>
                <w:rFonts w:ascii="Times New Roman" w:hAnsi="Times New Roman" w:cs="Times New Roman"/>
                <w:color w:val="0D0D0D"/>
                <w:sz w:val="24"/>
                <w:szCs w:val="28"/>
                <w:shd w:val="clear" w:color="auto" w:fill="FFFFFF"/>
              </w:rPr>
              <w:t>nom</w:t>
            </w:r>
            <w:proofErr w:type="gramEnd"/>
            <w:r w:rsidRPr="00C208AE">
              <w:rPr>
                <w:rFonts w:ascii="Times New Roman" w:hAnsi="Times New Roman" w:cs="Times New Roman"/>
                <w:color w:val="0D0D0D"/>
                <w:sz w:val="24"/>
                <w:szCs w:val="28"/>
                <w:shd w:val="clear" w:color="auto" w:fill="FFFFFF"/>
              </w:rPr>
              <w:t>_fournisseur</w:t>
            </w:r>
          </w:p>
          <w:p w14:paraId="6C6C34B0" w14:textId="77777777" w:rsidR="00C208AE" w:rsidRDefault="00C208AE" w:rsidP="002F2D2B">
            <w:pPr>
              <w:spacing w:line="360" w:lineRule="auto"/>
              <w:jc w:val="both"/>
              <w:rPr>
                <w:rFonts w:ascii="Times New Roman" w:hAnsi="Times New Roman" w:cs="Times New Roman"/>
                <w:color w:val="0D0D0D"/>
                <w:sz w:val="24"/>
                <w:szCs w:val="28"/>
                <w:shd w:val="clear" w:color="auto" w:fill="FFFFFF"/>
              </w:rPr>
            </w:pPr>
            <w:proofErr w:type="gramStart"/>
            <w:r w:rsidRPr="00C208AE">
              <w:rPr>
                <w:rFonts w:ascii="Times New Roman" w:hAnsi="Times New Roman" w:cs="Times New Roman"/>
                <w:color w:val="0D0D0D"/>
                <w:sz w:val="24"/>
                <w:szCs w:val="28"/>
                <w:shd w:val="clear" w:color="auto" w:fill="FFFFFF"/>
              </w:rPr>
              <w:t>adresse</w:t>
            </w:r>
            <w:proofErr w:type="gramEnd"/>
          </w:p>
          <w:p w14:paraId="1D162C24" w14:textId="77777777" w:rsidR="00C208AE" w:rsidRDefault="00C208AE" w:rsidP="002F2D2B">
            <w:pPr>
              <w:spacing w:line="360" w:lineRule="auto"/>
              <w:jc w:val="both"/>
              <w:rPr>
                <w:rFonts w:ascii="Times New Roman" w:hAnsi="Times New Roman" w:cs="Times New Roman"/>
                <w:color w:val="0D0D0D"/>
                <w:sz w:val="24"/>
                <w:szCs w:val="28"/>
                <w:shd w:val="clear" w:color="auto" w:fill="FFFFFF"/>
              </w:rPr>
            </w:pPr>
            <w:proofErr w:type="gramStart"/>
            <w:r w:rsidRPr="00C208AE">
              <w:rPr>
                <w:rFonts w:ascii="Times New Roman" w:hAnsi="Times New Roman" w:cs="Times New Roman"/>
                <w:color w:val="0D0D0D"/>
                <w:sz w:val="24"/>
                <w:szCs w:val="28"/>
                <w:shd w:val="clear" w:color="auto" w:fill="FFFFFF"/>
              </w:rPr>
              <w:t>email</w:t>
            </w:r>
            <w:proofErr w:type="gramEnd"/>
          </w:p>
          <w:p w14:paraId="69FF0706" w14:textId="0E2E30E3" w:rsidR="00C208AE" w:rsidRPr="00864CBF" w:rsidRDefault="00C208AE" w:rsidP="002F2D2B">
            <w:pPr>
              <w:spacing w:line="360" w:lineRule="auto"/>
              <w:jc w:val="both"/>
              <w:rPr>
                <w:rFonts w:ascii="Times New Roman" w:hAnsi="Times New Roman" w:cs="Times New Roman"/>
                <w:color w:val="0D0D0D"/>
                <w:sz w:val="24"/>
                <w:szCs w:val="28"/>
                <w:shd w:val="clear" w:color="auto" w:fill="FFFFFF"/>
              </w:rPr>
            </w:pPr>
            <w:proofErr w:type="gramStart"/>
            <w:r w:rsidRPr="00C208AE">
              <w:rPr>
                <w:rFonts w:ascii="Times New Roman" w:hAnsi="Times New Roman" w:cs="Times New Roman"/>
                <w:color w:val="0D0D0D"/>
                <w:sz w:val="24"/>
                <w:szCs w:val="28"/>
                <w:shd w:val="clear" w:color="auto" w:fill="FFFFFF"/>
              </w:rPr>
              <w:t>telephone</w:t>
            </w:r>
            <w:proofErr w:type="gramEnd"/>
          </w:p>
        </w:tc>
        <w:tc>
          <w:tcPr>
            <w:tcW w:w="3964" w:type="dxa"/>
          </w:tcPr>
          <w:p w14:paraId="337F172D" w14:textId="26D37650" w:rsidR="002F2D2B" w:rsidRPr="002F2D2B" w:rsidRDefault="002F2D2B" w:rsidP="002F2D2B">
            <w:pPr>
              <w:spacing w:line="360" w:lineRule="auto"/>
              <w:jc w:val="both"/>
              <w:rPr>
                <w:rFonts w:ascii="Times New Roman" w:hAnsi="Times New Roman" w:cs="Times New Roman"/>
                <w:color w:val="0D0D0D"/>
                <w:sz w:val="24"/>
                <w:szCs w:val="28"/>
                <w:shd w:val="clear" w:color="auto" w:fill="FFFFFF"/>
              </w:rPr>
            </w:pPr>
            <w:r w:rsidRPr="002F2D2B">
              <w:rPr>
                <w:rFonts w:ascii="Times New Roman" w:hAnsi="Times New Roman" w:cs="Times New Roman"/>
                <w:color w:val="0D0D0D"/>
                <w:sz w:val="24"/>
                <w:szCs w:val="28"/>
                <w:shd w:val="clear" w:color="auto" w:fill="FFFFFF"/>
              </w:rPr>
              <w:t>Identifiant unique du fournisseur.</w:t>
            </w:r>
          </w:p>
          <w:p w14:paraId="2DA8EE05" w14:textId="196E9C2E" w:rsidR="002F2D2B" w:rsidRPr="002F2D2B" w:rsidRDefault="002F2D2B" w:rsidP="002F2D2B">
            <w:pPr>
              <w:spacing w:line="360" w:lineRule="auto"/>
              <w:jc w:val="both"/>
              <w:rPr>
                <w:rFonts w:ascii="Times New Roman" w:hAnsi="Times New Roman" w:cs="Times New Roman"/>
                <w:color w:val="0D0D0D"/>
                <w:sz w:val="24"/>
                <w:szCs w:val="28"/>
                <w:shd w:val="clear" w:color="auto" w:fill="FFFFFF"/>
              </w:rPr>
            </w:pPr>
            <w:r w:rsidRPr="002F2D2B">
              <w:rPr>
                <w:rFonts w:ascii="Times New Roman" w:hAnsi="Times New Roman" w:cs="Times New Roman"/>
                <w:color w:val="0D0D0D"/>
                <w:sz w:val="24"/>
                <w:szCs w:val="28"/>
                <w:shd w:val="clear" w:color="auto" w:fill="FFFFFF"/>
              </w:rPr>
              <w:t>Nom du fournisseur.</w:t>
            </w:r>
          </w:p>
          <w:p w14:paraId="44BFF308" w14:textId="00B0D934" w:rsidR="002F2D2B" w:rsidRPr="002F2D2B" w:rsidRDefault="002F2D2B" w:rsidP="002F2D2B">
            <w:pPr>
              <w:spacing w:line="360" w:lineRule="auto"/>
              <w:jc w:val="both"/>
              <w:rPr>
                <w:rFonts w:ascii="Times New Roman" w:hAnsi="Times New Roman" w:cs="Times New Roman"/>
                <w:color w:val="0D0D0D"/>
                <w:sz w:val="24"/>
                <w:szCs w:val="28"/>
                <w:shd w:val="clear" w:color="auto" w:fill="FFFFFF"/>
              </w:rPr>
            </w:pPr>
            <w:r w:rsidRPr="002F2D2B">
              <w:rPr>
                <w:rFonts w:ascii="Times New Roman" w:hAnsi="Times New Roman" w:cs="Times New Roman"/>
                <w:color w:val="0D0D0D"/>
                <w:sz w:val="24"/>
                <w:szCs w:val="28"/>
                <w:shd w:val="clear" w:color="auto" w:fill="FFFFFF"/>
              </w:rPr>
              <w:t>Adresse physique du fournisseur.</w:t>
            </w:r>
          </w:p>
          <w:p w14:paraId="12DB631C" w14:textId="474DB8AA" w:rsidR="002F2D2B" w:rsidRPr="002F2D2B" w:rsidRDefault="002F2D2B" w:rsidP="002F2D2B">
            <w:pPr>
              <w:spacing w:line="360" w:lineRule="auto"/>
              <w:jc w:val="both"/>
              <w:rPr>
                <w:rFonts w:ascii="Times New Roman" w:hAnsi="Times New Roman" w:cs="Times New Roman"/>
                <w:color w:val="0D0D0D"/>
                <w:sz w:val="24"/>
                <w:szCs w:val="28"/>
                <w:shd w:val="clear" w:color="auto" w:fill="FFFFFF"/>
              </w:rPr>
            </w:pPr>
            <w:r w:rsidRPr="002F2D2B">
              <w:rPr>
                <w:rFonts w:ascii="Times New Roman" w:hAnsi="Times New Roman" w:cs="Times New Roman"/>
                <w:color w:val="0D0D0D"/>
                <w:sz w:val="24"/>
                <w:szCs w:val="28"/>
                <w:shd w:val="clear" w:color="auto" w:fill="FFFFFF"/>
              </w:rPr>
              <w:t>Adresse email du fournisseur.</w:t>
            </w:r>
          </w:p>
          <w:p w14:paraId="0575DD8D" w14:textId="38C26202" w:rsidR="002F2D2B" w:rsidRPr="002F2D2B" w:rsidRDefault="002F2D2B" w:rsidP="002F2D2B">
            <w:pPr>
              <w:spacing w:line="360" w:lineRule="auto"/>
              <w:jc w:val="both"/>
              <w:rPr>
                <w:rFonts w:ascii="Times New Roman" w:hAnsi="Times New Roman" w:cs="Times New Roman"/>
                <w:color w:val="0D0D0D"/>
                <w:sz w:val="24"/>
                <w:szCs w:val="28"/>
                <w:shd w:val="clear" w:color="auto" w:fill="FFFFFF"/>
              </w:rPr>
            </w:pPr>
            <w:r w:rsidRPr="002F2D2B">
              <w:rPr>
                <w:rFonts w:ascii="Times New Roman" w:hAnsi="Times New Roman" w:cs="Times New Roman"/>
                <w:color w:val="0D0D0D"/>
                <w:sz w:val="24"/>
                <w:szCs w:val="28"/>
                <w:shd w:val="clear" w:color="auto" w:fill="FFFFFF"/>
              </w:rPr>
              <w:t xml:space="preserve"> Numéro de téléphone du fournisseur.</w:t>
            </w:r>
          </w:p>
          <w:p w14:paraId="77BD646B" w14:textId="77777777" w:rsidR="00864CBF" w:rsidRPr="00864CBF" w:rsidRDefault="00864CBF" w:rsidP="00864CBF">
            <w:pPr>
              <w:rPr>
                <w:rFonts w:ascii="Times New Roman" w:hAnsi="Times New Roman" w:cs="Times New Roman"/>
                <w:color w:val="0D0D0D"/>
                <w:sz w:val="24"/>
                <w:szCs w:val="28"/>
                <w:shd w:val="clear" w:color="auto" w:fill="FFFFFF"/>
              </w:rPr>
            </w:pPr>
          </w:p>
        </w:tc>
      </w:tr>
    </w:tbl>
    <w:p w14:paraId="6FD70CFF" w14:textId="3DB5739D" w:rsidR="00864CBF" w:rsidRDefault="00864CBF" w:rsidP="00864CBF">
      <w:pPr>
        <w:rPr>
          <w:rFonts w:ascii="Times New Roman" w:hAnsi="Times New Roman" w:cs="Times New Roman"/>
          <w:color w:val="0D0D0D"/>
          <w:sz w:val="28"/>
          <w:szCs w:val="28"/>
          <w:shd w:val="clear" w:color="auto" w:fill="FFFFFF"/>
        </w:rPr>
      </w:pPr>
    </w:p>
    <w:p w14:paraId="752126E6" w14:textId="77777777" w:rsidR="00864CBF" w:rsidRPr="00864CBF" w:rsidRDefault="00864CBF" w:rsidP="00864CBF">
      <w:pPr>
        <w:rPr>
          <w:rFonts w:ascii="Times New Roman" w:hAnsi="Times New Roman" w:cs="Times New Roman"/>
          <w:color w:val="0D0D0D"/>
          <w:sz w:val="28"/>
          <w:szCs w:val="28"/>
          <w:shd w:val="clear" w:color="auto" w:fill="FFFFFF"/>
        </w:rPr>
      </w:pPr>
    </w:p>
    <w:p w14:paraId="31B1BFBB" w14:textId="2C3EC68F" w:rsidR="00192BEB" w:rsidRPr="00E9346B" w:rsidRDefault="00B86610" w:rsidP="001E528D">
      <w:pPr>
        <w:pStyle w:val="ListParagraph"/>
        <w:numPr>
          <w:ilvl w:val="0"/>
          <w:numId w:val="8"/>
        </w:numPr>
        <w:ind w:left="0" w:firstLine="0"/>
        <w:rPr>
          <w:rFonts w:ascii="Times New Roman" w:hAnsi="Times New Roman" w:cs="Times New Roman"/>
          <w:b/>
          <w:sz w:val="28"/>
          <w:szCs w:val="28"/>
          <w:shd w:val="clear" w:color="auto" w:fill="FFFFFF"/>
        </w:rPr>
      </w:pPr>
      <w:r w:rsidRPr="00E9346B">
        <w:rPr>
          <w:rFonts w:ascii="Times New Roman" w:hAnsi="Times New Roman" w:cs="Times New Roman"/>
          <w:b/>
          <w:sz w:val="28"/>
          <w:szCs w:val="28"/>
          <w:shd w:val="clear" w:color="auto" w:fill="FFFFFF"/>
        </w:rPr>
        <w:t>L'environnement de développement :</w:t>
      </w:r>
    </w:p>
    <w:p w14:paraId="7F5427C6" w14:textId="77777777" w:rsidR="00B86610" w:rsidRPr="00E9346B" w:rsidRDefault="00B86610" w:rsidP="00E9346B">
      <w:pPr>
        <w:pStyle w:val="ListParagraph"/>
        <w:ind w:left="0"/>
        <w:rPr>
          <w:rFonts w:ascii="Times New Roman" w:hAnsi="Times New Roman" w:cs="Times New Roman"/>
          <w:color w:val="0D0D0D"/>
          <w:sz w:val="28"/>
          <w:szCs w:val="28"/>
          <w:shd w:val="clear" w:color="auto" w:fill="FFFFFF"/>
        </w:rPr>
      </w:pPr>
    </w:p>
    <w:p w14:paraId="1A8FE894" w14:textId="69D62320" w:rsidR="00E1081C" w:rsidRDefault="008B0420" w:rsidP="00C8070B">
      <w:pPr>
        <w:pStyle w:val="ListParagraph"/>
        <w:ind w:left="0"/>
        <w:rPr>
          <w:rFonts w:ascii="Times New Roman" w:hAnsi="Times New Roman" w:cs="Times New Roman"/>
          <w:color w:val="0D0D0D"/>
          <w:sz w:val="24"/>
          <w:szCs w:val="28"/>
          <w:shd w:val="clear" w:color="auto" w:fill="FFFFFF"/>
        </w:rPr>
      </w:pPr>
      <w:r w:rsidRPr="00CA389A">
        <w:rPr>
          <w:rFonts w:ascii="Times New Roman" w:hAnsi="Times New Roman" w:cs="Times New Roman"/>
          <w:color w:val="0D0D0D"/>
          <w:sz w:val="24"/>
          <w:szCs w:val="28"/>
          <w:shd w:val="clear" w:color="auto" w:fill="FFFFFF"/>
        </w:rPr>
        <w:t xml:space="preserve">L'environnement de développement fait référence à l'ensemble des outils, des ressources et des configurations utilisés pour concevoir, coder, tester et déployer des logiciels. Cela inclut l'environnement logiciel ainsi que les technologies et langages </w:t>
      </w:r>
      <w:r w:rsidR="004676B7" w:rsidRPr="00CA389A">
        <w:rPr>
          <w:rFonts w:ascii="Times New Roman" w:hAnsi="Times New Roman" w:cs="Times New Roman"/>
          <w:color w:val="0D0D0D"/>
          <w:sz w:val="24"/>
          <w:szCs w:val="28"/>
          <w:shd w:val="clear" w:color="auto" w:fill="FFFFFF"/>
        </w:rPr>
        <w:t>utilisés.</w:t>
      </w:r>
    </w:p>
    <w:p w14:paraId="543A8952" w14:textId="64B2EA80" w:rsidR="00C8070B" w:rsidRDefault="00C8070B" w:rsidP="00C8070B">
      <w:pPr>
        <w:pStyle w:val="ListParagraph"/>
        <w:ind w:left="0"/>
        <w:rPr>
          <w:rFonts w:ascii="Times New Roman" w:hAnsi="Times New Roman" w:cs="Times New Roman"/>
          <w:color w:val="0D0D0D"/>
          <w:sz w:val="24"/>
          <w:szCs w:val="28"/>
          <w:shd w:val="clear" w:color="auto" w:fill="FFFFFF"/>
        </w:rPr>
      </w:pPr>
    </w:p>
    <w:p w14:paraId="7F5F5373" w14:textId="30ADB0AE" w:rsidR="00C8070B" w:rsidRPr="00C8070B" w:rsidRDefault="00C8070B" w:rsidP="001E528D">
      <w:pPr>
        <w:pStyle w:val="ListParagraph"/>
        <w:numPr>
          <w:ilvl w:val="1"/>
          <w:numId w:val="8"/>
        </w:numPr>
        <w:ind w:left="0" w:firstLine="0"/>
        <w:rPr>
          <w:rFonts w:ascii="Times New Roman" w:hAnsi="Times New Roman" w:cs="Times New Roman"/>
          <w:b/>
          <w:sz w:val="28"/>
          <w:szCs w:val="28"/>
        </w:rPr>
      </w:pPr>
      <w:r w:rsidRPr="00C8070B">
        <w:rPr>
          <w:rFonts w:ascii="Times New Roman" w:hAnsi="Times New Roman" w:cs="Times New Roman"/>
          <w:b/>
          <w:sz w:val="28"/>
          <w:szCs w:val="28"/>
        </w:rPr>
        <w:t>Environnement matériel :</w:t>
      </w:r>
    </w:p>
    <w:p w14:paraId="125FE30C" w14:textId="77777777" w:rsidR="00C8070B" w:rsidRPr="00C8070B" w:rsidRDefault="00C8070B" w:rsidP="00C8070B">
      <w:pPr>
        <w:pStyle w:val="ListParagraph"/>
        <w:ind w:left="0"/>
        <w:rPr>
          <w:rFonts w:ascii="Times New Roman" w:hAnsi="Times New Roman" w:cs="Times New Roman"/>
          <w:b/>
        </w:rPr>
      </w:pPr>
    </w:p>
    <w:p w14:paraId="01125D66" w14:textId="77777777" w:rsidR="007F2F01" w:rsidRDefault="00C8070B" w:rsidP="00C8070B">
      <w:pPr>
        <w:pStyle w:val="ListParagraph"/>
        <w:ind w:left="0"/>
        <w:rPr>
          <w:rFonts w:ascii="Times New Roman" w:hAnsi="Times New Roman" w:cs="Times New Roman"/>
          <w:sz w:val="24"/>
        </w:rPr>
      </w:pPr>
      <w:r w:rsidRPr="00C8070B">
        <w:rPr>
          <w:rFonts w:ascii="Times New Roman" w:hAnsi="Times New Roman" w:cs="Times New Roman"/>
          <w:sz w:val="24"/>
        </w:rPr>
        <w:t xml:space="preserve">Nous mentionnons les caractéristiques de l’ordinateur sur lesquelles nous avons développé l’application parce qu’elles peuvent donner une idée sur les conditions du travail. L’application a été développée sur un ordinateur portable Acer Aspire qui se caractérise par : </w:t>
      </w:r>
      <w:r w:rsidRPr="00C8070B">
        <w:rPr>
          <w:rFonts w:ascii="Times New Roman" w:hAnsi="Times New Roman" w:cs="Times New Roman"/>
          <w:sz w:val="24"/>
        </w:rPr>
        <w:sym w:font="Symbol" w:char="F0B7"/>
      </w:r>
      <w:r w:rsidRPr="00C8070B">
        <w:rPr>
          <w:rFonts w:ascii="Times New Roman" w:hAnsi="Times New Roman" w:cs="Times New Roman"/>
          <w:sz w:val="24"/>
        </w:rPr>
        <w:t xml:space="preserve"> Processus : </w:t>
      </w:r>
    </w:p>
    <w:p w14:paraId="4C0C9AD6" w14:textId="610111BD" w:rsidR="00C8070B" w:rsidRDefault="00C8070B" w:rsidP="001E528D">
      <w:pPr>
        <w:pStyle w:val="ListParagraph"/>
        <w:numPr>
          <w:ilvl w:val="0"/>
          <w:numId w:val="13"/>
        </w:numPr>
        <w:ind w:left="709"/>
        <w:rPr>
          <w:rFonts w:ascii="Times New Roman" w:hAnsi="Times New Roman" w:cs="Times New Roman"/>
          <w:sz w:val="24"/>
        </w:rPr>
      </w:pPr>
      <w:r w:rsidRPr="00C8070B">
        <w:rPr>
          <w:rFonts w:ascii="Times New Roman" w:hAnsi="Times New Roman" w:cs="Times New Roman"/>
          <w:sz w:val="24"/>
        </w:rPr>
        <w:t xml:space="preserve">Intel(R) </w:t>
      </w:r>
      <w:proofErr w:type="spellStart"/>
      <w:proofErr w:type="gramStart"/>
      <w:r w:rsidRPr="00C8070B">
        <w:rPr>
          <w:rFonts w:ascii="Times New Roman" w:hAnsi="Times New Roman" w:cs="Times New Roman"/>
          <w:sz w:val="24"/>
        </w:rPr>
        <w:t>Core</w:t>
      </w:r>
      <w:proofErr w:type="spellEnd"/>
      <w:r w:rsidRPr="00C8070B">
        <w:rPr>
          <w:rFonts w:ascii="Times New Roman" w:hAnsi="Times New Roman" w:cs="Times New Roman"/>
          <w:sz w:val="24"/>
        </w:rPr>
        <w:t>(</w:t>
      </w:r>
      <w:proofErr w:type="gramEnd"/>
      <w:r w:rsidRPr="00C8070B">
        <w:rPr>
          <w:rFonts w:ascii="Times New Roman" w:hAnsi="Times New Roman" w:cs="Times New Roman"/>
          <w:sz w:val="24"/>
        </w:rPr>
        <w:t xml:space="preserve">TM) i7-7500U CPU @ 2.70GHz   2.90 GHz </w:t>
      </w:r>
    </w:p>
    <w:p w14:paraId="7457A27A" w14:textId="2A540C6A" w:rsidR="007F2F01" w:rsidRDefault="007F2F01" w:rsidP="001E528D">
      <w:pPr>
        <w:pStyle w:val="ListParagraph"/>
        <w:numPr>
          <w:ilvl w:val="0"/>
          <w:numId w:val="13"/>
        </w:numPr>
        <w:ind w:left="709"/>
        <w:rPr>
          <w:rFonts w:ascii="Times New Roman" w:hAnsi="Times New Roman" w:cs="Times New Roman"/>
          <w:sz w:val="24"/>
        </w:rPr>
      </w:pPr>
      <w:r w:rsidRPr="007F2F01">
        <w:rPr>
          <w:rFonts w:ascii="Times New Roman" w:hAnsi="Times New Roman" w:cs="Times New Roman"/>
          <w:sz w:val="24"/>
        </w:rPr>
        <w:t xml:space="preserve">Intel(R) </w:t>
      </w:r>
      <w:proofErr w:type="spellStart"/>
      <w:proofErr w:type="gramStart"/>
      <w:r w:rsidRPr="007F2F01">
        <w:rPr>
          <w:rFonts w:ascii="Times New Roman" w:hAnsi="Times New Roman" w:cs="Times New Roman"/>
          <w:sz w:val="24"/>
        </w:rPr>
        <w:t>Core</w:t>
      </w:r>
      <w:proofErr w:type="spellEnd"/>
      <w:r w:rsidRPr="007F2F01">
        <w:rPr>
          <w:rFonts w:ascii="Times New Roman" w:hAnsi="Times New Roman" w:cs="Times New Roman"/>
          <w:sz w:val="24"/>
        </w:rPr>
        <w:t>(</w:t>
      </w:r>
      <w:proofErr w:type="gramEnd"/>
      <w:r w:rsidRPr="007F2F01">
        <w:rPr>
          <w:rFonts w:ascii="Times New Roman" w:hAnsi="Times New Roman" w:cs="Times New Roman"/>
          <w:sz w:val="24"/>
        </w:rPr>
        <w:t>TM) i5-5200U CPU @ 2.20GHz   2.20 GHz</w:t>
      </w:r>
    </w:p>
    <w:p w14:paraId="72EA7B6B" w14:textId="570E7F3B" w:rsidR="007F2F01" w:rsidRDefault="00C8070B" w:rsidP="00C8070B">
      <w:pPr>
        <w:pStyle w:val="ListParagraph"/>
        <w:ind w:left="0"/>
        <w:rPr>
          <w:rFonts w:ascii="Times New Roman" w:hAnsi="Times New Roman" w:cs="Times New Roman"/>
          <w:sz w:val="24"/>
        </w:rPr>
      </w:pPr>
      <w:r w:rsidRPr="00C8070B">
        <w:rPr>
          <w:rFonts w:ascii="Times New Roman" w:hAnsi="Times New Roman" w:cs="Times New Roman"/>
          <w:sz w:val="24"/>
        </w:rPr>
        <w:sym w:font="Symbol" w:char="F0B7"/>
      </w:r>
      <w:r w:rsidRPr="00C8070B">
        <w:rPr>
          <w:rFonts w:ascii="Times New Roman" w:hAnsi="Times New Roman" w:cs="Times New Roman"/>
          <w:sz w:val="24"/>
        </w:rPr>
        <w:t xml:space="preserve"> Mémoire installé</w:t>
      </w:r>
      <w:r w:rsidR="004676B7">
        <w:rPr>
          <w:rFonts w:ascii="Times New Roman" w:hAnsi="Times New Roman" w:cs="Times New Roman"/>
          <w:sz w:val="24"/>
        </w:rPr>
        <w:t>e</w:t>
      </w:r>
      <w:r w:rsidRPr="00C8070B">
        <w:rPr>
          <w:rFonts w:ascii="Times New Roman" w:hAnsi="Times New Roman" w:cs="Times New Roman"/>
          <w:sz w:val="24"/>
        </w:rPr>
        <w:t xml:space="preserve"> (RAM) : </w:t>
      </w:r>
    </w:p>
    <w:p w14:paraId="6BB6A15E" w14:textId="7CDE9721" w:rsidR="00C8070B" w:rsidRDefault="00C8070B" w:rsidP="001E528D">
      <w:pPr>
        <w:pStyle w:val="ListParagraph"/>
        <w:numPr>
          <w:ilvl w:val="0"/>
          <w:numId w:val="32"/>
        </w:numPr>
        <w:rPr>
          <w:rFonts w:ascii="Times New Roman" w:hAnsi="Times New Roman" w:cs="Times New Roman"/>
          <w:sz w:val="24"/>
        </w:rPr>
      </w:pPr>
      <w:r>
        <w:rPr>
          <w:rFonts w:ascii="Times New Roman" w:hAnsi="Times New Roman" w:cs="Times New Roman"/>
          <w:sz w:val="24"/>
        </w:rPr>
        <w:t>16</w:t>
      </w:r>
      <w:r w:rsidRPr="00C8070B">
        <w:rPr>
          <w:rFonts w:ascii="Times New Roman" w:hAnsi="Times New Roman" w:cs="Times New Roman"/>
          <w:sz w:val="24"/>
        </w:rPr>
        <w:t>.00 Go (3.86 Go utilisable).</w:t>
      </w:r>
    </w:p>
    <w:p w14:paraId="0258CD32" w14:textId="1BE10674" w:rsidR="007F2F01" w:rsidRDefault="007F2F01" w:rsidP="001E528D">
      <w:pPr>
        <w:pStyle w:val="ListParagraph"/>
        <w:numPr>
          <w:ilvl w:val="0"/>
          <w:numId w:val="32"/>
        </w:numPr>
        <w:rPr>
          <w:rFonts w:ascii="Times New Roman" w:hAnsi="Times New Roman" w:cs="Times New Roman"/>
          <w:sz w:val="24"/>
        </w:rPr>
      </w:pPr>
      <w:r w:rsidRPr="007F2F01">
        <w:rPr>
          <w:rFonts w:ascii="Times New Roman" w:hAnsi="Times New Roman" w:cs="Times New Roman"/>
          <w:sz w:val="24"/>
        </w:rPr>
        <w:t>6,00 Go</w:t>
      </w:r>
    </w:p>
    <w:p w14:paraId="7E90BFC9" w14:textId="77777777" w:rsidR="00C8070B" w:rsidRDefault="00C8070B" w:rsidP="00C8070B">
      <w:pPr>
        <w:pStyle w:val="ListParagraph"/>
        <w:ind w:left="0"/>
        <w:rPr>
          <w:rFonts w:ascii="Times New Roman" w:hAnsi="Times New Roman" w:cs="Times New Roman"/>
          <w:sz w:val="24"/>
        </w:rPr>
      </w:pPr>
      <w:r w:rsidRPr="00C8070B">
        <w:rPr>
          <w:rFonts w:ascii="Times New Roman" w:hAnsi="Times New Roman" w:cs="Times New Roman"/>
          <w:sz w:val="24"/>
        </w:rPr>
        <w:t xml:space="preserve"> </w:t>
      </w:r>
      <w:r w:rsidRPr="00C8070B">
        <w:rPr>
          <w:rFonts w:ascii="Times New Roman" w:hAnsi="Times New Roman" w:cs="Times New Roman"/>
          <w:sz w:val="24"/>
        </w:rPr>
        <w:sym w:font="Symbol" w:char="F0B7"/>
      </w:r>
      <w:r w:rsidRPr="00C8070B">
        <w:rPr>
          <w:rFonts w:ascii="Times New Roman" w:hAnsi="Times New Roman" w:cs="Times New Roman"/>
          <w:sz w:val="24"/>
        </w:rPr>
        <w:t xml:space="preserve"> Type de système : système d’exploitation 64 bits.</w:t>
      </w:r>
    </w:p>
    <w:p w14:paraId="1CA6C62E" w14:textId="77777777" w:rsidR="00C8070B" w:rsidRDefault="00C8070B" w:rsidP="00C8070B">
      <w:pPr>
        <w:pStyle w:val="ListParagraph"/>
        <w:ind w:left="0"/>
        <w:rPr>
          <w:rFonts w:ascii="Times New Roman" w:hAnsi="Times New Roman" w:cs="Times New Roman"/>
          <w:sz w:val="24"/>
        </w:rPr>
      </w:pPr>
      <w:r w:rsidRPr="00C8070B">
        <w:rPr>
          <w:rFonts w:ascii="Times New Roman" w:hAnsi="Times New Roman" w:cs="Times New Roman"/>
          <w:sz w:val="24"/>
        </w:rPr>
        <w:t xml:space="preserve"> </w:t>
      </w:r>
      <w:r w:rsidRPr="00C8070B">
        <w:rPr>
          <w:rFonts w:ascii="Times New Roman" w:hAnsi="Times New Roman" w:cs="Times New Roman"/>
          <w:sz w:val="24"/>
        </w:rPr>
        <w:sym w:font="Symbol" w:char="F0B7"/>
      </w:r>
      <w:r w:rsidRPr="00C8070B">
        <w:rPr>
          <w:rFonts w:ascii="Times New Roman" w:hAnsi="Times New Roman" w:cs="Times New Roman"/>
          <w:sz w:val="24"/>
        </w:rPr>
        <w:t xml:space="preserve"> Disque dur : 500 Go.</w:t>
      </w:r>
    </w:p>
    <w:p w14:paraId="3EDB16ED" w14:textId="121A7929" w:rsidR="00C8070B" w:rsidRPr="00C8070B" w:rsidRDefault="00C8070B" w:rsidP="00C8070B">
      <w:pPr>
        <w:pStyle w:val="ListParagraph"/>
        <w:ind w:left="0"/>
        <w:rPr>
          <w:rFonts w:ascii="Times New Roman" w:hAnsi="Times New Roman" w:cs="Times New Roman"/>
          <w:color w:val="0D0D0D"/>
          <w:sz w:val="28"/>
          <w:szCs w:val="28"/>
          <w:shd w:val="clear" w:color="auto" w:fill="FFFFFF"/>
        </w:rPr>
      </w:pPr>
      <w:r w:rsidRPr="00C8070B">
        <w:rPr>
          <w:rFonts w:ascii="Times New Roman" w:hAnsi="Times New Roman" w:cs="Times New Roman"/>
          <w:sz w:val="24"/>
        </w:rPr>
        <w:t xml:space="preserve"> </w:t>
      </w:r>
      <w:r w:rsidRPr="00C8070B">
        <w:rPr>
          <w:rFonts w:ascii="Times New Roman" w:hAnsi="Times New Roman" w:cs="Times New Roman"/>
          <w:sz w:val="24"/>
        </w:rPr>
        <w:sym w:font="Symbol" w:char="F0B7"/>
      </w:r>
      <w:r w:rsidRPr="00C8070B">
        <w:rPr>
          <w:rFonts w:ascii="Times New Roman" w:hAnsi="Times New Roman" w:cs="Times New Roman"/>
          <w:sz w:val="24"/>
        </w:rPr>
        <w:t xml:space="preserve"> Ecran : 15,6 pouces.</w:t>
      </w:r>
    </w:p>
    <w:p w14:paraId="590D776C" w14:textId="68326ED5" w:rsidR="00E1081C" w:rsidRDefault="00E1081C" w:rsidP="008B0420">
      <w:pPr>
        <w:pStyle w:val="ListParagraph"/>
        <w:ind w:left="1296"/>
        <w:rPr>
          <w:rFonts w:ascii="Segoe UI" w:hAnsi="Segoe UI" w:cs="Segoe UI"/>
          <w:color w:val="0D0D0D"/>
          <w:sz w:val="28"/>
          <w:szCs w:val="28"/>
          <w:shd w:val="clear" w:color="auto" w:fill="FFFFFF"/>
        </w:rPr>
      </w:pPr>
    </w:p>
    <w:p w14:paraId="71D2C2EF" w14:textId="77777777" w:rsidR="00C8070B" w:rsidRPr="00B86610" w:rsidRDefault="00C8070B" w:rsidP="008B0420">
      <w:pPr>
        <w:pStyle w:val="ListParagraph"/>
        <w:ind w:left="1296"/>
        <w:rPr>
          <w:rFonts w:ascii="Segoe UI" w:hAnsi="Segoe UI" w:cs="Segoe UI"/>
          <w:color w:val="0D0D0D"/>
          <w:sz w:val="28"/>
          <w:szCs w:val="28"/>
          <w:shd w:val="clear" w:color="auto" w:fill="FFFFFF"/>
        </w:rPr>
      </w:pPr>
    </w:p>
    <w:p w14:paraId="192F73EA" w14:textId="6233D6E5" w:rsidR="008B0420" w:rsidRDefault="008B0420" w:rsidP="001E528D">
      <w:pPr>
        <w:pStyle w:val="ListParagraph"/>
        <w:numPr>
          <w:ilvl w:val="1"/>
          <w:numId w:val="8"/>
        </w:numPr>
        <w:spacing w:line="360" w:lineRule="auto"/>
        <w:ind w:left="0" w:firstLine="0"/>
        <w:rPr>
          <w:rFonts w:ascii="Times New Roman" w:hAnsi="Times New Roman" w:cs="Times New Roman"/>
          <w:b/>
          <w:sz w:val="28"/>
          <w:szCs w:val="28"/>
        </w:rPr>
      </w:pPr>
      <w:r w:rsidRPr="00CA389A">
        <w:rPr>
          <w:rFonts w:ascii="Times New Roman" w:hAnsi="Times New Roman" w:cs="Times New Roman"/>
          <w:b/>
          <w:sz w:val="28"/>
          <w:szCs w:val="28"/>
        </w:rPr>
        <w:t>Outils de conception :</w:t>
      </w:r>
    </w:p>
    <w:p w14:paraId="79C7EE92" w14:textId="26BEEAE1" w:rsidR="004676B7" w:rsidRPr="004676B7" w:rsidRDefault="004676B7" w:rsidP="004676B7">
      <w:pPr>
        <w:pStyle w:val="ListParagraph"/>
        <w:spacing w:line="360" w:lineRule="auto"/>
        <w:ind w:left="0"/>
        <w:rPr>
          <w:rFonts w:ascii="Times New Roman" w:hAnsi="Times New Roman" w:cs="Times New Roman"/>
          <w:sz w:val="24"/>
          <w:szCs w:val="28"/>
        </w:rPr>
      </w:pPr>
      <w:r w:rsidRPr="004676B7">
        <w:rPr>
          <w:rFonts w:ascii="Times New Roman" w:hAnsi="Times New Roman" w:cs="Times New Roman"/>
          <w:sz w:val="24"/>
          <w:szCs w:val="28"/>
        </w:rPr>
        <w:t>Les outils de conception utilisés dans ce projet sont </w:t>
      </w:r>
      <w:r>
        <w:rPr>
          <w:rFonts w:ascii="Times New Roman" w:hAnsi="Times New Roman" w:cs="Times New Roman"/>
          <w:sz w:val="24"/>
          <w:szCs w:val="28"/>
        </w:rPr>
        <w:t xml:space="preserve">présentés dans le tableau </w:t>
      </w:r>
      <w:proofErr w:type="gramStart"/>
      <w:r>
        <w:rPr>
          <w:rFonts w:ascii="Times New Roman" w:hAnsi="Times New Roman" w:cs="Times New Roman"/>
          <w:sz w:val="24"/>
          <w:szCs w:val="28"/>
        </w:rPr>
        <w:t>suivant</w:t>
      </w:r>
      <w:r w:rsidRPr="004676B7">
        <w:rPr>
          <w:rFonts w:ascii="Times New Roman" w:hAnsi="Times New Roman" w:cs="Times New Roman"/>
          <w:sz w:val="24"/>
          <w:szCs w:val="28"/>
        </w:rPr>
        <w:t>:</w:t>
      </w:r>
      <w:proofErr w:type="gramEnd"/>
    </w:p>
    <w:p w14:paraId="4C7E8903" w14:textId="77777777" w:rsidR="008B0420" w:rsidRPr="00ED4CE6" w:rsidRDefault="008B0420" w:rsidP="008B0420">
      <w:pPr>
        <w:pStyle w:val="ListParagraph"/>
        <w:ind w:left="1296"/>
        <w:rPr>
          <w:rFonts w:ascii="Segoe UI" w:hAnsi="Segoe UI" w:cs="Segoe UI"/>
          <w:b/>
        </w:rPr>
      </w:pPr>
    </w:p>
    <w:tbl>
      <w:tblPr>
        <w:tblStyle w:val="TableGrid"/>
        <w:tblW w:w="7771" w:type="dxa"/>
        <w:tblInd w:w="1296" w:type="dxa"/>
        <w:tblLook w:val="04A0" w:firstRow="1" w:lastRow="0" w:firstColumn="1" w:lastColumn="0" w:noHBand="0" w:noVBand="1"/>
        <w:tblPrChange w:id="0" w:author="Oumaima Houimel" w:date="2024-04-12T16:03:00Z">
          <w:tblPr>
            <w:tblStyle w:val="TableGrid"/>
            <w:tblW w:w="8636" w:type="dxa"/>
            <w:tblInd w:w="1296" w:type="dxa"/>
            <w:tblLook w:val="04A0" w:firstRow="1" w:lastRow="0" w:firstColumn="1" w:lastColumn="0" w:noHBand="0" w:noVBand="1"/>
          </w:tblPr>
        </w:tblPrChange>
      </w:tblPr>
      <w:tblGrid>
        <w:gridCol w:w="2952"/>
        <w:gridCol w:w="4819"/>
        <w:tblGridChange w:id="1">
          <w:tblGrid>
            <w:gridCol w:w="4262"/>
            <w:gridCol w:w="4374"/>
          </w:tblGrid>
        </w:tblGridChange>
      </w:tblGrid>
      <w:tr w:rsidR="008B0420" w:rsidRPr="00ED4CE6" w14:paraId="0BFC7E56" w14:textId="77777777" w:rsidTr="00A14E55">
        <w:trPr>
          <w:trHeight w:val="739"/>
          <w:trPrChange w:id="2" w:author="Oumaima Houimel" w:date="2024-04-12T16:03:00Z">
            <w:trPr>
              <w:trHeight w:val="739"/>
            </w:trPr>
          </w:trPrChange>
        </w:trPr>
        <w:tc>
          <w:tcPr>
            <w:tcW w:w="2952" w:type="dxa"/>
            <w:tcPrChange w:id="3" w:author="Oumaima Houimel" w:date="2024-04-12T16:03:00Z">
              <w:tcPr>
                <w:tcW w:w="4262" w:type="dxa"/>
              </w:tcPr>
            </w:tcPrChange>
          </w:tcPr>
          <w:p w14:paraId="2D5B09FD" w14:textId="653DC514" w:rsidR="008B0420" w:rsidRPr="00ED4CE6" w:rsidRDefault="008B0420" w:rsidP="007576E9">
            <w:pPr>
              <w:pStyle w:val="ListParagraph"/>
              <w:ind w:left="0"/>
              <w:jc w:val="center"/>
              <w:rPr>
                <w:rFonts w:ascii="Times New Roman" w:hAnsi="Times New Roman" w:cs="Times New Roman"/>
                <w:b/>
                <w:color w:val="000000" w:themeColor="text1"/>
                <w:sz w:val="24"/>
                <w:szCs w:val="24"/>
              </w:rPr>
            </w:pPr>
            <w:r w:rsidRPr="00ED4CE6">
              <w:rPr>
                <w:rFonts w:ascii="Times New Roman" w:hAnsi="Times New Roman" w:cs="Times New Roman"/>
                <w:b/>
                <w:color w:val="000000" w:themeColor="text1"/>
                <w:sz w:val="24"/>
                <w:szCs w:val="24"/>
              </w:rPr>
              <w:t>Outil</w:t>
            </w:r>
          </w:p>
        </w:tc>
        <w:tc>
          <w:tcPr>
            <w:tcW w:w="4819" w:type="dxa"/>
            <w:tcPrChange w:id="4" w:author="Oumaima Houimel" w:date="2024-04-12T16:03:00Z">
              <w:tcPr>
                <w:tcW w:w="4374" w:type="dxa"/>
              </w:tcPr>
            </w:tcPrChange>
          </w:tcPr>
          <w:p w14:paraId="189AF6D8" w14:textId="77777777" w:rsidR="008B0420" w:rsidRPr="00ED4CE6" w:rsidRDefault="008B0420" w:rsidP="007576E9">
            <w:pPr>
              <w:pStyle w:val="ListParagraph"/>
              <w:ind w:left="0"/>
              <w:jc w:val="center"/>
              <w:rPr>
                <w:rFonts w:ascii="Times New Roman" w:hAnsi="Times New Roman" w:cs="Times New Roman"/>
                <w:b/>
                <w:sz w:val="24"/>
                <w:szCs w:val="24"/>
              </w:rPr>
            </w:pPr>
            <w:r w:rsidRPr="00ED4CE6">
              <w:rPr>
                <w:rFonts w:ascii="Times New Roman" w:hAnsi="Times New Roman" w:cs="Times New Roman"/>
                <w:b/>
                <w:sz w:val="24"/>
                <w:szCs w:val="24"/>
              </w:rPr>
              <w:t>Description</w:t>
            </w:r>
          </w:p>
        </w:tc>
      </w:tr>
      <w:tr w:rsidR="008B0420" w14:paraId="1BB9E7F9" w14:textId="77777777" w:rsidTr="00A14E55">
        <w:trPr>
          <w:trHeight w:val="1797"/>
          <w:trPrChange w:id="5" w:author="Oumaima Houimel" w:date="2024-04-12T16:03:00Z">
            <w:trPr>
              <w:trHeight w:val="739"/>
            </w:trPr>
          </w:trPrChange>
        </w:trPr>
        <w:tc>
          <w:tcPr>
            <w:tcW w:w="2952" w:type="dxa"/>
            <w:tcPrChange w:id="6" w:author="Oumaima Houimel" w:date="2024-04-12T16:03:00Z">
              <w:tcPr>
                <w:tcW w:w="4262" w:type="dxa"/>
              </w:tcPr>
            </w:tcPrChange>
          </w:tcPr>
          <w:p w14:paraId="70874FC1" w14:textId="77777777" w:rsidR="008B0420" w:rsidRPr="00956B68" w:rsidRDefault="008B0420" w:rsidP="007576E9">
            <w:pPr>
              <w:pStyle w:val="ListParagraph"/>
              <w:ind w:left="0"/>
              <w:jc w:val="center"/>
              <w:rPr>
                <w:rFonts w:ascii="Segoe UI" w:hAnsi="Segoe UI" w:cs="Segoe UI"/>
                <w:b/>
                <w:color w:val="000000" w:themeColor="text1"/>
              </w:rPr>
            </w:pPr>
            <w:r w:rsidRPr="00956B68">
              <w:rPr>
                <w:rFonts w:ascii="Segoe UI" w:hAnsi="Segoe UI" w:cs="Segoe UI"/>
                <w:b/>
                <w:color w:val="000000" w:themeColor="text1"/>
              </w:rPr>
              <w:t>Visual paradigm</w:t>
            </w:r>
          </w:p>
          <w:p w14:paraId="120B86E4" w14:textId="77777777" w:rsidR="008B0420" w:rsidRDefault="008B0420" w:rsidP="007576E9">
            <w:pPr>
              <w:pStyle w:val="ListParagraph"/>
              <w:ind w:left="0"/>
              <w:jc w:val="center"/>
              <w:rPr>
                <w:rFonts w:ascii="Segoe UI" w:hAnsi="Segoe UI" w:cs="Segoe UI"/>
                <w:color w:val="000000" w:themeColor="text1"/>
              </w:rPr>
            </w:pPr>
            <w:r>
              <w:rPr>
                <w:rFonts w:ascii="Segoe UI" w:hAnsi="Segoe UI" w:cs="Segoe UI"/>
                <w:noProof/>
                <w:color w:val="000000" w:themeColor="text1"/>
              </w:rPr>
              <w:drawing>
                <wp:inline distT="0" distB="0" distL="0" distR="0" wp14:anchorId="567FD18C" wp14:editId="0096B9D6">
                  <wp:extent cx="552450" cy="554342"/>
                  <wp:effectExtent l="0" t="0" r="0" b="0"/>
                  <wp:docPr id="3" name="Picture 3" descr="visu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1.PNG"/>
                          <pic:cNvPicPr/>
                        </pic:nvPicPr>
                        <pic:blipFill>
                          <a:blip r:embed="rId27" cstate="print">
                            <a:extLst>
                              <a:ext uri="{28A0092B-C50C-407E-A947-70E740481C1C}">
                                <a14:useLocalDpi xmlns:a14="http://schemas.microsoft.com/office/drawing/2010/main" val="0"/>
                              </a:ext>
                            </a:extLst>
                          </a:blip>
                          <a:stretch>
                            <a:fillRect/>
                          </a:stretch>
                        </pic:blipFill>
                        <pic:spPr>
                          <a:xfrm flipV="1">
                            <a:off x="0" y="0"/>
                            <a:ext cx="592760" cy="594790"/>
                          </a:xfrm>
                          <a:prstGeom prst="rect">
                            <a:avLst/>
                          </a:prstGeom>
                        </pic:spPr>
                      </pic:pic>
                    </a:graphicData>
                  </a:graphic>
                </wp:inline>
              </w:drawing>
            </w:r>
          </w:p>
          <w:p w14:paraId="5F42A255" w14:textId="77777777" w:rsidR="008B0420" w:rsidRPr="00BB0CE0" w:rsidRDefault="008B0420" w:rsidP="007576E9">
            <w:pPr>
              <w:pStyle w:val="ListParagraph"/>
              <w:ind w:left="0"/>
              <w:rPr>
                <w:rFonts w:ascii="Segoe UI" w:hAnsi="Segoe UI" w:cs="Segoe UI"/>
                <w:color w:val="000000" w:themeColor="text1"/>
              </w:rPr>
            </w:pPr>
          </w:p>
        </w:tc>
        <w:tc>
          <w:tcPr>
            <w:tcW w:w="4819" w:type="dxa"/>
            <w:tcPrChange w:id="7" w:author="Oumaima Houimel" w:date="2024-04-12T16:03:00Z">
              <w:tcPr>
                <w:tcW w:w="4374" w:type="dxa"/>
              </w:tcPr>
            </w:tcPrChange>
          </w:tcPr>
          <w:p w14:paraId="1A5A77FD" w14:textId="77777777" w:rsidR="008B0420" w:rsidRPr="00E9346B" w:rsidRDefault="008B0420" w:rsidP="007576E9">
            <w:pPr>
              <w:pStyle w:val="ListParagraph"/>
              <w:ind w:left="0"/>
              <w:rPr>
                <w:rFonts w:ascii="Times New Roman" w:hAnsi="Times New Roman" w:cs="Times New Roman"/>
                <w:sz w:val="28"/>
                <w:szCs w:val="28"/>
              </w:rPr>
            </w:pPr>
            <w:r w:rsidRPr="00CA389A">
              <w:rPr>
                <w:rFonts w:ascii="Times New Roman" w:hAnsi="Times New Roman" w:cs="Times New Roman"/>
                <w:sz w:val="24"/>
                <w:szCs w:val="28"/>
              </w:rPr>
              <w:t>Est un logiciel de modélisation et de conception visuelle pour le développement logiciel et la gestion de projets.</w:t>
            </w:r>
          </w:p>
        </w:tc>
      </w:tr>
    </w:tbl>
    <w:p w14:paraId="3FD8F3C6" w14:textId="77777777" w:rsidR="008B0420" w:rsidRPr="00CA389A" w:rsidRDefault="008B0420" w:rsidP="00CA389A">
      <w:pPr>
        <w:rPr>
          <w:rFonts w:ascii="Times New Roman" w:hAnsi="Times New Roman" w:cs="Times New Roman"/>
          <w:sz w:val="28"/>
          <w:szCs w:val="28"/>
        </w:rPr>
      </w:pPr>
    </w:p>
    <w:p w14:paraId="010CCC79" w14:textId="77777777" w:rsidR="008B0420" w:rsidRPr="00E9346B" w:rsidRDefault="008B0420" w:rsidP="001E528D">
      <w:pPr>
        <w:pStyle w:val="ListParagraph"/>
        <w:numPr>
          <w:ilvl w:val="1"/>
          <w:numId w:val="8"/>
        </w:numPr>
        <w:rPr>
          <w:rFonts w:ascii="Times New Roman" w:hAnsi="Times New Roman" w:cs="Times New Roman"/>
          <w:b/>
          <w:sz w:val="28"/>
          <w:szCs w:val="28"/>
        </w:rPr>
      </w:pPr>
      <w:r w:rsidRPr="00E9346B">
        <w:rPr>
          <w:rFonts w:ascii="Times New Roman" w:hAnsi="Times New Roman" w:cs="Times New Roman"/>
          <w:b/>
          <w:sz w:val="28"/>
          <w:szCs w:val="28"/>
        </w:rPr>
        <w:t>Outils de développement :</w:t>
      </w:r>
    </w:p>
    <w:p w14:paraId="630CF3C1" w14:textId="77777777" w:rsidR="008B0420" w:rsidRDefault="008B0420" w:rsidP="008B0420">
      <w:pPr>
        <w:pStyle w:val="ListParagraph"/>
        <w:ind w:left="1296"/>
        <w:rPr>
          <w:rFonts w:ascii="Segoe UI" w:hAnsi="Segoe UI" w:cs="Segoe UI"/>
        </w:rPr>
      </w:pPr>
    </w:p>
    <w:tbl>
      <w:tblPr>
        <w:tblStyle w:val="TableGrid"/>
        <w:tblW w:w="0" w:type="auto"/>
        <w:tblInd w:w="1296" w:type="dxa"/>
        <w:tblLook w:val="04A0" w:firstRow="1" w:lastRow="0" w:firstColumn="1" w:lastColumn="0" w:noHBand="0" w:noVBand="1"/>
        <w:tblPrChange w:id="8" w:author="Oumaima Houimel" w:date="2024-04-12T16:03:00Z">
          <w:tblPr>
            <w:tblStyle w:val="TableGrid"/>
            <w:tblW w:w="0" w:type="auto"/>
            <w:tblInd w:w="1296" w:type="dxa"/>
            <w:tblLook w:val="04A0" w:firstRow="1" w:lastRow="0" w:firstColumn="1" w:lastColumn="0" w:noHBand="0" w:noVBand="1"/>
          </w:tblPr>
        </w:tblPrChange>
      </w:tblPr>
      <w:tblGrid>
        <w:gridCol w:w="2952"/>
        <w:gridCol w:w="4814"/>
        <w:tblGridChange w:id="9">
          <w:tblGrid>
            <w:gridCol w:w="2952"/>
            <w:gridCol w:w="4814"/>
          </w:tblGrid>
        </w:tblGridChange>
      </w:tblGrid>
      <w:tr w:rsidR="008B0420" w14:paraId="7C7F2D44" w14:textId="77777777" w:rsidTr="007576E9">
        <w:trPr>
          <w:trHeight w:val="594"/>
          <w:trPrChange w:id="10" w:author="Oumaima Houimel" w:date="2024-04-12T16:03:00Z">
            <w:trPr>
              <w:trHeight w:val="594"/>
            </w:trPr>
          </w:trPrChange>
        </w:trPr>
        <w:tc>
          <w:tcPr>
            <w:tcW w:w="2952" w:type="dxa"/>
            <w:tcPrChange w:id="11" w:author="Oumaima Houimel" w:date="2024-04-12T16:03:00Z">
              <w:tcPr>
                <w:tcW w:w="2952" w:type="dxa"/>
              </w:tcPr>
            </w:tcPrChange>
          </w:tcPr>
          <w:p w14:paraId="02F01CFE" w14:textId="77777777" w:rsidR="008B0420" w:rsidRPr="00CA389A" w:rsidRDefault="008B0420" w:rsidP="007576E9">
            <w:pPr>
              <w:pStyle w:val="ListParagraph"/>
              <w:ind w:left="0"/>
              <w:jc w:val="center"/>
              <w:rPr>
                <w:rFonts w:ascii="Times New Roman" w:hAnsi="Times New Roman" w:cs="Times New Roman"/>
                <w:sz w:val="24"/>
                <w:szCs w:val="24"/>
              </w:rPr>
            </w:pPr>
            <w:r w:rsidRPr="00CA389A">
              <w:rPr>
                <w:rFonts w:ascii="Times New Roman" w:hAnsi="Times New Roman" w:cs="Times New Roman"/>
                <w:sz w:val="24"/>
                <w:szCs w:val="24"/>
              </w:rPr>
              <w:t>Outils</w:t>
            </w:r>
          </w:p>
        </w:tc>
        <w:tc>
          <w:tcPr>
            <w:tcW w:w="4814" w:type="dxa"/>
            <w:tcPrChange w:id="12" w:author="Oumaima Houimel" w:date="2024-04-12T16:03:00Z">
              <w:tcPr>
                <w:tcW w:w="4814" w:type="dxa"/>
              </w:tcPr>
            </w:tcPrChange>
          </w:tcPr>
          <w:p w14:paraId="5094EE1A" w14:textId="77777777" w:rsidR="008B0420" w:rsidRPr="00CA389A" w:rsidRDefault="008B0420" w:rsidP="007576E9">
            <w:pPr>
              <w:pStyle w:val="ListParagraph"/>
              <w:ind w:left="0"/>
              <w:jc w:val="center"/>
              <w:rPr>
                <w:rFonts w:ascii="Times New Roman" w:hAnsi="Times New Roman" w:cs="Times New Roman"/>
                <w:sz w:val="24"/>
                <w:szCs w:val="24"/>
              </w:rPr>
            </w:pPr>
            <w:r w:rsidRPr="00CA389A">
              <w:rPr>
                <w:rFonts w:ascii="Times New Roman" w:hAnsi="Times New Roman" w:cs="Times New Roman"/>
                <w:sz w:val="24"/>
                <w:szCs w:val="24"/>
              </w:rPr>
              <w:t>Description</w:t>
            </w:r>
          </w:p>
        </w:tc>
      </w:tr>
      <w:tr w:rsidR="008B0420" w14:paraId="24162BD8" w14:textId="77777777" w:rsidTr="007576E9">
        <w:trPr>
          <w:trHeight w:val="594"/>
          <w:trPrChange w:id="13" w:author="Oumaima Houimel" w:date="2024-04-12T16:03:00Z">
            <w:trPr>
              <w:trHeight w:val="594"/>
            </w:trPr>
          </w:trPrChange>
        </w:trPr>
        <w:tc>
          <w:tcPr>
            <w:tcW w:w="2952" w:type="dxa"/>
            <w:tcPrChange w:id="14" w:author="Oumaima Houimel" w:date="2024-04-12T16:03:00Z">
              <w:tcPr>
                <w:tcW w:w="2952" w:type="dxa"/>
              </w:tcPr>
            </w:tcPrChange>
          </w:tcPr>
          <w:p w14:paraId="35F88808" w14:textId="77777777" w:rsidR="008B0420" w:rsidRPr="00DB6009" w:rsidRDefault="008B0420" w:rsidP="007576E9">
            <w:pPr>
              <w:pStyle w:val="ListParagraph"/>
              <w:ind w:left="0"/>
              <w:jc w:val="center"/>
              <w:rPr>
                <w:rFonts w:ascii="Segoe UI" w:hAnsi="Segoe UI" w:cs="Segoe UI"/>
                <w:b/>
              </w:rPr>
            </w:pPr>
            <w:r w:rsidRPr="00DB6009">
              <w:rPr>
                <w:rFonts w:ascii="Segoe UI" w:hAnsi="Segoe UI" w:cs="Segoe UI"/>
                <w:b/>
              </w:rPr>
              <w:t>Visual Studio Code</w:t>
            </w:r>
          </w:p>
          <w:p w14:paraId="1A877E57" w14:textId="77777777" w:rsidR="008B0420" w:rsidRDefault="008B0420" w:rsidP="007576E9">
            <w:pPr>
              <w:pStyle w:val="ListParagraph"/>
              <w:ind w:left="0"/>
              <w:jc w:val="center"/>
              <w:rPr>
                <w:rFonts w:ascii="Segoe UI" w:hAnsi="Segoe UI" w:cs="Segoe UI"/>
              </w:rPr>
            </w:pPr>
            <w:r>
              <w:rPr>
                <w:rFonts w:ascii="Segoe UI" w:hAnsi="Segoe UI" w:cs="Segoe UI"/>
                <w:noProof/>
              </w:rPr>
              <w:drawing>
                <wp:inline distT="0" distB="0" distL="0" distR="0" wp14:anchorId="50AF024E" wp14:editId="64F85D46">
                  <wp:extent cx="1343025" cy="702897"/>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scod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68269" cy="716109"/>
                          </a:xfrm>
                          <a:prstGeom prst="rect">
                            <a:avLst/>
                          </a:prstGeom>
                        </pic:spPr>
                      </pic:pic>
                    </a:graphicData>
                  </a:graphic>
                </wp:inline>
              </w:drawing>
            </w:r>
          </w:p>
        </w:tc>
        <w:tc>
          <w:tcPr>
            <w:tcW w:w="4814" w:type="dxa"/>
            <w:tcPrChange w:id="15" w:author="Oumaima Houimel" w:date="2024-04-12T16:03:00Z">
              <w:tcPr>
                <w:tcW w:w="4814" w:type="dxa"/>
              </w:tcPr>
            </w:tcPrChange>
          </w:tcPr>
          <w:p w14:paraId="5B068481" w14:textId="77777777" w:rsidR="008B0420" w:rsidRPr="00CA389A" w:rsidRDefault="008B0420" w:rsidP="007576E9">
            <w:pPr>
              <w:pStyle w:val="ListParagraph"/>
              <w:ind w:left="0"/>
              <w:rPr>
                <w:rFonts w:ascii="Times New Roman" w:hAnsi="Times New Roman" w:cs="Times New Roman"/>
                <w:sz w:val="24"/>
                <w:szCs w:val="24"/>
              </w:rPr>
            </w:pPr>
            <w:r w:rsidRPr="00CA389A">
              <w:rPr>
                <w:rFonts w:ascii="Times New Roman" w:hAnsi="Times New Roman" w:cs="Times New Roman"/>
                <w:color w:val="0D0D0D"/>
                <w:sz w:val="24"/>
                <w:szCs w:val="24"/>
                <w:shd w:val="clear" w:color="auto" w:fill="FFFFFF"/>
              </w:rPr>
              <w:t>Est un éditeur de code source léger, extensible et multiplateforme</w:t>
            </w:r>
          </w:p>
        </w:tc>
      </w:tr>
      <w:tr w:rsidR="008B0420" w14:paraId="23F4D1B4" w14:textId="77777777" w:rsidTr="007576E9">
        <w:tc>
          <w:tcPr>
            <w:tcW w:w="2952" w:type="dxa"/>
            <w:tcPrChange w:id="16" w:author="Oumaima Houimel" w:date="2024-04-12T16:03:00Z">
              <w:tcPr>
                <w:tcW w:w="2952" w:type="dxa"/>
              </w:tcPr>
            </w:tcPrChange>
          </w:tcPr>
          <w:p w14:paraId="019CD54A" w14:textId="77777777" w:rsidR="008B0420" w:rsidRPr="00CA0F6D" w:rsidRDefault="008B0420" w:rsidP="007576E9">
            <w:pPr>
              <w:pStyle w:val="ListParagraph"/>
              <w:ind w:left="0"/>
              <w:jc w:val="center"/>
              <w:rPr>
                <w:rFonts w:ascii="Segoe UI" w:hAnsi="Segoe UI" w:cs="Segoe UI"/>
                <w:b/>
              </w:rPr>
            </w:pPr>
            <w:r w:rsidRPr="00CA0F6D">
              <w:rPr>
                <w:rFonts w:ascii="Segoe UI" w:hAnsi="Segoe UI" w:cs="Segoe UI"/>
                <w:b/>
              </w:rPr>
              <w:t>HTML</w:t>
            </w:r>
            <w:r>
              <w:rPr>
                <w:rFonts w:ascii="Segoe UI" w:hAnsi="Segoe UI" w:cs="Segoe UI"/>
                <w:b/>
              </w:rPr>
              <w:t xml:space="preserve"> 5</w:t>
            </w:r>
          </w:p>
          <w:p w14:paraId="78AF26DC" w14:textId="77777777" w:rsidR="008B0420" w:rsidRDefault="008B0420" w:rsidP="007576E9">
            <w:pPr>
              <w:pStyle w:val="ListParagraph"/>
              <w:ind w:left="0"/>
              <w:jc w:val="center"/>
              <w:rPr>
                <w:rFonts w:ascii="Segoe UI" w:hAnsi="Segoe UI" w:cs="Segoe UI"/>
              </w:rPr>
            </w:pPr>
            <w:r>
              <w:rPr>
                <w:rFonts w:ascii="Segoe UI" w:hAnsi="Segoe UI" w:cs="Segoe UI"/>
                <w:noProof/>
              </w:rPr>
              <w:drawing>
                <wp:inline distT="0" distB="0" distL="0" distR="0" wp14:anchorId="271F38B2" wp14:editId="73CEDE93">
                  <wp:extent cx="571500" cy="571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tml.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1500" cy="571500"/>
                          </a:xfrm>
                          <a:prstGeom prst="rect">
                            <a:avLst/>
                          </a:prstGeom>
                        </pic:spPr>
                      </pic:pic>
                    </a:graphicData>
                  </a:graphic>
                </wp:inline>
              </w:drawing>
            </w:r>
          </w:p>
          <w:p w14:paraId="7272C1DA" w14:textId="77777777" w:rsidR="008B0420" w:rsidRDefault="008B0420" w:rsidP="007576E9">
            <w:pPr>
              <w:pStyle w:val="ListParagraph"/>
              <w:ind w:left="0"/>
              <w:jc w:val="center"/>
              <w:rPr>
                <w:rFonts w:ascii="Segoe UI" w:hAnsi="Segoe UI" w:cs="Segoe UI"/>
              </w:rPr>
            </w:pPr>
          </w:p>
        </w:tc>
        <w:tc>
          <w:tcPr>
            <w:tcW w:w="4814" w:type="dxa"/>
            <w:tcPrChange w:id="17" w:author="Oumaima Houimel" w:date="2024-04-12T16:03:00Z">
              <w:tcPr>
                <w:tcW w:w="4814" w:type="dxa"/>
              </w:tcPr>
            </w:tcPrChange>
          </w:tcPr>
          <w:p w14:paraId="3783BE35" w14:textId="77777777" w:rsidR="008B0420" w:rsidRPr="00CA389A" w:rsidRDefault="008B0420" w:rsidP="007576E9">
            <w:pPr>
              <w:pStyle w:val="ListParagraph"/>
              <w:ind w:left="0"/>
              <w:rPr>
                <w:rFonts w:ascii="Times New Roman" w:hAnsi="Times New Roman" w:cs="Times New Roman"/>
                <w:sz w:val="24"/>
                <w:szCs w:val="24"/>
              </w:rPr>
            </w:pPr>
            <w:r w:rsidRPr="00CA389A">
              <w:rPr>
                <w:rFonts w:ascii="Times New Roman" w:hAnsi="Times New Roman" w:cs="Times New Roman"/>
                <w:sz w:val="24"/>
                <w:szCs w:val="24"/>
              </w:rPr>
              <w:t>C’est un langage qui permet de composer des pages web.</w:t>
            </w:r>
          </w:p>
          <w:p w14:paraId="5424D464" w14:textId="77777777" w:rsidR="008B0420" w:rsidRPr="00CA389A" w:rsidRDefault="008B0420" w:rsidP="007576E9">
            <w:pPr>
              <w:tabs>
                <w:tab w:val="left" w:pos="1125"/>
              </w:tabs>
              <w:jc w:val="both"/>
              <w:rPr>
                <w:rFonts w:ascii="Times New Roman" w:hAnsi="Times New Roman" w:cs="Times New Roman"/>
                <w:sz w:val="24"/>
                <w:szCs w:val="24"/>
              </w:rPr>
            </w:pPr>
            <w:r w:rsidRPr="00CA389A">
              <w:rPr>
                <w:rFonts w:ascii="Times New Roman" w:hAnsi="Times New Roman" w:cs="Times New Roman"/>
                <w:sz w:val="24"/>
                <w:szCs w:val="24"/>
              </w:rPr>
              <w:tab/>
            </w:r>
          </w:p>
        </w:tc>
      </w:tr>
      <w:tr w:rsidR="008B0420" w14:paraId="39CA72AF" w14:textId="77777777" w:rsidTr="007576E9">
        <w:tc>
          <w:tcPr>
            <w:tcW w:w="2952" w:type="dxa"/>
            <w:tcPrChange w:id="18" w:author="Oumaima Houimel" w:date="2024-04-12T16:03:00Z">
              <w:tcPr>
                <w:tcW w:w="2952" w:type="dxa"/>
              </w:tcPr>
            </w:tcPrChange>
          </w:tcPr>
          <w:p w14:paraId="021DA3E9" w14:textId="77777777" w:rsidR="008B0420" w:rsidRPr="00CA0F6D" w:rsidRDefault="008B0420" w:rsidP="007576E9">
            <w:pPr>
              <w:pStyle w:val="ListParagraph"/>
              <w:ind w:left="0"/>
              <w:jc w:val="center"/>
              <w:rPr>
                <w:rFonts w:ascii="Segoe UI" w:hAnsi="Segoe UI" w:cs="Segoe UI"/>
                <w:b/>
              </w:rPr>
            </w:pPr>
            <w:r w:rsidRPr="00CA0F6D">
              <w:rPr>
                <w:rFonts w:ascii="Segoe UI" w:hAnsi="Segoe UI" w:cs="Segoe UI"/>
                <w:b/>
              </w:rPr>
              <w:t>CSS3</w:t>
            </w:r>
          </w:p>
          <w:p w14:paraId="4625D9FE" w14:textId="77777777" w:rsidR="008B0420" w:rsidRDefault="008B0420" w:rsidP="007576E9">
            <w:pPr>
              <w:pStyle w:val="ListParagraph"/>
              <w:ind w:left="0"/>
              <w:jc w:val="center"/>
              <w:rPr>
                <w:rFonts w:ascii="Segoe UI" w:hAnsi="Segoe UI" w:cs="Segoe UI"/>
              </w:rPr>
            </w:pPr>
            <w:r>
              <w:rPr>
                <w:rFonts w:ascii="Segoe UI" w:hAnsi="Segoe UI" w:cs="Segoe UI"/>
                <w:noProof/>
              </w:rPr>
              <w:drawing>
                <wp:inline distT="0" distB="0" distL="0" distR="0" wp14:anchorId="623DAC67" wp14:editId="730BE71F">
                  <wp:extent cx="432088" cy="6096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ss.png"/>
                          <pic:cNvPicPr/>
                        </pic:nvPicPr>
                        <pic:blipFill>
                          <a:blip r:embed="rId30" cstate="print">
                            <a:extLst>
                              <a:ext uri="{28A0092B-C50C-407E-A947-70E740481C1C}">
                                <a14:useLocalDpi xmlns:a14="http://schemas.microsoft.com/office/drawing/2010/main" val="0"/>
                              </a:ext>
                            </a:extLst>
                          </a:blip>
                          <a:stretch>
                            <a:fillRect/>
                          </a:stretch>
                        </pic:blipFill>
                        <pic:spPr>
                          <a:xfrm flipH="1">
                            <a:off x="0" y="0"/>
                            <a:ext cx="444156" cy="626626"/>
                          </a:xfrm>
                          <a:prstGeom prst="rect">
                            <a:avLst/>
                          </a:prstGeom>
                        </pic:spPr>
                      </pic:pic>
                    </a:graphicData>
                  </a:graphic>
                </wp:inline>
              </w:drawing>
            </w:r>
          </w:p>
          <w:p w14:paraId="3528AF88" w14:textId="77777777" w:rsidR="008B0420" w:rsidRDefault="008B0420" w:rsidP="007576E9">
            <w:pPr>
              <w:pStyle w:val="ListParagraph"/>
              <w:ind w:left="0"/>
              <w:jc w:val="center"/>
              <w:rPr>
                <w:rFonts w:ascii="Segoe UI" w:hAnsi="Segoe UI" w:cs="Segoe UI"/>
              </w:rPr>
            </w:pPr>
          </w:p>
        </w:tc>
        <w:tc>
          <w:tcPr>
            <w:tcW w:w="4814" w:type="dxa"/>
            <w:tcPrChange w:id="19" w:author="Oumaima Houimel" w:date="2024-04-12T16:03:00Z">
              <w:tcPr>
                <w:tcW w:w="4814" w:type="dxa"/>
              </w:tcPr>
            </w:tcPrChange>
          </w:tcPr>
          <w:p w14:paraId="74E2BF1B" w14:textId="77777777" w:rsidR="008B0420" w:rsidRPr="00CA389A" w:rsidRDefault="008B0420" w:rsidP="007576E9">
            <w:pPr>
              <w:pStyle w:val="ListParagraph"/>
              <w:ind w:left="0"/>
              <w:rPr>
                <w:rFonts w:ascii="Times New Roman" w:hAnsi="Times New Roman" w:cs="Times New Roman"/>
                <w:sz w:val="24"/>
                <w:szCs w:val="24"/>
              </w:rPr>
            </w:pPr>
            <w:r w:rsidRPr="00CA389A">
              <w:rPr>
                <w:rFonts w:ascii="Times New Roman" w:hAnsi="Times New Roman" w:cs="Times New Roman"/>
                <w:color w:val="0D0D0D"/>
                <w:sz w:val="24"/>
                <w:szCs w:val="24"/>
                <w:shd w:val="clear" w:color="auto" w:fill="FFFFFF"/>
              </w:rPr>
              <w:t>Est un langage de style qui contrôle la manière dont les documents HTML sont présentés, incluant des aspects comme les polices, les couleurs, et les marges.</w:t>
            </w:r>
          </w:p>
        </w:tc>
      </w:tr>
      <w:tr w:rsidR="008B0420" w14:paraId="19E7BD33" w14:textId="77777777" w:rsidTr="00B86610">
        <w:trPr>
          <w:trHeight w:val="1488"/>
        </w:trPr>
        <w:tc>
          <w:tcPr>
            <w:tcW w:w="2952" w:type="dxa"/>
            <w:tcPrChange w:id="20" w:author="Oumaima Houimel" w:date="2024-04-12T16:03:00Z">
              <w:tcPr>
                <w:tcW w:w="2952" w:type="dxa"/>
              </w:tcPr>
            </w:tcPrChange>
          </w:tcPr>
          <w:p w14:paraId="269E716D" w14:textId="77777777" w:rsidR="008B0420" w:rsidRPr="00895247" w:rsidRDefault="008B0420" w:rsidP="007576E9">
            <w:pPr>
              <w:pStyle w:val="ListParagraph"/>
              <w:ind w:left="0"/>
              <w:jc w:val="center"/>
              <w:rPr>
                <w:rFonts w:ascii="Segoe UI" w:hAnsi="Segoe UI" w:cs="Segoe UI"/>
                <w:b/>
              </w:rPr>
            </w:pPr>
            <w:r w:rsidRPr="00895247">
              <w:rPr>
                <w:rFonts w:ascii="Segoe UI" w:hAnsi="Segoe UI" w:cs="Segoe UI"/>
                <w:b/>
              </w:rPr>
              <w:t>Bootstrap</w:t>
            </w:r>
          </w:p>
          <w:p w14:paraId="277231E0" w14:textId="77777777" w:rsidR="008B0420" w:rsidRDefault="008B0420" w:rsidP="007576E9">
            <w:pPr>
              <w:pStyle w:val="ListParagraph"/>
              <w:ind w:left="0"/>
              <w:jc w:val="center"/>
              <w:rPr>
                <w:rFonts w:ascii="Segoe UI" w:hAnsi="Segoe UI" w:cs="Segoe UI"/>
              </w:rPr>
            </w:pPr>
            <w:r>
              <w:rPr>
                <w:rFonts w:ascii="Segoe UI" w:hAnsi="Segoe UI" w:cs="Segoe UI"/>
                <w:noProof/>
              </w:rPr>
              <w:drawing>
                <wp:inline distT="0" distB="0" distL="0" distR="0" wp14:anchorId="2AAE8C32" wp14:editId="05451E6D">
                  <wp:extent cx="561832" cy="4476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otstrap.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4189" cy="489394"/>
                          </a:xfrm>
                          <a:prstGeom prst="rect">
                            <a:avLst/>
                          </a:prstGeom>
                        </pic:spPr>
                      </pic:pic>
                    </a:graphicData>
                  </a:graphic>
                </wp:inline>
              </w:drawing>
            </w:r>
          </w:p>
          <w:p w14:paraId="62F01898" w14:textId="77777777" w:rsidR="008B0420" w:rsidRDefault="008B0420" w:rsidP="007576E9">
            <w:pPr>
              <w:pStyle w:val="ListParagraph"/>
              <w:ind w:left="0"/>
              <w:jc w:val="center"/>
              <w:rPr>
                <w:rFonts w:ascii="Segoe UI" w:hAnsi="Segoe UI" w:cs="Segoe UI"/>
              </w:rPr>
            </w:pPr>
          </w:p>
        </w:tc>
        <w:tc>
          <w:tcPr>
            <w:tcW w:w="4814" w:type="dxa"/>
            <w:tcPrChange w:id="21" w:author="Oumaima Houimel" w:date="2024-04-12T16:03:00Z">
              <w:tcPr>
                <w:tcW w:w="4814" w:type="dxa"/>
              </w:tcPr>
            </w:tcPrChange>
          </w:tcPr>
          <w:p w14:paraId="2FEC5E3B" w14:textId="1FA4E0E3" w:rsidR="008B0420" w:rsidRPr="00CA389A" w:rsidRDefault="008B0420" w:rsidP="007576E9">
            <w:pPr>
              <w:pStyle w:val="ListParagraph"/>
              <w:ind w:left="0"/>
              <w:rPr>
                <w:rFonts w:ascii="Times New Roman" w:hAnsi="Times New Roman" w:cs="Times New Roman"/>
                <w:sz w:val="24"/>
                <w:szCs w:val="24"/>
              </w:rPr>
            </w:pPr>
            <w:r w:rsidRPr="00CA389A">
              <w:rPr>
                <w:rFonts w:ascii="Times New Roman" w:hAnsi="Times New Roman" w:cs="Times New Roman"/>
                <w:sz w:val="24"/>
                <w:szCs w:val="24"/>
              </w:rPr>
              <w:t xml:space="preserve">Est un </w:t>
            </w:r>
            <w:r w:rsidR="00CA389A" w:rsidRPr="00CA389A">
              <w:rPr>
                <w:rFonts w:ascii="Times New Roman" w:hAnsi="Times New Roman" w:cs="Times New Roman"/>
                <w:sz w:val="24"/>
                <w:szCs w:val="24"/>
              </w:rPr>
              <w:t>Framework</w:t>
            </w:r>
            <w:r w:rsidRPr="00CA389A">
              <w:rPr>
                <w:rFonts w:ascii="Times New Roman" w:hAnsi="Times New Roman" w:cs="Times New Roman"/>
                <w:sz w:val="24"/>
                <w:szCs w:val="24"/>
              </w:rPr>
              <w:t xml:space="preserve"> </w:t>
            </w:r>
            <w:r w:rsidR="00CA389A" w:rsidRPr="00CA389A">
              <w:rPr>
                <w:rFonts w:ascii="Times New Roman" w:hAnsi="Times New Roman" w:cs="Times New Roman"/>
                <w:sz w:val="24"/>
                <w:szCs w:val="24"/>
              </w:rPr>
              <w:t>frontend</w:t>
            </w:r>
            <w:r w:rsidRPr="00CA389A">
              <w:rPr>
                <w:rFonts w:ascii="Times New Roman" w:hAnsi="Times New Roman" w:cs="Times New Roman"/>
                <w:sz w:val="24"/>
                <w:szCs w:val="24"/>
              </w:rPr>
              <w:t xml:space="preserve"> pour le développement web, offrant des outils et des modèles prêts à l'emploi pour créer des sites réactifs et mobiles.</w:t>
            </w:r>
          </w:p>
        </w:tc>
      </w:tr>
      <w:tr w:rsidR="008B0420" w14:paraId="47A6B55E" w14:textId="77777777" w:rsidTr="00B86610">
        <w:trPr>
          <w:trHeight w:val="1963"/>
        </w:trPr>
        <w:tc>
          <w:tcPr>
            <w:tcW w:w="2952" w:type="dxa"/>
            <w:tcPrChange w:id="22" w:author="Oumaima Houimel" w:date="2024-04-12T16:03:00Z">
              <w:tcPr>
                <w:tcW w:w="2952" w:type="dxa"/>
              </w:tcPr>
            </w:tcPrChange>
          </w:tcPr>
          <w:p w14:paraId="6A52171B" w14:textId="77777777" w:rsidR="008B0420" w:rsidRPr="00895247" w:rsidRDefault="008B0420" w:rsidP="007576E9">
            <w:pPr>
              <w:pStyle w:val="ListParagraph"/>
              <w:ind w:left="0"/>
              <w:jc w:val="center"/>
              <w:rPr>
                <w:rFonts w:ascii="Segoe UI" w:hAnsi="Segoe UI" w:cs="Segoe UI"/>
                <w:b/>
              </w:rPr>
            </w:pPr>
            <w:r w:rsidRPr="00895247">
              <w:rPr>
                <w:rFonts w:ascii="Segoe UI" w:hAnsi="Segoe UI" w:cs="Segoe UI"/>
                <w:b/>
              </w:rPr>
              <w:t>Postman</w:t>
            </w:r>
          </w:p>
          <w:p w14:paraId="6A4D4EE2" w14:textId="77777777" w:rsidR="008B0420" w:rsidRDefault="008B0420" w:rsidP="007576E9">
            <w:pPr>
              <w:pStyle w:val="ListParagraph"/>
              <w:ind w:left="0"/>
              <w:jc w:val="center"/>
              <w:rPr>
                <w:rFonts w:ascii="Segoe UI" w:hAnsi="Segoe UI" w:cs="Segoe UI"/>
              </w:rPr>
            </w:pPr>
            <w:r>
              <w:rPr>
                <w:rFonts w:ascii="Segoe UI" w:hAnsi="Segoe UI" w:cs="Segoe UI"/>
                <w:noProof/>
              </w:rPr>
              <w:drawing>
                <wp:inline distT="0" distB="0" distL="0" distR="0" wp14:anchorId="47AD0148" wp14:editId="5316FE26">
                  <wp:extent cx="628650" cy="628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stma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28650" cy="628650"/>
                          </a:xfrm>
                          <a:prstGeom prst="rect">
                            <a:avLst/>
                          </a:prstGeom>
                        </pic:spPr>
                      </pic:pic>
                    </a:graphicData>
                  </a:graphic>
                </wp:inline>
              </w:drawing>
            </w:r>
          </w:p>
          <w:p w14:paraId="32D81968" w14:textId="77777777" w:rsidR="008B0420" w:rsidRDefault="008B0420" w:rsidP="007576E9">
            <w:pPr>
              <w:pStyle w:val="ListParagraph"/>
              <w:ind w:left="0"/>
              <w:jc w:val="center"/>
              <w:rPr>
                <w:rFonts w:ascii="Segoe UI" w:hAnsi="Segoe UI" w:cs="Segoe UI"/>
              </w:rPr>
            </w:pPr>
          </w:p>
        </w:tc>
        <w:tc>
          <w:tcPr>
            <w:tcW w:w="4814" w:type="dxa"/>
            <w:tcPrChange w:id="23" w:author="Oumaima Houimel" w:date="2024-04-12T16:03:00Z">
              <w:tcPr>
                <w:tcW w:w="4814" w:type="dxa"/>
              </w:tcPr>
            </w:tcPrChange>
          </w:tcPr>
          <w:p w14:paraId="27537470" w14:textId="77777777" w:rsidR="008B0420" w:rsidRPr="00CA389A" w:rsidRDefault="008B0420" w:rsidP="007576E9">
            <w:pPr>
              <w:pStyle w:val="ListParagraph"/>
              <w:ind w:left="0"/>
              <w:rPr>
                <w:rFonts w:ascii="Times New Roman" w:hAnsi="Times New Roman" w:cs="Times New Roman"/>
                <w:sz w:val="24"/>
                <w:szCs w:val="24"/>
              </w:rPr>
            </w:pPr>
            <w:r w:rsidRPr="00CA389A">
              <w:rPr>
                <w:rFonts w:ascii="Times New Roman" w:hAnsi="Times New Roman" w:cs="Times New Roman"/>
                <w:sz w:val="24"/>
                <w:szCs w:val="24"/>
              </w:rPr>
              <w:t>Les applications modernes reposent largement sur des APIs. Celle-ci est considérée comme l'API la plus complète, bénéficiant de l'adhésion de plus de 100 000 entreprises à travers le monde.</w:t>
            </w:r>
          </w:p>
        </w:tc>
      </w:tr>
      <w:tr w:rsidR="008B0420" w14:paraId="07DC0C6B" w14:textId="77777777" w:rsidTr="00B86610">
        <w:trPr>
          <w:trHeight w:val="2402"/>
        </w:trPr>
        <w:tc>
          <w:tcPr>
            <w:tcW w:w="2952" w:type="dxa"/>
            <w:tcPrChange w:id="24" w:author="Oumaima Houimel" w:date="2024-04-12T16:03:00Z">
              <w:tcPr>
                <w:tcW w:w="2952" w:type="dxa"/>
              </w:tcPr>
            </w:tcPrChange>
          </w:tcPr>
          <w:p w14:paraId="6188B854" w14:textId="77777777" w:rsidR="008B0420" w:rsidRPr="00895247" w:rsidRDefault="008B0420" w:rsidP="007576E9">
            <w:pPr>
              <w:pStyle w:val="ListParagraph"/>
              <w:ind w:left="0"/>
              <w:jc w:val="center"/>
              <w:rPr>
                <w:rFonts w:ascii="Segoe UI" w:hAnsi="Segoe UI" w:cs="Segoe UI"/>
                <w:b/>
              </w:rPr>
            </w:pPr>
            <w:r w:rsidRPr="00895247">
              <w:rPr>
                <w:rFonts w:ascii="Segoe UI" w:hAnsi="Segoe UI" w:cs="Segoe UI"/>
                <w:b/>
              </w:rPr>
              <w:lastRenderedPageBreak/>
              <w:t>PhpMyAdmin</w:t>
            </w:r>
          </w:p>
          <w:p w14:paraId="55145EE8" w14:textId="77777777" w:rsidR="008B0420" w:rsidRDefault="008B0420" w:rsidP="007576E9">
            <w:pPr>
              <w:pStyle w:val="ListParagraph"/>
              <w:ind w:left="0"/>
              <w:jc w:val="center"/>
              <w:rPr>
                <w:rFonts w:ascii="Segoe UI" w:hAnsi="Segoe UI" w:cs="Segoe UI"/>
              </w:rPr>
            </w:pPr>
            <w:r>
              <w:rPr>
                <w:rFonts w:ascii="Segoe UI" w:hAnsi="Segoe UI" w:cs="Segoe UI"/>
                <w:noProof/>
              </w:rPr>
              <w:drawing>
                <wp:inline distT="0" distB="0" distL="0" distR="0" wp14:anchorId="3420CD39" wp14:editId="696DE03E">
                  <wp:extent cx="781050" cy="781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hpmyadmin-logo.jpg"/>
                          <pic:cNvPicPr/>
                        </pic:nvPicPr>
                        <pic:blipFill>
                          <a:blip r:embed="rId33" cstate="print">
                            <a:extLst>
                              <a:ext uri="{28A0092B-C50C-407E-A947-70E740481C1C}">
                                <a14:useLocalDpi xmlns:a14="http://schemas.microsoft.com/office/drawing/2010/main" val="0"/>
                              </a:ext>
                            </a:extLst>
                          </a:blip>
                          <a:stretch>
                            <a:fillRect/>
                          </a:stretch>
                        </pic:blipFill>
                        <pic:spPr>
                          <a:xfrm rot="10800000" flipH="1" flipV="1">
                            <a:off x="0" y="0"/>
                            <a:ext cx="781050" cy="781050"/>
                          </a:xfrm>
                          <a:prstGeom prst="rect">
                            <a:avLst/>
                          </a:prstGeom>
                        </pic:spPr>
                      </pic:pic>
                    </a:graphicData>
                  </a:graphic>
                </wp:inline>
              </w:drawing>
            </w:r>
          </w:p>
        </w:tc>
        <w:tc>
          <w:tcPr>
            <w:tcW w:w="4814" w:type="dxa"/>
            <w:tcPrChange w:id="25" w:author="Oumaima Houimel" w:date="2024-04-12T16:03:00Z">
              <w:tcPr>
                <w:tcW w:w="4814" w:type="dxa"/>
              </w:tcPr>
            </w:tcPrChange>
          </w:tcPr>
          <w:p w14:paraId="529A5CBD" w14:textId="77777777" w:rsidR="008B0420" w:rsidRPr="00CA389A" w:rsidRDefault="008B0420" w:rsidP="007576E9">
            <w:pPr>
              <w:pStyle w:val="ListParagraph"/>
              <w:ind w:left="0"/>
              <w:rPr>
                <w:rFonts w:ascii="Times New Roman" w:hAnsi="Times New Roman" w:cs="Times New Roman"/>
                <w:sz w:val="24"/>
                <w:szCs w:val="24"/>
              </w:rPr>
            </w:pPr>
            <w:r w:rsidRPr="00CA389A">
              <w:rPr>
                <w:rFonts w:ascii="Times New Roman" w:hAnsi="Times New Roman" w:cs="Times New Roman"/>
                <w:sz w:val="24"/>
                <w:szCs w:val="24"/>
              </w:rPr>
              <w:t>C'est une application Web de gestion pour les bases de données MySQL, développée en PHP et distribuée sous licence GPL. Elle est réputée comme l'une des interfaces les plus populaires pour gérer efficacement une base de données MySQL sur un serveur PHP.</w:t>
            </w:r>
          </w:p>
          <w:p w14:paraId="0989D5CF" w14:textId="73D878AC" w:rsidR="00E1081C" w:rsidRPr="00CA389A" w:rsidRDefault="00E1081C" w:rsidP="007576E9">
            <w:pPr>
              <w:pStyle w:val="ListParagraph"/>
              <w:ind w:left="0"/>
              <w:rPr>
                <w:rFonts w:ascii="Times New Roman" w:hAnsi="Times New Roman" w:cs="Times New Roman"/>
                <w:sz w:val="24"/>
                <w:szCs w:val="24"/>
              </w:rPr>
            </w:pPr>
          </w:p>
        </w:tc>
      </w:tr>
      <w:tr w:rsidR="008B0420" w14:paraId="18DC83E1" w14:textId="77777777" w:rsidTr="007576E9">
        <w:tc>
          <w:tcPr>
            <w:tcW w:w="2952" w:type="dxa"/>
            <w:tcPrChange w:id="26" w:author="Oumaima Houimel" w:date="2024-04-12T16:03:00Z">
              <w:tcPr>
                <w:tcW w:w="2952" w:type="dxa"/>
              </w:tcPr>
            </w:tcPrChange>
          </w:tcPr>
          <w:p w14:paraId="1FD50A6A" w14:textId="77777777" w:rsidR="008B0420" w:rsidRPr="00895247" w:rsidRDefault="008B0420" w:rsidP="007576E9">
            <w:pPr>
              <w:pStyle w:val="ListParagraph"/>
              <w:ind w:left="0"/>
              <w:jc w:val="center"/>
              <w:rPr>
                <w:rFonts w:ascii="Segoe UI" w:hAnsi="Segoe UI" w:cs="Segoe UI"/>
                <w:b/>
              </w:rPr>
            </w:pPr>
            <w:proofErr w:type="spellStart"/>
            <w:r w:rsidRPr="00895247">
              <w:rPr>
                <w:rFonts w:ascii="Segoe UI" w:hAnsi="Segoe UI" w:cs="Segoe UI"/>
                <w:b/>
              </w:rPr>
              <w:t>Xampp</w:t>
            </w:r>
            <w:proofErr w:type="spellEnd"/>
          </w:p>
          <w:p w14:paraId="4AFD380F" w14:textId="77777777" w:rsidR="008B0420" w:rsidRDefault="008B0420" w:rsidP="007576E9">
            <w:pPr>
              <w:pStyle w:val="ListParagraph"/>
              <w:ind w:left="0"/>
              <w:jc w:val="center"/>
              <w:rPr>
                <w:rFonts w:ascii="Segoe UI" w:hAnsi="Segoe UI" w:cs="Segoe UI"/>
              </w:rPr>
            </w:pPr>
            <w:r>
              <w:rPr>
                <w:rFonts w:ascii="Segoe UI" w:hAnsi="Segoe UI" w:cs="Segoe UI"/>
                <w:noProof/>
              </w:rPr>
              <w:drawing>
                <wp:inline distT="0" distB="0" distL="0" distR="0" wp14:anchorId="374090E0" wp14:editId="4302BFDC">
                  <wp:extent cx="724833" cy="5429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xamp.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43553" cy="556947"/>
                          </a:xfrm>
                          <a:prstGeom prst="rect">
                            <a:avLst/>
                          </a:prstGeom>
                        </pic:spPr>
                      </pic:pic>
                    </a:graphicData>
                  </a:graphic>
                </wp:inline>
              </w:drawing>
            </w:r>
          </w:p>
          <w:p w14:paraId="6F5C7016" w14:textId="77777777" w:rsidR="008B0420" w:rsidRDefault="008B0420" w:rsidP="007576E9">
            <w:pPr>
              <w:pStyle w:val="ListParagraph"/>
              <w:ind w:left="0"/>
              <w:rPr>
                <w:rFonts w:ascii="Segoe UI" w:hAnsi="Segoe UI" w:cs="Segoe UI"/>
              </w:rPr>
            </w:pPr>
          </w:p>
        </w:tc>
        <w:tc>
          <w:tcPr>
            <w:tcW w:w="4814" w:type="dxa"/>
            <w:tcPrChange w:id="27" w:author="Oumaima Houimel" w:date="2024-04-12T16:03:00Z">
              <w:tcPr>
                <w:tcW w:w="4814" w:type="dxa"/>
              </w:tcPr>
            </w:tcPrChange>
          </w:tcPr>
          <w:p w14:paraId="4844F7A0" w14:textId="77777777" w:rsidR="008B0420" w:rsidRPr="00CA389A" w:rsidRDefault="008B0420" w:rsidP="007576E9">
            <w:pPr>
              <w:pStyle w:val="ListParagraph"/>
              <w:ind w:left="0"/>
              <w:rPr>
                <w:rFonts w:ascii="Times New Roman" w:hAnsi="Times New Roman" w:cs="Times New Roman"/>
                <w:sz w:val="24"/>
                <w:szCs w:val="24"/>
              </w:rPr>
            </w:pPr>
            <w:r w:rsidRPr="00CA389A">
              <w:rPr>
                <w:rFonts w:ascii="Times New Roman" w:hAnsi="Times New Roman" w:cs="Times New Roman"/>
                <w:sz w:val="24"/>
                <w:szCs w:val="24"/>
              </w:rPr>
              <w:t>Est un logiciel libre et gratuit qui facilite la création et la gestion de serveurs web locaux.</w:t>
            </w:r>
          </w:p>
        </w:tc>
      </w:tr>
      <w:tr w:rsidR="008B0420" w14:paraId="624D0585" w14:textId="77777777" w:rsidTr="007576E9">
        <w:trPr>
          <w:trHeight w:val="1023"/>
          <w:trPrChange w:id="28" w:author="Oumaima Houimel" w:date="2024-04-12T16:03:00Z">
            <w:trPr>
              <w:trHeight w:val="1023"/>
            </w:trPr>
          </w:trPrChange>
        </w:trPr>
        <w:tc>
          <w:tcPr>
            <w:tcW w:w="2952" w:type="dxa"/>
            <w:tcPrChange w:id="29" w:author="Oumaima Houimel" w:date="2024-04-12T16:03:00Z">
              <w:tcPr>
                <w:tcW w:w="2952" w:type="dxa"/>
              </w:tcPr>
            </w:tcPrChange>
          </w:tcPr>
          <w:p w14:paraId="5EBBFE8A" w14:textId="0EBDE45A" w:rsidR="008B0420" w:rsidRPr="00895247" w:rsidRDefault="00CA389A" w:rsidP="007576E9">
            <w:pPr>
              <w:pStyle w:val="ListParagraph"/>
              <w:ind w:left="0"/>
              <w:jc w:val="center"/>
              <w:rPr>
                <w:rFonts w:ascii="Segoe UI" w:hAnsi="Segoe UI" w:cs="Segoe UI"/>
                <w:b/>
              </w:rPr>
            </w:pPr>
            <w:r w:rsidRPr="00895247">
              <w:rPr>
                <w:rFonts w:ascii="Segoe UI" w:hAnsi="Segoe UI" w:cs="Segoe UI"/>
                <w:b/>
              </w:rPr>
              <w:t>Power BI</w:t>
            </w:r>
          </w:p>
          <w:p w14:paraId="6D20EFFD" w14:textId="77777777" w:rsidR="008B0420" w:rsidRDefault="008B0420" w:rsidP="007576E9">
            <w:pPr>
              <w:pStyle w:val="ListParagraph"/>
              <w:ind w:left="0"/>
              <w:jc w:val="center"/>
              <w:rPr>
                <w:rFonts w:ascii="Segoe UI" w:hAnsi="Segoe UI" w:cs="Segoe UI"/>
              </w:rPr>
            </w:pPr>
            <w:r>
              <w:rPr>
                <w:rFonts w:ascii="Segoe UI" w:hAnsi="Segoe UI" w:cs="Segoe UI"/>
                <w:noProof/>
              </w:rPr>
              <w:drawing>
                <wp:inline distT="0" distB="0" distL="0" distR="0" wp14:anchorId="5B8736A2" wp14:editId="6D47CB47">
                  <wp:extent cx="808355" cy="4450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werbi.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824649" cy="454048"/>
                          </a:xfrm>
                          <a:prstGeom prst="rect">
                            <a:avLst/>
                          </a:prstGeom>
                        </pic:spPr>
                      </pic:pic>
                    </a:graphicData>
                  </a:graphic>
                </wp:inline>
              </w:drawing>
            </w:r>
          </w:p>
          <w:p w14:paraId="23A3A06B" w14:textId="77777777" w:rsidR="008B0420" w:rsidRDefault="008B0420" w:rsidP="007576E9">
            <w:pPr>
              <w:pStyle w:val="ListParagraph"/>
              <w:ind w:left="0"/>
              <w:jc w:val="center"/>
              <w:rPr>
                <w:rFonts w:ascii="Segoe UI" w:hAnsi="Segoe UI" w:cs="Segoe UI"/>
              </w:rPr>
            </w:pPr>
          </w:p>
        </w:tc>
        <w:tc>
          <w:tcPr>
            <w:tcW w:w="4814" w:type="dxa"/>
            <w:tcPrChange w:id="30" w:author="Oumaima Houimel" w:date="2024-04-12T16:03:00Z">
              <w:tcPr>
                <w:tcW w:w="4814" w:type="dxa"/>
              </w:tcPr>
            </w:tcPrChange>
          </w:tcPr>
          <w:p w14:paraId="574DE4BD" w14:textId="77777777" w:rsidR="008B0420" w:rsidRPr="00E9346B" w:rsidRDefault="008B0420" w:rsidP="007576E9">
            <w:pPr>
              <w:pStyle w:val="ListParagraph"/>
              <w:ind w:left="0"/>
              <w:rPr>
                <w:rFonts w:ascii="Times New Roman" w:hAnsi="Times New Roman" w:cs="Times New Roman"/>
                <w:sz w:val="28"/>
                <w:szCs w:val="28"/>
              </w:rPr>
            </w:pPr>
            <w:r w:rsidRPr="00CA389A">
              <w:rPr>
                <w:rFonts w:ascii="Times New Roman" w:hAnsi="Times New Roman" w:cs="Times New Roman"/>
                <w:sz w:val="24"/>
                <w:szCs w:val="28"/>
              </w:rPr>
              <w:t>Power BI est une suite d'outils d'analyse de données et de visualisation développée par Microsoft.</w:t>
            </w:r>
          </w:p>
        </w:tc>
      </w:tr>
    </w:tbl>
    <w:p w14:paraId="3FD99782" w14:textId="77777777" w:rsidR="008B0420" w:rsidRDefault="008B0420" w:rsidP="008B0420">
      <w:pPr>
        <w:pStyle w:val="ListParagraph"/>
        <w:ind w:left="1296"/>
        <w:rPr>
          <w:rFonts w:ascii="Segoe UI" w:hAnsi="Segoe UI" w:cs="Segoe UI"/>
        </w:rPr>
      </w:pPr>
    </w:p>
    <w:p w14:paraId="1996280D" w14:textId="77777777" w:rsidR="008B0420" w:rsidRPr="00CA389A" w:rsidRDefault="008B0420" w:rsidP="00CA389A">
      <w:pPr>
        <w:pStyle w:val="ListParagraph"/>
        <w:ind w:left="0"/>
        <w:rPr>
          <w:rFonts w:cstheme="minorHAnsi"/>
          <w:sz w:val="24"/>
          <w:szCs w:val="24"/>
        </w:rPr>
      </w:pPr>
    </w:p>
    <w:p w14:paraId="308B3BB0" w14:textId="77777777" w:rsidR="008B0420" w:rsidRPr="00CA389A" w:rsidRDefault="008B0420" w:rsidP="00CA389A">
      <w:pPr>
        <w:pStyle w:val="ListParagraph"/>
        <w:ind w:left="0"/>
        <w:jc w:val="both"/>
        <w:rPr>
          <w:rFonts w:ascii="Times New Roman" w:hAnsi="Times New Roman" w:cs="Times New Roman"/>
          <w:sz w:val="24"/>
          <w:szCs w:val="24"/>
        </w:rPr>
      </w:pPr>
      <w:r w:rsidRPr="00CA389A">
        <w:rPr>
          <w:rFonts w:ascii="Times New Roman" w:hAnsi="Times New Roman" w:cs="Times New Roman"/>
          <w:sz w:val="24"/>
          <w:szCs w:val="24"/>
        </w:rPr>
        <w:t>Dans la suite, nous donnerons plus de détails sur les principales technologies utilisées, à savoir</w:t>
      </w:r>
    </w:p>
    <w:p w14:paraId="687D94EB" w14:textId="0DBE8382" w:rsidR="008B0420" w:rsidRDefault="008B0420" w:rsidP="00CA389A">
      <w:pPr>
        <w:pStyle w:val="ListParagraph"/>
        <w:ind w:left="0"/>
        <w:jc w:val="both"/>
        <w:rPr>
          <w:rFonts w:ascii="Times New Roman" w:hAnsi="Times New Roman" w:cs="Times New Roman"/>
          <w:sz w:val="24"/>
          <w:szCs w:val="24"/>
        </w:rPr>
      </w:pPr>
      <w:proofErr w:type="spellStart"/>
      <w:r w:rsidRPr="00CA389A">
        <w:rPr>
          <w:rFonts w:ascii="Times New Roman" w:hAnsi="Times New Roman" w:cs="Times New Roman"/>
          <w:sz w:val="24"/>
          <w:szCs w:val="24"/>
        </w:rPr>
        <w:t>Angular</w:t>
      </w:r>
      <w:proofErr w:type="spellEnd"/>
      <w:r w:rsidRPr="00CA389A">
        <w:rPr>
          <w:rFonts w:ascii="Times New Roman" w:hAnsi="Times New Roman" w:cs="Times New Roman"/>
          <w:sz w:val="24"/>
          <w:szCs w:val="24"/>
        </w:rPr>
        <w:t xml:space="preserve"> 17, </w:t>
      </w:r>
      <w:proofErr w:type="spellStart"/>
      <w:r w:rsidRPr="00CA389A">
        <w:rPr>
          <w:rFonts w:ascii="Times New Roman" w:hAnsi="Times New Roman" w:cs="Times New Roman"/>
          <w:sz w:val="24"/>
          <w:szCs w:val="24"/>
        </w:rPr>
        <w:t>Laravel</w:t>
      </w:r>
      <w:proofErr w:type="spellEnd"/>
      <w:r w:rsidRPr="00CA389A">
        <w:rPr>
          <w:rFonts w:ascii="Times New Roman" w:hAnsi="Times New Roman" w:cs="Times New Roman"/>
          <w:sz w:val="24"/>
          <w:szCs w:val="24"/>
        </w:rPr>
        <w:t>.</w:t>
      </w:r>
    </w:p>
    <w:p w14:paraId="60C7D3A3" w14:textId="6D0F0401" w:rsidR="00ED4CE6" w:rsidRDefault="00ED4CE6" w:rsidP="00CA389A">
      <w:pPr>
        <w:pStyle w:val="ListParagraph"/>
        <w:ind w:left="0"/>
        <w:jc w:val="both"/>
        <w:rPr>
          <w:rFonts w:ascii="Times New Roman" w:hAnsi="Times New Roman" w:cs="Times New Roman"/>
          <w:sz w:val="24"/>
          <w:szCs w:val="24"/>
        </w:rPr>
      </w:pPr>
    </w:p>
    <w:p w14:paraId="74199ADD" w14:textId="77777777" w:rsidR="00ED4CE6" w:rsidRPr="00CA389A" w:rsidRDefault="00ED4CE6" w:rsidP="00CA389A">
      <w:pPr>
        <w:pStyle w:val="ListParagraph"/>
        <w:ind w:left="0"/>
        <w:jc w:val="both"/>
        <w:rPr>
          <w:rFonts w:ascii="Times New Roman" w:hAnsi="Times New Roman" w:cs="Times New Roman"/>
          <w:sz w:val="24"/>
          <w:szCs w:val="24"/>
        </w:rPr>
      </w:pPr>
    </w:p>
    <w:p w14:paraId="64A56FC4" w14:textId="77777777" w:rsidR="00B86610" w:rsidRPr="00CA389A" w:rsidRDefault="00B86610" w:rsidP="00CA389A">
      <w:pPr>
        <w:pStyle w:val="ListParagraph"/>
        <w:ind w:left="0"/>
        <w:rPr>
          <w:rFonts w:ascii="Segoe UI" w:hAnsi="Segoe UI" w:cs="Segoe UI"/>
          <w:sz w:val="24"/>
          <w:szCs w:val="24"/>
          <w:lang w:val="en-US"/>
        </w:rPr>
      </w:pPr>
    </w:p>
    <w:p w14:paraId="4EAE5F18" w14:textId="4240538E" w:rsidR="008B0420" w:rsidRDefault="008B0420" w:rsidP="001E528D">
      <w:pPr>
        <w:pStyle w:val="ListParagraph"/>
        <w:numPr>
          <w:ilvl w:val="1"/>
          <w:numId w:val="8"/>
        </w:numPr>
        <w:ind w:left="0" w:firstLine="0"/>
        <w:rPr>
          <w:rFonts w:ascii="Times New Roman" w:hAnsi="Times New Roman" w:cs="Times New Roman"/>
          <w:b/>
          <w:sz w:val="28"/>
          <w:szCs w:val="28"/>
        </w:rPr>
      </w:pPr>
      <w:r w:rsidRPr="00E9346B">
        <w:rPr>
          <w:rFonts w:ascii="Times New Roman" w:hAnsi="Times New Roman" w:cs="Times New Roman"/>
          <w:b/>
          <w:sz w:val="28"/>
          <w:szCs w:val="28"/>
        </w:rPr>
        <w:t xml:space="preserve"> Environnements de développement utilisés :</w:t>
      </w:r>
    </w:p>
    <w:p w14:paraId="38D23ADD" w14:textId="77777777" w:rsidR="00ED4CE6" w:rsidRDefault="00ED4CE6" w:rsidP="00ED4CE6">
      <w:pPr>
        <w:pStyle w:val="ListParagraph"/>
        <w:ind w:left="0"/>
        <w:rPr>
          <w:rFonts w:ascii="Times New Roman" w:hAnsi="Times New Roman" w:cs="Times New Roman"/>
          <w:b/>
          <w:sz w:val="28"/>
          <w:szCs w:val="28"/>
        </w:rPr>
      </w:pPr>
    </w:p>
    <w:p w14:paraId="4513BAA6" w14:textId="1496E6CD" w:rsidR="002828CD" w:rsidRDefault="00ED4CE6" w:rsidP="00ED4CE6">
      <w:pPr>
        <w:pStyle w:val="ListParagraph"/>
        <w:spacing w:line="360" w:lineRule="auto"/>
        <w:ind w:left="1494"/>
        <w:jc w:val="both"/>
      </w:pPr>
      <w:del w:id="31" w:author="Oumaima Houimel" w:date="2024-04-12T16:03:00Z">
        <w:r>
          <w:rPr>
            <w:rFonts w:ascii="Segoe UI" w:hAnsi="Segoe UI" w:cs="Segoe UI"/>
            <w:noProof/>
          </w:rPr>
          <w:drawing>
            <wp:anchor distT="0" distB="0" distL="114300" distR="114300" simplePos="0" relativeHeight="251661312" behindDoc="0" locked="0" layoutInCell="1" allowOverlap="1" wp14:anchorId="3E1A6D72" wp14:editId="217B639B">
              <wp:simplePos x="0" y="0"/>
              <wp:positionH relativeFrom="margin">
                <wp:align>left</wp:align>
              </wp:positionH>
              <wp:positionV relativeFrom="paragraph">
                <wp:posOffset>24315</wp:posOffset>
              </wp:positionV>
              <wp:extent cx="895985" cy="93345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gular.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895985" cy="933450"/>
                      </a:xfrm>
                      <a:prstGeom prst="rect">
                        <a:avLst/>
                      </a:prstGeom>
                    </pic:spPr>
                  </pic:pic>
                </a:graphicData>
              </a:graphic>
            </wp:anchor>
          </w:drawing>
        </w:r>
      </w:del>
      <w:proofErr w:type="spellStart"/>
      <w:r w:rsidRPr="00ED4CE6">
        <w:rPr>
          <w:rFonts w:ascii="Times New Roman" w:hAnsi="Times New Roman" w:cs="Times New Roman"/>
          <w:sz w:val="24"/>
          <w:szCs w:val="24"/>
        </w:rPr>
        <w:t>Angular</w:t>
      </w:r>
      <w:proofErr w:type="spellEnd"/>
      <w:r w:rsidRPr="00ED4CE6">
        <w:rPr>
          <w:rFonts w:ascii="Times New Roman" w:hAnsi="Times New Roman" w:cs="Times New Roman"/>
          <w:sz w:val="24"/>
          <w:szCs w:val="24"/>
        </w:rPr>
        <w:t xml:space="preserve"> est un Framework JavaScript open source développé par Google. Est l’un des Framework les mieux réputés et les plus utilisés par les développeurs de frontend. Ce Framework est utilisé pour développement des applications web en javascript (Type Script) [12].</w:t>
      </w:r>
    </w:p>
    <w:p w14:paraId="786C972F" w14:textId="77777777" w:rsidR="006B4FAE" w:rsidRDefault="006B4FAE"/>
    <w:p w14:paraId="191AB45F" w14:textId="20EC4EB2" w:rsidR="002828CD" w:rsidRPr="00CA389A" w:rsidRDefault="002828CD" w:rsidP="00EC6F49">
      <w:pPr>
        <w:jc w:val="both"/>
        <w:rPr>
          <w:rFonts w:ascii="Times New Roman" w:hAnsi="Times New Roman" w:cs="Times New Roman"/>
          <w:sz w:val="24"/>
          <w:szCs w:val="28"/>
        </w:rPr>
      </w:pPr>
      <w:r w:rsidRPr="00CA389A">
        <w:rPr>
          <w:rFonts w:ascii="Times New Roman" w:hAnsi="Times New Roman" w:cs="Times New Roman"/>
          <w:sz w:val="24"/>
          <w:szCs w:val="28"/>
        </w:rPr>
        <w:t>La figure 19 représente l’architecture globale d’Angular :</w:t>
      </w:r>
    </w:p>
    <w:p w14:paraId="2493C294" w14:textId="77777777" w:rsidR="002828CD" w:rsidRDefault="002828CD" w:rsidP="002828CD">
      <w:pPr>
        <w:jc w:val="both"/>
        <w:rPr>
          <w:sz w:val="28"/>
          <w:szCs w:val="28"/>
        </w:rPr>
      </w:pPr>
    </w:p>
    <w:p w14:paraId="35CBCCFE" w14:textId="16317107" w:rsidR="002828CD" w:rsidRPr="00CA389A" w:rsidRDefault="00CA389A" w:rsidP="00EC6F49">
      <w:pPr>
        <w:jc w:val="both"/>
        <w:rPr>
          <w:sz w:val="28"/>
          <w:szCs w:val="28"/>
        </w:rPr>
      </w:pPr>
      <w:r>
        <w:rPr>
          <w:noProof/>
          <w:sz w:val="28"/>
          <w:szCs w:val="28"/>
        </w:rPr>
        <w:lastRenderedPageBreak/>
        <w:drawing>
          <wp:inline distT="0" distB="0" distL="0" distR="0" wp14:anchorId="1D4D4158" wp14:editId="45E2505A">
            <wp:extent cx="5760720" cy="36544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chi angular.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3654425"/>
                    </a:xfrm>
                    <a:prstGeom prst="rect">
                      <a:avLst/>
                    </a:prstGeom>
                  </pic:spPr>
                </pic:pic>
              </a:graphicData>
            </a:graphic>
          </wp:inline>
        </w:drawing>
      </w:r>
    </w:p>
    <w:p w14:paraId="2C6FD3F5" w14:textId="77777777" w:rsidR="002828CD" w:rsidRPr="00CA389A" w:rsidRDefault="002828CD" w:rsidP="00EC6F49">
      <w:pPr>
        <w:jc w:val="both"/>
        <w:rPr>
          <w:rFonts w:ascii="Times New Roman" w:hAnsi="Times New Roman" w:cs="Times New Roman"/>
          <w:sz w:val="24"/>
          <w:szCs w:val="28"/>
        </w:rPr>
      </w:pPr>
      <w:r w:rsidRPr="00CA389A">
        <w:rPr>
          <w:rFonts w:ascii="Times New Roman" w:hAnsi="Times New Roman" w:cs="Times New Roman"/>
          <w:sz w:val="24"/>
          <w:szCs w:val="28"/>
        </w:rPr>
        <w:t>La figure ci-dessus montre le Framework Angular qui est basé sur plusieurs concepts, nous détaillons dans la suite quelques-uns :</w:t>
      </w:r>
    </w:p>
    <w:p w14:paraId="259DB7A4" w14:textId="3DBF392F" w:rsidR="002828CD" w:rsidRPr="00CA389A" w:rsidRDefault="002828CD" w:rsidP="00EC6F49">
      <w:pPr>
        <w:jc w:val="both"/>
        <w:rPr>
          <w:rFonts w:ascii="Times New Roman" w:hAnsi="Times New Roman" w:cs="Times New Roman"/>
          <w:sz w:val="24"/>
          <w:szCs w:val="28"/>
        </w:rPr>
      </w:pPr>
      <w:r w:rsidRPr="00CA389A">
        <w:rPr>
          <w:rFonts w:ascii="Times New Roman" w:hAnsi="Times New Roman" w:cs="Times New Roman"/>
          <w:sz w:val="24"/>
          <w:szCs w:val="28"/>
        </w:rPr>
        <w:t xml:space="preserve">▪ </w:t>
      </w:r>
      <w:r w:rsidRPr="00CA389A">
        <w:rPr>
          <w:rFonts w:ascii="Times New Roman" w:hAnsi="Times New Roman" w:cs="Times New Roman"/>
          <w:b/>
          <w:sz w:val="24"/>
          <w:szCs w:val="28"/>
        </w:rPr>
        <w:t>Le module</w:t>
      </w:r>
      <w:r w:rsidRPr="00CA389A">
        <w:rPr>
          <w:rFonts w:ascii="Times New Roman" w:hAnsi="Times New Roman" w:cs="Times New Roman"/>
          <w:sz w:val="24"/>
          <w:szCs w:val="28"/>
        </w:rPr>
        <w:t xml:space="preserve"> : c’est une classe type script avec le décorateur </w:t>
      </w:r>
      <w:r w:rsidRPr="00CA389A">
        <w:rPr>
          <w:rFonts w:ascii="Times New Roman" w:hAnsi="Times New Roman" w:cs="Times New Roman"/>
          <w:b/>
          <w:sz w:val="24"/>
          <w:szCs w:val="28"/>
        </w:rPr>
        <w:t>@NgModule</w:t>
      </w:r>
      <w:r w:rsidRPr="00CA389A">
        <w:rPr>
          <w:rFonts w:ascii="Times New Roman" w:hAnsi="Times New Roman" w:cs="Times New Roman"/>
          <w:sz w:val="24"/>
          <w:szCs w:val="28"/>
        </w:rPr>
        <w:t>, c’est la première structure de base dans Angular il est un peu comme un package Java. Une application Angular est composée d’au moins un module.</w:t>
      </w:r>
    </w:p>
    <w:p w14:paraId="2CBE1965" w14:textId="596BD9E3" w:rsidR="002828CD" w:rsidRPr="00CA389A" w:rsidRDefault="002828CD" w:rsidP="00EC6F49">
      <w:pPr>
        <w:jc w:val="both"/>
        <w:rPr>
          <w:rFonts w:ascii="Times New Roman" w:hAnsi="Times New Roman" w:cs="Times New Roman"/>
          <w:sz w:val="24"/>
          <w:szCs w:val="28"/>
        </w:rPr>
      </w:pPr>
      <w:r w:rsidRPr="00CA389A">
        <w:rPr>
          <w:rFonts w:ascii="Times New Roman" w:hAnsi="Times New Roman" w:cs="Times New Roman"/>
          <w:b/>
          <w:sz w:val="24"/>
          <w:szCs w:val="28"/>
        </w:rPr>
        <w:t>▪ Le composant :</w:t>
      </w:r>
      <w:r w:rsidRPr="00CA389A">
        <w:rPr>
          <w:rFonts w:ascii="Times New Roman" w:hAnsi="Times New Roman" w:cs="Times New Roman"/>
          <w:sz w:val="24"/>
          <w:szCs w:val="28"/>
        </w:rPr>
        <w:t xml:space="preserve"> c’est une classe type script avec le décorateur </w:t>
      </w:r>
      <w:r w:rsidRPr="00CA389A">
        <w:rPr>
          <w:rFonts w:ascii="Times New Roman" w:hAnsi="Times New Roman" w:cs="Times New Roman"/>
          <w:b/>
          <w:sz w:val="24"/>
          <w:szCs w:val="28"/>
        </w:rPr>
        <w:t>@Componant</w:t>
      </w:r>
      <w:r w:rsidRPr="00CA389A">
        <w:rPr>
          <w:rFonts w:ascii="Times New Roman" w:hAnsi="Times New Roman" w:cs="Times New Roman"/>
          <w:sz w:val="24"/>
          <w:szCs w:val="28"/>
        </w:rPr>
        <w:t>. Il représente une vue de l’application. Une application Angular est un arbre de composants Angular.</w:t>
      </w:r>
    </w:p>
    <w:p w14:paraId="4E9A2751" w14:textId="77777777" w:rsidR="002828CD" w:rsidRPr="00CA389A" w:rsidRDefault="002828CD" w:rsidP="00EC6F49">
      <w:pPr>
        <w:jc w:val="both"/>
        <w:rPr>
          <w:rFonts w:ascii="Times New Roman" w:hAnsi="Times New Roman" w:cs="Times New Roman"/>
          <w:sz w:val="24"/>
          <w:szCs w:val="28"/>
        </w:rPr>
      </w:pPr>
      <w:r w:rsidRPr="00CA389A">
        <w:rPr>
          <w:rFonts w:ascii="Times New Roman" w:hAnsi="Times New Roman" w:cs="Times New Roman"/>
          <w:b/>
          <w:sz w:val="24"/>
          <w:szCs w:val="28"/>
        </w:rPr>
        <w:t>▪ Le service :</w:t>
      </w:r>
      <w:r w:rsidRPr="00CA389A">
        <w:rPr>
          <w:rFonts w:ascii="Times New Roman" w:hAnsi="Times New Roman" w:cs="Times New Roman"/>
          <w:sz w:val="24"/>
          <w:szCs w:val="28"/>
        </w:rPr>
        <w:t xml:space="preserve"> C’est une classe type script avec le décorateur </w:t>
      </w:r>
      <w:r w:rsidRPr="00CA389A">
        <w:rPr>
          <w:rFonts w:ascii="Times New Roman" w:hAnsi="Times New Roman" w:cs="Times New Roman"/>
          <w:b/>
          <w:sz w:val="24"/>
          <w:szCs w:val="28"/>
        </w:rPr>
        <w:t>@Injectable</w:t>
      </w:r>
      <w:r w:rsidRPr="00CA389A">
        <w:rPr>
          <w:rFonts w:ascii="Times New Roman" w:hAnsi="Times New Roman" w:cs="Times New Roman"/>
          <w:sz w:val="24"/>
          <w:szCs w:val="28"/>
        </w:rPr>
        <w:t>. Il sert à partager des données entre les composants, ou bien factoriser un traitement réutilisable.</w:t>
      </w:r>
    </w:p>
    <w:p w14:paraId="4961154B" w14:textId="400523D0" w:rsidR="002828CD" w:rsidRPr="00EC6F49" w:rsidRDefault="00EC6F49" w:rsidP="00EC6F49">
      <w:pPr>
        <w:jc w:val="both"/>
        <w:rPr>
          <w:rFonts w:ascii="Times New Roman" w:hAnsi="Times New Roman" w:cs="Times New Roman"/>
          <w:sz w:val="28"/>
          <w:szCs w:val="28"/>
        </w:rPr>
      </w:pPr>
      <w:r w:rsidRPr="00EC6F49">
        <w:rPr>
          <w:rFonts w:ascii="Times New Roman" w:hAnsi="Times New Roman" w:cs="Times New Roman"/>
          <w:noProof/>
          <w:sz w:val="28"/>
          <w:szCs w:val="28"/>
        </w:rPr>
        <mc:AlternateContent>
          <mc:Choice Requires="wps">
            <w:drawing>
              <wp:anchor distT="45720" distB="45720" distL="114300" distR="114300" simplePos="0" relativeHeight="251671552" behindDoc="0" locked="0" layoutInCell="1" allowOverlap="1" wp14:anchorId="63255FD0" wp14:editId="2C3F77E4">
                <wp:simplePos x="0" y="0"/>
                <wp:positionH relativeFrom="column">
                  <wp:posOffset>2233930</wp:posOffset>
                </wp:positionH>
                <wp:positionV relativeFrom="paragraph">
                  <wp:posOffset>325755</wp:posOffset>
                </wp:positionV>
                <wp:extent cx="4048760" cy="1362075"/>
                <wp:effectExtent l="0" t="0" r="0" b="952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8760" cy="13620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7046E4" w14:textId="39E833C1" w:rsidR="00F87F36" w:rsidRPr="00CA389A" w:rsidRDefault="00F87F36">
                            <w:pPr>
                              <w:rPr>
                                <w:rFonts w:ascii="Times New Roman" w:hAnsi="Times New Roman" w:cs="Times New Roman"/>
                                <w:sz w:val="24"/>
                                <w:szCs w:val="28"/>
                              </w:rPr>
                            </w:pPr>
                            <w:r w:rsidRPr="00CA389A">
                              <w:rPr>
                                <w:rFonts w:ascii="Times New Roman" w:hAnsi="Times New Roman" w:cs="Times New Roman"/>
                                <w:bCs/>
                                <w:color w:val="202122"/>
                                <w:sz w:val="24"/>
                                <w:szCs w:val="28"/>
                                <w:shd w:val="clear" w:color="auto" w:fill="FFFFFF"/>
                              </w:rPr>
                              <w:t>E</w:t>
                            </w:r>
                            <w:r w:rsidRPr="00CA389A">
                              <w:rPr>
                                <w:rFonts w:ascii="Times New Roman" w:hAnsi="Times New Roman" w:cs="Times New Roman"/>
                                <w:color w:val="202122"/>
                                <w:sz w:val="24"/>
                                <w:szCs w:val="28"/>
                                <w:shd w:val="clear" w:color="auto" w:fill="FFFFFF"/>
                              </w:rPr>
                              <w:t>st un</w:t>
                            </w:r>
                            <w:r w:rsidRPr="00CA389A">
                              <w:rPr>
                                <w:rFonts w:ascii="Times New Roman" w:hAnsi="Times New Roman" w:cs="Times New Roman"/>
                                <w:sz w:val="24"/>
                                <w:szCs w:val="28"/>
                                <w:shd w:val="clear" w:color="auto" w:fill="FFFFFF"/>
                              </w:rPr>
                              <w:t> </w:t>
                            </w:r>
                            <w:hyperlink r:id="rId38" w:tooltip="Framework" w:history="1">
                              <w:r w:rsidRPr="00CA389A">
                                <w:rPr>
                                  <w:rStyle w:val="Hyperlink"/>
                                  <w:rFonts w:ascii="Times New Roman" w:hAnsi="Times New Roman" w:cs="Times New Roman"/>
                                  <w:color w:val="auto"/>
                                  <w:sz w:val="24"/>
                                  <w:szCs w:val="28"/>
                                  <w:u w:val="none"/>
                                  <w:shd w:val="clear" w:color="auto" w:fill="FFFFFF"/>
                                </w:rPr>
                                <w:t>Framework</w:t>
                              </w:r>
                            </w:hyperlink>
                            <w:r w:rsidRPr="00CA389A">
                              <w:rPr>
                                <w:rFonts w:ascii="Times New Roman" w:hAnsi="Times New Roman" w:cs="Times New Roman"/>
                                <w:sz w:val="24"/>
                                <w:szCs w:val="28"/>
                                <w:shd w:val="clear" w:color="auto" w:fill="FFFFFF"/>
                              </w:rPr>
                              <w:t> </w:t>
                            </w:r>
                            <w:hyperlink r:id="rId39" w:tooltip="Web application" w:history="1">
                              <w:r w:rsidRPr="00CA389A">
                                <w:rPr>
                                  <w:rStyle w:val="Hyperlink"/>
                                  <w:rFonts w:ascii="Times New Roman" w:hAnsi="Times New Roman" w:cs="Times New Roman"/>
                                  <w:color w:val="auto"/>
                                  <w:sz w:val="24"/>
                                  <w:szCs w:val="28"/>
                                  <w:u w:val="none"/>
                                  <w:shd w:val="clear" w:color="auto" w:fill="FFFFFF"/>
                                </w:rPr>
                                <w:t>web</w:t>
                              </w:r>
                            </w:hyperlink>
                            <w:r w:rsidRPr="00CA389A">
                              <w:rPr>
                                <w:rFonts w:ascii="Times New Roman" w:hAnsi="Times New Roman" w:cs="Times New Roman"/>
                                <w:sz w:val="24"/>
                                <w:szCs w:val="28"/>
                                <w:shd w:val="clear" w:color="auto" w:fill="FFFFFF"/>
                              </w:rPr>
                              <w:t> </w:t>
                            </w:r>
                            <w:hyperlink r:id="rId40" w:tooltip="Open-source" w:history="1">
                              <w:r w:rsidRPr="00CA389A">
                                <w:rPr>
                                  <w:rStyle w:val="Hyperlink"/>
                                  <w:rFonts w:ascii="Times New Roman" w:hAnsi="Times New Roman" w:cs="Times New Roman"/>
                                  <w:color w:val="auto"/>
                                  <w:sz w:val="24"/>
                                  <w:szCs w:val="28"/>
                                  <w:u w:val="none"/>
                                  <w:shd w:val="clear" w:color="auto" w:fill="FFFFFF"/>
                                </w:rPr>
                                <w:t>open-source</w:t>
                              </w:r>
                            </w:hyperlink>
                            <w:r w:rsidRPr="00CA389A">
                              <w:rPr>
                                <w:rFonts w:ascii="Times New Roman" w:hAnsi="Times New Roman" w:cs="Times New Roman"/>
                                <w:color w:val="202122"/>
                                <w:sz w:val="24"/>
                                <w:szCs w:val="28"/>
                                <w:shd w:val="clear" w:color="auto" w:fill="FFFFFF"/>
                              </w:rPr>
                              <w:t> écrit en </w:t>
                            </w:r>
                            <w:hyperlink r:id="rId41" w:tooltip="PHP" w:history="1">
                              <w:r w:rsidRPr="00CA389A">
                                <w:rPr>
                                  <w:rStyle w:val="Hyperlink"/>
                                  <w:rFonts w:ascii="Times New Roman" w:hAnsi="Times New Roman" w:cs="Times New Roman"/>
                                  <w:color w:val="auto"/>
                                  <w:sz w:val="24"/>
                                  <w:szCs w:val="28"/>
                                  <w:u w:val="none"/>
                                  <w:shd w:val="clear" w:color="auto" w:fill="FFFFFF"/>
                                </w:rPr>
                                <w:t>PHP</w:t>
                              </w:r>
                            </w:hyperlink>
                            <w:r w:rsidRPr="00CA389A">
                              <w:rPr>
                                <w:rFonts w:ascii="Times New Roman" w:hAnsi="Times New Roman" w:cs="Times New Roman"/>
                                <w:sz w:val="24"/>
                                <w:szCs w:val="28"/>
                                <w:shd w:val="clear" w:color="auto" w:fill="FFFFFF"/>
                              </w:rPr>
                              <w:t> </w:t>
                            </w:r>
                            <w:r w:rsidRPr="00CA389A">
                              <w:rPr>
                                <w:rFonts w:ascii="Times New Roman" w:hAnsi="Times New Roman" w:cs="Times New Roman"/>
                                <w:color w:val="202122"/>
                                <w:sz w:val="24"/>
                                <w:szCs w:val="28"/>
                                <w:shd w:val="clear" w:color="auto" w:fill="FFFFFF"/>
                              </w:rPr>
                              <w:t>respectant le principe </w:t>
                            </w:r>
                            <w:hyperlink r:id="rId42" w:tooltip="Modèle-vue-contrôleur" w:history="1">
                              <w:r w:rsidRPr="00CA389A">
                                <w:rPr>
                                  <w:rStyle w:val="Hyperlink"/>
                                  <w:rFonts w:ascii="Times New Roman" w:hAnsi="Times New Roman" w:cs="Times New Roman"/>
                                  <w:color w:val="auto"/>
                                  <w:sz w:val="24"/>
                                  <w:szCs w:val="28"/>
                                  <w:u w:val="none"/>
                                  <w:shd w:val="clear" w:color="auto" w:fill="FFFFFF"/>
                                </w:rPr>
                                <w:t>modèle-vue-contrôleur</w:t>
                              </w:r>
                            </w:hyperlink>
                            <w:r w:rsidRPr="00CA389A">
                              <w:rPr>
                                <w:rFonts w:ascii="Times New Roman" w:hAnsi="Times New Roman" w:cs="Times New Roman"/>
                                <w:color w:val="202122"/>
                                <w:sz w:val="24"/>
                                <w:szCs w:val="28"/>
                                <w:shd w:val="clear" w:color="auto" w:fill="FFFFFF"/>
                              </w:rPr>
                              <w:t> et entièrement développé en</w:t>
                            </w:r>
                            <w:r w:rsidRPr="00CA389A">
                              <w:rPr>
                                <w:rFonts w:ascii="Times New Roman" w:hAnsi="Times New Roman" w:cs="Times New Roman"/>
                                <w:sz w:val="24"/>
                                <w:szCs w:val="28"/>
                                <w:shd w:val="clear" w:color="auto" w:fill="FFFFFF"/>
                              </w:rPr>
                              <w:t> </w:t>
                            </w:r>
                            <w:hyperlink r:id="rId43" w:tooltip="Programmation orientée objet" w:history="1">
                              <w:r w:rsidRPr="00CA389A">
                                <w:rPr>
                                  <w:rStyle w:val="Hyperlink"/>
                                  <w:rFonts w:ascii="Times New Roman" w:hAnsi="Times New Roman" w:cs="Times New Roman"/>
                                  <w:color w:val="auto"/>
                                  <w:sz w:val="24"/>
                                  <w:szCs w:val="28"/>
                                  <w:u w:val="none"/>
                                  <w:shd w:val="clear" w:color="auto" w:fill="FFFFFF"/>
                                </w:rPr>
                                <w:t>programmation orientée objet</w:t>
                              </w:r>
                            </w:hyperlink>
                            <w:r w:rsidRPr="00CA389A">
                              <w:rPr>
                                <w:rFonts w:ascii="Times New Roman" w:hAnsi="Times New Roman" w:cs="Times New Roman"/>
                                <w:sz w:val="24"/>
                                <w:szCs w:val="28"/>
                              </w:rPr>
                              <w:t xml:space="preserve"> [13].</w:t>
                            </w:r>
                          </w:p>
                          <w:p w14:paraId="1C164589" w14:textId="5A447CDB" w:rsidR="00F87F36" w:rsidRPr="00CA389A" w:rsidRDefault="00F87F36">
                            <w:pPr>
                              <w:rPr>
                                <w:rFonts w:ascii="Times New Roman" w:hAnsi="Times New Roman" w:cs="Times New Roman"/>
                                <w:color w:val="202122"/>
                                <w:sz w:val="24"/>
                                <w:szCs w:val="28"/>
                                <w:shd w:val="clear" w:color="auto" w:fill="FFFFFF"/>
                              </w:rPr>
                            </w:pPr>
                            <w:r w:rsidRPr="00CA389A">
                              <w:rPr>
                                <w:rFonts w:ascii="Times New Roman" w:hAnsi="Times New Roman" w:cs="Times New Roman"/>
                                <w:color w:val="0D0D0D"/>
                                <w:sz w:val="24"/>
                                <w:szCs w:val="28"/>
                                <w:shd w:val="clear" w:color="auto" w:fill="FFFFFF"/>
                              </w:rPr>
                              <w:t>Il offre une structure et des fonctionnalités puissantes pour la création d'applications web modernes et robustes.</w:t>
                            </w:r>
                          </w:p>
                          <w:p w14:paraId="0E600059" w14:textId="77777777" w:rsidR="00F87F36" w:rsidRDefault="00F87F3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255FD0" id="_x0000_s1029" type="#_x0000_t202" style="position:absolute;left:0;text-align:left;margin-left:175.9pt;margin-top:25.65pt;width:318.8pt;height:107.2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" filled="f" stroked="f">
                <v:textbox>
                  <w:txbxContent>
                    <w:p w14:paraId="0F7046E4" w14:textId="39E833C1" w:rsidR="00F87F36" w:rsidRPr="00CA389A" w:rsidRDefault="00F87F36">
                      <w:pPr>
                        <w:rPr>
                          <w:rFonts w:ascii="Times New Roman" w:hAnsi="Times New Roman" w:cs="Times New Roman"/>
                          <w:sz w:val="24"/>
                          <w:szCs w:val="28"/>
                        </w:rPr>
                      </w:pPr>
                      <w:r w:rsidRPr="00CA389A">
                        <w:rPr>
                          <w:rFonts w:ascii="Times New Roman" w:hAnsi="Times New Roman" w:cs="Times New Roman"/>
                          <w:bCs/>
                          <w:color w:val="202122"/>
                          <w:sz w:val="24"/>
                          <w:szCs w:val="28"/>
                          <w:shd w:val="clear" w:color="auto" w:fill="FFFFFF"/>
                        </w:rPr>
                        <w:t>E</w:t>
                      </w:r>
                      <w:r w:rsidRPr="00CA389A">
                        <w:rPr>
                          <w:rFonts w:ascii="Times New Roman" w:hAnsi="Times New Roman" w:cs="Times New Roman"/>
                          <w:color w:val="202122"/>
                          <w:sz w:val="24"/>
                          <w:szCs w:val="28"/>
                          <w:shd w:val="clear" w:color="auto" w:fill="FFFFFF"/>
                        </w:rPr>
                        <w:t>st un</w:t>
                      </w:r>
                      <w:r w:rsidRPr="00CA389A">
                        <w:rPr>
                          <w:rFonts w:ascii="Times New Roman" w:hAnsi="Times New Roman" w:cs="Times New Roman"/>
                          <w:sz w:val="24"/>
                          <w:szCs w:val="28"/>
                          <w:shd w:val="clear" w:color="auto" w:fill="FFFFFF"/>
                        </w:rPr>
                        <w:t> </w:t>
                      </w:r>
                      <w:hyperlink r:id="rId44" w:tooltip="Framework" w:history="1">
                        <w:r w:rsidRPr="00CA389A">
                          <w:rPr>
                            <w:rStyle w:val="Hyperlink"/>
                            <w:rFonts w:ascii="Times New Roman" w:hAnsi="Times New Roman" w:cs="Times New Roman"/>
                            <w:color w:val="auto"/>
                            <w:sz w:val="24"/>
                            <w:szCs w:val="28"/>
                            <w:u w:val="none"/>
                            <w:shd w:val="clear" w:color="auto" w:fill="FFFFFF"/>
                          </w:rPr>
                          <w:t>Framework</w:t>
                        </w:r>
                      </w:hyperlink>
                      <w:r w:rsidRPr="00CA389A">
                        <w:rPr>
                          <w:rFonts w:ascii="Times New Roman" w:hAnsi="Times New Roman" w:cs="Times New Roman"/>
                          <w:sz w:val="24"/>
                          <w:szCs w:val="28"/>
                          <w:shd w:val="clear" w:color="auto" w:fill="FFFFFF"/>
                        </w:rPr>
                        <w:t> </w:t>
                      </w:r>
                      <w:hyperlink r:id="rId45" w:tooltip="Web application" w:history="1">
                        <w:r w:rsidRPr="00CA389A">
                          <w:rPr>
                            <w:rStyle w:val="Hyperlink"/>
                            <w:rFonts w:ascii="Times New Roman" w:hAnsi="Times New Roman" w:cs="Times New Roman"/>
                            <w:color w:val="auto"/>
                            <w:sz w:val="24"/>
                            <w:szCs w:val="28"/>
                            <w:u w:val="none"/>
                            <w:shd w:val="clear" w:color="auto" w:fill="FFFFFF"/>
                          </w:rPr>
                          <w:t>web</w:t>
                        </w:r>
                      </w:hyperlink>
                      <w:r w:rsidRPr="00CA389A">
                        <w:rPr>
                          <w:rFonts w:ascii="Times New Roman" w:hAnsi="Times New Roman" w:cs="Times New Roman"/>
                          <w:sz w:val="24"/>
                          <w:szCs w:val="28"/>
                          <w:shd w:val="clear" w:color="auto" w:fill="FFFFFF"/>
                        </w:rPr>
                        <w:t> </w:t>
                      </w:r>
                      <w:hyperlink r:id="rId46" w:tooltip="Open-source" w:history="1">
                        <w:r w:rsidRPr="00CA389A">
                          <w:rPr>
                            <w:rStyle w:val="Hyperlink"/>
                            <w:rFonts w:ascii="Times New Roman" w:hAnsi="Times New Roman" w:cs="Times New Roman"/>
                            <w:color w:val="auto"/>
                            <w:sz w:val="24"/>
                            <w:szCs w:val="28"/>
                            <w:u w:val="none"/>
                            <w:shd w:val="clear" w:color="auto" w:fill="FFFFFF"/>
                          </w:rPr>
                          <w:t>open-source</w:t>
                        </w:r>
                      </w:hyperlink>
                      <w:r w:rsidRPr="00CA389A">
                        <w:rPr>
                          <w:rFonts w:ascii="Times New Roman" w:hAnsi="Times New Roman" w:cs="Times New Roman"/>
                          <w:color w:val="202122"/>
                          <w:sz w:val="24"/>
                          <w:szCs w:val="28"/>
                          <w:shd w:val="clear" w:color="auto" w:fill="FFFFFF"/>
                        </w:rPr>
                        <w:t> écrit en </w:t>
                      </w:r>
                      <w:hyperlink r:id="rId47" w:tooltip="PHP" w:history="1">
                        <w:r w:rsidRPr="00CA389A">
                          <w:rPr>
                            <w:rStyle w:val="Hyperlink"/>
                            <w:rFonts w:ascii="Times New Roman" w:hAnsi="Times New Roman" w:cs="Times New Roman"/>
                            <w:color w:val="auto"/>
                            <w:sz w:val="24"/>
                            <w:szCs w:val="28"/>
                            <w:u w:val="none"/>
                            <w:shd w:val="clear" w:color="auto" w:fill="FFFFFF"/>
                          </w:rPr>
                          <w:t>PHP</w:t>
                        </w:r>
                      </w:hyperlink>
                      <w:r w:rsidRPr="00CA389A">
                        <w:rPr>
                          <w:rFonts w:ascii="Times New Roman" w:hAnsi="Times New Roman" w:cs="Times New Roman"/>
                          <w:sz w:val="24"/>
                          <w:szCs w:val="28"/>
                          <w:shd w:val="clear" w:color="auto" w:fill="FFFFFF"/>
                        </w:rPr>
                        <w:t> </w:t>
                      </w:r>
                      <w:r w:rsidRPr="00CA389A">
                        <w:rPr>
                          <w:rFonts w:ascii="Times New Roman" w:hAnsi="Times New Roman" w:cs="Times New Roman"/>
                          <w:color w:val="202122"/>
                          <w:sz w:val="24"/>
                          <w:szCs w:val="28"/>
                          <w:shd w:val="clear" w:color="auto" w:fill="FFFFFF"/>
                        </w:rPr>
                        <w:t>respectant le principe </w:t>
                      </w:r>
                      <w:hyperlink r:id="rId48" w:tooltip="Modèle-vue-contrôleur" w:history="1">
                        <w:r w:rsidRPr="00CA389A">
                          <w:rPr>
                            <w:rStyle w:val="Hyperlink"/>
                            <w:rFonts w:ascii="Times New Roman" w:hAnsi="Times New Roman" w:cs="Times New Roman"/>
                            <w:color w:val="auto"/>
                            <w:sz w:val="24"/>
                            <w:szCs w:val="28"/>
                            <w:u w:val="none"/>
                            <w:shd w:val="clear" w:color="auto" w:fill="FFFFFF"/>
                          </w:rPr>
                          <w:t>modèle-vue-contrôleur</w:t>
                        </w:r>
                      </w:hyperlink>
                      <w:r w:rsidRPr="00CA389A">
                        <w:rPr>
                          <w:rFonts w:ascii="Times New Roman" w:hAnsi="Times New Roman" w:cs="Times New Roman"/>
                          <w:color w:val="202122"/>
                          <w:sz w:val="24"/>
                          <w:szCs w:val="28"/>
                          <w:shd w:val="clear" w:color="auto" w:fill="FFFFFF"/>
                        </w:rPr>
                        <w:t> et entièrement développé en</w:t>
                      </w:r>
                      <w:r w:rsidRPr="00CA389A">
                        <w:rPr>
                          <w:rFonts w:ascii="Times New Roman" w:hAnsi="Times New Roman" w:cs="Times New Roman"/>
                          <w:sz w:val="24"/>
                          <w:szCs w:val="28"/>
                          <w:shd w:val="clear" w:color="auto" w:fill="FFFFFF"/>
                        </w:rPr>
                        <w:t> </w:t>
                      </w:r>
                      <w:hyperlink r:id="rId49" w:tooltip="Programmation orientée objet" w:history="1">
                        <w:r w:rsidRPr="00CA389A">
                          <w:rPr>
                            <w:rStyle w:val="Hyperlink"/>
                            <w:rFonts w:ascii="Times New Roman" w:hAnsi="Times New Roman" w:cs="Times New Roman"/>
                            <w:color w:val="auto"/>
                            <w:sz w:val="24"/>
                            <w:szCs w:val="28"/>
                            <w:u w:val="none"/>
                            <w:shd w:val="clear" w:color="auto" w:fill="FFFFFF"/>
                          </w:rPr>
                          <w:t>programmation orientée objet</w:t>
                        </w:r>
                      </w:hyperlink>
                      <w:r w:rsidRPr="00CA389A">
                        <w:rPr>
                          <w:rFonts w:ascii="Times New Roman" w:hAnsi="Times New Roman" w:cs="Times New Roman"/>
                          <w:sz w:val="24"/>
                          <w:szCs w:val="28"/>
                        </w:rPr>
                        <w:t xml:space="preserve"> [13].</w:t>
                      </w:r>
                    </w:p>
                    <w:p w14:paraId="1C164589" w14:textId="5A447CDB" w:rsidR="00F87F36" w:rsidRPr="00CA389A" w:rsidRDefault="00F87F36">
                      <w:pPr>
                        <w:rPr>
                          <w:rFonts w:ascii="Times New Roman" w:hAnsi="Times New Roman" w:cs="Times New Roman"/>
                          <w:color w:val="202122"/>
                          <w:sz w:val="24"/>
                          <w:szCs w:val="28"/>
                          <w:shd w:val="clear" w:color="auto" w:fill="FFFFFF"/>
                        </w:rPr>
                      </w:pPr>
                      <w:r w:rsidRPr="00CA389A">
                        <w:rPr>
                          <w:rFonts w:ascii="Times New Roman" w:hAnsi="Times New Roman" w:cs="Times New Roman"/>
                          <w:color w:val="0D0D0D"/>
                          <w:sz w:val="24"/>
                          <w:szCs w:val="28"/>
                          <w:shd w:val="clear" w:color="auto" w:fill="FFFFFF"/>
                        </w:rPr>
                        <w:t>Il offre une structure et des fonctionnalités puissantes pour la création d'applications web modernes et robustes.</w:t>
                      </w:r>
                    </w:p>
                    <w:p w14:paraId="0E600059" w14:textId="77777777" w:rsidR="00F87F36" w:rsidRDefault="00F87F36"/>
                  </w:txbxContent>
                </v:textbox>
                <w10:wrap type="square"/>
              </v:shape>
            </w:pict>
          </mc:Fallback>
        </mc:AlternateContent>
      </w:r>
    </w:p>
    <w:p w14:paraId="56D3A76C" w14:textId="489966AF" w:rsidR="00417391" w:rsidRPr="00EC6F49" w:rsidRDefault="002828CD" w:rsidP="00EC6F49">
      <w:pPr>
        <w:jc w:val="both"/>
        <w:rPr>
          <w:rFonts w:ascii="Times New Roman" w:hAnsi="Times New Roman" w:cs="Times New Roman"/>
          <w:sz w:val="28"/>
          <w:szCs w:val="28"/>
        </w:rPr>
      </w:pPr>
      <w:r w:rsidRPr="00EC6F49">
        <w:rPr>
          <w:rFonts w:ascii="Times New Roman" w:hAnsi="Times New Roman" w:cs="Times New Roman"/>
          <w:noProof/>
          <w:sz w:val="28"/>
          <w:szCs w:val="28"/>
        </w:rPr>
        <w:drawing>
          <wp:inline distT="0" distB="0" distL="0" distR="0" wp14:anchorId="2BE4AB5C" wp14:editId="46EB89CC">
            <wp:extent cx="2004343" cy="58084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aravel.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067410" cy="599120"/>
                    </a:xfrm>
                    <a:prstGeom prst="rect">
                      <a:avLst/>
                    </a:prstGeom>
                  </pic:spPr>
                </pic:pic>
              </a:graphicData>
            </a:graphic>
          </wp:inline>
        </w:drawing>
      </w:r>
    </w:p>
    <w:p w14:paraId="4D877643" w14:textId="77777777" w:rsidR="00417391" w:rsidRPr="00EC6F49" w:rsidRDefault="00417391" w:rsidP="00EC6F49">
      <w:pPr>
        <w:jc w:val="both"/>
        <w:rPr>
          <w:rFonts w:ascii="Times New Roman" w:hAnsi="Times New Roman" w:cs="Times New Roman"/>
        </w:rPr>
      </w:pPr>
    </w:p>
    <w:p w14:paraId="42857E17" w14:textId="77777777" w:rsidR="00417391" w:rsidRPr="00EC6F49" w:rsidRDefault="00417391" w:rsidP="00EC6F49">
      <w:pPr>
        <w:jc w:val="both"/>
        <w:rPr>
          <w:rFonts w:ascii="Times New Roman" w:hAnsi="Times New Roman" w:cs="Times New Roman"/>
        </w:rPr>
      </w:pPr>
    </w:p>
    <w:p w14:paraId="2845C102" w14:textId="77777777" w:rsidR="00417391" w:rsidRPr="00EC6F49" w:rsidRDefault="00417391" w:rsidP="00EC6F49">
      <w:pPr>
        <w:jc w:val="both"/>
        <w:rPr>
          <w:rFonts w:ascii="Times New Roman" w:hAnsi="Times New Roman" w:cs="Times New Roman"/>
        </w:rPr>
      </w:pPr>
    </w:p>
    <w:p w14:paraId="37B517DA" w14:textId="77777777" w:rsidR="00417391" w:rsidRPr="00EC6F49" w:rsidRDefault="00417391" w:rsidP="00EC6F49">
      <w:pPr>
        <w:rPr>
          <w:rFonts w:ascii="Times New Roman" w:hAnsi="Times New Roman" w:cs="Times New Roman"/>
          <w:sz w:val="32"/>
          <w:szCs w:val="32"/>
        </w:rPr>
      </w:pPr>
    </w:p>
    <w:p w14:paraId="3496C48E" w14:textId="40177AED" w:rsidR="002828CD" w:rsidRPr="00EC6F49" w:rsidRDefault="00417391" w:rsidP="00EC6F49">
      <w:pPr>
        <w:pStyle w:val="ListParagraph"/>
        <w:numPr>
          <w:ilvl w:val="0"/>
          <w:numId w:val="5"/>
        </w:numPr>
        <w:ind w:left="0" w:firstLine="0"/>
        <w:rPr>
          <w:rFonts w:ascii="Times New Roman" w:hAnsi="Times New Roman" w:cs="Times New Roman"/>
          <w:b/>
          <w:sz w:val="32"/>
          <w:szCs w:val="32"/>
        </w:rPr>
      </w:pPr>
      <w:r w:rsidRPr="00EC6F49">
        <w:rPr>
          <w:rFonts w:ascii="Times New Roman" w:hAnsi="Times New Roman" w:cs="Times New Roman"/>
          <w:b/>
          <w:sz w:val="32"/>
          <w:szCs w:val="32"/>
        </w:rPr>
        <w:t>CONCLUSION :</w:t>
      </w:r>
    </w:p>
    <w:p w14:paraId="124C75E0" w14:textId="0EA4A0C4" w:rsidR="00167124" w:rsidRPr="00CA389A" w:rsidRDefault="00167124" w:rsidP="00EC6F49">
      <w:pPr>
        <w:rPr>
          <w:rFonts w:ascii="Times New Roman" w:hAnsi="Times New Roman" w:cs="Times New Roman"/>
          <w:sz w:val="24"/>
          <w:szCs w:val="24"/>
        </w:rPr>
      </w:pPr>
      <w:r w:rsidRPr="00CA389A">
        <w:rPr>
          <w:rFonts w:ascii="Times New Roman" w:hAnsi="Times New Roman" w:cs="Times New Roman"/>
          <w:sz w:val="24"/>
          <w:szCs w:val="24"/>
        </w:rPr>
        <w:lastRenderedPageBreak/>
        <w:t>Dans le deuxièm</w:t>
      </w:r>
      <w:r w:rsidR="00EC6F49" w:rsidRPr="00CA389A">
        <w:rPr>
          <w:rFonts w:ascii="Times New Roman" w:hAnsi="Times New Roman" w:cs="Times New Roman"/>
          <w:sz w:val="24"/>
          <w:szCs w:val="24"/>
        </w:rPr>
        <w:t xml:space="preserve">e </w:t>
      </w:r>
      <w:r w:rsidRPr="00CA389A">
        <w:rPr>
          <w:rFonts w:ascii="Times New Roman" w:hAnsi="Times New Roman" w:cs="Times New Roman"/>
          <w:sz w:val="24"/>
          <w:szCs w:val="24"/>
        </w:rPr>
        <w:t xml:space="preserve">chapitre, nous avons précisé les besoins et adopté le cadre Scrum. Le Backlog de produit global et le diagramme de cas d'utilisation global ont été présentés, accompagnés de choix techniques pour l'application. </w:t>
      </w:r>
    </w:p>
    <w:p w14:paraId="09868F36" w14:textId="0C32C216" w:rsidR="00417391" w:rsidRPr="00CA389A" w:rsidRDefault="00167124" w:rsidP="00EC6F49">
      <w:pPr>
        <w:rPr>
          <w:rFonts w:ascii="Times New Roman" w:hAnsi="Times New Roman" w:cs="Times New Roman"/>
          <w:sz w:val="24"/>
          <w:szCs w:val="24"/>
        </w:rPr>
      </w:pPr>
      <w:r w:rsidRPr="00CA389A">
        <w:rPr>
          <w:rFonts w:ascii="Times New Roman" w:hAnsi="Times New Roman" w:cs="Times New Roman"/>
          <w:sz w:val="24"/>
          <w:szCs w:val="24"/>
        </w:rPr>
        <w:t>Le prochain chapitre détaillera le travail réalisé lors du premier sprint du projet.</w:t>
      </w:r>
    </w:p>
    <w:p w14:paraId="0A611740" w14:textId="77777777" w:rsidR="00417391" w:rsidRPr="00EC6F49" w:rsidRDefault="00417391" w:rsidP="00EC6F49">
      <w:pPr>
        <w:rPr>
          <w:rFonts w:ascii="Times New Roman" w:hAnsi="Times New Roman" w:cs="Times New Roman"/>
        </w:rPr>
      </w:pPr>
    </w:p>
    <w:p w14:paraId="3C9F1753" w14:textId="77777777" w:rsidR="00417391" w:rsidRPr="00EC6F49" w:rsidRDefault="00417391" w:rsidP="00EC6F49">
      <w:pPr>
        <w:rPr>
          <w:rFonts w:ascii="Times New Roman" w:hAnsi="Times New Roman" w:cs="Times New Roman"/>
        </w:rPr>
      </w:pPr>
    </w:p>
    <w:p w14:paraId="6739B72E" w14:textId="77777777" w:rsidR="00417391" w:rsidRPr="00EC6F49" w:rsidRDefault="00417391" w:rsidP="00EC6F49">
      <w:pPr>
        <w:rPr>
          <w:rFonts w:ascii="Times New Roman" w:hAnsi="Times New Roman" w:cs="Times New Roman"/>
        </w:rPr>
      </w:pPr>
    </w:p>
    <w:p w14:paraId="145A6074" w14:textId="77777777" w:rsidR="00417391" w:rsidRPr="00EC6F49" w:rsidRDefault="00417391">
      <w:pPr>
        <w:rPr>
          <w:rFonts w:ascii="Times New Roman" w:hAnsi="Times New Roman" w:cs="Times New Roman"/>
        </w:rPr>
      </w:pPr>
    </w:p>
    <w:p w14:paraId="41501133" w14:textId="77777777" w:rsidR="00417391" w:rsidRPr="00EC6F49" w:rsidRDefault="00417391">
      <w:pPr>
        <w:rPr>
          <w:rFonts w:ascii="Times New Roman" w:hAnsi="Times New Roman" w:cs="Times New Roman"/>
        </w:rPr>
      </w:pPr>
    </w:p>
    <w:p w14:paraId="0D917F02" w14:textId="77777777" w:rsidR="00417391" w:rsidRPr="00EC6F49" w:rsidRDefault="00417391">
      <w:pPr>
        <w:rPr>
          <w:rFonts w:ascii="Times New Roman" w:hAnsi="Times New Roman" w:cs="Times New Roman"/>
        </w:rPr>
      </w:pPr>
    </w:p>
    <w:p w14:paraId="303D6E85" w14:textId="77777777" w:rsidR="00417391" w:rsidRPr="00EC6F49" w:rsidRDefault="00417391">
      <w:pPr>
        <w:rPr>
          <w:rFonts w:ascii="Times New Roman" w:hAnsi="Times New Roman" w:cs="Times New Roman"/>
        </w:rPr>
      </w:pPr>
    </w:p>
    <w:p w14:paraId="1EF4C387" w14:textId="77777777" w:rsidR="00417391" w:rsidRPr="00EC6F49" w:rsidRDefault="00417391">
      <w:pPr>
        <w:rPr>
          <w:rFonts w:ascii="Times New Roman" w:hAnsi="Times New Roman" w:cs="Times New Roman"/>
        </w:rPr>
      </w:pPr>
    </w:p>
    <w:p w14:paraId="048149C4" w14:textId="68B8DBD6" w:rsidR="006B4FAE" w:rsidRDefault="006B4FAE"/>
    <w:p w14:paraId="6DFE6CCB" w14:textId="4E98D900" w:rsidR="00C1508A" w:rsidRDefault="006B4FAE" w:rsidP="00594523">
      <w:pPr>
        <w:jc w:val="center"/>
        <w:rPr>
          <w:rFonts w:ascii="Times New Roman" w:hAnsi="Times New Roman" w:cs="Times New Roman"/>
          <w:b/>
          <w:sz w:val="32"/>
          <w:szCs w:val="32"/>
        </w:rPr>
      </w:pPr>
      <w:r w:rsidRPr="00FA2B50">
        <w:rPr>
          <w:b/>
          <w:sz w:val="32"/>
          <w:szCs w:val="32"/>
        </w:rPr>
        <w:br w:type="page"/>
      </w:r>
      <w:r w:rsidRPr="00FA2B50">
        <w:rPr>
          <w:rFonts w:ascii="Times New Roman" w:hAnsi="Times New Roman" w:cs="Times New Roman"/>
          <w:b/>
          <w:sz w:val="32"/>
          <w:szCs w:val="32"/>
        </w:rPr>
        <w:lastRenderedPageBreak/>
        <w:t xml:space="preserve">Chapitre3 : </w:t>
      </w:r>
      <w:r w:rsidR="00050FAE" w:rsidRPr="00050FAE">
        <w:rPr>
          <w:rFonts w:ascii="Times New Roman" w:hAnsi="Times New Roman" w:cs="Times New Roman"/>
          <w:b/>
          <w:sz w:val="32"/>
          <w:szCs w:val="32"/>
        </w:rPr>
        <w:t>Sprint1 : Gestion des utilisateurs</w:t>
      </w:r>
      <w:r w:rsidR="00050FAE">
        <w:rPr>
          <w:rFonts w:ascii="Times New Roman" w:hAnsi="Times New Roman" w:cs="Times New Roman"/>
          <w:b/>
          <w:sz w:val="32"/>
          <w:szCs w:val="32"/>
        </w:rPr>
        <w:t xml:space="preserve"> et Gestion des équipements</w:t>
      </w:r>
    </w:p>
    <w:p w14:paraId="0B4964FC" w14:textId="77777777" w:rsidR="00FA2B50" w:rsidRPr="00FA2B50" w:rsidRDefault="00FA2B50" w:rsidP="001B5FDC">
      <w:pPr>
        <w:rPr>
          <w:rFonts w:ascii="Times New Roman" w:hAnsi="Times New Roman" w:cs="Times New Roman"/>
          <w:b/>
          <w:sz w:val="32"/>
          <w:szCs w:val="32"/>
        </w:rPr>
      </w:pPr>
    </w:p>
    <w:p w14:paraId="677EB716" w14:textId="70D83094" w:rsidR="00FA2B50" w:rsidRPr="00833970" w:rsidRDefault="00C1508A" w:rsidP="00A82980">
      <w:pPr>
        <w:pStyle w:val="ListParagraph"/>
        <w:ind w:left="0"/>
        <w:rPr>
          <w:rFonts w:ascii="Times New Roman" w:hAnsi="Times New Roman" w:cs="Times New Roman"/>
          <w:b/>
          <w:sz w:val="32"/>
          <w:szCs w:val="32"/>
        </w:rPr>
      </w:pPr>
      <w:r w:rsidRPr="00833970">
        <w:rPr>
          <w:rFonts w:ascii="Times New Roman" w:hAnsi="Times New Roman" w:cs="Times New Roman"/>
          <w:b/>
          <w:sz w:val="32"/>
          <w:szCs w:val="32"/>
        </w:rPr>
        <w:t xml:space="preserve"> </w:t>
      </w:r>
      <w:r w:rsidR="00FA2B50" w:rsidRPr="00833970">
        <w:rPr>
          <w:rFonts w:ascii="Times New Roman" w:hAnsi="Times New Roman" w:cs="Times New Roman"/>
          <w:b/>
          <w:sz w:val="32"/>
          <w:szCs w:val="32"/>
        </w:rPr>
        <w:t>Introduction :</w:t>
      </w:r>
    </w:p>
    <w:p w14:paraId="30CC84F1" w14:textId="77777777" w:rsidR="00FA2B50" w:rsidRDefault="00FA2B50" w:rsidP="00FA2B50">
      <w:pPr>
        <w:pStyle w:val="ListParagraph"/>
        <w:ind w:left="0"/>
        <w:rPr>
          <w:rFonts w:ascii="Times New Roman" w:hAnsi="Times New Roman" w:cs="Times New Roman"/>
          <w:b/>
          <w:sz w:val="28"/>
          <w:szCs w:val="28"/>
        </w:rPr>
      </w:pPr>
    </w:p>
    <w:p w14:paraId="51EBCE44" w14:textId="77777777" w:rsidR="00FA2B50" w:rsidRPr="00FA2B50" w:rsidRDefault="00FA2B50" w:rsidP="009E28A7">
      <w:pPr>
        <w:pStyle w:val="ListParagraph"/>
        <w:spacing w:line="360" w:lineRule="auto"/>
        <w:ind w:left="0" w:firstLine="708"/>
        <w:jc w:val="both"/>
        <w:rPr>
          <w:rFonts w:ascii="Times New Roman" w:hAnsi="Times New Roman" w:cs="Times New Roman"/>
          <w:sz w:val="24"/>
          <w:szCs w:val="24"/>
        </w:rPr>
      </w:pPr>
      <w:r w:rsidRPr="00FA2B50">
        <w:rPr>
          <w:rFonts w:ascii="Times New Roman" w:hAnsi="Times New Roman" w:cs="Times New Roman"/>
          <w:sz w:val="24"/>
          <w:szCs w:val="24"/>
        </w:rPr>
        <w:t>Dans ce chapitre,</w:t>
      </w:r>
      <w:r w:rsidRPr="00FA2B50">
        <w:t xml:space="preserve"> </w:t>
      </w:r>
      <w:r w:rsidRPr="00FA2B50">
        <w:rPr>
          <w:rFonts w:ascii="Times New Roman" w:hAnsi="Times New Roman" w:cs="Times New Roman"/>
          <w:sz w:val="24"/>
          <w:szCs w:val="24"/>
        </w:rPr>
        <w:t>nous présentons la progression des étapes nécessaires pour atteindre les objectifs du sprint initial, qui englobent la gestion des utilisateurs et la gestion des équipements. Pour commencer, nous pouvons commencer par démontrer et expliquer les différents diagrammes UML. Cela nous amènera ensuite à présenter les interfaces applicatives adaptées à la gestion des utilisateurs, tant du point de vue de l'utilisateur que de l'administrateur.</w:t>
      </w:r>
    </w:p>
    <w:p w14:paraId="4BB3F5DC" w14:textId="77777777" w:rsidR="00FA2B50" w:rsidRPr="00833970" w:rsidRDefault="00FA2B50" w:rsidP="00FA2B50">
      <w:pPr>
        <w:pStyle w:val="ListParagraph"/>
        <w:ind w:left="0"/>
        <w:rPr>
          <w:rFonts w:ascii="Times New Roman" w:hAnsi="Times New Roman" w:cs="Times New Roman"/>
          <w:b/>
          <w:sz w:val="32"/>
          <w:szCs w:val="32"/>
        </w:rPr>
      </w:pPr>
    </w:p>
    <w:p w14:paraId="6BDFC489" w14:textId="25CB46E6" w:rsidR="00FA2B50" w:rsidRPr="00833970" w:rsidRDefault="00FA2B50" w:rsidP="001E528D">
      <w:pPr>
        <w:pStyle w:val="ListParagraph"/>
        <w:numPr>
          <w:ilvl w:val="0"/>
          <w:numId w:val="26"/>
        </w:numPr>
        <w:ind w:left="0" w:firstLine="0"/>
        <w:rPr>
          <w:rFonts w:ascii="Times New Roman" w:hAnsi="Times New Roman" w:cs="Times New Roman"/>
          <w:b/>
          <w:sz w:val="32"/>
          <w:szCs w:val="32"/>
        </w:rPr>
      </w:pPr>
      <w:r w:rsidRPr="00833970">
        <w:rPr>
          <w:rFonts w:ascii="Times New Roman" w:hAnsi="Times New Roman" w:cs="Times New Roman"/>
          <w:b/>
          <w:sz w:val="32"/>
          <w:szCs w:val="32"/>
        </w:rPr>
        <w:t>Backlog du sprint 1 :</w:t>
      </w:r>
    </w:p>
    <w:p w14:paraId="5785195D" w14:textId="2C952A63" w:rsidR="00FA2B50" w:rsidRPr="00B15C4E" w:rsidRDefault="00B15C4E" w:rsidP="009E28A7">
      <w:pPr>
        <w:spacing w:line="360" w:lineRule="auto"/>
        <w:ind w:firstLine="708"/>
        <w:rPr>
          <w:rFonts w:ascii="Times New Roman" w:hAnsi="Times New Roman" w:cs="Times New Roman"/>
          <w:sz w:val="24"/>
          <w:szCs w:val="24"/>
        </w:rPr>
      </w:pPr>
      <w:r w:rsidRPr="00B15C4E">
        <w:rPr>
          <w:rFonts w:ascii="Times New Roman" w:hAnsi="Times New Roman" w:cs="Times New Roman"/>
          <w:sz w:val="24"/>
          <w:szCs w:val="24"/>
        </w:rPr>
        <w:t>Le backlog du sprint initial est résumé dans le tableau 3.1, qui présente les composants de chaque thème inclus dans ce backlog. Une user story est constituée d’un identifiant (id) et un ordre</w:t>
      </w:r>
      <w:r>
        <w:rPr>
          <w:rFonts w:ascii="Times New Roman" w:hAnsi="Times New Roman" w:cs="Times New Roman"/>
          <w:sz w:val="24"/>
          <w:szCs w:val="24"/>
        </w:rPr>
        <w:t xml:space="preserve"> </w:t>
      </w:r>
      <w:r w:rsidRPr="00B15C4E">
        <w:rPr>
          <w:rFonts w:ascii="Times New Roman" w:hAnsi="Times New Roman" w:cs="Times New Roman"/>
          <w:sz w:val="24"/>
          <w:szCs w:val="24"/>
        </w:rPr>
        <w:t>d’importance de réalisation.</w:t>
      </w:r>
    </w:p>
    <w:p w14:paraId="13B08380" w14:textId="75B18D5A" w:rsidR="00FA2B50" w:rsidRDefault="00FA2B50" w:rsidP="006B4FAE">
      <w:pPr>
        <w:jc w:val="both"/>
      </w:pPr>
    </w:p>
    <w:tbl>
      <w:tblPr>
        <w:tblStyle w:val="TableGrid"/>
        <w:tblW w:w="0" w:type="auto"/>
        <w:tblLook w:val="04A0" w:firstRow="1" w:lastRow="0" w:firstColumn="1" w:lastColumn="0" w:noHBand="0" w:noVBand="1"/>
      </w:tblPr>
      <w:tblGrid>
        <w:gridCol w:w="336"/>
        <w:gridCol w:w="2786"/>
        <w:gridCol w:w="516"/>
        <w:gridCol w:w="3741"/>
        <w:gridCol w:w="1683"/>
      </w:tblGrid>
      <w:tr w:rsidR="00B15C4E" w14:paraId="66DF4A6A" w14:textId="77777777" w:rsidTr="0051105F">
        <w:tc>
          <w:tcPr>
            <w:tcW w:w="3122" w:type="dxa"/>
            <w:gridSpan w:val="2"/>
          </w:tcPr>
          <w:p w14:paraId="65A78154" w14:textId="5CE85FF4" w:rsidR="00B15C4E" w:rsidRPr="00B15C4E" w:rsidRDefault="00B15C4E" w:rsidP="00B15C4E">
            <w:pPr>
              <w:jc w:val="center"/>
              <w:rPr>
                <w:rFonts w:ascii="Times New Roman" w:hAnsi="Times New Roman" w:cs="Times New Roman"/>
                <w:b/>
                <w:sz w:val="24"/>
                <w:szCs w:val="24"/>
              </w:rPr>
            </w:pPr>
            <w:r w:rsidRPr="00B15C4E">
              <w:rPr>
                <w:rFonts w:ascii="Times New Roman" w:hAnsi="Times New Roman" w:cs="Times New Roman"/>
                <w:b/>
                <w:sz w:val="24"/>
                <w:szCs w:val="24"/>
              </w:rPr>
              <w:t>Thème</w:t>
            </w:r>
          </w:p>
        </w:tc>
        <w:tc>
          <w:tcPr>
            <w:tcW w:w="516" w:type="dxa"/>
          </w:tcPr>
          <w:p w14:paraId="66195A9D" w14:textId="340ABF9E" w:rsidR="00B15C4E" w:rsidRPr="00B15C4E" w:rsidRDefault="001F1170" w:rsidP="00B15C4E">
            <w:pPr>
              <w:jc w:val="center"/>
              <w:rPr>
                <w:rFonts w:ascii="Times New Roman" w:hAnsi="Times New Roman" w:cs="Times New Roman"/>
                <w:b/>
                <w:sz w:val="24"/>
                <w:szCs w:val="24"/>
              </w:rPr>
            </w:pPr>
            <w:r>
              <w:rPr>
                <w:rFonts w:ascii="Times New Roman" w:hAnsi="Times New Roman" w:cs="Times New Roman"/>
                <w:b/>
                <w:sz w:val="24"/>
                <w:szCs w:val="24"/>
              </w:rPr>
              <w:t>ID</w:t>
            </w:r>
          </w:p>
        </w:tc>
        <w:tc>
          <w:tcPr>
            <w:tcW w:w="3741" w:type="dxa"/>
          </w:tcPr>
          <w:p w14:paraId="75B636D6" w14:textId="4786BE8B" w:rsidR="00B15C4E" w:rsidRPr="00B15C4E" w:rsidRDefault="00B15C4E" w:rsidP="00B15C4E">
            <w:pPr>
              <w:jc w:val="center"/>
              <w:rPr>
                <w:rFonts w:ascii="Times New Roman" w:hAnsi="Times New Roman" w:cs="Times New Roman"/>
                <w:b/>
                <w:sz w:val="24"/>
                <w:szCs w:val="24"/>
              </w:rPr>
            </w:pPr>
            <w:r w:rsidRPr="00B15C4E">
              <w:rPr>
                <w:rFonts w:ascii="Times New Roman" w:hAnsi="Times New Roman" w:cs="Times New Roman"/>
                <w:b/>
                <w:sz w:val="24"/>
                <w:szCs w:val="24"/>
              </w:rPr>
              <w:t>User story</w:t>
            </w:r>
          </w:p>
        </w:tc>
        <w:tc>
          <w:tcPr>
            <w:tcW w:w="1683" w:type="dxa"/>
          </w:tcPr>
          <w:p w14:paraId="6A62AEF8" w14:textId="352CB078" w:rsidR="00B15C4E" w:rsidRPr="00B15C4E" w:rsidRDefault="00B15C4E" w:rsidP="00B15C4E">
            <w:pPr>
              <w:jc w:val="center"/>
              <w:rPr>
                <w:rFonts w:ascii="Times New Roman" w:hAnsi="Times New Roman" w:cs="Times New Roman"/>
                <w:b/>
                <w:sz w:val="24"/>
                <w:szCs w:val="24"/>
              </w:rPr>
            </w:pPr>
            <w:r w:rsidRPr="00B15C4E">
              <w:rPr>
                <w:rFonts w:ascii="Times New Roman" w:hAnsi="Times New Roman" w:cs="Times New Roman"/>
                <w:b/>
                <w:sz w:val="24"/>
                <w:szCs w:val="24"/>
              </w:rPr>
              <w:t>Importance</w:t>
            </w:r>
          </w:p>
        </w:tc>
      </w:tr>
      <w:tr w:rsidR="0051105F" w:rsidRPr="0051105F" w14:paraId="4FE39AAF" w14:textId="77777777" w:rsidTr="0051105F">
        <w:tc>
          <w:tcPr>
            <w:tcW w:w="336" w:type="dxa"/>
          </w:tcPr>
          <w:p w14:paraId="1F36BB0C" w14:textId="03D89C18" w:rsidR="0051105F" w:rsidRPr="0051105F" w:rsidRDefault="0051105F" w:rsidP="006B4FAE">
            <w:pPr>
              <w:jc w:val="both"/>
              <w:rPr>
                <w:rFonts w:ascii="Times New Roman" w:hAnsi="Times New Roman" w:cs="Times New Roman"/>
                <w:sz w:val="24"/>
                <w:szCs w:val="24"/>
              </w:rPr>
            </w:pPr>
            <w:r w:rsidRPr="0051105F">
              <w:rPr>
                <w:rFonts w:ascii="Times New Roman" w:hAnsi="Times New Roman" w:cs="Times New Roman"/>
                <w:sz w:val="24"/>
                <w:szCs w:val="24"/>
              </w:rPr>
              <w:t>1</w:t>
            </w:r>
          </w:p>
        </w:tc>
        <w:tc>
          <w:tcPr>
            <w:tcW w:w="2786" w:type="dxa"/>
          </w:tcPr>
          <w:p w14:paraId="684D9178" w14:textId="7CDD4E2E" w:rsidR="0051105F" w:rsidRPr="0051105F" w:rsidRDefault="0051105F" w:rsidP="009E28A7">
            <w:pPr>
              <w:spacing w:line="360" w:lineRule="auto"/>
              <w:jc w:val="both"/>
              <w:rPr>
                <w:rFonts w:ascii="Times New Roman" w:hAnsi="Times New Roman" w:cs="Times New Roman"/>
                <w:sz w:val="24"/>
                <w:szCs w:val="24"/>
              </w:rPr>
            </w:pPr>
            <w:r w:rsidRPr="0051105F">
              <w:rPr>
                <w:rFonts w:ascii="Times New Roman" w:hAnsi="Times New Roman" w:cs="Times New Roman"/>
                <w:sz w:val="24"/>
                <w:szCs w:val="24"/>
              </w:rPr>
              <w:t>Authentification</w:t>
            </w:r>
          </w:p>
        </w:tc>
        <w:tc>
          <w:tcPr>
            <w:tcW w:w="516" w:type="dxa"/>
          </w:tcPr>
          <w:p w14:paraId="11B27C7A" w14:textId="6048E915" w:rsidR="0051105F" w:rsidRPr="0051105F" w:rsidRDefault="0051105F" w:rsidP="006B4FAE">
            <w:pPr>
              <w:jc w:val="both"/>
              <w:rPr>
                <w:rFonts w:ascii="Times New Roman" w:hAnsi="Times New Roman" w:cs="Times New Roman"/>
                <w:sz w:val="24"/>
                <w:szCs w:val="24"/>
              </w:rPr>
            </w:pPr>
            <w:r w:rsidRPr="0051105F">
              <w:rPr>
                <w:rFonts w:ascii="Times New Roman" w:hAnsi="Times New Roman" w:cs="Times New Roman"/>
                <w:sz w:val="24"/>
                <w:szCs w:val="24"/>
              </w:rPr>
              <w:t>1</w:t>
            </w:r>
            <w:r>
              <w:rPr>
                <w:rFonts w:ascii="Times New Roman" w:hAnsi="Times New Roman" w:cs="Times New Roman"/>
                <w:sz w:val="24"/>
                <w:szCs w:val="24"/>
              </w:rPr>
              <w:t>.1</w:t>
            </w:r>
          </w:p>
        </w:tc>
        <w:tc>
          <w:tcPr>
            <w:tcW w:w="3741" w:type="dxa"/>
          </w:tcPr>
          <w:p w14:paraId="075E01E1" w14:textId="584D6D0F" w:rsidR="0051105F" w:rsidRPr="0051105F" w:rsidRDefault="0051105F" w:rsidP="009E28A7">
            <w:pPr>
              <w:spacing w:line="360" w:lineRule="auto"/>
              <w:jc w:val="both"/>
              <w:rPr>
                <w:rFonts w:ascii="Times New Roman" w:hAnsi="Times New Roman" w:cs="Times New Roman"/>
                <w:sz w:val="24"/>
                <w:szCs w:val="24"/>
              </w:rPr>
            </w:pPr>
            <w:r w:rsidRPr="0051105F">
              <w:rPr>
                <w:rFonts w:ascii="Times New Roman" w:hAnsi="Times New Roman" w:cs="Times New Roman"/>
                <w:sz w:val="24"/>
                <w:szCs w:val="24"/>
              </w:rPr>
              <w:t>En tant qu’utilisateur, je veux pouvoir me connecter pour bénéficier de quelques services du l’application et me déconnecter.</w:t>
            </w:r>
          </w:p>
        </w:tc>
        <w:tc>
          <w:tcPr>
            <w:tcW w:w="1683" w:type="dxa"/>
          </w:tcPr>
          <w:p w14:paraId="3C7AD900" w14:textId="5B259643" w:rsidR="0051105F" w:rsidRPr="0051105F" w:rsidRDefault="0051105F" w:rsidP="0051105F">
            <w:pPr>
              <w:jc w:val="center"/>
              <w:rPr>
                <w:rFonts w:ascii="Times New Roman" w:hAnsi="Times New Roman" w:cs="Times New Roman"/>
                <w:sz w:val="24"/>
                <w:szCs w:val="24"/>
              </w:rPr>
            </w:pPr>
            <w:r w:rsidRPr="0051105F">
              <w:rPr>
                <w:rFonts w:ascii="Times New Roman" w:hAnsi="Times New Roman" w:cs="Times New Roman"/>
                <w:sz w:val="24"/>
                <w:szCs w:val="24"/>
              </w:rPr>
              <w:t>Must</w:t>
            </w:r>
          </w:p>
        </w:tc>
      </w:tr>
      <w:tr w:rsidR="0051105F" w:rsidRPr="0051105F" w14:paraId="613B4829" w14:textId="77777777" w:rsidTr="0051105F">
        <w:tc>
          <w:tcPr>
            <w:tcW w:w="336" w:type="dxa"/>
          </w:tcPr>
          <w:p w14:paraId="69B20290" w14:textId="27E8FB1F" w:rsidR="0051105F" w:rsidRPr="0051105F" w:rsidRDefault="0051105F" w:rsidP="006B4FAE">
            <w:pPr>
              <w:jc w:val="both"/>
              <w:rPr>
                <w:rFonts w:ascii="Times New Roman" w:hAnsi="Times New Roman" w:cs="Times New Roman"/>
                <w:sz w:val="24"/>
                <w:szCs w:val="24"/>
              </w:rPr>
            </w:pPr>
            <w:r w:rsidRPr="0051105F">
              <w:rPr>
                <w:rFonts w:ascii="Times New Roman" w:hAnsi="Times New Roman" w:cs="Times New Roman"/>
                <w:sz w:val="24"/>
                <w:szCs w:val="24"/>
              </w:rPr>
              <w:t>2</w:t>
            </w:r>
          </w:p>
        </w:tc>
        <w:tc>
          <w:tcPr>
            <w:tcW w:w="2786" w:type="dxa"/>
          </w:tcPr>
          <w:p w14:paraId="01D0A2EF" w14:textId="23558ED9" w:rsidR="0051105F" w:rsidRPr="0051105F" w:rsidRDefault="0051105F" w:rsidP="009E28A7">
            <w:pPr>
              <w:spacing w:line="360" w:lineRule="auto"/>
              <w:jc w:val="both"/>
              <w:rPr>
                <w:rFonts w:ascii="Times New Roman" w:hAnsi="Times New Roman" w:cs="Times New Roman"/>
                <w:sz w:val="24"/>
                <w:szCs w:val="24"/>
              </w:rPr>
            </w:pPr>
            <w:r w:rsidRPr="0051105F">
              <w:rPr>
                <w:rFonts w:ascii="Times New Roman" w:hAnsi="Times New Roman" w:cs="Times New Roman"/>
                <w:sz w:val="24"/>
                <w:szCs w:val="24"/>
              </w:rPr>
              <w:t>Réinitialisation d</w:t>
            </w:r>
            <w:r w:rsidR="00594523">
              <w:rPr>
                <w:rFonts w:ascii="Times New Roman" w:hAnsi="Times New Roman" w:cs="Times New Roman"/>
                <w:sz w:val="24"/>
                <w:szCs w:val="24"/>
              </w:rPr>
              <w:t>u</w:t>
            </w:r>
            <w:r w:rsidRPr="0051105F">
              <w:rPr>
                <w:rFonts w:ascii="Times New Roman" w:hAnsi="Times New Roman" w:cs="Times New Roman"/>
                <w:sz w:val="24"/>
                <w:szCs w:val="24"/>
              </w:rPr>
              <w:t xml:space="preserve"> mot</w:t>
            </w:r>
          </w:p>
          <w:p w14:paraId="498DA67A" w14:textId="3C075D1A" w:rsidR="0051105F" w:rsidRPr="0051105F" w:rsidRDefault="0051105F" w:rsidP="009E28A7">
            <w:pPr>
              <w:spacing w:line="360" w:lineRule="auto"/>
              <w:jc w:val="both"/>
              <w:rPr>
                <w:rFonts w:ascii="Times New Roman" w:hAnsi="Times New Roman" w:cs="Times New Roman"/>
                <w:sz w:val="24"/>
                <w:szCs w:val="24"/>
              </w:rPr>
            </w:pPr>
            <w:proofErr w:type="gramStart"/>
            <w:r w:rsidRPr="0051105F">
              <w:rPr>
                <w:rFonts w:ascii="Times New Roman" w:hAnsi="Times New Roman" w:cs="Times New Roman"/>
                <w:sz w:val="24"/>
                <w:szCs w:val="24"/>
              </w:rPr>
              <w:t>de</w:t>
            </w:r>
            <w:proofErr w:type="gramEnd"/>
            <w:r w:rsidRPr="0051105F">
              <w:rPr>
                <w:rFonts w:ascii="Times New Roman" w:hAnsi="Times New Roman" w:cs="Times New Roman"/>
                <w:sz w:val="24"/>
                <w:szCs w:val="24"/>
              </w:rPr>
              <w:t xml:space="preserve"> passe</w:t>
            </w:r>
          </w:p>
        </w:tc>
        <w:tc>
          <w:tcPr>
            <w:tcW w:w="516" w:type="dxa"/>
          </w:tcPr>
          <w:p w14:paraId="6D194A17" w14:textId="6E9C9A3F" w:rsidR="0051105F" w:rsidRPr="0051105F" w:rsidRDefault="0051105F" w:rsidP="006B4FAE">
            <w:pPr>
              <w:jc w:val="both"/>
              <w:rPr>
                <w:rFonts w:ascii="Times New Roman" w:hAnsi="Times New Roman" w:cs="Times New Roman"/>
                <w:sz w:val="24"/>
                <w:szCs w:val="24"/>
              </w:rPr>
            </w:pPr>
            <w:r>
              <w:rPr>
                <w:rFonts w:ascii="Times New Roman" w:hAnsi="Times New Roman" w:cs="Times New Roman"/>
                <w:sz w:val="24"/>
                <w:szCs w:val="24"/>
              </w:rPr>
              <w:t>2.1</w:t>
            </w:r>
          </w:p>
        </w:tc>
        <w:tc>
          <w:tcPr>
            <w:tcW w:w="3741" w:type="dxa"/>
          </w:tcPr>
          <w:p w14:paraId="7E3C5740" w14:textId="6F0B09C7" w:rsidR="0051105F" w:rsidRPr="0051105F" w:rsidRDefault="0051105F" w:rsidP="009E28A7">
            <w:pPr>
              <w:spacing w:line="360" w:lineRule="auto"/>
              <w:jc w:val="both"/>
              <w:rPr>
                <w:rFonts w:ascii="Times New Roman" w:hAnsi="Times New Roman" w:cs="Times New Roman"/>
                <w:sz w:val="24"/>
                <w:szCs w:val="24"/>
              </w:rPr>
            </w:pPr>
            <w:r w:rsidRPr="0051105F">
              <w:rPr>
                <w:rFonts w:ascii="Times New Roman" w:hAnsi="Times New Roman" w:cs="Times New Roman"/>
                <w:sz w:val="24"/>
                <w:szCs w:val="24"/>
              </w:rPr>
              <w:t>En tant qu’utilisateur, je veux avoir un</w:t>
            </w:r>
            <w:r>
              <w:rPr>
                <w:rFonts w:ascii="Times New Roman" w:hAnsi="Times New Roman" w:cs="Times New Roman"/>
                <w:sz w:val="24"/>
                <w:szCs w:val="24"/>
              </w:rPr>
              <w:t xml:space="preserve"> </w:t>
            </w:r>
            <w:r w:rsidRPr="0051105F">
              <w:rPr>
                <w:rFonts w:ascii="Times New Roman" w:hAnsi="Times New Roman" w:cs="Times New Roman"/>
                <w:sz w:val="24"/>
                <w:szCs w:val="24"/>
              </w:rPr>
              <w:t>formulaire avec lequel je peux réinitialiser mon</w:t>
            </w:r>
            <w:r>
              <w:rPr>
                <w:rFonts w:ascii="Times New Roman" w:hAnsi="Times New Roman" w:cs="Times New Roman"/>
                <w:sz w:val="24"/>
                <w:szCs w:val="24"/>
              </w:rPr>
              <w:t xml:space="preserve"> </w:t>
            </w:r>
            <w:r w:rsidRPr="0051105F">
              <w:rPr>
                <w:rFonts w:ascii="Times New Roman" w:hAnsi="Times New Roman" w:cs="Times New Roman"/>
                <w:sz w:val="24"/>
                <w:szCs w:val="24"/>
              </w:rPr>
              <w:t>mot de</w:t>
            </w:r>
            <w:r>
              <w:rPr>
                <w:rFonts w:ascii="Times New Roman" w:hAnsi="Times New Roman" w:cs="Times New Roman"/>
                <w:sz w:val="24"/>
                <w:szCs w:val="24"/>
              </w:rPr>
              <w:t xml:space="preserve"> </w:t>
            </w:r>
            <w:r w:rsidRPr="0051105F">
              <w:rPr>
                <w:rFonts w:ascii="Times New Roman" w:hAnsi="Times New Roman" w:cs="Times New Roman"/>
                <w:sz w:val="24"/>
                <w:szCs w:val="24"/>
              </w:rPr>
              <w:t>passe si je l’oublie</w:t>
            </w:r>
          </w:p>
        </w:tc>
        <w:tc>
          <w:tcPr>
            <w:tcW w:w="1683" w:type="dxa"/>
          </w:tcPr>
          <w:p w14:paraId="6BEC3F0A" w14:textId="385AA44B" w:rsidR="0051105F" w:rsidRPr="0051105F" w:rsidRDefault="0051105F" w:rsidP="0051105F">
            <w:pPr>
              <w:jc w:val="center"/>
              <w:rPr>
                <w:rFonts w:ascii="Times New Roman" w:hAnsi="Times New Roman" w:cs="Times New Roman"/>
                <w:sz w:val="24"/>
                <w:szCs w:val="24"/>
              </w:rPr>
            </w:pPr>
            <w:r>
              <w:rPr>
                <w:rFonts w:ascii="Times New Roman" w:hAnsi="Times New Roman" w:cs="Times New Roman"/>
                <w:sz w:val="24"/>
                <w:szCs w:val="24"/>
              </w:rPr>
              <w:t>Should</w:t>
            </w:r>
          </w:p>
        </w:tc>
      </w:tr>
      <w:tr w:rsidR="0051105F" w:rsidRPr="0051105F" w14:paraId="59CB69CC" w14:textId="77777777" w:rsidTr="0051105F">
        <w:tc>
          <w:tcPr>
            <w:tcW w:w="336" w:type="dxa"/>
            <w:vMerge w:val="restart"/>
          </w:tcPr>
          <w:p w14:paraId="3A4C2B88" w14:textId="2FF6912A" w:rsidR="0051105F" w:rsidRPr="0051105F" w:rsidRDefault="0051105F" w:rsidP="006B4FAE">
            <w:pPr>
              <w:jc w:val="both"/>
              <w:rPr>
                <w:rFonts w:ascii="Times New Roman" w:hAnsi="Times New Roman" w:cs="Times New Roman"/>
                <w:sz w:val="24"/>
                <w:szCs w:val="24"/>
              </w:rPr>
            </w:pPr>
            <w:r w:rsidRPr="0051105F">
              <w:rPr>
                <w:rFonts w:ascii="Times New Roman" w:hAnsi="Times New Roman" w:cs="Times New Roman"/>
                <w:sz w:val="24"/>
                <w:szCs w:val="24"/>
              </w:rPr>
              <w:t>3</w:t>
            </w:r>
          </w:p>
        </w:tc>
        <w:tc>
          <w:tcPr>
            <w:tcW w:w="2786" w:type="dxa"/>
            <w:vMerge w:val="restart"/>
          </w:tcPr>
          <w:p w14:paraId="7877F844" w14:textId="0C3AB4D5" w:rsidR="0051105F" w:rsidRPr="0051105F" w:rsidRDefault="0051105F" w:rsidP="009E28A7">
            <w:pPr>
              <w:spacing w:line="360" w:lineRule="auto"/>
              <w:jc w:val="both"/>
              <w:rPr>
                <w:rFonts w:ascii="Times New Roman" w:hAnsi="Times New Roman" w:cs="Times New Roman"/>
                <w:sz w:val="24"/>
                <w:szCs w:val="24"/>
              </w:rPr>
            </w:pPr>
            <w:r w:rsidRPr="0051105F">
              <w:rPr>
                <w:rFonts w:ascii="Times New Roman" w:hAnsi="Times New Roman" w:cs="Times New Roman"/>
                <w:sz w:val="24"/>
                <w:szCs w:val="24"/>
              </w:rPr>
              <w:t>Gestion utilisateur</w:t>
            </w:r>
          </w:p>
        </w:tc>
        <w:tc>
          <w:tcPr>
            <w:tcW w:w="516" w:type="dxa"/>
          </w:tcPr>
          <w:p w14:paraId="172EC3B2" w14:textId="17ECACF6" w:rsidR="0051105F" w:rsidRPr="0051105F" w:rsidRDefault="0051105F" w:rsidP="006B4FAE">
            <w:pPr>
              <w:jc w:val="both"/>
              <w:rPr>
                <w:rFonts w:ascii="Times New Roman" w:hAnsi="Times New Roman" w:cs="Times New Roman"/>
                <w:sz w:val="24"/>
                <w:szCs w:val="24"/>
              </w:rPr>
            </w:pPr>
            <w:r>
              <w:rPr>
                <w:rFonts w:ascii="Times New Roman" w:hAnsi="Times New Roman" w:cs="Times New Roman"/>
                <w:sz w:val="24"/>
                <w:szCs w:val="24"/>
              </w:rPr>
              <w:t>3.1</w:t>
            </w:r>
          </w:p>
        </w:tc>
        <w:tc>
          <w:tcPr>
            <w:tcW w:w="3741" w:type="dxa"/>
          </w:tcPr>
          <w:p w14:paraId="78163B7C" w14:textId="10754C52" w:rsidR="0051105F" w:rsidRPr="0051105F" w:rsidRDefault="0051105F" w:rsidP="009E28A7">
            <w:pPr>
              <w:spacing w:line="360" w:lineRule="auto"/>
              <w:jc w:val="both"/>
              <w:rPr>
                <w:rFonts w:ascii="Times New Roman" w:hAnsi="Times New Roman" w:cs="Times New Roman"/>
                <w:sz w:val="24"/>
                <w:szCs w:val="24"/>
              </w:rPr>
            </w:pPr>
            <w:r w:rsidRPr="0051105F">
              <w:rPr>
                <w:rFonts w:ascii="Times New Roman" w:hAnsi="Times New Roman" w:cs="Times New Roman"/>
                <w:sz w:val="24"/>
                <w:szCs w:val="24"/>
              </w:rPr>
              <w:t>En tant qu’administrateur, je peux ajouter un</w:t>
            </w:r>
            <w:r>
              <w:rPr>
                <w:rFonts w:ascii="Times New Roman" w:hAnsi="Times New Roman" w:cs="Times New Roman"/>
                <w:sz w:val="24"/>
                <w:szCs w:val="24"/>
              </w:rPr>
              <w:t xml:space="preserve"> </w:t>
            </w:r>
            <w:r w:rsidRPr="0051105F">
              <w:rPr>
                <w:rFonts w:ascii="Times New Roman" w:hAnsi="Times New Roman" w:cs="Times New Roman"/>
                <w:sz w:val="24"/>
                <w:szCs w:val="24"/>
              </w:rPr>
              <w:t>utilisateur.</w:t>
            </w:r>
          </w:p>
        </w:tc>
        <w:tc>
          <w:tcPr>
            <w:tcW w:w="1683" w:type="dxa"/>
          </w:tcPr>
          <w:p w14:paraId="07F4EA41" w14:textId="3000CDB6" w:rsidR="0051105F" w:rsidRPr="0051105F" w:rsidRDefault="0051105F" w:rsidP="0051105F">
            <w:pPr>
              <w:jc w:val="center"/>
              <w:rPr>
                <w:rFonts w:ascii="Times New Roman" w:hAnsi="Times New Roman" w:cs="Times New Roman"/>
                <w:sz w:val="24"/>
                <w:szCs w:val="24"/>
              </w:rPr>
            </w:pPr>
            <w:r>
              <w:rPr>
                <w:rFonts w:ascii="Times New Roman" w:hAnsi="Times New Roman" w:cs="Times New Roman"/>
                <w:sz w:val="24"/>
                <w:szCs w:val="24"/>
              </w:rPr>
              <w:t>Should</w:t>
            </w:r>
          </w:p>
        </w:tc>
      </w:tr>
      <w:tr w:rsidR="0051105F" w:rsidRPr="0051105F" w14:paraId="2ECED010" w14:textId="77777777" w:rsidTr="0051105F">
        <w:tc>
          <w:tcPr>
            <w:tcW w:w="336" w:type="dxa"/>
            <w:vMerge/>
          </w:tcPr>
          <w:p w14:paraId="0625EE0C" w14:textId="77777777" w:rsidR="0051105F" w:rsidRPr="0051105F" w:rsidRDefault="0051105F" w:rsidP="006B4FAE">
            <w:pPr>
              <w:jc w:val="both"/>
              <w:rPr>
                <w:rFonts w:ascii="Times New Roman" w:hAnsi="Times New Roman" w:cs="Times New Roman"/>
                <w:sz w:val="24"/>
                <w:szCs w:val="24"/>
              </w:rPr>
            </w:pPr>
          </w:p>
        </w:tc>
        <w:tc>
          <w:tcPr>
            <w:tcW w:w="2786" w:type="dxa"/>
            <w:vMerge/>
          </w:tcPr>
          <w:p w14:paraId="7829F5D5" w14:textId="77777777" w:rsidR="0051105F" w:rsidRPr="0051105F" w:rsidRDefault="0051105F" w:rsidP="009E28A7">
            <w:pPr>
              <w:spacing w:line="360" w:lineRule="auto"/>
              <w:jc w:val="both"/>
              <w:rPr>
                <w:rFonts w:ascii="Times New Roman" w:hAnsi="Times New Roman" w:cs="Times New Roman"/>
                <w:sz w:val="24"/>
                <w:szCs w:val="24"/>
              </w:rPr>
            </w:pPr>
          </w:p>
        </w:tc>
        <w:tc>
          <w:tcPr>
            <w:tcW w:w="516" w:type="dxa"/>
          </w:tcPr>
          <w:p w14:paraId="7CC8E469" w14:textId="651D31BD" w:rsidR="0051105F" w:rsidRDefault="0051105F" w:rsidP="006B4FAE">
            <w:pPr>
              <w:jc w:val="both"/>
              <w:rPr>
                <w:rFonts w:ascii="Times New Roman" w:hAnsi="Times New Roman" w:cs="Times New Roman"/>
                <w:sz w:val="24"/>
                <w:szCs w:val="24"/>
              </w:rPr>
            </w:pPr>
            <w:r>
              <w:rPr>
                <w:rFonts w:ascii="Times New Roman" w:hAnsi="Times New Roman" w:cs="Times New Roman"/>
                <w:sz w:val="24"/>
                <w:szCs w:val="24"/>
              </w:rPr>
              <w:t>3.2</w:t>
            </w:r>
          </w:p>
        </w:tc>
        <w:tc>
          <w:tcPr>
            <w:tcW w:w="3741" w:type="dxa"/>
          </w:tcPr>
          <w:p w14:paraId="41EF900C" w14:textId="3241C957" w:rsidR="0051105F" w:rsidRPr="0051105F" w:rsidRDefault="0051105F" w:rsidP="009E28A7">
            <w:pPr>
              <w:spacing w:line="360" w:lineRule="auto"/>
              <w:jc w:val="both"/>
              <w:rPr>
                <w:rFonts w:ascii="Times New Roman" w:hAnsi="Times New Roman" w:cs="Times New Roman"/>
                <w:sz w:val="24"/>
                <w:szCs w:val="24"/>
              </w:rPr>
            </w:pPr>
            <w:r w:rsidRPr="0051105F">
              <w:rPr>
                <w:rFonts w:ascii="Times New Roman" w:hAnsi="Times New Roman" w:cs="Times New Roman"/>
                <w:sz w:val="24"/>
                <w:szCs w:val="24"/>
              </w:rPr>
              <w:t xml:space="preserve">En tant qu’administrateur, je peux </w:t>
            </w:r>
            <w:r>
              <w:rPr>
                <w:rFonts w:ascii="Times New Roman" w:hAnsi="Times New Roman" w:cs="Times New Roman"/>
                <w:sz w:val="24"/>
                <w:szCs w:val="24"/>
              </w:rPr>
              <w:t>modifier</w:t>
            </w:r>
            <w:r w:rsidRPr="0051105F">
              <w:rPr>
                <w:rFonts w:ascii="Times New Roman" w:hAnsi="Times New Roman" w:cs="Times New Roman"/>
                <w:sz w:val="24"/>
                <w:szCs w:val="24"/>
              </w:rPr>
              <w:t xml:space="preserve"> un</w:t>
            </w:r>
            <w:r>
              <w:rPr>
                <w:rFonts w:ascii="Times New Roman" w:hAnsi="Times New Roman" w:cs="Times New Roman"/>
                <w:sz w:val="24"/>
                <w:szCs w:val="24"/>
              </w:rPr>
              <w:t xml:space="preserve"> </w:t>
            </w:r>
            <w:r w:rsidRPr="0051105F">
              <w:rPr>
                <w:rFonts w:ascii="Times New Roman" w:hAnsi="Times New Roman" w:cs="Times New Roman"/>
                <w:sz w:val="24"/>
                <w:szCs w:val="24"/>
              </w:rPr>
              <w:t>utilisateur.</w:t>
            </w:r>
          </w:p>
        </w:tc>
        <w:tc>
          <w:tcPr>
            <w:tcW w:w="1683" w:type="dxa"/>
          </w:tcPr>
          <w:p w14:paraId="1E75F899" w14:textId="41B89C17" w:rsidR="0051105F" w:rsidRPr="0051105F" w:rsidRDefault="0051105F" w:rsidP="0051105F">
            <w:pPr>
              <w:jc w:val="center"/>
              <w:rPr>
                <w:rFonts w:ascii="Times New Roman" w:hAnsi="Times New Roman" w:cs="Times New Roman"/>
                <w:sz w:val="24"/>
                <w:szCs w:val="24"/>
              </w:rPr>
            </w:pPr>
            <w:r>
              <w:rPr>
                <w:rFonts w:ascii="Times New Roman" w:hAnsi="Times New Roman" w:cs="Times New Roman"/>
                <w:sz w:val="24"/>
                <w:szCs w:val="24"/>
              </w:rPr>
              <w:t>Could</w:t>
            </w:r>
          </w:p>
        </w:tc>
      </w:tr>
      <w:tr w:rsidR="0051105F" w:rsidRPr="0051105F" w14:paraId="371532F8" w14:textId="77777777" w:rsidTr="0051105F">
        <w:tc>
          <w:tcPr>
            <w:tcW w:w="336" w:type="dxa"/>
            <w:vMerge/>
          </w:tcPr>
          <w:p w14:paraId="671279DE" w14:textId="77777777" w:rsidR="0051105F" w:rsidRPr="0051105F" w:rsidRDefault="0051105F" w:rsidP="006B4FAE">
            <w:pPr>
              <w:jc w:val="both"/>
              <w:rPr>
                <w:rFonts w:ascii="Times New Roman" w:hAnsi="Times New Roman" w:cs="Times New Roman"/>
                <w:sz w:val="24"/>
                <w:szCs w:val="24"/>
              </w:rPr>
            </w:pPr>
          </w:p>
        </w:tc>
        <w:tc>
          <w:tcPr>
            <w:tcW w:w="2786" w:type="dxa"/>
            <w:vMerge/>
          </w:tcPr>
          <w:p w14:paraId="4ADA2FF6" w14:textId="77777777" w:rsidR="0051105F" w:rsidRPr="0051105F" w:rsidRDefault="0051105F" w:rsidP="009E28A7">
            <w:pPr>
              <w:spacing w:line="360" w:lineRule="auto"/>
              <w:jc w:val="both"/>
              <w:rPr>
                <w:rFonts w:ascii="Times New Roman" w:hAnsi="Times New Roman" w:cs="Times New Roman"/>
                <w:sz w:val="24"/>
                <w:szCs w:val="24"/>
              </w:rPr>
            </w:pPr>
          </w:p>
        </w:tc>
        <w:tc>
          <w:tcPr>
            <w:tcW w:w="516" w:type="dxa"/>
          </w:tcPr>
          <w:p w14:paraId="2F6EC2F1" w14:textId="49E9C628" w:rsidR="0051105F" w:rsidRDefault="0051105F" w:rsidP="006B4FAE">
            <w:pPr>
              <w:jc w:val="both"/>
              <w:rPr>
                <w:rFonts w:ascii="Times New Roman" w:hAnsi="Times New Roman" w:cs="Times New Roman"/>
                <w:sz w:val="24"/>
                <w:szCs w:val="24"/>
              </w:rPr>
            </w:pPr>
            <w:r>
              <w:rPr>
                <w:rFonts w:ascii="Times New Roman" w:hAnsi="Times New Roman" w:cs="Times New Roman"/>
                <w:sz w:val="24"/>
                <w:szCs w:val="24"/>
              </w:rPr>
              <w:t>3.3</w:t>
            </w:r>
          </w:p>
        </w:tc>
        <w:tc>
          <w:tcPr>
            <w:tcW w:w="3741" w:type="dxa"/>
          </w:tcPr>
          <w:p w14:paraId="47395178" w14:textId="1D434290" w:rsidR="0051105F" w:rsidRPr="0051105F" w:rsidRDefault="0051105F" w:rsidP="009E28A7">
            <w:pPr>
              <w:spacing w:line="360" w:lineRule="auto"/>
              <w:jc w:val="both"/>
              <w:rPr>
                <w:rFonts w:ascii="Times New Roman" w:hAnsi="Times New Roman" w:cs="Times New Roman"/>
                <w:sz w:val="24"/>
                <w:szCs w:val="24"/>
              </w:rPr>
            </w:pPr>
            <w:r w:rsidRPr="0051105F">
              <w:rPr>
                <w:rFonts w:ascii="Times New Roman" w:hAnsi="Times New Roman" w:cs="Times New Roman"/>
                <w:sz w:val="24"/>
                <w:szCs w:val="24"/>
              </w:rPr>
              <w:t xml:space="preserve">En tant qu’administrateur, je peux </w:t>
            </w:r>
            <w:r>
              <w:rPr>
                <w:rFonts w:ascii="Times New Roman" w:hAnsi="Times New Roman" w:cs="Times New Roman"/>
                <w:sz w:val="24"/>
                <w:szCs w:val="24"/>
              </w:rPr>
              <w:t>supprimer</w:t>
            </w:r>
            <w:r w:rsidRPr="0051105F">
              <w:rPr>
                <w:rFonts w:ascii="Times New Roman" w:hAnsi="Times New Roman" w:cs="Times New Roman"/>
                <w:sz w:val="24"/>
                <w:szCs w:val="24"/>
              </w:rPr>
              <w:t xml:space="preserve"> un</w:t>
            </w:r>
            <w:r>
              <w:rPr>
                <w:rFonts w:ascii="Times New Roman" w:hAnsi="Times New Roman" w:cs="Times New Roman"/>
                <w:sz w:val="24"/>
                <w:szCs w:val="24"/>
              </w:rPr>
              <w:t xml:space="preserve"> </w:t>
            </w:r>
            <w:r w:rsidRPr="0051105F">
              <w:rPr>
                <w:rFonts w:ascii="Times New Roman" w:hAnsi="Times New Roman" w:cs="Times New Roman"/>
                <w:sz w:val="24"/>
                <w:szCs w:val="24"/>
              </w:rPr>
              <w:t>utilisateur.</w:t>
            </w:r>
          </w:p>
        </w:tc>
        <w:tc>
          <w:tcPr>
            <w:tcW w:w="1683" w:type="dxa"/>
          </w:tcPr>
          <w:p w14:paraId="7CF75217" w14:textId="010FD3F3" w:rsidR="0051105F" w:rsidRPr="0051105F" w:rsidRDefault="0051105F" w:rsidP="0051105F">
            <w:pPr>
              <w:jc w:val="center"/>
              <w:rPr>
                <w:rFonts w:ascii="Times New Roman" w:hAnsi="Times New Roman" w:cs="Times New Roman"/>
                <w:sz w:val="24"/>
                <w:szCs w:val="24"/>
              </w:rPr>
            </w:pPr>
            <w:r>
              <w:rPr>
                <w:rFonts w:ascii="Times New Roman" w:hAnsi="Times New Roman" w:cs="Times New Roman"/>
                <w:sz w:val="24"/>
                <w:szCs w:val="24"/>
              </w:rPr>
              <w:t>Could</w:t>
            </w:r>
          </w:p>
        </w:tc>
      </w:tr>
      <w:tr w:rsidR="0051105F" w:rsidRPr="0051105F" w14:paraId="0667419F" w14:textId="77777777" w:rsidTr="0051105F">
        <w:tc>
          <w:tcPr>
            <w:tcW w:w="336" w:type="dxa"/>
            <w:vMerge w:val="restart"/>
          </w:tcPr>
          <w:p w14:paraId="6F030AB7" w14:textId="77777777" w:rsidR="0051105F" w:rsidRPr="0051105F" w:rsidRDefault="0051105F" w:rsidP="006B4FAE">
            <w:pPr>
              <w:jc w:val="both"/>
              <w:rPr>
                <w:rFonts w:ascii="Times New Roman" w:hAnsi="Times New Roman" w:cs="Times New Roman"/>
                <w:sz w:val="24"/>
                <w:szCs w:val="24"/>
              </w:rPr>
            </w:pPr>
            <w:r>
              <w:rPr>
                <w:rFonts w:ascii="Times New Roman" w:hAnsi="Times New Roman" w:cs="Times New Roman"/>
                <w:sz w:val="24"/>
                <w:szCs w:val="24"/>
              </w:rPr>
              <w:lastRenderedPageBreak/>
              <w:t>4</w:t>
            </w:r>
          </w:p>
          <w:p w14:paraId="766B5158" w14:textId="23AEC03B" w:rsidR="0051105F" w:rsidRPr="0051105F" w:rsidRDefault="0051105F" w:rsidP="006B4FAE">
            <w:pPr>
              <w:jc w:val="both"/>
              <w:rPr>
                <w:rFonts w:ascii="Times New Roman" w:hAnsi="Times New Roman" w:cs="Times New Roman"/>
                <w:sz w:val="24"/>
                <w:szCs w:val="24"/>
              </w:rPr>
            </w:pPr>
          </w:p>
        </w:tc>
        <w:tc>
          <w:tcPr>
            <w:tcW w:w="2786" w:type="dxa"/>
            <w:vMerge w:val="restart"/>
          </w:tcPr>
          <w:p w14:paraId="0E1C9023" w14:textId="0A20ADE3" w:rsidR="0051105F" w:rsidRPr="0051105F" w:rsidRDefault="0051105F" w:rsidP="009E28A7">
            <w:pPr>
              <w:spacing w:line="360" w:lineRule="auto"/>
              <w:jc w:val="both"/>
              <w:rPr>
                <w:rFonts w:ascii="Times New Roman" w:hAnsi="Times New Roman" w:cs="Times New Roman"/>
                <w:sz w:val="24"/>
                <w:szCs w:val="24"/>
              </w:rPr>
            </w:pPr>
            <w:r>
              <w:rPr>
                <w:rFonts w:ascii="Times New Roman" w:hAnsi="Times New Roman" w:cs="Times New Roman"/>
                <w:sz w:val="24"/>
                <w:szCs w:val="24"/>
              </w:rPr>
              <w:t>Gestion des équipements</w:t>
            </w:r>
          </w:p>
        </w:tc>
        <w:tc>
          <w:tcPr>
            <w:tcW w:w="516" w:type="dxa"/>
          </w:tcPr>
          <w:p w14:paraId="78D2493B" w14:textId="71D72C54" w:rsidR="0051105F" w:rsidRDefault="0051105F" w:rsidP="006B4FAE">
            <w:pPr>
              <w:jc w:val="both"/>
              <w:rPr>
                <w:rFonts w:ascii="Times New Roman" w:hAnsi="Times New Roman" w:cs="Times New Roman"/>
                <w:sz w:val="24"/>
                <w:szCs w:val="24"/>
              </w:rPr>
            </w:pPr>
            <w:r>
              <w:rPr>
                <w:rFonts w:ascii="Times New Roman" w:hAnsi="Times New Roman" w:cs="Times New Roman"/>
                <w:sz w:val="24"/>
                <w:szCs w:val="24"/>
              </w:rPr>
              <w:t>4.1</w:t>
            </w:r>
          </w:p>
        </w:tc>
        <w:tc>
          <w:tcPr>
            <w:tcW w:w="3741" w:type="dxa"/>
          </w:tcPr>
          <w:p w14:paraId="36505751" w14:textId="09827FC9" w:rsidR="0051105F" w:rsidRPr="0051105F" w:rsidRDefault="0051105F" w:rsidP="009E28A7">
            <w:pPr>
              <w:spacing w:line="360" w:lineRule="auto"/>
              <w:jc w:val="both"/>
              <w:rPr>
                <w:rFonts w:ascii="Times New Roman" w:hAnsi="Times New Roman" w:cs="Times New Roman"/>
                <w:sz w:val="24"/>
                <w:szCs w:val="24"/>
              </w:rPr>
            </w:pPr>
            <w:r w:rsidRPr="0051105F">
              <w:rPr>
                <w:rFonts w:ascii="Times New Roman" w:hAnsi="Times New Roman" w:cs="Times New Roman"/>
                <w:sz w:val="24"/>
                <w:szCs w:val="24"/>
              </w:rPr>
              <w:t xml:space="preserve">En tant que </w:t>
            </w:r>
            <w:r>
              <w:rPr>
                <w:rFonts w:ascii="Times New Roman" w:hAnsi="Times New Roman" w:cs="Times New Roman"/>
                <w:sz w:val="24"/>
                <w:szCs w:val="24"/>
              </w:rPr>
              <w:t>Chef d’équipe</w:t>
            </w:r>
            <w:r w:rsidRPr="0051105F">
              <w:rPr>
                <w:rFonts w:ascii="Times New Roman" w:hAnsi="Times New Roman" w:cs="Times New Roman"/>
                <w:sz w:val="24"/>
                <w:szCs w:val="24"/>
              </w:rPr>
              <w:t>, je peux ajouter un</w:t>
            </w:r>
            <w:r>
              <w:rPr>
                <w:rFonts w:ascii="Times New Roman" w:hAnsi="Times New Roman" w:cs="Times New Roman"/>
                <w:sz w:val="24"/>
                <w:szCs w:val="24"/>
              </w:rPr>
              <w:t xml:space="preserve"> équipement</w:t>
            </w:r>
            <w:r w:rsidRPr="0051105F">
              <w:rPr>
                <w:rFonts w:ascii="Times New Roman" w:hAnsi="Times New Roman" w:cs="Times New Roman"/>
                <w:sz w:val="24"/>
                <w:szCs w:val="24"/>
              </w:rPr>
              <w:t>.</w:t>
            </w:r>
          </w:p>
        </w:tc>
        <w:tc>
          <w:tcPr>
            <w:tcW w:w="1683" w:type="dxa"/>
          </w:tcPr>
          <w:p w14:paraId="43329412" w14:textId="74DE657E" w:rsidR="0051105F" w:rsidRPr="0051105F" w:rsidRDefault="00833970" w:rsidP="0051105F">
            <w:pPr>
              <w:jc w:val="center"/>
              <w:rPr>
                <w:rFonts w:ascii="Times New Roman" w:hAnsi="Times New Roman" w:cs="Times New Roman"/>
                <w:sz w:val="24"/>
                <w:szCs w:val="24"/>
              </w:rPr>
            </w:pPr>
            <w:r>
              <w:rPr>
                <w:rFonts w:ascii="Times New Roman" w:hAnsi="Times New Roman" w:cs="Times New Roman"/>
                <w:sz w:val="24"/>
                <w:szCs w:val="24"/>
              </w:rPr>
              <w:t>Should</w:t>
            </w:r>
          </w:p>
        </w:tc>
      </w:tr>
      <w:tr w:rsidR="0051105F" w:rsidRPr="0051105F" w14:paraId="350E3D6A" w14:textId="77777777" w:rsidTr="0051105F">
        <w:tc>
          <w:tcPr>
            <w:tcW w:w="336" w:type="dxa"/>
            <w:vMerge/>
          </w:tcPr>
          <w:p w14:paraId="766428E6" w14:textId="77777777" w:rsidR="0051105F" w:rsidRDefault="0051105F" w:rsidP="0051105F">
            <w:pPr>
              <w:jc w:val="both"/>
              <w:rPr>
                <w:rFonts w:ascii="Times New Roman" w:hAnsi="Times New Roman" w:cs="Times New Roman"/>
                <w:sz w:val="24"/>
                <w:szCs w:val="24"/>
              </w:rPr>
            </w:pPr>
          </w:p>
        </w:tc>
        <w:tc>
          <w:tcPr>
            <w:tcW w:w="2786" w:type="dxa"/>
            <w:vMerge/>
          </w:tcPr>
          <w:p w14:paraId="7B81FCC2" w14:textId="77777777" w:rsidR="0051105F" w:rsidRDefault="0051105F" w:rsidP="0051105F">
            <w:pPr>
              <w:jc w:val="both"/>
              <w:rPr>
                <w:rFonts w:ascii="Times New Roman" w:hAnsi="Times New Roman" w:cs="Times New Roman"/>
                <w:sz w:val="24"/>
                <w:szCs w:val="24"/>
              </w:rPr>
            </w:pPr>
          </w:p>
        </w:tc>
        <w:tc>
          <w:tcPr>
            <w:tcW w:w="516" w:type="dxa"/>
          </w:tcPr>
          <w:p w14:paraId="44CA8C65" w14:textId="158F0489" w:rsidR="0051105F" w:rsidRDefault="0051105F" w:rsidP="0051105F">
            <w:pPr>
              <w:jc w:val="both"/>
              <w:rPr>
                <w:rFonts w:ascii="Times New Roman" w:hAnsi="Times New Roman" w:cs="Times New Roman"/>
                <w:sz w:val="24"/>
                <w:szCs w:val="24"/>
              </w:rPr>
            </w:pPr>
            <w:r>
              <w:rPr>
                <w:rFonts w:ascii="Times New Roman" w:hAnsi="Times New Roman" w:cs="Times New Roman"/>
                <w:sz w:val="24"/>
                <w:szCs w:val="24"/>
              </w:rPr>
              <w:t>4.2</w:t>
            </w:r>
          </w:p>
        </w:tc>
        <w:tc>
          <w:tcPr>
            <w:tcW w:w="3741" w:type="dxa"/>
          </w:tcPr>
          <w:p w14:paraId="2978EA84" w14:textId="3636AC1D" w:rsidR="0051105F" w:rsidRPr="0051105F" w:rsidRDefault="0051105F" w:rsidP="009E28A7">
            <w:pPr>
              <w:spacing w:line="360" w:lineRule="auto"/>
              <w:jc w:val="both"/>
              <w:rPr>
                <w:rFonts w:ascii="Times New Roman" w:hAnsi="Times New Roman" w:cs="Times New Roman"/>
                <w:sz w:val="24"/>
                <w:szCs w:val="24"/>
              </w:rPr>
            </w:pPr>
            <w:r w:rsidRPr="0051105F">
              <w:rPr>
                <w:rFonts w:ascii="Times New Roman" w:hAnsi="Times New Roman" w:cs="Times New Roman"/>
                <w:sz w:val="24"/>
                <w:szCs w:val="24"/>
              </w:rPr>
              <w:t xml:space="preserve">En tant que </w:t>
            </w:r>
            <w:r>
              <w:rPr>
                <w:rFonts w:ascii="Times New Roman" w:hAnsi="Times New Roman" w:cs="Times New Roman"/>
                <w:sz w:val="24"/>
                <w:szCs w:val="24"/>
              </w:rPr>
              <w:t>Chef d’équipe</w:t>
            </w:r>
            <w:r w:rsidRPr="0051105F">
              <w:rPr>
                <w:rFonts w:ascii="Times New Roman" w:hAnsi="Times New Roman" w:cs="Times New Roman"/>
                <w:sz w:val="24"/>
                <w:szCs w:val="24"/>
              </w:rPr>
              <w:t xml:space="preserve">, </w:t>
            </w:r>
            <w:r w:rsidR="00833970" w:rsidRPr="00833970">
              <w:rPr>
                <w:rFonts w:ascii="Times New Roman" w:hAnsi="Times New Roman" w:cs="Times New Roman"/>
                <w:sz w:val="24"/>
                <w:szCs w:val="24"/>
              </w:rPr>
              <w:t>je peux modifier les</w:t>
            </w:r>
            <w:r w:rsidR="00833970">
              <w:rPr>
                <w:rFonts w:ascii="Times New Roman" w:hAnsi="Times New Roman" w:cs="Times New Roman"/>
                <w:sz w:val="24"/>
                <w:szCs w:val="24"/>
              </w:rPr>
              <w:t xml:space="preserve"> </w:t>
            </w:r>
            <w:r w:rsidR="00833970" w:rsidRPr="00833970">
              <w:rPr>
                <w:rFonts w:ascii="Times New Roman" w:hAnsi="Times New Roman" w:cs="Times New Roman"/>
                <w:sz w:val="24"/>
                <w:szCs w:val="24"/>
              </w:rPr>
              <w:t>Informations</w:t>
            </w:r>
            <w:r w:rsidR="00833970">
              <w:rPr>
                <w:rFonts w:ascii="Times New Roman" w:hAnsi="Times New Roman" w:cs="Times New Roman"/>
                <w:sz w:val="24"/>
                <w:szCs w:val="24"/>
              </w:rPr>
              <w:t xml:space="preserve"> d’</w:t>
            </w:r>
            <w:r w:rsidRPr="0051105F">
              <w:rPr>
                <w:rFonts w:ascii="Times New Roman" w:hAnsi="Times New Roman" w:cs="Times New Roman"/>
                <w:sz w:val="24"/>
                <w:szCs w:val="24"/>
              </w:rPr>
              <w:t>un</w:t>
            </w:r>
            <w:r>
              <w:rPr>
                <w:rFonts w:ascii="Times New Roman" w:hAnsi="Times New Roman" w:cs="Times New Roman"/>
                <w:sz w:val="24"/>
                <w:szCs w:val="24"/>
              </w:rPr>
              <w:t xml:space="preserve"> équipement</w:t>
            </w:r>
            <w:r w:rsidRPr="0051105F">
              <w:rPr>
                <w:rFonts w:ascii="Times New Roman" w:hAnsi="Times New Roman" w:cs="Times New Roman"/>
                <w:sz w:val="24"/>
                <w:szCs w:val="24"/>
              </w:rPr>
              <w:t>.</w:t>
            </w:r>
          </w:p>
        </w:tc>
        <w:tc>
          <w:tcPr>
            <w:tcW w:w="1683" w:type="dxa"/>
          </w:tcPr>
          <w:p w14:paraId="1EC98C0B" w14:textId="2A46C854" w:rsidR="0051105F" w:rsidRPr="0051105F" w:rsidRDefault="00833970" w:rsidP="0051105F">
            <w:pPr>
              <w:jc w:val="center"/>
              <w:rPr>
                <w:rFonts w:ascii="Times New Roman" w:hAnsi="Times New Roman" w:cs="Times New Roman"/>
                <w:sz w:val="24"/>
                <w:szCs w:val="24"/>
              </w:rPr>
            </w:pPr>
            <w:r>
              <w:rPr>
                <w:rFonts w:ascii="Times New Roman" w:hAnsi="Times New Roman" w:cs="Times New Roman"/>
                <w:sz w:val="24"/>
                <w:szCs w:val="24"/>
              </w:rPr>
              <w:t>Could</w:t>
            </w:r>
          </w:p>
        </w:tc>
      </w:tr>
      <w:tr w:rsidR="0051105F" w:rsidRPr="0051105F" w14:paraId="0031716A" w14:textId="77777777" w:rsidTr="0051105F">
        <w:tc>
          <w:tcPr>
            <w:tcW w:w="336" w:type="dxa"/>
            <w:vMerge/>
          </w:tcPr>
          <w:p w14:paraId="7CC985D6" w14:textId="67DB9C2B" w:rsidR="0051105F" w:rsidRPr="0051105F" w:rsidRDefault="0051105F" w:rsidP="0051105F">
            <w:pPr>
              <w:jc w:val="both"/>
              <w:rPr>
                <w:rFonts w:ascii="Times New Roman" w:hAnsi="Times New Roman" w:cs="Times New Roman"/>
                <w:sz w:val="24"/>
                <w:szCs w:val="24"/>
              </w:rPr>
            </w:pPr>
          </w:p>
        </w:tc>
        <w:tc>
          <w:tcPr>
            <w:tcW w:w="2786" w:type="dxa"/>
            <w:vMerge/>
          </w:tcPr>
          <w:p w14:paraId="5A205515" w14:textId="77777777" w:rsidR="0051105F" w:rsidRPr="0051105F" w:rsidRDefault="0051105F" w:rsidP="0051105F">
            <w:pPr>
              <w:jc w:val="both"/>
              <w:rPr>
                <w:rFonts w:ascii="Times New Roman" w:hAnsi="Times New Roman" w:cs="Times New Roman"/>
                <w:sz w:val="24"/>
                <w:szCs w:val="24"/>
              </w:rPr>
            </w:pPr>
          </w:p>
        </w:tc>
        <w:tc>
          <w:tcPr>
            <w:tcW w:w="516" w:type="dxa"/>
          </w:tcPr>
          <w:p w14:paraId="256CE7AA" w14:textId="136971A4" w:rsidR="0051105F" w:rsidRPr="0051105F" w:rsidRDefault="0051105F" w:rsidP="0051105F">
            <w:pPr>
              <w:jc w:val="both"/>
              <w:rPr>
                <w:rFonts w:ascii="Times New Roman" w:hAnsi="Times New Roman" w:cs="Times New Roman"/>
                <w:sz w:val="24"/>
                <w:szCs w:val="24"/>
              </w:rPr>
            </w:pPr>
            <w:r>
              <w:rPr>
                <w:rFonts w:ascii="Times New Roman" w:hAnsi="Times New Roman" w:cs="Times New Roman"/>
                <w:sz w:val="24"/>
                <w:szCs w:val="24"/>
              </w:rPr>
              <w:t>4.3</w:t>
            </w:r>
          </w:p>
        </w:tc>
        <w:tc>
          <w:tcPr>
            <w:tcW w:w="3741" w:type="dxa"/>
          </w:tcPr>
          <w:p w14:paraId="5E0020D9" w14:textId="79F67CFB" w:rsidR="0051105F" w:rsidRPr="0051105F" w:rsidRDefault="0051105F" w:rsidP="009E28A7">
            <w:pPr>
              <w:spacing w:line="360" w:lineRule="auto"/>
              <w:jc w:val="both"/>
              <w:rPr>
                <w:rFonts w:ascii="Times New Roman" w:hAnsi="Times New Roman" w:cs="Times New Roman"/>
                <w:sz w:val="24"/>
                <w:szCs w:val="24"/>
              </w:rPr>
            </w:pPr>
            <w:r w:rsidRPr="0051105F">
              <w:rPr>
                <w:rFonts w:ascii="Times New Roman" w:hAnsi="Times New Roman" w:cs="Times New Roman"/>
                <w:sz w:val="24"/>
                <w:szCs w:val="24"/>
              </w:rPr>
              <w:t xml:space="preserve">En tant que </w:t>
            </w:r>
            <w:r>
              <w:rPr>
                <w:rFonts w:ascii="Times New Roman" w:hAnsi="Times New Roman" w:cs="Times New Roman"/>
                <w:sz w:val="24"/>
                <w:szCs w:val="24"/>
              </w:rPr>
              <w:t>Chef d’équipe</w:t>
            </w:r>
            <w:r w:rsidRPr="0051105F">
              <w:rPr>
                <w:rFonts w:ascii="Times New Roman" w:hAnsi="Times New Roman" w:cs="Times New Roman"/>
                <w:sz w:val="24"/>
                <w:szCs w:val="24"/>
              </w:rPr>
              <w:t xml:space="preserve">, </w:t>
            </w:r>
            <w:r w:rsidR="00833970" w:rsidRPr="00833970">
              <w:rPr>
                <w:rFonts w:ascii="Times New Roman" w:hAnsi="Times New Roman" w:cs="Times New Roman"/>
                <w:sz w:val="24"/>
                <w:szCs w:val="24"/>
              </w:rPr>
              <w:t>je peux supprimer les</w:t>
            </w:r>
            <w:r w:rsidR="00833970">
              <w:rPr>
                <w:rFonts w:ascii="Times New Roman" w:hAnsi="Times New Roman" w:cs="Times New Roman"/>
                <w:sz w:val="24"/>
                <w:szCs w:val="24"/>
              </w:rPr>
              <w:t xml:space="preserve"> </w:t>
            </w:r>
            <w:r w:rsidR="00833970" w:rsidRPr="00833970">
              <w:rPr>
                <w:rFonts w:ascii="Times New Roman" w:hAnsi="Times New Roman" w:cs="Times New Roman"/>
                <w:sz w:val="24"/>
                <w:szCs w:val="24"/>
              </w:rPr>
              <w:t>informations d’</w:t>
            </w:r>
            <w:r w:rsidRPr="0051105F">
              <w:rPr>
                <w:rFonts w:ascii="Times New Roman" w:hAnsi="Times New Roman" w:cs="Times New Roman"/>
                <w:sz w:val="24"/>
                <w:szCs w:val="24"/>
              </w:rPr>
              <w:t>un</w:t>
            </w:r>
            <w:r>
              <w:rPr>
                <w:rFonts w:ascii="Times New Roman" w:hAnsi="Times New Roman" w:cs="Times New Roman"/>
                <w:sz w:val="24"/>
                <w:szCs w:val="24"/>
              </w:rPr>
              <w:t xml:space="preserve"> équipement</w:t>
            </w:r>
            <w:r w:rsidRPr="0051105F">
              <w:rPr>
                <w:rFonts w:ascii="Times New Roman" w:hAnsi="Times New Roman" w:cs="Times New Roman"/>
                <w:sz w:val="24"/>
                <w:szCs w:val="24"/>
              </w:rPr>
              <w:t>.</w:t>
            </w:r>
          </w:p>
        </w:tc>
        <w:tc>
          <w:tcPr>
            <w:tcW w:w="1683" w:type="dxa"/>
          </w:tcPr>
          <w:p w14:paraId="45F91899" w14:textId="1C9A29FD" w:rsidR="0051105F" w:rsidRPr="0051105F" w:rsidRDefault="00833970" w:rsidP="0051105F">
            <w:pPr>
              <w:jc w:val="center"/>
              <w:rPr>
                <w:rFonts w:ascii="Times New Roman" w:hAnsi="Times New Roman" w:cs="Times New Roman"/>
                <w:sz w:val="24"/>
                <w:szCs w:val="24"/>
              </w:rPr>
            </w:pPr>
            <w:r>
              <w:rPr>
                <w:rFonts w:ascii="Times New Roman" w:hAnsi="Times New Roman" w:cs="Times New Roman"/>
                <w:sz w:val="24"/>
                <w:szCs w:val="24"/>
              </w:rPr>
              <w:t>Could</w:t>
            </w:r>
          </w:p>
        </w:tc>
      </w:tr>
    </w:tbl>
    <w:p w14:paraId="3788BD51" w14:textId="13D39D93" w:rsidR="00FA2B50" w:rsidRPr="0051105F" w:rsidRDefault="00FA2B50" w:rsidP="006B4FAE">
      <w:pPr>
        <w:jc w:val="both"/>
        <w:rPr>
          <w:rFonts w:ascii="Times New Roman" w:hAnsi="Times New Roman" w:cs="Times New Roman"/>
          <w:sz w:val="24"/>
          <w:szCs w:val="24"/>
        </w:rPr>
      </w:pPr>
    </w:p>
    <w:p w14:paraId="79D9434B" w14:textId="77777777" w:rsidR="00833970" w:rsidRPr="00833970" w:rsidRDefault="00833970" w:rsidP="006B4FAE">
      <w:pPr>
        <w:jc w:val="both"/>
        <w:rPr>
          <w:rFonts w:ascii="Times New Roman" w:hAnsi="Times New Roman" w:cs="Times New Roman"/>
          <w:sz w:val="28"/>
          <w:szCs w:val="28"/>
        </w:rPr>
      </w:pPr>
    </w:p>
    <w:p w14:paraId="4EAC4368" w14:textId="53CC8B4F" w:rsidR="00FA2B50" w:rsidRDefault="00833970" w:rsidP="001E528D">
      <w:pPr>
        <w:pStyle w:val="ListParagraph"/>
        <w:numPr>
          <w:ilvl w:val="0"/>
          <w:numId w:val="26"/>
        </w:numPr>
        <w:ind w:left="0" w:firstLine="0"/>
        <w:jc w:val="both"/>
        <w:rPr>
          <w:rFonts w:ascii="Times New Roman" w:hAnsi="Times New Roman" w:cs="Times New Roman"/>
          <w:b/>
          <w:sz w:val="32"/>
          <w:szCs w:val="32"/>
        </w:rPr>
      </w:pPr>
      <w:r w:rsidRPr="00833970">
        <w:rPr>
          <w:rFonts w:ascii="Times New Roman" w:hAnsi="Times New Roman" w:cs="Times New Roman"/>
          <w:b/>
          <w:sz w:val="32"/>
          <w:szCs w:val="32"/>
        </w:rPr>
        <w:t>Conception </w:t>
      </w:r>
    </w:p>
    <w:p w14:paraId="1D5B072F" w14:textId="77777777" w:rsidR="00833970" w:rsidRPr="00833970" w:rsidRDefault="00833970" w:rsidP="00833970">
      <w:pPr>
        <w:pStyle w:val="ListParagraph"/>
        <w:ind w:left="0"/>
        <w:jc w:val="both"/>
        <w:rPr>
          <w:rFonts w:ascii="Times New Roman" w:hAnsi="Times New Roman" w:cs="Times New Roman"/>
          <w:b/>
          <w:sz w:val="32"/>
          <w:szCs w:val="32"/>
        </w:rPr>
      </w:pPr>
    </w:p>
    <w:p w14:paraId="19604476" w14:textId="4E1A24B5" w:rsidR="00833970" w:rsidRDefault="00833970" w:rsidP="00594523">
      <w:pPr>
        <w:pStyle w:val="ListParagraph"/>
        <w:spacing w:line="360" w:lineRule="auto"/>
        <w:ind w:left="0"/>
        <w:jc w:val="both"/>
        <w:rPr>
          <w:rFonts w:ascii="Times New Roman" w:hAnsi="Times New Roman" w:cs="Times New Roman"/>
          <w:sz w:val="24"/>
          <w:szCs w:val="24"/>
        </w:rPr>
      </w:pPr>
      <w:r w:rsidRPr="00833970">
        <w:rPr>
          <w:rFonts w:ascii="Times New Roman" w:hAnsi="Times New Roman" w:cs="Times New Roman"/>
          <w:sz w:val="24"/>
          <w:szCs w:val="24"/>
        </w:rPr>
        <w:t xml:space="preserve">Dans cette section, nous présenterons l'utilisation </w:t>
      </w:r>
      <w:r w:rsidR="009E28A7" w:rsidRPr="00833970">
        <w:rPr>
          <w:rFonts w:ascii="Times New Roman" w:hAnsi="Times New Roman" w:cs="Times New Roman"/>
          <w:sz w:val="24"/>
          <w:szCs w:val="24"/>
        </w:rPr>
        <w:t>d</w:t>
      </w:r>
      <w:r w:rsidR="009E28A7">
        <w:rPr>
          <w:rFonts w:ascii="Times New Roman" w:hAnsi="Times New Roman" w:cs="Times New Roman"/>
          <w:sz w:val="24"/>
          <w:szCs w:val="24"/>
        </w:rPr>
        <w:t>es</w:t>
      </w:r>
      <w:r w:rsidR="009E28A7" w:rsidRPr="00833970">
        <w:rPr>
          <w:rFonts w:ascii="Times New Roman" w:hAnsi="Times New Roman" w:cs="Times New Roman"/>
          <w:sz w:val="24"/>
          <w:szCs w:val="24"/>
        </w:rPr>
        <w:t xml:space="preserve"> diagrammes</w:t>
      </w:r>
      <w:r w:rsidRPr="00833970">
        <w:rPr>
          <w:rFonts w:ascii="Times New Roman" w:hAnsi="Times New Roman" w:cs="Times New Roman"/>
          <w:sz w:val="24"/>
          <w:szCs w:val="24"/>
        </w:rPr>
        <w:t xml:space="preserve"> pour illustrer l</w:t>
      </w:r>
      <w:r w:rsidR="00594523">
        <w:rPr>
          <w:rFonts w:ascii="Times New Roman" w:hAnsi="Times New Roman" w:cs="Times New Roman"/>
          <w:sz w:val="24"/>
          <w:szCs w:val="24"/>
        </w:rPr>
        <w:t>a</w:t>
      </w:r>
      <w:r w:rsidRPr="00833970">
        <w:rPr>
          <w:rFonts w:ascii="Times New Roman" w:hAnsi="Times New Roman" w:cs="Times New Roman"/>
          <w:sz w:val="24"/>
          <w:szCs w:val="24"/>
        </w:rPr>
        <w:t xml:space="preserve"> concept</w:t>
      </w:r>
      <w:r w:rsidR="00594523">
        <w:rPr>
          <w:rFonts w:ascii="Times New Roman" w:hAnsi="Times New Roman" w:cs="Times New Roman"/>
          <w:sz w:val="24"/>
          <w:szCs w:val="24"/>
        </w:rPr>
        <w:t>ion</w:t>
      </w:r>
      <w:r w:rsidRPr="00833970">
        <w:rPr>
          <w:rFonts w:ascii="Times New Roman" w:hAnsi="Times New Roman" w:cs="Times New Roman"/>
          <w:sz w:val="24"/>
          <w:szCs w:val="24"/>
        </w:rPr>
        <w:t xml:space="preserve"> d</w:t>
      </w:r>
      <w:r w:rsidR="00594523">
        <w:rPr>
          <w:rFonts w:ascii="Times New Roman" w:hAnsi="Times New Roman" w:cs="Times New Roman"/>
          <w:sz w:val="24"/>
          <w:szCs w:val="24"/>
        </w:rPr>
        <w:t>u premier</w:t>
      </w:r>
      <w:r w:rsidRPr="00833970">
        <w:rPr>
          <w:rFonts w:ascii="Times New Roman" w:hAnsi="Times New Roman" w:cs="Times New Roman"/>
          <w:sz w:val="24"/>
          <w:szCs w:val="24"/>
        </w:rPr>
        <w:t xml:space="preserve"> sprint.</w:t>
      </w:r>
    </w:p>
    <w:p w14:paraId="744333D1" w14:textId="77777777" w:rsidR="00833970" w:rsidRPr="00833970" w:rsidRDefault="00833970" w:rsidP="00833970">
      <w:pPr>
        <w:pStyle w:val="ListParagraph"/>
        <w:ind w:left="0"/>
        <w:jc w:val="both"/>
        <w:rPr>
          <w:rFonts w:ascii="Times New Roman" w:hAnsi="Times New Roman" w:cs="Times New Roman"/>
          <w:sz w:val="24"/>
          <w:szCs w:val="24"/>
        </w:rPr>
      </w:pPr>
    </w:p>
    <w:p w14:paraId="1E4880D0" w14:textId="5E7AD7DA" w:rsidR="00FA2B50" w:rsidRPr="009E28A7" w:rsidRDefault="00833970" w:rsidP="006B4FAE">
      <w:pPr>
        <w:jc w:val="both"/>
        <w:rPr>
          <w:rFonts w:ascii="Times New Roman" w:hAnsi="Times New Roman" w:cs="Times New Roman"/>
          <w:b/>
          <w:sz w:val="28"/>
          <w:szCs w:val="24"/>
        </w:rPr>
      </w:pPr>
      <w:r w:rsidRPr="009E28A7">
        <w:rPr>
          <w:rFonts w:ascii="Times New Roman" w:hAnsi="Times New Roman" w:cs="Times New Roman"/>
          <w:b/>
          <w:sz w:val="32"/>
          <w:szCs w:val="28"/>
        </w:rPr>
        <w:t xml:space="preserve">1. </w:t>
      </w:r>
      <w:r w:rsidRPr="009E28A7">
        <w:rPr>
          <w:rFonts w:ascii="Times New Roman" w:hAnsi="Times New Roman" w:cs="Times New Roman"/>
          <w:b/>
          <w:sz w:val="28"/>
          <w:szCs w:val="24"/>
        </w:rPr>
        <w:t>Diagramme de cas d’utilisation</w:t>
      </w:r>
    </w:p>
    <w:p w14:paraId="73F80ACF" w14:textId="7A10B727" w:rsidR="00833970" w:rsidRPr="009E28A7" w:rsidRDefault="00833970" w:rsidP="006B4FAE">
      <w:pPr>
        <w:jc w:val="both"/>
        <w:rPr>
          <w:rFonts w:ascii="Times New Roman" w:hAnsi="Times New Roman" w:cs="Times New Roman"/>
          <w:sz w:val="24"/>
          <w:szCs w:val="24"/>
        </w:rPr>
      </w:pPr>
      <w:r w:rsidRPr="009E28A7">
        <w:rPr>
          <w:rFonts w:ascii="Times New Roman" w:hAnsi="Times New Roman" w:cs="Times New Roman"/>
          <w:sz w:val="24"/>
          <w:szCs w:val="24"/>
        </w:rPr>
        <w:t xml:space="preserve">La figure </w:t>
      </w:r>
      <w:r w:rsidR="00594523" w:rsidRPr="009E28A7">
        <w:rPr>
          <w:rFonts w:ascii="Times New Roman" w:hAnsi="Times New Roman" w:cs="Times New Roman"/>
          <w:sz w:val="24"/>
          <w:szCs w:val="24"/>
        </w:rPr>
        <w:t xml:space="preserve">suivante présente </w:t>
      </w:r>
      <w:r w:rsidRPr="009E28A7">
        <w:rPr>
          <w:rFonts w:ascii="Times New Roman" w:hAnsi="Times New Roman" w:cs="Times New Roman"/>
          <w:sz w:val="24"/>
          <w:szCs w:val="24"/>
        </w:rPr>
        <w:t>le diagramme des cas d’utilisation spécifique à ce premier sprint.</w:t>
      </w:r>
    </w:p>
    <w:p w14:paraId="26DD0206" w14:textId="0BDF2FEB" w:rsidR="00833970" w:rsidRDefault="003A2EB8" w:rsidP="009E28A7">
      <w:pPr>
        <w:ind w:left="-567"/>
        <w:jc w:val="both"/>
      </w:pPr>
      <w:r>
        <w:rPr>
          <w:noProof/>
        </w:rPr>
        <w:lastRenderedPageBreak/>
        <w:drawing>
          <wp:inline distT="0" distB="0" distL="0" distR="0" wp14:anchorId="30E99AA1" wp14:editId="152C5738">
            <wp:extent cx="6487465" cy="4664075"/>
            <wp:effectExtent l="0" t="0" r="889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print1 usecase.png"/>
                    <pic:cNvPicPr/>
                  </pic:nvPicPr>
                  <pic:blipFill>
                    <a:blip r:embed="rId51">
                      <a:extLst>
                        <a:ext uri="{28A0092B-C50C-407E-A947-70E740481C1C}">
                          <a14:useLocalDpi xmlns:a14="http://schemas.microsoft.com/office/drawing/2010/main" val="0"/>
                        </a:ext>
                      </a:extLst>
                    </a:blip>
                    <a:stretch>
                      <a:fillRect/>
                    </a:stretch>
                  </pic:blipFill>
                  <pic:spPr>
                    <a:xfrm>
                      <a:off x="0" y="0"/>
                      <a:ext cx="6495372" cy="4669760"/>
                    </a:xfrm>
                    <a:prstGeom prst="rect">
                      <a:avLst/>
                    </a:prstGeom>
                  </pic:spPr>
                </pic:pic>
              </a:graphicData>
            </a:graphic>
          </wp:inline>
        </w:drawing>
      </w:r>
    </w:p>
    <w:p w14:paraId="0C3DF768" w14:textId="7297DFD1" w:rsidR="002C0612" w:rsidRPr="002C0612" w:rsidRDefault="002C0612" w:rsidP="006B4FAE">
      <w:pPr>
        <w:jc w:val="both"/>
        <w:rPr>
          <w:rFonts w:ascii="Times New Roman" w:hAnsi="Times New Roman" w:cs="Times New Roman"/>
          <w:b/>
          <w:sz w:val="24"/>
          <w:szCs w:val="24"/>
        </w:rPr>
      </w:pPr>
      <w:r w:rsidRPr="002C0612">
        <w:rPr>
          <w:rFonts w:ascii="Times New Roman" w:hAnsi="Times New Roman" w:cs="Times New Roman"/>
          <w:b/>
          <w:sz w:val="24"/>
          <w:szCs w:val="24"/>
        </w:rPr>
        <w:t>Interprétation :</w:t>
      </w:r>
    </w:p>
    <w:p w14:paraId="612B0569" w14:textId="4A7B6782" w:rsidR="009E28A7" w:rsidRPr="009E28A7" w:rsidRDefault="002C0612" w:rsidP="009E28A7">
      <w:pPr>
        <w:spacing w:line="360" w:lineRule="auto"/>
        <w:jc w:val="both"/>
        <w:rPr>
          <w:rFonts w:ascii="Times New Roman" w:hAnsi="Times New Roman" w:cs="Times New Roman"/>
          <w:sz w:val="24"/>
          <w:szCs w:val="24"/>
        </w:rPr>
      </w:pPr>
      <w:r w:rsidRPr="002C0612">
        <w:rPr>
          <w:rFonts w:ascii="Times New Roman" w:hAnsi="Times New Roman" w:cs="Times New Roman"/>
          <w:sz w:val="24"/>
          <w:szCs w:val="24"/>
        </w:rPr>
        <w:t>Ce diagramme des cas d’utilisation présente les acteurs de l’application et les fonctionnalités</w:t>
      </w:r>
      <w:r w:rsidR="007E028D">
        <w:rPr>
          <w:rFonts w:ascii="Times New Roman" w:hAnsi="Times New Roman" w:cs="Times New Roman"/>
          <w:sz w:val="24"/>
          <w:szCs w:val="24"/>
        </w:rPr>
        <w:t xml:space="preserve"> </w:t>
      </w:r>
      <w:r w:rsidRPr="002C0612">
        <w:rPr>
          <w:rFonts w:ascii="Times New Roman" w:hAnsi="Times New Roman" w:cs="Times New Roman"/>
          <w:sz w:val="24"/>
          <w:szCs w:val="24"/>
        </w:rPr>
        <w:t>qui leur sont offertes par ce sprint. L’utilisateur et l’administrateur sont les deux acteurs</w:t>
      </w:r>
      <w:r w:rsidR="007E028D">
        <w:rPr>
          <w:rFonts w:ascii="Times New Roman" w:hAnsi="Times New Roman" w:cs="Times New Roman"/>
          <w:sz w:val="24"/>
          <w:szCs w:val="24"/>
        </w:rPr>
        <w:t xml:space="preserve"> </w:t>
      </w:r>
      <w:r w:rsidRPr="002C0612">
        <w:rPr>
          <w:rFonts w:ascii="Times New Roman" w:hAnsi="Times New Roman" w:cs="Times New Roman"/>
          <w:sz w:val="24"/>
          <w:szCs w:val="24"/>
        </w:rPr>
        <w:t>présents dans le diagramme.</w:t>
      </w:r>
    </w:p>
    <w:p w14:paraId="6C593D46" w14:textId="29AF2337" w:rsidR="007E028D" w:rsidRDefault="007E028D" w:rsidP="001E528D">
      <w:pPr>
        <w:pStyle w:val="ListParagraph"/>
        <w:numPr>
          <w:ilvl w:val="0"/>
          <w:numId w:val="10"/>
        </w:numPr>
        <w:ind w:left="426"/>
        <w:rPr>
          <w:rFonts w:ascii="Times New Roman" w:hAnsi="Times New Roman" w:cs="Times New Roman"/>
          <w:b/>
          <w:sz w:val="24"/>
          <w:szCs w:val="24"/>
        </w:rPr>
      </w:pPr>
      <w:r w:rsidRPr="00594523">
        <w:rPr>
          <w:rFonts w:ascii="Times New Roman" w:hAnsi="Times New Roman" w:cs="Times New Roman"/>
          <w:b/>
          <w:sz w:val="24"/>
          <w:szCs w:val="24"/>
        </w:rPr>
        <w:t>Côté Administrateur :</w:t>
      </w:r>
    </w:p>
    <w:p w14:paraId="3EE6C993" w14:textId="77777777" w:rsidR="009E28A7" w:rsidRPr="00594523" w:rsidRDefault="009E28A7" w:rsidP="009E28A7">
      <w:pPr>
        <w:pStyle w:val="ListParagraph"/>
        <w:ind w:left="426"/>
        <w:rPr>
          <w:rFonts w:ascii="Times New Roman" w:hAnsi="Times New Roman" w:cs="Times New Roman"/>
          <w:b/>
          <w:sz w:val="24"/>
          <w:szCs w:val="24"/>
        </w:rPr>
      </w:pPr>
    </w:p>
    <w:p w14:paraId="1B1D2465" w14:textId="73E6728A" w:rsidR="007E028D" w:rsidRPr="00594523" w:rsidRDefault="007E028D" w:rsidP="001E528D">
      <w:pPr>
        <w:pStyle w:val="ListParagraph"/>
        <w:numPr>
          <w:ilvl w:val="0"/>
          <w:numId w:val="40"/>
        </w:numPr>
        <w:rPr>
          <w:rFonts w:ascii="Times New Roman" w:hAnsi="Times New Roman" w:cs="Times New Roman"/>
          <w:sz w:val="24"/>
          <w:szCs w:val="24"/>
        </w:rPr>
      </w:pPr>
      <w:r w:rsidRPr="00594523">
        <w:rPr>
          <w:rFonts w:ascii="Times New Roman" w:hAnsi="Times New Roman" w:cs="Times New Roman"/>
          <w:sz w:val="24"/>
          <w:szCs w:val="24"/>
        </w:rPr>
        <w:t>Description textuelle de cas d’utilisation "S’authentifier"</w:t>
      </w:r>
    </w:p>
    <w:p w14:paraId="559080B9" w14:textId="77777777" w:rsidR="00880601" w:rsidRPr="00B527A2" w:rsidRDefault="00880601" w:rsidP="007E028D">
      <w:pPr>
        <w:jc w:val="both"/>
        <w:rPr>
          <w:rFonts w:ascii="Times New Roman" w:hAnsi="Times New Roman" w:cs="Times New Roman"/>
          <w:sz w:val="24"/>
          <w:szCs w:val="24"/>
        </w:rPr>
      </w:pPr>
    </w:p>
    <w:tbl>
      <w:tblPr>
        <w:tblStyle w:val="TableGrid"/>
        <w:tblW w:w="9632" w:type="dxa"/>
        <w:tblLook w:val="04A0" w:firstRow="1" w:lastRow="0" w:firstColumn="1" w:lastColumn="0" w:noHBand="0" w:noVBand="1"/>
      </w:tblPr>
      <w:tblGrid>
        <w:gridCol w:w="2556"/>
        <w:gridCol w:w="7076"/>
      </w:tblGrid>
      <w:tr w:rsidR="00AC2A5D" w14:paraId="3C74B268" w14:textId="77777777" w:rsidTr="00B527A2">
        <w:trPr>
          <w:trHeight w:val="391"/>
        </w:trPr>
        <w:tc>
          <w:tcPr>
            <w:tcW w:w="9632" w:type="dxa"/>
            <w:gridSpan w:val="2"/>
          </w:tcPr>
          <w:p w14:paraId="4A23049C" w14:textId="28AD397F" w:rsidR="00AC2A5D" w:rsidRPr="00B527A2" w:rsidRDefault="00AC2A5D" w:rsidP="00AC2A5D">
            <w:pPr>
              <w:jc w:val="center"/>
              <w:rPr>
                <w:rFonts w:ascii="Times New Roman" w:hAnsi="Times New Roman" w:cs="Times New Roman"/>
                <w:i/>
                <w:sz w:val="24"/>
                <w:szCs w:val="24"/>
              </w:rPr>
            </w:pPr>
            <w:r w:rsidRPr="00B527A2">
              <w:rPr>
                <w:rFonts w:ascii="Times New Roman" w:hAnsi="Times New Roman" w:cs="Times New Roman"/>
                <w:i/>
                <w:sz w:val="24"/>
                <w:szCs w:val="24"/>
              </w:rPr>
              <w:t>Sommaire d’identification</w:t>
            </w:r>
          </w:p>
        </w:tc>
      </w:tr>
      <w:tr w:rsidR="00AC2A5D" w14:paraId="524446B4" w14:textId="77777777" w:rsidTr="00B527A2">
        <w:trPr>
          <w:trHeight w:val="537"/>
        </w:trPr>
        <w:tc>
          <w:tcPr>
            <w:tcW w:w="2556" w:type="dxa"/>
          </w:tcPr>
          <w:p w14:paraId="63ED2289" w14:textId="158A5FF3" w:rsidR="00AC2A5D" w:rsidRPr="00594523" w:rsidRDefault="00AC2A5D" w:rsidP="00AC2A5D">
            <w:pPr>
              <w:rPr>
                <w:rFonts w:ascii="Times New Roman" w:hAnsi="Times New Roman" w:cs="Times New Roman"/>
                <w:i/>
                <w:sz w:val="24"/>
                <w:szCs w:val="24"/>
              </w:rPr>
            </w:pPr>
            <w:r w:rsidRPr="00594523">
              <w:rPr>
                <w:rFonts w:ascii="Times New Roman" w:hAnsi="Times New Roman" w:cs="Times New Roman"/>
                <w:i/>
                <w:sz w:val="24"/>
                <w:szCs w:val="24"/>
              </w:rPr>
              <w:t>Titre</w:t>
            </w:r>
          </w:p>
        </w:tc>
        <w:tc>
          <w:tcPr>
            <w:tcW w:w="7075" w:type="dxa"/>
          </w:tcPr>
          <w:p w14:paraId="1B52CB0C" w14:textId="4F72B04F" w:rsidR="00AC2A5D" w:rsidRPr="00B527A2" w:rsidRDefault="00B527A2" w:rsidP="00404DF5">
            <w:pPr>
              <w:spacing w:line="360" w:lineRule="auto"/>
              <w:jc w:val="both"/>
              <w:rPr>
                <w:rFonts w:ascii="Times New Roman" w:hAnsi="Times New Roman" w:cs="Times New Roman"/>
                <w:b/>
                <w:sz w:val="24"/>
                <w:szCs w:val="24"/>
              </w:rPr>
            </w:pPr>
            <w:r w:rsidRPr="00B527A2">
              <w:rPr>
                <w:rFonts w:ascii="Times New Roman" w:hAnsi="Times New Roman" w:cs="Times New Roman"/>
                <w:b/>
                <w:sz w:val="24"/>
                <w:szCs w:val="24"/>
              </w:rPr>
              <w:t>S’authentifier</w:t>
            </w:r>
          </w:p>
        </w:tc>
      </w:tr>
      <w:tr w:rsidR="00AC2A5D" w14:paraId="6F488B11" w14:textId="77777777" w:rsidTr="00B527A2">
        <w:trPr>
          <w:trHeight w:val="803"/>
        </w:trPr>
        <w:tc>
          <w:tcPr>
            <w:tcW w:w="2556" w:type="dxa"/>
          </w:tcPr>
          <w:p w14:paraId="20593BD6" w14:textId="4CFAD67F" w:rsidR="00AC2A5D" w:rsidRPr="00594523" w:rsidRDefault="00AC2A5D" w:rsidP="00354CE4">
            <w:pPr>
              <w:rPr>
                <w:rFonts w:ascii="Times New Roman" w:hAnsi="Times New Roman" w:cs="Times New Roman"/>
                <w:i/>
                <w:sz w:val="24"/>
                <w:szCs w:val="24"/>
              </w:rPr>
            </w:pPr>
            <w:r w:rsidRPr="00594523">
              <w:rPr>
                <w:rFonts w:ascii="Times New Roman" w:hAnsi="Times New Roman" w:cs="Times New Roman"/>
                <w:i/>
                <w:sz w:val="24"/>
                <w:szCs w:val="24"/>
              </w:rPr>
              <w:t>Résumé</w:t>
            </w:r>
          </w:p>
        </w:tc>
        <w:tc>
          <w:tcPr>
            <w:tcW w:w="7075" w:type="dxa"/>
          </w:tcPr>
          <w:p w14:paraId="39311289" w14:textId="7B280995" w:rsidR="00354CE4" w:rsidRPr="00B527A2" w:rsidRDefault="00354CE4" w:rsidP="00404DF5">
            <w:pPr>
              <w:spacing w:line="360" w:lineRule="auto"/>
              <w:jc w:val="both"/>
              <w:rPr>
                <w:rFonts w:ascii="Times New Roman" w:hAnsi="Times New Roman" w:cs="Times New Roman"/>
                <w:sz w:val="24"/>
                <w:szCs w:val="24"/>
              </w:rPr>
            </w:pPr>
            <w:r w:rsidRPr="00B527A2">
              <w:rPr>
                <w:rFonts w:ascii="Times New Roman" w:hAnsi="Times New Roman" w:cs="Times New Roman"/>
                <w:sz w:val="24"/>
                <w:szCs w:val="24"/>
              </w:rPr>
              <w:t>L’administrateur doit se connecter afin de profiter de tous les</w:t>
            </w:r>
          </w:p>
          <w:p w14:paraId="1A594F6B" w14:textId="474F98B9" w:rsidR="00AC2A5D" w:rsidRPr="00B527A2" w:rsidRDefault="00CE15F3" w:rsidP="00404DF5">
            <w:pPr>
              <w:spacing w:line="360" w:lineRule="auto"/>
              <w:jc w:val="both"/>
              <w:rPr>
                <w:rFonts w:ascii="Times New Roman" w:hAnsi="Times New Roman" w:cs="Times New Roman"/>
                <w:sz w:val="24"/>
                <w:szCs w:val="24"/>
              </w:rPr>
            </w:pPr>
            <w:r w:rsidRPr="00B527A2">
              <w:rPr>
                <w:rFonts w:ascii="Times New Roman" w:hAnsi="Times New Roman" w:cs="Times New Roman"/>
                <w:sz w:val="24"/>
                <w:szCs w:val="24"/>
              </w:rPr>
              <w:t>S</w:t>
            </w:r>
            <w:r w:rsidR="00354CE4" w:rsidRPr="00B527A2">
              <w:rPr>
                <w:rFonts w:ascii="Times New Roman" w:hAnsi="Times New Roman" w:cs="Times New Roman"/>
                <w:sz w:val="24"/>
                <w:szCs w:val="24"/>
              </w:rPr>
              <w:t>ervices</w:t>
            </w:r>
            <w:r>
              <w:rPr>
                <w:rFonts w:ascii="Times New Roman" w:hAnsi="Times New Roman" w:cs="Times New Roman"/>
                <w:sz w:val="24"/>
                <w:szCs w:val="24"/>
              </w:rPr>
              <w:t>.</w:t>
            </w:r>
          </w:p>
        </w:tc>
      </w:tr>
      <w:tr w:rsidR="00AC2A5D" w14:paraId="503BDB5D" w14:textId="77777777" w:rsidTr="00B527A2">
        <w:trPr>
          <w:trHeight w:val="391"/>
        </w:trPr>
        <w:tc>
          <w:tcPr>
            <w:tcW w:w="2556" w:type="dxa"/>
          </w:tcPr>
          <w:p w14:paraId="4D0C0B27" w14:textId="2A577578" w:rsidR="00AC2A5D" w:rsidRPr="00594523" w:rsidRDefault="00AC2A5D" w:rsidP="00AC2A5D">
            <w:pPr>
              <w:rPr>
                <w:rFonts w:ascii="Times New Roman" w:hAnsi="Times New Roman" w:cs="Times New Roman"/>
                <w:i/>
                <w:sz w:val="24"/>
                <w:szCs w:val="24"/>
              </w:rPr>
            </w:pPr>
            <w:r w:rsidRPr="00594523">
              <w:rPr>
                <w:rFonts w:ascii="Times New Roman" w:hAnsi="Times New Roman" w:cs="Times New Roman"/>
                <w:i/>
                <w:sz w:val="24"/>
                <w:szCs w:val="24"/>
              </w:rPr>
              <w:t>Acteur</w:t>
            </w:r>
          </w:p>
        </w:tc>
        <w:tc>
          <w:tcPr>
            <w:tcW w:w="7075" w:type="dxa"/>
          </w:tcPr>
          <w:p w14:paraId="6214BA4C" w14:textId="7F1484B3" w:rsidR="00AC2A5D" w:rsidRPr="00B527A2" w:rsidRDefault="00B527A2" w:rsidP="00404DF5">
            <w:pPr>
              <w:spacing w:line="360" w:lineRule="auto"/>
              <w:jc w:val="both"/>
              <w:rPr>
                <w:rFonts w:ascii="Times New Roman" w:hAnsi="Times New Roman" w:cs="Times New Roman"/>
                <w:sz w:val="24"/>
                <w:szCs w:val="24"/>
              </w:rPr>
            </w:pPr>
            <w:r w:rsidRPr="00B527A2">
              <w:rPr>
                <w:rFonts w:ascii="Times New Roman" w:hAnsi="Times New Roman" w:cs="Times New Roman"/>
                <w:sz w:val="24"/>
                <w:szCs w:val="24"/>
              </w:rPr>
              <w:t>Utilisateur et Administrateur</w:t>
            </w:r>
          </w:p>
        </w:tc>
      </w:tr>
      <w:tr w:rsidR="00B527A2" w14:paraId="0D98F117" w14:textId="77777777" w:rsidTr="00B527A2">
        <w:trPr>
          <w:trHeight w:val="391"/>
        </w:trPr>
        <w:tc>
          <w:tcPr>
            <w:tcW w:w="9632" w:type="dxa"/>
            <w:gridSpan w:val="2"/>
          </w:tcPr>
          <w:p w14:paraId="007B19C9" w14:textId="4C2DA222" w:rsidR="00B527A2" w:rsidRPr="00594523" w:rsidRDefault="00B527A2" w:rsidP="00404DF5">
            <w:pPr>
              <w:spacing w:line="360" w:lineRule="auto"/>
              <w:jc w:val="center"/>
              <w:rPr>
                <w:rFonts w:ascii="Times New Roman" w:hAnsi="Times New Roman" w:cs="Times New Roman"/>
                <w:i/>
                <w:sz w:val="24"/>
                <w:szCs w:val="24"/>
              </w:rPr>
            </w:pPr>
            <w:r w:rsidRPr="00594523">
              <w:rPr>
                <w:rFonts w:ascii="Times New Roman" w:hAnsi="Times New Roman" w:cs="Times New Roman"/>
                <w:i/>
                <w:sz w:val="24"/>
                <w:szCs w:val="24"/>
              </w:rPr>
              <w:t>Description des enchaînements</w:t>
            </w:r>
          </w:p>
        </w:tc>
      </w:tr>
      <w:tr w:rsidR="00AC2A5D" w14:paraId="78934F38" w14:textId="77777777" w:rsidTr="00B527A2">
        <w:trPr>
          <w:trHeight w:val="391"/>
        </w:trPr>
        <w:tc>
          <w:tcPr>
            <w:tcW w:w="2556" w:type="dxa"/>
          </w:tcPr>
          <w:p w14:paraId="3F65B442" w14:textId="610868C5" w:rsidR="00AC2A5D" w:rsidRPr="00594523" w:rsidRDefault="00B527A2" w:rsidP="00AC2A5D">
            <w:pPr>
              <w:rPr>
                <w:rFonts w:ascii="Times New Roman" w:hAnsi="Times New Roman" w:cs="Times New Roman"/>
                <w:i/>
                <w:sz w:val="24"/>
                <w:szCs w:val="24"/>
              </w:rPr>
            </w:pPr>
            <w:r w:rsidRPr="00594523">
              <w:rPr>
                <w:rFonts w:ascii="Times New Roman" w:hAnsi="Times New Roman" w:cs="Times New Roman"/>
                <w:i/>
                <w:sz w:val="24"/>
                <w:szCs w:val="24"/>
              </w:rPr>
              <w:t>Pré-condition</w:t>
            </w:r>
          </w:p>
        </w:tc>
        <w:tc>
          <w:tcPr>
            <w:tcW w:w="7075" w:type="dxa"/>
          </w:tcPr>
          <w:p w14:paraId="3BC11018" w14:textId="2F5F9139" w:rsidR="00AC2A5D" w:rsidRPr="00B527A2" w:rsidRDefault="00B527A2" w:rsidP="00404DF5">
            <w:pPr>
              <w:spacing w:line="360" w:lineRule="auto"/>
              <w:jc w:val="both"/>
              <w:rPr>
                <w:rFonts w:ascii="Times New Roman" w:hAnsi="Times New Roman" w:cs="Times New Roman"/>
                <w:sz w:val="24"/>
                <w:szCs w:val="24"/>
              </w:rPr>
            </w:pPr>
            <w:r w:rsidRPr="00B527A2">
              <w:rPr>
                <w:rFonts w:ascii="Times New Roman" w:hAnsi="Times New Roman" w:cs="Times New Roman"/>
                <w:sz w:val="24"/>
                <w:szCs w:val="24"/>
              </w:rPr>
              <w:t>Avoir un compte admin dans la base de données</w:t>
            </w:r>
          </w:p>
        </w:tc>
      </w:tr>
      <w:tr w:rsidR="00B527A2" w14:paraId="4EECEACE" w14:textId="77777777" w:rsidTr="00B527A2">
        <w:trPr>
          <w:trHeight w:val="391"/>
        </w:trPr>
        <w:tc>
          <w:tcPr>
            <w:tcW w:w="2556" w:type="dxa"/>
          </w:tcPr>
          <w:p w14:paraId="21AB08D6" w14:textId="297D9F08" w:rsidR="00B527A2" w:rsidRPr="00594523" w:rsidRDefault="00B527A2" w:rsidP="00AC2A5D">
            <w:pPr>
              <w:rPr>
                <w:rFonts w:ascii="Times New Roman" w:hAnsi="Times New Roman" w:cs="Times New Roman"/>
                <w:i/>
                <w:sz w:val="24"/>
                <w:szCs w:val="24"/>
              </w:rPr>
            </w:pPr>
            <w:r w:rsidRPr="00594523">
              <w:rPr>
                <w:rFonts w:ascii="Times New Roman" w:hAnsi="Times New Roman" w:cs="Times New Roman"/>
                <w:i/>
                <w:sz w:val="24"/>
                <w:szCs w:val="24"/>
              </w:rPr>
              <w:lastRenderedPageBreak/>
              <w:t>Post-condition</w:t>
            </w:r>
          </w:p>
        </w:tc>
        <w:tc>
          <w:tcPr>
            <w:tcW w:w="7075" w:type="dxa"/>
          </w:tcPr>
          <w:p w14:paraId="0A186FC4" w14:textId="192E5CF3" w:rsidR="00CE3105" w:rsidRPr="00CE3105" w:rsidRDefault="00CE3105" w:rsidP="00404DF5">
            <w:pPr>
              <w:spacing w:line="360" w:lineRule="auto"/>
              <w:jc w:val="both"/>
              <w:rPr>
                <w:rFonts w:ascii="Times New Roman" w:hAnsi="Times New Roman" w:cs="Times New Roman"/>
                <w:sz w:val="24"/>
                <w:szCs w:val="24"/>
              </w:rPr>
            </w:pPr>
            <w:r w:rsidRPr="00CE3105">
              <w:rPr>
                <w:rFonts w:ascii="Times New Roman" w:hAnsi="Times New Roman" w:cs="Times New Roman"/>
                <w:sz w:val="24"/>
                <w:szCs w:val="24"/>
              </w:rPr>
              <w:t>Le</w:t>
            </w:r>
            <w:r>
              <w:rPr>
                <w:rFonts w:ascii="Times New Roman" w:hAnsi="Times New Roman" w:cs="Times New Roman"/>
                <w:sz w:val="24"/>
                <w:szCs w:val="24"/>
              </w:rPr>
              <w:t xml:space="preserve"> Chef d’équipe</w:t>
            </w:r>
            <w:r w:rsidRPr="00CE3105">
              <w:rPr>
                <w:rFonts w:ascii="Times New Roman" w:hAnsi="Times New Roman" w:cs="Times New Roman"/>
                <w:sz w:val="24"/>
                <w:szCs w:val="24"/>
              </w:rPr>
              <w:t xml:space="preserve">, </w:t>
            </w:r>
            <w:r>
              <w:rPr>
                <w:rFonts w:ascii="Times New Roman" w:hAnsi="Times New Roman" w:cs="Times New Roman"/>
                <w:sz w:val="24"/>
                <w:szCs w:val="24"/>
              </w:rPr>
              <w:t>le technicien</w:t>
            </w:r>
            <w:r w:rsidRPr="00CE3105">
              <w:rPr>
                <w:rFonts w:ascii="Times New Roman" w:hAnsi="Times New Roman" w:cs="Times New Roman"/>
                <w:sz w:val="24"/>
                <w:szCs w:val="24"/>
              </w:rPr>
              <w:t xml:space="preserve"> et l’administrateur sont</w:t>
            </w:r>
          </w:p>
          <w:p w14:paraId="55599C61" w14:textId="64F6BBBE" w:rsidR="00B527A2" w:rsidRDefault="00B05D58" w:rsidP="00404DF5">
            <w:pPr>
              <w:spacing w:line="360" w:lineRule="auto"/>
              <w:jc w:val="both"/>
              <w:rPr>
                <w:rFonts w:ascii="Times New Roman" w:hAnsi="Times New Roman" w:cs="Times New Roman"/>
                <w:sz w:val="24"/>
                <w:szCs w:val="24"/>
              </w:rPr>
            </w:pPr>
            <w:r>
              <w:rPr>
                <w:rFonts w:ascii="Times New Roman" w:hAnsi="Times New Roman" w:cs="Times New Roman"/>
                <w:sz w:val="24"/>
                <w:szCs w:val="24"/>
              </w:rPr>
              <w:t>Connectés</w:t>
            </w:r>
            <w:r w:rsidR="00CE3105" w:rsidRPr="00CE3105">
              <w:rPr>
                <w:rFonts w:ascii="Times New Roman" w:hAnsi="Times New Roman" w:cs="Times New Roman"/>
                <w:sz w:val="24"/>
                <w:szCs w:val="24"/>
              </w:rPr>
              <w:t>, ils ont l’accès à toute l’application.</w:t>
            </w:r>
          </w:p>
          <w:p w14:paraId="397EC233" w14:textId="27F74D34" w:rsidR="00CE15F3" w:rsidRPr="00B527A2" w:rsidRDefault="00CE15F3" w:rsidP="00404DF5">
            <w:pPr>
              <w:spacing w:line="360" w:lineRule="auto"/>
              <w:jc w:val="both"/>
              <w:rPr>
                <w:rFonts w:ascii="Times New Roman" w:hAnsi="Times New Roman" w:cs="Times New Roman"/>
                <w:sz w:val="24"/>
                <w:szCs w:val="24"/>
              </w:rPr>
            </w:pPr>
          </w:p>
        </w:tc>
      </w:tr>
      <w:tr w:rsidR="00B527A2" w14:paraId="72BC7DD5" w14:textId="77777777" w:rsidTr="00B527A2">
        <w:trPr>
          <w:trHeight w:val="391"/>
        </w:trPr>
        <w:tc>
          <w:tcPr>
            <w:tcW w:w="2556" w:type="dxa"/>
          </w:tcPr>
          <w:p w14:paraId="4B5CD0BC" w14:textId="533D2F35" w:rsidR="00B527A2" w:rsidRPr="00594523" w:rsidRDefault="00B527A2" w:rsidP="00AC2A5D">
            <w:pPr>
              <w:rPr>
                <w:rFonts w:ascii="Times New Roman" w:hAnsi="Times New Roman" w:cs="Times New Roman"/>
                <w:i/>
                <w:sz w:val="24"/>
                <w:szCs w:val="24"/>
              </w:rPr>
            </w:pPr>
            <w:r w:rsidRPr="00594523">
              <w:rPr>
                <w:rFonts w:ascii="Times New Roman" w:hAnsi="Times New Roman" w:cs="Times New Roman"/>
                <w:i/>
                <w:sz w:val="24"/>
                <w:szCs w:val="24"/>
              </w:rPr>
              <w:t>Scénario nominal</w:t>
            </w:r>
          </w:p>
        </w:tc>
        <w:tc>
          <w:tcPr>
            <w:tcW w:w="7075" w:type="dxa"/>
          </w:tcPr>
          <w:p w14:paraId="2C92CA0B" w14:textId="2C47B525" w:rsidR="00CE15F3" w:rsidRPr="00CE15F3" w:rsidRDefault="00CE15F3" w:rsidP="001E528D">
            <w:pPr>
              <w:numPr>
                <w:ilvl w:val="0"/>
                <w:numId w:val="27"/>
              </w:numPr>
              <w:pBdr>
                <w:top w:val="single" w:sz="2" w:space="0" w:color="E3E3E3"/>
                <w:left w:val="single" w:sz="2" w:space="5" w:color="E3E3E3"/>
                <w:bottom w:val="single" w:sz="2" w:space="0" w:color="E3E3E3"/>
                <w:right w:val="single" w:sz="2" w:space="0" w:color="E3E3E3"/>
              </w:pBdr>
              <w:shd w:val="clear" w:color="auto" w:fill="FFFFFF"/>
              <w:spacing w:line="360" w:lineRule="auto"/>
              <w:ind w:left="0"/>
              <w:jc w:val="both"/>
              <w:rPr>
                <w:rFonts w:ascii="Times New Roman" w:eastAsia="Times New Roman" w:hAnsi="Times New Roman" w:cs="Times New Roman"/>
                <w:color w:val="0D0D0D"/>
                <w:sz w:val="24"/>
                <w:szCs w:val="24"/>
                <w:lang w:eastAsia="fr-FR"/>
              </w:rPr>
            </w:pPr>
            <w:r w:rsidRPr="00594523">
              <w:rPr>
                <w:rFonts w:ascii="Times New Roman" w:eastAsia="Times New Roman" w:hAnsi="Times New Roman" w:cs="Times New Roman"/>
                <w:b/>
                <w:color w:val="0D0D0D"/>
                <w:sz w:val="24"/>
                <w:szCs w:val="24"/>
                <w:lang w:eastAsia="fr-FR"/>
              </w:rPr>
              <w:t>1.</w:t>
            </w:r>
            <w:r w:rsidRPr="00CE15F3">
              <w:rPr>
                <w:rFonts w:ascii="Times New Roman" w:eastAsia="Times New Roman" w:hAnsi="Times New Roman" w:cs="Times New Roman"/>
                <w:color w:val="0D0D0D"/>
                <w:sz w:val="24"/>
                <w:szCs w:val="24"/>
                <w:lang w:eastAsia="fr-FR"/>
              </w:rPr>
              <w:t xml:space="preserve">L'administrateur saisit l'adresse e-mail et le mot de passe </w:t>
            </w:r>
          </w:p>
          <w:p w14:paraId="165DCD62" w14:textId="2485D6AA" w:rsidR="00CE15F3" w:rsidRPr="00CE15F3" w:rsidRDefault="00CE15F3" w:rsidP="001E528D">
            <w:pPr>
              <w:numPr>
                <w:ilvl w:val="0"/>
                <w:numId w:val="27"/>
              </w:numPr>
              <w:pBdr>
                <w:top w:val="single" w:sz="2" w:space="0" w:color="E3E3E3"/>
                <w:left w:val="single" w:sz="2" w:space="5" w:color="E3E3E3"/>
                <w:bottom w:val="single" w:sz="2" w:space="0" w:color="E3E3E3"/>
                <w:right w:val="single" w:sz="2" w:space="0" w:color="E3E3E3"/>
              </w:pBdr>
              <w:shd w:val="clear" w:color="auto" w:fill="FFFFFF"/>
              <w:spacing w:line="360" w:lineRule="auto"/>
              <w:ind w:left="0"/>
              <w:jc w:val="both"/>
              <w:rPr>
                <w:rFonts w:ascii="Times New Roman" w:eastAsia="Times New Roman" w:hAnsi="Times New Roman" w:cs="Times New Roman"/>
                <w:color w:val="0D0D0D"/>
                <w:sz w:val="24"/>
                <w:szCs w:val="24"/>
                <w:lang w:eastAsia="fr-FR"/>
              </w:rPr>
            </w:pPr>
            <w:r w:rsidRPr="00594523">
              <w:rPr>
                <w:rFonts w:ascii="Times New Roman" w:eastAsia="Times New Roman" w:hAnsi="Times New Roman" w:cs="Times New Roman"/>
                <w:b/>
                <w:color w:val="0D0D0D"/>
                <w:sz w:val="24"/>
                <w:szCs w:val="24"/>
                <w:lang w:eastAsia="fr-FR"/>
              </w:rPr>
              <w:t>2.</w:t>
            </w:r>
            <w:r w:rsidRPr="00CE15F3">
              <w:rPr>
                <w:rFonts w:ascii="Times New Roman" w:eastAsia="Times New Roman" w:hAnsi="Times New Roman" w:cs="Times New Roman"/>
                <w:color w:val="0D0D0D"/>
                <w:sz w:val="24"/>
                <w:szCs w:val="24"/>
                <w:lang w:eastAsia="fr-FR"/>
              </w:rPr>
              <w:t>Le système vérifie l'existence de l'adresse e-mail et du mot de passe dans la base de données.</w:t>
            </w:r>
          </w:p>
          <w:p w14:paraId="279CE3B9" w14:textId="4D9D55F4" w:rsidR="00CE15F3" w:rsidRPr="00CE15F3" w:rsidRDefault="00CE15F3" w:rsidP="001E528D">
            <w:pPr>
              <w:numPr>
                <w:ilvl w:val="0"/>
                <w:numId w:val="27"/>
              </w:numPr>
              <w:pBdr>
                <w:top w:val="single" w:sz="2" w:space="0" w:color="E3E3E3"/>
                <w:left w:val="single" w:sz="2" w:space="5" w:color="E3E3E3"/>
                <w:bottom w:val="single" w:sz="2" w:space="0" w:color="E3E3E3"/>
                <w:right w:val="single" w:sz="2" w:space="0" w:color="E3E3E3"/>
              </w:pBdr>
              <w:shd w:val="clear" w:color="auto" w:fill="FFFFFF"/>
              <w:spacing w:line="360" w:lineRule="auto"/>
              <w:ind w:left="0"/>
              <w:jc w:val="both"/>
              <w:rPr>
                <w:rFonts w:ascii="Times New Roman" w:eastAsia="Times New Roman" w:hAnsi="Times New Roman" w:cs="Times New Roman"/>
                <w:color w:val="0D0D0D"/>
                <w:sz w:val="24"/>
                <w:szCs w:val="24"/>
                <w:lang w:eastAsia="fr-FR"/>
              </w:rPr>
            </w:pPr>
            <w:r w:rsidRPr="00594523">
              <w:rPr>
                <w:rFonts w:ascii="Times New Roman" w:eastAsia="Times New Roman" w:hAnsi="Times New Roman" w:cs="Times New Roman"/>
                <w:b/>
                <w:color w:val="0D0D0D"/>
                <w:sz w:val="24"/>
                <w:szCs w:val="24"/>
                <w:lang w:eastAsia="fr-FR"/>
              </w:rPr>
              <w:t>3.</w:t>
            </w:r>
            <w:r w:rsidRPr="00CE15F3">
              <w:rPr>
                <w:rFonts w:ascii="Times New Roman" w:eastAsia="Times New Roman" w:hAnsi="Times New Roman" w:cs="Times New Roman"/>
                <w:color w:val="0D0D0D"/>
                <w:sz w:val="24"/>
                <w:szCs w:val="24"/>
                <w:lang w:eastAsia="fr-FR"/>
              </w:rPr>
              <w:t>Redirection vers le tableau de bord.</w:t>
            </w:r>
          </w:p>
          <w:p w14:paraId="42C09FBA" w14:textId="58616CAB" w:rsidR="00B527A2" w:rsidRPr="00CE15F3" w:rsidRDefault="00B527A2" w:rsidP="00404DF5">
            <w:pPr>
              <w:spacing w:line="360" w:lineRule="auto"/>
              <w:jc w:val="both"/>
              <w:rPr>
                <w:rFonts w:ascii="Times New Roman" w:hAnsi="Times New Roman" w:cs="Times New Roman"/>
                <w:sz w:val="24"/>
                <w:szCs w:val="24"/>
              </w:rPr>
            </w:pPr>
          </w:p>
        </w:tc>
      </w:tr>
      <w:tr w:rsidR="00B527A2" w14:paraId="1C7985A4" w14:textId="77777777" w:rsidTr="00B527A2">
        <w:trPr>
          <w:trHeight w:val="782"/>
        </w:trPr>
        <w:tc>
          <w:tcPr>
            <w:tcW w:w="2556" w:type="dxa"/>
          </w:tcPr>
          <w:p w14:paraId="0A458561" w14:textId="082B0E71" w:rsidR="00B527A2" w:rsidRPr="00594523" w:rsidRDefault="00B527A2" w:rsidP="00AC2A5D">
            <w:pPr>
              <w:rPr>
                <w:rFonts w:ascii="Times New Roman" w:hAnsi="Times New Roman" w:cs="Times New Roman"/>
                <w:i/>
                <w:sz w:val="24"/>
                <w:szCs w:val="24"/>
              </w:rPr>
            </w:pPr>
            <w:r w:rsidRPr="00594523">
              <w:rPr>
                <w:rFonts w:ascii="Times New Roman" w:hAnsi="Times New Roman" w:cs="Times New Roman"/>
                <w:i/>
                <w:sz w:val="24"/>
                <w:szCs w:val="24"/>
              </w:rPr>
              <w:t>Enchaînements alternatifs</w:t>
            </w:r>
          </w:p>
        </w:tc>
        <w:tc>
          <w:tcPr>
            <w:tcW w:w="7075" w:type="dxa"/>
          </w:tcPr>
          <w:p w14:paraId="4A119ACF" w14:textId="77777777" w:rsidR="00CE15F3" w:rsidRPr="00CE15F3" w:rsidRDefault="00CE15F3" w:rsidP="00404DF5">
            <w:pPr>
              <w:spacing w:line="360" w:lineRule="auto"/>
              <w:jc w:val="both"/>
              <w:rPr>
                <w:rFonts w:ascii="Times New Roman" w:hAnsi="Times New Roman" w:cs="Times New Roman"/>
                <w:sz w:val="24"/>
                <w:szCs w:val="24"/>
              </w:rPr>
            </w:pPr>
            <w:r w:rsidRPr="00CE15F3">
              <w:rPr>
                <w:rFonts w:ascii="Times New Roman" w:hAnsi="Times New Roman" w:cs="Times New Roman"/>
                <w:b/>
                <w:sz w:val="24"/>
                <w:szCs w:val="24"/>
              </w:rPr>
              <w:t>E1</w:t>
            </w:r>
            <w:r w:rsidRPr="00CE15F3">
              <w:rPr>
                <w:rFonts w:ascii="Times New Roman" w:hAnsi="Times New Roman" w:cs="Times New Roman"/>
                <w:sz w:val="24"/>
                <w:szCs w:val="24"/>
              </w:rPr>
              <w:t xml:space="preserve"> : Si l’administrateur saisit des coordonnées incorrectes :</w:t>
            </w:r>
          </w:p>
          <w:p w14:paraId="206CDCBB" w14:textId="77777777" w:rsidR="00CE15F3" w:rsidRPr="00CE15F3" w:rsidRDefault="00CE15F3" w:rsidP="00404DF5">
            <w:pPr>
              <w:spacing w:line="360" w:lineRule="auto"/>
              <w:jc w:val="both"/>
              <w:rPr>
                <w:rFonts w:ascii="Times New Roman" w:hAnsi="Times New Roman" w:cs="Times New Roman"/>
                <w:sz w:val="24"/>
                <w:szCs w:val="24"/>
              </w:rPr>
            </w:pPr>
            <w:r w:rsidRPr="00644A98">
              <w:rPr>
                <w:rFonts w:ascii="Times New Roman" w:hAnsi="Times New Roman" w:cs="Times New Roman"/>
                <w:b/>
                <w:sz w:val="24"/>
                <w:szCs w:val="24"/>
              </w:rPr>
              <w:t>1.</w:t>
            </w:r>
            <w:r w:rsidRPr="00CE15F3">
              <w:rPr>
                <w:rFonts w:ascii="Times New Roman" w:hAnsi="Times New Roman" w:cs="Times New Roman"/>
                <w:sz w:val="24"/>
                <w:szCs w:val="24"/>
              </w:rPr>
              <w:t xml:space="preserve"> Le système vérifie qu’une des coordonnées n’existe pas dans</w:t>
            </w:r>
          </w:p>
          <w:p w14:paraId="254C218D" w14:textId="3F6CBDC4" w:rsidR="00CE15F3" w:rsidRPr="00CE15F3" w:rsidRDefault="00CE15F3" w:rsidP="00404DF5">
            <w:pPr>
              <w:spacing w:line="360" w:lineRule="auto"/>
              <w:jc w:val="both"/>
              <w:rPr>
                <w:rFonts w:ascii="Times New Roman" w:hAnsi="Times New Roman" w:cs="Times New Roman"/>
                <w:sz w:val="24"/>
                <w:szCs w:val="24"/>
              </w:rPr>
            </w:pPr>
            <w:r w:rsidRPr="00CE15F3">
              <w:rPr>
                <w:rFonts w:ascii="Times New Roman" w:hAnsi="Times New Roman" w:cs="Times New Roman"/>
                <w:sz w:val="24"/>
                <w:szCs w:val="24"/>
              </w:rPr>
              <w:t>La base de données</w:t>
            </w:r>
          </w:p>
          <w:p w14:paraId="2CE81A85" w14:textId="5F4E3DFA" w:rsidR="00CE15F3" w:rsidRDefault="00CE15F3" w:rsidP="00404DF5">
            <w:pPr>
              <w:spacing w:line="360" w:lineRule="auto"/>
              <w:jc w:val="both"/>
              <w:rPr>
                <w:rFonts w:ascii="Times New Roman" w:hAnsi="Times New Roman" w:cs="Times New Roman"/>
                <w:sz w:val="24"/>
                <w:szCs w:val="24"/>
              </w:rPr>
            </w:pPr>
            <w:r w:rsidRPr="00644A98">
              <w:rPr>
                <w:rFonts w:ascii="Times New Roman" w:hAnsi="Times New Roman" w:cs="Times New Roman"/>
                <w:b/>
                <w:sz w:val="24"/>
                <w:szCs w:val="24"/>
              </w:rPr>
              <w:t>2.</w:t>
            </w:r>
            <w:r w:rsidRPr="00CE15F3">
              <w:rPr>
                <w:rFonts w:ascii="Times New Roman" w:hAnsi="Times New Roman" w:cs="Times New Roman"/>
                <w:sz w:val="24"/>
                <w:szCs w:val="24"/>
              </w:rPr>
              <w:t xml:space="preserve"> Le système affiche un message d’erreur.</w:t>
            </w:r>
          </w:p>
          <w:p w14:paraId="281A8553" w14:textId="7FCCFCDB" w:rsidR="00CE15F3" w:rsidRPr="00B527A2" w:rsidRDefault="00CE15F3" w:rsidP="00404DF5">
            <w:pPr>
              <w:spacing w:line="360" w:lineRule="auto"/>
              <w:jc w:val="both"/>
              <w:rPr>
                <w:rFonts w:ascii="Times New Roman" w:hAnsi="Times New Roman" w:cs="Times New Roman"/>
                <w:sz w:val="24"/>
                <w:szCs w:val="24"/>
              </w:rPr>
            </w:pPr>
          </w:p>
        </w:tc>
      </w:tr>
    </w:tbl>
    <w:p w14:paraId="3F04A9D2" w14:textId="49B8DF45" w:rsidR="007E028D" w:rsidRDefault="007E028D" w:rsidP="006B4FAE">
      <w:pPr>
        <w:jc w:val="both"/>
      </w:pPr>
    </w:p>
    <w:p w14:paraId="014777DB" w14:textId="3E1AAF5F" w:rsidR="00204383" w:rsidRPr="00644A98" w:rsidRDefault="00CE15F3" w:rsidP="001E528D">
      <w:pPr>
        <w:pStyle w:val="ListParagraph"/>
        <w:numPr>
          <w:ilvl w:val="0"/>
          <w:numId w:val="39"/>
        </w:numPr>
        <w:jc w:val="both"/>
        <w:rPr>
          <w:rFonts w:ascii="Times New Roman" w:hAnsi="Times New Roman" w:cs="Times New Roman"/>
          <w:sz w:val="24"/>
        </w:rPr>
      </w:pPr>
      <w:r w:rsidRPr="00594523">
        <w:rPr>
          <w:rFonts w:ascii="Times New Roman" w:hAnsi="Times New Roman" w:cs="Times New Roman"/>
          <w:sz w:val="24"/>
        </w:rPr>
        <w:t>Description textuelle de cas d’utilisation "Ajouter utilisateur"</w:t>
      </w:r>
      <w:r w:rsidR="00594523" w:rsidRPr="00594523">
        <w:rPr>
          <w:rFonts w:ascii="Times New Roman" w:hAnsi="Times New Roman" w:cs="Times New Roman"/>
          <w:sz w:val="24"/>
        </w:rPr>
        <w:t>.</w:t>
      </w:r>
    </w:p>
    <w:tbl>
      <w:tblPr>
        <w:tblStyle w:val="TableGrid"/>
        <w:tblW w:w="9302" w:type="dxa"/>
        <w:tblLook w:val="04A0" w:firstRow="1" w:lastRow="0" w:firstColumn="1" w:lastColumn="0" w:noHBand="0" w:noVBand="1"/>
      </w:tblPr>
      <w:tblGrid>
        <w:gridCol w:w="2614"/>
        <w:gridCol w:w="6688"/>
      </w:tblGrid>
      <w:tr w:rsidR="00CE15F3" w14:paraId="1EA0A2AF" w14:textId="77777777" w:rsidTr="00CE15F3">
        <w:trPr>
          <w:trHeight w:val="363"/>
        </w:trPr>
        <w:tc>
          <w:tcPr>
            <w:tcW w:w="9302" w:type="dxa"/>
            <w:gridSpan w:val="2"/>
          </w:tcPr>
          <w:p w14:paraId="0DF22C78" w14:textId="24DE7D25" w:rsidR="00CE15F3" w:rsidRPr="00CE15F3" w:rsidRDefault="00CE15F3" w:rsidP="00CE15F3">
            <w:pPr>
              <w:jc w:val="center"/>
              <w:rPr>
                <w:rFonts w:ascii="Times New Roman" w:hAnsi="Times New Roman" w:cs="Times New Roman"/>
                <w:i/>
                <w:sz w:val="24"/>
                <w:szCs w:val="24"/>
              </w:rPr>
            </w:pPr>
            <w:r w:rsidRPr="00CE15F3">
              <w:rPr>
                <w:rFonts w:ascii="Times New Roman" w:hAnsi="Times New Roman" w:cs="Times New Roman"/>
                <w:i/>
                <w:sz w:val="24"/>
                <w:szCs w:val="24"/>
              </w:rPr>
              <w:t>Sommaire d’identification</w:t>
            </w:r>
          </w:p>
        </w:tc>
      </w:tr>
      <w:tr w:rsidR="00CE15F3" w14:paraId="19DA88AE" w14:textId="77777777" w:rsidTr="00CE15F3">
        <w:trPr>
          <w:trHeight w:val="429"/>
        </w:trPr>
        <w:tc>
          <w:tcPr>
            <w:tcW w:w="2614" w:type="dxa"/>
          </w:tcPr>
          <w:p w14:paraId="138DC8B4" w14:textId="57AE4AE1" w:rsidR="00CE15F3" w:rsidRPr="00404DF5" w:rsidRDefault="00CE15F3" w:rsidP="00644A98">
            <w:pPr>
              <w:jc w:val="center"/>
              <w:rPr>
                <w:rFonts w:ascii="Times New Roman" w:hAnsi="Times New Roman" w:cs="Times New Roman"/>
                <w:i/>
                <w:sz w:val="24"/>
              </w:rPr>
            </w:pPr>
            <w:r w:rsidRPr="00404DF5">
              <w:rPr>
                <w:rFonts w:ascii="Times New Roman" w:hAnsi="Times New Roman" w:cs="Times New Roman"/>
                <w:i/>
                <w:sz w:val="24"/>
              </w:rPr>
              <w:t>Titre</w:t>
            </w:r>
          </w:p>
        </w:tc>
        <w:tc>
          <w:tcPr>
            <w:tcW w:w="6687" w:type="dxa"/>
          </w:tcPr>
          <w:p w14:paraId="41594C8D" w14:textId="72286DDE" w:rsidR="00CE15F3" w:rsidRPr="00CE15F3" w:rsidRDefault="00CE15F3" w:rsidP="006B4FAE">
            <w:pPr>
              <w:jc w:val="both"/>
              <w:rPr>
                <w:rFonts w:ascii="Times New Roman" w:hAnsi="Times New Roman" w:cs="Times New Roman"/>
                <w:b/>
                <w:sz w:val="24"/>
                <w:szCs w:val="24"/>
              </w:rPr>
            </w:pPr>
            <w:r w:rsidRPr="00CE15F3">
              <w:rPr>
                <w:rFonts w:ascii="Times New Roman" w:hAnsi="Times New Roman" w:cs="Times New Roman"/>
                <w:b/>
                <w:sz w:val="24"/>
                <w:szCs w:val="24"/>
              </w:rPr>
              <w:t>Ajouter utilisateur</w:t>
            </w:r>
          </w:p>
        </w:tc>
      </w:tr>
      <w:tr w:rsidR="00CE15F3" w14:paraId="666A880E" w14:textId="77777777" w:rsidTr="00CE15F3">
        <w:trPr>
          <w:trHeight w:val="636"/>
        </w:trPr>
        <w:tc>
          <w:tcPr>
            <w:tcW w:w="2614" w:type="dxa"/>
          </w:tcPr>
          <w:p w14:paraId="6FBA2B50" w14:textId="79EBE875" w:rsidR="00CE15F3" w:rsidRPr="00404DF5" w:rsidRDefault="00CE15F3" w:rsidP="006B4FAE">
            <w:pPr>
              <w:jc w:val="both"/>
              <w:rPr>
                <w:rFonts w:ascii="Times New Roman" w:hAnsi="Times New Roman" w:cs="Times New Roman"/>
                <w:i/>
                <w:sz w:val="24"/>
              </w:rPr>
            </w:pPr>
            <w:r w:rsidRPr="00404DF5">
              <w:rPr>
                <w:rFonts w:ascii="Times New Roman" w:hAnsi="Times New Roman" w:cs="Times New Roman"/>
                <w:i/>
                <w:sz w:val="24"/>
              </w:rPr>
              <w:t>Résumé</w:t>
            </w:r>
          </w:p>
        </w:tc>
        <w:tc>
          <w:tcPr>
            <w:tcW w:w="6687" w:type="dxa"/>
          </w:tcPr>
          <w:p w14:paraId="126AD5DA" w14:textId="77777777" w:rsidR="00CE15F3" w:rsidRPr="00CE15F3" w:rsidRDefault="00CE15F3" w:rsidP="00404DF5">
            <w:pPr>
              <w:spacing w:line="360" w:lineRule="auto"/>
              <w:jc w:val="both"/>
              <w:rPr>
                <w:rFonts w:ascii="Times New Roman" w:hAnsi="Times New Roman" w:cs="Times New Roman"/>
                <w:sz w:val="24"/>
                <w:szCs w:val="24"/>
              </w:rPr>
            </w:pPr>
            <w:r w:rsidRPr="00CE15F3">
              <w:rPr>
                <w:rFonts w:ascii="Times New Roman" w:hAnsi="Times New Roman" w:cs="Times New Roman"/>
                <w:sz w:val="24"/>
                <w:szCs w:val="24"/>
              </w:rPr>
              <w:t>L’administrateur doit ajouter des utilisateurs de l’application web</w:t>
            </w:r>
          </w:p>
          <w:p w14:paraId="541C8D6E" w14:textId="2BB3B2CC" w:rsidR="00CE15F3" w:rsidRPr="00CE15F3" w:rsidRDefault="00CE15F3" w:rsidP="00404DF5">
            <w:pPr>
              <w:spacing w:line="360" w:lineRule="auto"/>
              <w:jc w:val="both"/>
              <w:rPr>
                <w:rFonts w:ascii="Times New Roman" w:hAnsi="Times New Roman" w:cs="Times New Roman"/>
                <w:sz w:val="24"/>
                <w:szCs w:val="24"/>
              </w:rPr>
            </w:pPr>
            <w:r w:rsidRPr="00CE15F3">
              <w:rPr>
                <w:rFonts w:ascii="Times New Roman" w:hAnsi="Times New Roman" w:cs="Times New Roman"/>
                <w:sz w:val="24"/>
                <w:szCs w:val="24"/>
              </w:rPr>
              <w:t xml:space="preserve">(Administrateur, </w:t>
            </w:r>
            <w:r>
              <w:rPr>
                <w:rFonts w:ascii="Times New Roman" w:hAnsi="Times New Roman" w:cs="Times New Roman"/>
                <w:sz w:val="24"/>
                <w:szCs w:val="24"/>
              </w:rPr>
              <w:t xml:space="preserve">chef </w:t>
            </w:r>
            <w:r w:rsidR="001B7220">
              <w:rPr>
                <w:rFonts w:ascii="Times New Roman" w:hAnsi="Times New Roman" w:cs="Times New Roman"/>
                <w:sz w:val="24"/>
                <w:szCs w:val="24"/>
              </w:rPr>
              <w:t>d’équipe</w:t>
            </w:r>
            <w:r w:rsidR="001B7220" w:rsidRPr="00CE15F3">
              <w:rPr>
                <w:rFonts w:ascii="Times New Roman" w:hAnsi="Times New Roman" w:cs="Times New Roman"/>
                <w:sz w:val="24"/>
                <w:szCs w:val="24"/>
              </w:rPr>
              <w:t>,</w:t>
            </w:r>
            <w:r w:rsidRPr="00CE15F3">
              <w:rPr>
                <w:rFonts w:ascii="Times New Roman" w:hAnsi="Times New Roman" w:cs="Times New Roman"/>
                <w:sz w:val="24"/>
                <w:szCs w:val="24"/>
              </w:rPr>
              <w:t xml:space="preserve"> </w:t>
            </w:r>
            <w:r>
              <w:rPr>
                <w:rFonts w:ascii="Times New Roman" w:hAnsi="Times New Roman" w:cs="Times New Roman"/>
                <w:sz w:val="24"/>
                <w:szCs w:val="24"/>
              </w:rPr>
              <w:t>technicien</w:t>
            </w:r>
            <w:r w:rsidR="001B7220">
              <w:rPr>
                <w:rFonts w:ascii="Times New Roman" w:hAnsi="Times New Roman" w:cs="Times New Roman"/>
                <w:sz w:val="24"/>
                <w:szCs w:val="24"/>
              </w:rPr>
              <w:t xml:space="preserve"> ou magasinier</w:t>
            </w:r>
            <w:r w:rsidRPr="00CE15F3">
              <w:rPr>
                <w:rFonts w:ascii="Times New Roman" w:hAnsi="Times New Roman" w:cs="Times New Roman"/>
                <w:sz w:val="24"/>
                <w:szCs w:val="24"/>
              </w:rPr>
              <w:t>)</w:t>
            </w:r>
          </w:p>
        </w:tc>
      </w:tr>
      <w:tr w:rsidR="00CE15F3" w14:paraId="3BF4FB5B" w14:textId="77777777" w:rsidTr="00CE15F3">
        <w:trPr>
          <w:trHeight w:val="487"/>
        </w:trPr>
        <w:tc>
          <w:tcPr>
            <w:tcW w:w="2614" w:type="dxa"/>
          </w:tcPr>
          <w:p w14:paraId="1FF26BC9" w14:textId="756718CF" w:rsidR="00CE15F3" w:rsidRPr="00404DF5" w:rsidRDefault="00CE15F3" w:rsidP="006B4FAE">
            <w:pPr>
              <w:jc w:val="both"/>
              <w:rPr>
                <w:rFonts w:ascii="Times New Roman" w:hAnsi="Times New Roman" w:cs="Times New Roman"/>
                <w:i/>
                <w:sz w:val="24"/>
              </w:rPr>
            </w:pPr>
            <w:r w:rsidRPr="00404DF5">
              <w:rPr>
                <w:rFonts w:ascii="Times New Roman" w:hAnsi="Times New Roman" w:cs="Times New Roman"/>
                <w:i/>
                <w:sz w:val="24"/>
              </w:rPr>
              <w:t>Acteur</w:t>
            </w:r>
          </w:p>
        </w:tc>
        <w:tc>
          <w:tcPr>
            <w:tcW w:w="6687" w:type="dxa"/>
          </w:tcPr>
          <w:p w14:paraId="321DCAAC" w14:textId="67257170" w:rsidR="00CE15F3" w:rsidRPr="00CE15F3" w:rsidRDefault="00CE15F3" w:rsidP="00404DF5">
            <w:pPr>
              <w:spacing w:line="360" w:lineRule="auto"/>
              <w:jc w:val="both"/>
              <w:rPr>
                <w:rFonts w:ascii="Times New Roman" w:hAnsi="Times New Roman" w:cs="Times New Roman"/>
                <w:sz w:val="24"/>
                <w:szCs w:val="24"/>
              </w:rPr>
            </w:pPr>
            <w:r w:rsidRPr="00CE15F3">
              <w:rPr>
                <w:rFonts w:ascii="Times New Roman" w:hAnsi="Times New Roman" w:cs="Times New Roman"/>
                <w:sz w:val="24"/>
                <w:szCs w:val="24"/>
              </w:rPr>
              <w:t>Administrateur</w:t>
            </w:r>
          </w:p>
        </w:tc>
      </w:tr>
      <w:tr w:rsidR="00CE15F3" w14:paraId="0776FC5E" w14:textId="77777777" w:rsidTr="00CE15F3">
        <w:trPr>
          <w:trHeight w:val="406"/>
        </w:trPr>
        <w:tc>
          <w:tcPr>
            <w:tcW w:w="9302" w:type="dxa"/>
            <w:gridSpan w:val="2"/>
          </w:tcPr>
          <w:p w14:paraId="17432F37" w14:textId="51436534" w:rsidR="00CE15F3" w:rsidRPr="00404DF5" w:rsidRDefault="00CE15F3" w:rsidP="00404DF5">
            <w:pPr>
              <w:spacing w:line="360" w:lineRule="auto"/>
              <w:jc w:val="center"/>
              <w:rPr>
                <w:rFonts w:ascii="Times New Roman" w:hAnsi="Times New Roman" w:cs="Times New Roman"/>
                <w:i/>
                <w:sz w:val="24"/>
                <w:szCs w:val="24"/>
              </w:rPr>
            </w:pPr>
            <w:r w:rsidRPr="00404DF5">
              <w:rPr>
                <w:rFonts w:ascii="Times New Roman" w:hAnsi="Times New Roman" w:cs="Times New Roman"/>
                <w:i/>
                <w:sz w:val="24"/>
                <w:szCs w:val="24"/>
              </w:rPr>
              <w:t>Description des enchaînements</w:t>
            </w:r>
          </w:p>
        </w:tc>
      </w:tr>
      <w:tr w:rsidR="00CE15F3" w14:paraId="7C9D44BA" w14:textId="77777777" w:rsidTr="00CE15F3">
        <w:trPr>
          <w:trHeight w:val="412"/>
        </w:trPr>
        <w:tc>
          <w:tcPr>
            <w:tcW w:w="2614" w:type="dxa"/>
          </w:tcPr>
          <w:p w14:paraId="0453C41F" w14:textId="78B510E4" w:rsidR="00CE15F3" w:rsidRPr="00404DF5" w:rsidRDefault="00CE15F3" w:rsidP="006B4FAE">
            <w:pPr>
              <w:jc w:val="both"/>
              <w:rPr>
                <w:rFonts w:ascii="Times New Roman" w:hAnsi="Times New Roman" w:cs="Times New Roman"/>
                <w:i/>
                <w:sz w:val="24"/>
              </w:rPr>
            </w:pPr>
            <w:r w:rsidRPr="00404DF5">
              <w:rPr>
                <w:rFonts w:ascii="Times New Roman" w:hAnsi="Times New Roman" w:cs="Times New Roman"/>
                <w:i/>
                <w:sz w:val="24"/>
              </w:rPr>
              <w:t>Pré-condition</w:t>
            </w:r>
          </w:p>
        </w:tc>
        <w:tc>
          <w:tcPr>
            <w:tcW w:w="6687" w:type="dxa"/>
          </w:tcPr>
          <w:p w14:paraId="1C978A31" w14:textId="1DAA049A" w:rsidR="00CE15F3" w:rsidRPr="00CE15F3" w:rsidRDefault="00CE15F3" w:rsidP="00404DF5">
            <w:pPr>
              <w:spacing w:line="360" w:lineRule="auto"/>
              <w:jc w:val="both"/>
              <w:rPr>
                <w:rFonts w:ascii="Times New Roman" w:hAnsi="Times New Roman" w:cs="Times New Roman"/>
                <w:sz w:val="24"/>
                <w:szCs w:val="24"/>
              </w:rPr>
            </w:pPr>
            <w:r w:rsidRPr="00CE15F3">
              <w:rPr>
                <w:rFonts w:ascii="Times New Roman" w:hAnsi="Times New Roman" w:cs="Times New Roman"/>
                <w:sz w:val="24"/>
                <w:szCs w:val="24"/>
              </w:rPr>
              <w:t>Authentification réussie</w:t>
            </w:r>
          </w:p>
        </w:tc>
      </w:tr>
      <w:tr w:rsidR="00CE15F3" w14:paraId="3B38E410" w14:textId="77777777" w:rsidTr="00CE15F3">
        <w:trPr>
          <w:trHeight w:val="417"/>
        </w:trPr>
        <w:tc>
          <w:tcPr>
            <w:tcW w:w="2614" w:type="dxa"/>
          </w:tcPr>
          <w:p w14:paraId="7ABC5C24" w14:textId="482EE4CB" w:rsidR="00CE15F3" w:rsidRPr="00404DF5" w:rsidRDefault="00CE15F3" w:rsidP="006B4FAE">
            <w:pPr>
              <w:jc w:val="both"/>
              <w:rPr>
                <w:rFonts w:ascii="Times New Roman" w:hAnsi="Times New Roman" w:cs="Times New Roman"/>
                <w:i/>
                <w:sz w:val="24"/>
              </w:rPr>
            </w:pPr>
            <w:r w:rsidRPr="00404DF5">
              <w:rPr>
                <w:rFonts w:ascii="Times New Roman" w:hAnsi="Times New Roman" w:cs="Times New Roman"/>
                <w:i/>
                <w:sz w:val="24"/>
              </w:rPr>
              <w:t>Post-condition</w:t>
            </w:r>
          </w:p>
        </w:tc>
        <w:tc>
          <w:tcPr>
            <w:tcW w:w="6687" w:type="dxa"/>
          </w:tcPr>
          <w:p w14:paraId="2727C18C" w14:textId="37FD6FF7" w:rsidR="00CE15F3" w:rsidRPr="00CE15F3" w:rsidRDefault="00CE15F3" w:rsidP="00404DF5">
            <w:pPr>
              <w:spacing w:line="360" w:lineRule="auto"/>
              <w:jc w:val="both"/>
              <w:rPr>
                <w:rFonts w:ascii="Times New Roman" w:hAnsi="Times New Roman" w:cs="Times New Roman"/>
                <w:sz w:val="24"/>
                <w:szCs w:val="24"/>
              </w:rPr>
            </w:pPr>
            <w:r w:rsidRPr="00CE15F3">
              <w:rPr>
                <w:rFonts w:ascii="Times New Roman" w:hAnsi="Times New Roman" w:cs="Times New Roman"/>
                <w:sz w:val="24"/>
                <w:szCs w:val="24"/>
              </w:rPr>
              <w:t>Ajout d’un Utilisateur</w:t>
            </w:r>
          </w:p>
        </w:tc>
      </w:tr>
      <w:tr w:rsidR="00CE15F3" w14:paraId="3D65C731" w14:textId="77777777" w:rsidTr="00CE15F3">
        <w:trPr>
          <w:trHeight w:val="636"/>
        </w:trPr>
        <w:tc>
          <w:tcPr>
            <w:tcW w:w="2614" w:type="dxa"/>
          </w:tcPr>
          <w:p w14:paraId="1092093D" w14:textId="4158F688" w:rsidR="00CE15F3" w:rsidRPr="00404DF5" w:rsidRDefault="00CE15F3" w:rsidP="006B4FAE">
            <w:pPr>
              <w:jc w:val="both"/>
              <w:rPr>
                <w:rFonts w:ascii="Times New Roman" w:hAnsi="Times New Roman" w:cs="Times New Roman"/>
                <w:i/>
                <w:sz w:val="24"/>
              </w:rPr>
            </w:pPr>
            <w:r w:rsidRPr="00404DF5">
              <w:rPr>
                <w:rFonts w:ascii="Times New Roman" w:hAnsi="Times New Roman" w:cs="Times New Roman"/>
                <w:i/>
                <w:sz w:val="24"/>
              </w:rPr>
              <w:t>Scénario nominal</w:t>
            </w:r>
          </w:p>
        </w:tc>
        <w:tc>
          <w:tcPr>
            <w:tcW w:w="6687" w:type="dxa"/>
          </w:tcPr>
          <w:p w14:paraId="7B86D1A4" w14:textId="4EC2D438" w:rsidR="00CE15F3" w:rsidRPr="00CE15F3" w:rsidRDefault="00CE15F3" w:rsidP="00404DF5">
            <w:pPr>
              <w:spacing w:line="360" w:lineRule="auto"/>
              <w:jc w:val="both"/>
              <w:rPr>
                <w:rFonts w:ascii="Times New Roman" w:hAnsi="Times New Roman" w:cs="Times New Roman"/>
                <w:sz w:val="24"/>
                <w:szCs w:val="24"/>
              </w:rPr>
            </w:pPr>
            <w:r w:rsidRPr="00644A98">
              <w:rPr>
                <w:rFonts w:ascii="Times New Roman" w:hAnsi="Times New Roman" w:cs="Times New Roman"/>
                <w:b/>
                <w:sz w:val="24"/>
                <w:szCs w:val="24"/>
              </w:rPr>
              <w:t>1.</w:t>
            </w:r>
            <w:r w:rsidRPr="00CE15F3">
              <w:rPr>
                <w:rFonts w:ascii="Times New Roman" w:hAnsi="Times New Roman" w:cs="Times New Roman"/>
                <w:sz w:val="24"/>
                <w:szCs w:val="24"/>
              </w:rPr>
              <w:t xml:space="preserve"> L’application affiche une interface d’accueil qui contient une</w:t>
            </w:r>
          </w:p>
          <w:p w14:paraId="7E256DBF" w14:textId="66A026D6" w:rsidR="00CE15F3" w:rsidRPr="00CE15F3" w:rsidRDefault="00CE15F3" w:rsidP="00404DF5">
            <w:pPr>
              <w:spacing w:line="360" w:lineRule="auto"/>
              <w:jc w:val="both"/>
              <w:rPr>
                <w:rFonts w:ascii="Times New Roman" w:hAnsi="Times New Roman" w:cs="Times New Roman"/>
                <w:sz w:val="24"/>
                <w:szCs w:val="24"/>
              </w:rPr>
            </w:pPr>
            <w:r w:rsidRPr="00CE15F3">
              <w:rPr>
                <w:rFonts w:ascii="Times New Roman" w:hAnsi="Times New Roman" w:cs="Times New Roman"/>
                <w:sz w:val="24"/>
                <w:szCs w:val="24"/>
              </w:rPr>
              <w:t>Barre de menu.</w:t>
            </w:r>
          </w:p>
          <w:p w14:paraId="7CF02B40" w14:textId="77777777" w:rsidR="00CE15F3" w:rsidRPr="00CE15F3" w:rsidRDefault="00CE15F3" w:rsidP="00404DF5">
            <w:pPr>
              <w:spacing w:line="360" w:lineRule="auto"/>
              <w:jc w:val="both"/>
              <w:rPr>
                <w:rFonts w:ascii="Times New Roman" w:hAnsi="Times New Roman" w:cs="Times New Roman"/>
                <w:sz w:val="24"/>
                <w:szCs w:val="24"/>
              </w:rPr>
            </w:pPr>
            <w:r w:rsidRPr="00404DF5">
              <w:rPr>
                <w:rFonts w:ascii="Times New Roman" w:hAnsi="Times New Roman" w:cs="Times New Roman"/>
                <w:b/>
                <w:sz w:val="24"/>
                <w:szCs w:val="24"/>
              </w:rPr>
              <w:t>2.</w:t>
            </w:r>
            <w:r w:rsidRPr="00CE15F3">
              <w:rPr>
                <w:rFonts w:ascii="Times New Roman" w:hAnsi="Times New Roman" w:cs="Times New Roman"/>
                <w:sz w:val="24"/>
                <w:szCs w:val="24"/>
              </w:rPr>
              <w:t xml:space="preserve"> Il accède à l’interface « Administration », accède au module</w:t>
            </w:r>
          </w:p>
          <w:p w14:paraId="24B821A0" w14:textId="2011AD72" w:rsidR="00CE15F3" w:rsidRPr="00CE15F3" w:rsidRDefault="00CE15F3" w:rsidP="00404DF5">
            <w:pPr>
              <w:spacing w:line="360" w:lineRule="auto"/>
              <w:jc w:val="both"/>
              <w:rPr>
                <w:rFonts w:ascii="Times New Roman" w:hAnsi="Times New Roman" w:cs="Times New Roman"/>
                <w:sz w:val="24"/>
                <w:szCs w:val="24"/>
              </w:rPr>
            </w:pPr>
            <w:r w:rsidRPr="00CE15F3">
              <w:rPr>
                <w:rFonts w:ascii="Times New Roman" w:hAnsi="Times New Roman" w:cs="Times New Roman"/>
                <w:sz w:val="24"/>
                <w:szCs w:val="24"/>
              </w:rPr>
              <w:t xml:space="preserve">« Gestion des utilisateurs » et clique sur le bouton « </w:t>
            </w:r>
            <w:r>
              <w:rPr>
                <w:rFonts w:ascii="Times New Roman" w:hAnsi="Times New Roman" w:cs="Times New Roman"/>
                <w:sz w:val="24"/>
                <w:szCs w:val="24"/>
              </w:rPr>
              <w:t>Ajouter un utilisateur</w:t>
            </w:r>
            <w:r w:rsidRPr="00CE15F3">
              <w:rPr>
                <w:rFonts w:ascii="Times New Roman" w:hAnsi="Times New Roman" w:cs="Times New Roman"/>
                <w:sz w:val="24"/>
                <w:szCs w:val="24"/>
              </w:rPr>
              <w:t xml:space="preserve"> ».</w:t>
            </w:r>
          </w:p>
          <w:p w14:paraId="2E86D6C9" w14:textId="77777777" w:rsidR="00CE15F3" w:rsidRDefault="00CE15F3" w:rsidP="00404DF5">
            <w:pPr>
              <w:spacing w:line="360" w:lineRule="auto"/>
              <w:jc w:val="both"/>
              <w:rPr>
                <w:rFonts w:ascii="Times New Roman" w:hAnsi="Times New Roman" w:cs="Times New Roman"/>
                <w:sz w:val="24"/>
                <w:szCs w:val="24"/>
              </w:rPr>
            </w:pPr>
            <w:r w:rsidRPr="00404DF5">
              <w:rPr>
                <w:rFonts w:ascii="Times New Roman" w:hAnsi="Times New Roman" w:cs="Times New Roman"/>
                <w:b/>
                <w:sz w:val="24"/>
                <w:szCs w:val="24"/>
              </w:rPr>
              <w:t>3.</w:t>
            </w:r>
            <w:r w:rsidRPr="00CE15F3">
              <w:rPr>
                <w:rFonts w:ascii="Times New Roman" w:hAnsi="Times New Roman" w:cs="Times New Roman"/>
                <w:sz w:val="24"/>
                <w:szCs w:val="24"/>
              </w:rPr>
              <w:t xml:space="preserve"> Il remplit le formulaire et l’enregistre.</w:t>
            </w:r>
          </w:p>
          <w:p w14:paraId="4D793151" w14:textId="1A8B40CA" w:rsidR="00CE15F3" w:rsidRPr="00CE15F3" w:rsidRDefault="00CE15F3" w:rsidP="00404DF5">
            <w:pPr>
              <w:spacing w:line="360" w:lineRule="auto"/>
              <w:jc w:val="both"/>
              <w:rPr>
                <w:rFonts w:ascii="Times New Roman" w:hAnsi="Times New Roman" w:cs="Times New Roman"/>
                <w:sz w:val="24"/>
                <w:szCs w:val="24"/>
              </w:rPr>
            </w:pPr>
          </w:p>
        </w:tc>
      </w:tr>
      <w:tr w:rsidR="00CE15F3" w14:paraId="6E02769D" w14:textId="77777777" w:rsidTr="00B05D58">
        <w:trPr>
          <w:trHeight w:val="567"/>
        </w:trPr>
        <w:tc>
          <w:tcPr>
            <w:tcW w:w="2614" w:type="dxa"/>
          </w:tcPr>
          <w:p w14:paraId="049789AE" w14:textId="15455D81" w:rsidR="00CE15F3" w:rsidRPr="00404DF5" w:rsidRDefault="00CE15F3" w:rsidP="006B4FAE">
            <w:pPr>
              <w:jc w:val="both"/>
              <w:rPr>
                <w:rFonts w:ascii="Times New Roman" w:hAnsi="Times New Roman" w:cs="Times New Roman"/>
                <w:i/>
                <w:sz w:val="24"/>
                <w:szCs w:val="24"/>
              </w:rPr>
            </w:pPr>
            <w:r w:rsidRPr="00404DF5">
              <w:rPr>
                <w:rFonts w:ascii="Times New Roman" w:hAnsi="Times New Roman" w:cs="Times New Roman"/>
                <w:i/>
                <w:sz w:val="24"/>
                <w:szCs w:val="24"/>
              </w:rPr>
              <w:t>Enchaînements alternatifs</w:t>
            </w:r>
          </w:p>
        </w:tc>
        <w:tc>
          <w:tcPr>
            <w:tcW w:w="6687" w:type="dxa"/>
          </w:tcPr>
          <w:p w14:paraId="15ED7A5E" w14:textId="77777777" w:rsidR="00CE15F3" w:rsidRPr="00204383" w:rsidRDefault="00CE15F3" w:rsidP="00404DF5">
            <w:pPr>
              <w:spacing w:line="360" w:lineRule="auto"/>
              <w:jc w:val="both"/>
              <w:rPr>
                <w:rFonts w:ascii="Times New Roman" w:hAnsi="Times New Roman" w:cs="Times New Roman"/>
                <w:sz w:val="24"/>
                <w:szCs w:val="24"/>
              </w:rPr>
            </w:pPr>
            <w:r w:rsidRPr="00204383">
              <w:rPr>
                <w:rFonts w:ascii="Times New Roman" w:hAnsi="Times New Roman" w:cs="Times New Roman"/>
                <w:b/>
                <w:sz w:val="24"/>
                <w:szCs w:val="24"/>
              </w:rPr>
              <w:t>E1</w:t>
            </w:r>
            <w:r w:rsidRPr="00204383">
              <w:rPr>
                <w:rFonts w:ascii="Times New Roman" w:hAnsi="Times New Roman" w:cs="Times New Roman"/>
                <w:sz w:val="24"/>
                <w:szCs w:val="24"/>
              </w:rPr>
              <w:t xml:space="preserve"> : Si l’administrateur saisit des paramètres utilisateur incorrects :</w:t>
            </w:r>
          </w:p>
          <w:p w14:paraId="527C212B" w14:textId="77777777" w:rsidR="00CE15F3" w:rsidRPr="00204383" w:rsidRDefault="00CE15F3" w:rsidP="00404DF5">
            <w:pPr>
              <w:spacing w:line="360" w:lineRule="auto"/>
              <w:jc w:val="both"/>
              <w:rPr>
                <w:rFonts w:ascii="Times New Roman" w:hAnsi="Times New Roman" w:cs="Times New Roman"/>
                <w:sz w:val="24"/>
                <w:szCs w:val="24"/>
              </w:rPr>
            </w:pPr>
            <w:r w:rsidRPr="00404DF5">
              <w:rPr>
                <w:rFonts w:ascii="Times New Roman" w:hAnsi="Times New Roman" w:cs="Times New Roman"/>
                <w:b/>
                <w:sz w:val="24"/>
                <w:szCs w:val="24"/>
              </w:rPr>
              <w:t>1.</w:t>
            </w:r>
            <w:r w:rsidRPr="00204383">
              <w:rPr>
                <w:rFonts w:ascii="Times New Roman" w:hAnsi="Times New Roman" w:cs="Times New Roman"/>
                <w:sz w:val="24"/>
                <w:szCs w:val="24"/>
              </w:rPr>
              <w:t xml:space="preserve"> Le système vérifie qu’une des données obligatoires n’est pas</w:t>
            </w:r>
          </w:p>
          <w:p w14:paraId="7F115139" w14:textId="37880F35" w:rsidR="00CE15F3" w:rsidRPr="00204383" w:rsidRDefault="00594523" w:rsidP="00404DF5">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s</w:t>
            </w:r>
            <w:r w:rsidR="00CE15F3" w:rsidRPr="00204383">
              <w:rPr>
                <w:rFonts w:ascii="Times New Roman" w:hAnsi="Times New Roman" w:cs="Times New Roman"/>
                <w:sz w:val="24"/>
                <w:szCs w:val="24"/>
              </w:rPr>
              <w:t>aisie</w:t>
            </w:r>
            <w:proofErr w:type="gramEnd"/>
            <w:r w:rsidR="00CE15F3" w:rsidRPr="00204383">
              <w:rPr>
                <w:rFonts w:ascii="Times New Roman" w:hAnsi="Times New Roman" w:cs="Times New Roman"/>
                <w:sz w:val="24"/>
                <w:szCs w:val="24"/>
              </w:rPr>
              <w:t xml:space="preserve"> ou la syntaxe de l’adresse mail est incorrecte.</w:t>
            </w:r>
          </w:p>
          <w:p w14:paraId="44899ABF" w14:textId="5665F968" w:rsidR="00CE15F3" w:rsidRPr="00204383" w:rsidRDefault="00CE15F3" w:rsidP="00404DF5">
            <w:pPr>
              <w:spacing w:line="360" w:lineRule="auto"/>
              <w:jc w:val="both"/>
              <w:rPr>
                <w:rFonts w:ascii="Times New Roman" w:hAnsi="Times New Roman" w:cs="Times New Roman"/>
                <w:sz w:val="24"/>
                <w:szCs w:val="24"/>
              </w:rPr>
            </w:pPr>
            <w:r w:rsidRPr="00404DF5">
              <w:rPr>
                <w:rFonts w:ascii="Times New Roman" w:hAnsi="Times New Roman" w:cs="Times New Roman"/>
                <w:b/>
                <w:sz w:val="24"/>
                <w:szCs w:val="24"/>
              </w:rPr>
              <w:lastRenderedPageBreak/>
              <w:t>2.</w:t>
            </w:r>
            <w:r w:rsidRPr="00204383">
              <w:rPr>
                <w:rFonts w:ascii="Times New Roman" w:hAnsi="Times New Roman" w:cs="Times New Roman"/>
                <w:sz w:val="24"/>
                <w:szCs w:val="24"/>
              </w:rPr>
              <w:t xml:space="preserve"> Désactivation de l’enregistrement</w:t>
            </w:r>
          </w:p>
        </w:tc>
      </w:tr>
    </w:tbl>
    <w:p w14:paraId="78D5B10C" w14:textId="77777777" w:rsidR="009E28A7" w:rsidRDefault="009E28A7" w:rsidP="006B4FAE">
      <w:pPr>
        <w:jc w:val="both"/>
      </w:pPr>
    </w:p>
    <w:p w14:paraId="48AEF8BF" w14:textId="7813A1C5" w:rsidR="00204383" w:rsidRPr="009E28A7" w:rsidRDefault="00CE15F3" w:rsidP="001E528D">
      <w:pPr>
        <w:pStyle w:val="ListParagraph"/>
        <w:numPr>
          <w:ilvl w:val="0"/>
          <w:numId w:val="39"/>
        </w:numPr>
        <w:jc w:val="both"/>
        <w:rPr>
          <w:rFonts w:ascii="Times New Roman" w:hAnsi="Times New Roman" w:cs="Times New Roman"/>
          <w:sz w:val="24"/>
          <w:szCs w:val="24"/>
        </w:rPr>
      </w:pPr>
      <w:r w:rsidRPr="009E28A7">
        <w:rPr>
          <w:rFonts w:ascii="Times New Roman" w:hAnsi="Times New Roman" w:cs="Times New Roman"/>
          <w:sz w:val="24"/>
          <w:szCs w:val="24"/>
        </w:rPr>
        <w:t xml:space="preserve">Description </w:t>
      </w:r>
      <w:r w:rsidR="00B65F7C" w:rsidRPr="009E28A7">
        <w:rPr>
          <w:rFonts w:ascii="Times New Roman" w:hAnsi="Times New Roman" w:cs="Times New Roman"/>
          <w:sz w:val="24"/>
          <w:szCs w:val="24"/>
        </w:rPr>
        <w:t>textuelle :</w:t>
      </w:r>
      <w:r w:rsidRPr="009E28A7">
        <w:rPr>
          <w:rFonts w:ascii="Times New Roman" w:hAnsi="Times New Roman" w:cs="Times New Roman"/>
          <w:sz w:val="24"/>
          <w:szCs w:val="24"/>
        </w:rPr>
        <w:t xml:space="preserve"> "Consulter liste utilisateurs"</w:t>
      </w:r>
    </w:p>
    <w:tbl>
      <w:tblPr>
        <w:tblStyle w:val="TableGrid"/>
        <w:tblW w:w="9482" w:type="dxa"/>
        <w:tblLook w:val="04A0" w:firstRow="1" w:lastRow="0" w:firstColumn="1" w:lastColumn="0" w:noHBand="0" w:noVBand="1"/>
      </w:tblPr>
      <w:tblGrid>
        <w:gridCol w:w="2813"/>
        <w:gridCol w:w="6669"/>
      </w:tblGrid>
      <w:tr w:rsidR="00423C17" w:rsidRPr="00204383" w14:paraId="46B872AA" w14:textId="77777777" w:rsidTr="00204383">
        <w:trPr>
          <w:trHeight w:val="414"/>
        </w:trPr>
        <w:tc>
          <w:tcPr>
            <w:tcW w:w="9482" w:type="dxa"/>
            <w:gridSpan w:val="2"/>
          </w:tcPr>
          <w:p w14:paraId="11D22A96" w14:textId="0635FD01" w:rsidR="00423C17" w:rsidRPr="00204383" w:rsidRDefault="00423C17" w:rsidP="00204383">
            <w:pPr>
              <w:jc w:val="center"/>
              <w:rPr>
                <w:rFonts w:ascii="Times New Roman" w:hAnsi="Times New Roman" w:cs="Times New Roman"/>
                <w:i/>
                <w:sz w:val="24"/>
                <w:szCs w:val="24"/>
              </w:rPr>
            </w:pPr>
            <w:r w:rsidRPr="00204383">
              <w:rPr>
                <w:rFonts w:ascii="Times New Roman" w:hAnsi="Times New Roman" w:cs="Times New Roman"/>
                <w:i/>
                <w:sz w:val="24"/>
                <w:szCs w:val="24"/>
              </w:rPr>
              <w:t>Sommaire d’identification</w:t>
            </w:r>
          </w:p>
        </w:tc>
      </w:tr>
      <w:tr w:rsidR="00423C17" w:rsidRPr="00204383" w14:paraId="2F6472BF" w14:textId="77777777" w:rsidTr="00204383">
        <w:trPr>
          <w:trHeight w:val="443"/>
        </w:trPr>
        <w:tc>
          <w:tcPr>
            <w:tcW w:w="2813" w:type="dxa"/>
          </w:tcPr>
          <w:p w14:paraId="2D13CA1D" w14:textId="48ECFF28" w:rsidR="00423C17" w:rsidRPr="009E28A7" w:rsidRDefault="00423C17" w:rsidP="006B4FAE">
            <w:pPr>
              <w:jc w:val="both"/>
              <w:rPr>
                <w:rFonts w:ascii="Times New Roman" w:hAnsi="Times New Roman" w:cs="Times New Roman"/>
                <w:i/>
                <w:sz w:val="24"/>
                <w:szCs w:val="24"/>
              </w:rPr>
            </w:pPr>
            <w:r w:rsidRPr="009E28A7">
              <w:rPr>
                <w:rFonts w:ascii="Times New Roman" w:hAnsi="Times New Roman" w:cs="Times New Roman"/>
                <w:i/>
                <w:sz w:val="24"/>
                <w:szCs w:val="24"/>
              </w:rPr>
              <w:t>Titre</w:t>
            </w:r>
          </w:p>
        </w:tc>
        <w:tc>
          <w:tcPr>
            <w:tcW w:w="6668" w:type="dxa"/>
          </w:tcPr>
          <w:p w14:paraId="6B3D72A7" w14:textId="24B8E62B" w:rsidR="00423C17" w:rsidRPr="00204383" w:rsidRDefault="00204383" w:rsidP="00404DF5">
            <w:pPr>
              <w:spacing w:line="360" w:lineRule="auto"/>
              <w:jc w:val="both"/>
              <w:rPr>
                <w:rFonts w:ascii="Times New Roman" w:hAnsi="Times New Roman" w:cs="Times New Roman"/>
                <w:b/>
                <w:sz w:val="24"/>
                <w:szCs w:val="24"/>
              </w:rPr>
            </w:pPr>
            <w:r w:rsidRPr="00204383">
              <w:rPr>
                <w:rFonts w:ascii="Times New Roman" w:hAnsi="Times New Roman" w:cs="Times New Roman"/>
                <w:b/>
                <w:sz w:val="24"/>
                <w:szCs w:val="24"/>
              </w:rPr>
              <w:t>Consulter la liste des utilisateurs</w:t>
            </w:r>
          </w:p>
        </w:tc>
      </w:tr>
      <w:tr w:rsidR="00423C17" w:rsidRPr="00204383" w14:paraId="09927D07" w14:textId="77777777" w:rsidTr="00204383">
        <w:trPr>
          <w:trHeight w:val="469"/>
        </w:trPr>
        <w:tc>
          <w:tcPr>
            <w:tcW w:w="2813" w:type="dxa"/>
          </w:tcPr>
          <w:p w14:paraId="3B92C973" w14:textId="11EC56C4" w:rsidR="00423C17" w:rsidRPr="009E28A7" w:rsidRDefault="00423C17" w:rsidP="006B4FAE">
            <w:pPr>
              <w:jc w:val="both"/>
              <w:rPr>
                <w:rFonts w:ascii="Times New Roman" w:hAnsi="Times New Roman" w:cs="Times New Roman"/>
                <w:i/>
                <w:sz w:val="24"/>
                <w:szCs w:val="24"/>
              </w:rPr>
            </w:pPr>
            <w:r w:rsidRPr="009E28A7">
              <w:rPr>
                <w:rFonts w:ascii="Times New Roman" w:hAnsi="Times New Roman" w:cs="Times New Roman"/>
                <w:i/>
                <w:sz w:val="24"/>
                <w:szCs w:val="24"/>
              </w:rPr>
              <w:t>Résumé</w:t>
            </w:r>
          </w:p>
        </w:tc>
        <w:tc>
          <w:tcPr>
            <w:tcW w:w="6668" w:type="dxa"/>
          </w:tcPr>
          <w:p w14:paraId="0947263C" w14:textId="045C53CC" w:rsidR="00423C17" w:rsidRPr="00204383" w:rsidRDefault="00204383" w:rsidP="00404DF5">
            <w:pPr>
              <w:spacing w:line="360" w:lineRule="auto"/>
              <w:jc w:val="both"/>
              <w:rPr>
                <w:rFonts w:ascii="Times New Roman" w:hAnsi="Times New Roman" w:cs="Times New Roman"/>
                <w:sz w:val="24"/>
                <w:szCs w:val="24"/>
              </w:rPr>
            </w:pPr>
            <w:r w:rsidRPr="00204383">
              <w:rPr>
                <w:rFonts w:ascii="Times New Roman" w:hAnsi="Times New Roman" w:cs="Times New Roman"/>
                <w:sz w:val="24"/>
                <w:szCs w:val="24"/>
              </w:rPr>
              <w:t>L’administrateur peut consulter la liste des utilisateurs et il peut aussi</w:t>
            </w:r>
            <w:r>
              <w:rPr>
                <w:rFonts w:ascii="Times New Roman" w:hAnsi="Times New Roman" w:cs="Times New Roman"/>
                <w:sz w:val="24"/>
                <w:szCs w:val="24"/>
              </w:rPr>
              <w:t xml:space="preserve"> </w:t>
            </w:r>
            <w:r w:rsidRPr="00204383">
              <w:rPr>
                <w:rFonts w:ascii="Times New Roman" w:hAnsi="Times New Roman" w:cs="Times New Roman"/>
                <w:sz w:val="24"/>
                <w:szCs w:val="24"/>
              </w:rPr>
              <w:t>modifier ou supprimer un utilisateur.</w:t>
            </w:r>
          </w:p>
        </w:tc>
      </w:tr>
      <w:tr w:rsidR="00423C17" w:rsidRPr="00204383" w14:paraId="453901E2" w14:textId="77777777" w:rsidTr="00204383">
        <w:trPr>
          <w:trHeight w:val="443"/>
        </w:trPr>
        <w:tc>
          <w:tcPr>
            <w:tcW w:w="2813" w:type="dxa"/>
          </w:tcPr>
          <w:p w14:paraId="53D335FB" w14:textId="46C82CEE" w:rsidR="00423C17" w:rsidRPr="009E28A7" w:rsidRDefault="00423C17" w:rsidP="006B4FAE">
            <w:pPr>
              <w:jc w:val="both"/>
              <w:rPr>
                <w:rFonts w:ascii="Times New Roman" w:hAnsi="Times New Roman" w:cs="Times New Roman"/>
                <w:i/>
                <w:sz w:val="24"/>
                <w:szCs w:val="24"/>
              </w:rPr>
            </w:pPr>
            <w:r w:rsidRPr="009E28A7">
              <w:rPr>
                <w:rFonts w:ascii="Times New Roman" w:hAnsi="Times New Roman" w:cs="Times New Roman"/>
                <w:i/>
                <w:sz w:val="24"/>
                <w:szCs w:val="24"/>
              </w:rPr>
              <w:t>Acteur</w:t>
            </w:r>
          </w:p>
        </w:tc>
        <w:tc>
          <w:tcPr>
            <w:tcW w:w="6668" w:type="dxa"/>
          </w:tcPr>
          <w:p w14:paraId="68CAC01D" w14:textId="7E253E6A" w:rsidR="00423C17" w:rsidRPr="00204383" w:rsidRDefault="00230FED" w:rsidP="00404DF5">
            <w:pPr>
              <w:spacing w:line="360" w:lineRule="auto"/>
              <w:jc w:val="both"/>
              <w:rPr>
                <w:rFonts w:ascii="Times New Roman" w:hAnsi="Times New Roman" w:cs="Times New Roman"/>
                <w:sz w:val="24"/>
                <w:szCs w:val="24"/>
              </w:rPr>
            </w:pPr>
            <w:r w:rsidRPr="00230FED">
              <w:rPr>
                <w:rFonts w:ascii="Times New Roman" w:hAnsi="Times New Roman" w:cs="Times New Roman"/>
                <w:sz w:val="24"/>
                <w:szCs w:val="24"/>
              </w:rPr>
              <w:t>Administrateur</w:t>
            </w:r>
          </w:p>
        </w:tc>
      </w:tr>
      <w:tr w:rsidR="00204383" w:rsidRPr="00204383" w14:paraId="1D79D173" w14:textId="77777777" w:rsidTr="00204383">
        <w:trPr>
          <w:trHeight w:val="440"/>
        </w:trPr>
        <w:tc>
          <w:tcPr>
            <w:tcW w:w="9482" w:type="dxa"/>
            <w:gridSpan w:val="2"/>
          </w:tcPr>
          <w:p w14:paraId="1B0B599E" w14:textId="676EDFD8" w:rsidR="00204383" w:rsidRPr="009E28A7" w:rsidRDefault="00204383" w:rsidP="00204383">
            <w:pPr>
              <w:jc w:val="center"/>
              <w:rPr>
                <w:rFonts w:ascii="Times New Roman" w:hAnsi="Times New Roman" w:cs="Times New Roman"/>
                <w:i/>
                <w:sz w:val="24"/>
                <w:szCs w:val="24"/>
              </w:rPr>
            </w:pPr>
            <w:r w:rsidRPr="009E28A7">
              <w:rPr>
                <w:rFonts w:ascii="Times New Roman" w:hAnsi="Times New Roman" w:cs="Times New Roman"/>
                <w:i/>
                <w:sz w:val="24"/>
                <w:szCs w:val="24"/>
              </w:rPr>
              <w:t>Description des enchaînements</w:t>
            </w:r>
          </w:p>
        </w:tc>
      </w:tr>
      <w:tr w:rsidR="00423C17" w:rsidRPr="00204383" w14:paraId="24F81398" w14:textId="77777777" w:rsidTr="00204383">
        <w:trPr>
          <w:trHeight w:val="443"/>
        </w:trPr>
        <w:tc>
          <w:tcPr>
            <w:tcW w:w="2813" w:type="dxa"/>
          </w:tcPr>
          <w:p w14:paraId="6564F474" w14:textId="20128ED4" w:rsidR="00423C17" w:rsidRPr="009E28A7" w:rsidRDefault="00204383" w:rsidP="006B4FAE">
            <w:pPr>
              <w:jc w:val="both"/>
              <w:rPr>
                <w:rFonts w:ascii="Times New Roman" w:hAnsi="Times New Roman" w:cs="Times New Roman"/>
                <w:i/>
                <w:sz w:val="24"/>
                <w:szCs w:val="24"/>
              </w:rPr>
            </w:pPr>
            <w:r w:rsidRPr="009E28A7">
              <w:rPr>
                <w:rFonts w:ascii="Times New Roman" w:hAnsi="Times New Roman" w:cs="Times New Roman"/>
                <w:i/>
                <w:sz w:val="24"/>
                <w:szCs w:val="24"/>
              </w:rPr>
              <w:t>Pré-conditions</w:t>
            </w:r>
          </w:p>
        </w:tc>
        <w:tc>
          <w:tcPr>
            <w:tcW w:w="6668" w:type="dxa"/>
          </w:tcPr>
          <w:p w14:paraId="473C9D4E" w14:textId="77777777" w:rsidR="00230FED" w:rsidRPr="00230FED" w:rsidRDefault="00230FED" w:rsidP="00404DF5">
            <w:pPr>
              <w:spacing w:line="360" w:lineRule="auto"/>
              <w:jc w:val="both"/>
              <w:rPr>
                <w:rFonts w:ascii="Times New Roman" w:hAnsi="Times New Roman" w:cs="Times New Roman"/>
                <w:sz w:val="24"/>
                <w:szCs w:val="24"/>
              </w:rPr>
            </w:pPr>
            <w:r w:rsidRPr="00230FED">
              <w:rPr>
                <w:rFonts w:ascii="Times New Roman" w:hAnsi="Times New Roman" w:cs="Times New Roman"/>
                <w:sz w:val="24"/>
                <w:szCs w:val="24"/>
              </w:rPr>
              <w:t>- Authentification préalable</w:t>
            </w:r>
          </w:p>
          <w:p w14:paraId="6D02F183" w14:textId="7B6B8709" w:rsidR="00423C17" w:rsidRPr="00204383" w:rsidRDefault="00230FED" w:rsidP="00404DF5">
            <w:pPr>
              <w:spacing w:line="360" w:lineRule="auto"/>
              <w:jc w:val="both"/>
              <w:rPr>
                <w:rFonts w:ascii="Times New Roman" w:hAnsi="Times New Roman" w:cs="Times New Roman"/>
                <w:sz w:val="24"/>
                <w:szCs w:val="24"/>
              </w:rPr>
            </w:pPr>
            <w:r w:rsidRPr="00230FED">
              <w:rPr>
                <w:rFonts w:ascii="Times New Roman" w:hAnsi="Times New Roman" w:cs="Times New Roman"/>
                <w:sz w:val="24"/>
                <w:szCs w:val="24"/>
              </w:rPr>
              <w:t>- Utilisateur déjà ajouté dans la base</w:t>
            </w:r>
          </w:p>
        </w:tc>
      </w:tr>
      <w:tr w:rsidR="00423C17" w:rsidRPr="00204383" w14:paraId="5BB003F6" w14:textId="77777777" w:rsidTr="00204383">
        <w:trPr>
          <w:trHeight w:val="469"/>
        </w:trPr>
        <w:tc>
          <w:tcPr>
            <w:tcW w:w="2813" w:type="dxa"/>
          </w:tcPr>
          <w:p w14:paraId="5C14825D" w14:textId="529E80D2" w:rsidR="00423C17" w:rsidRPr="009E28A7" w:rsidRDefault="00204383" w:rsidP="006B4FAE">
            <w:pPr>
              <w:jc w:val="both"/>
              <w:rPr>
                <w:rFonts w:ascii="Times New Roman" w:hAnsi="Times New Roman" w:cs="Times New Roman"/>
                <w:i/>
                <w:sz w:val="24"/>
                <w:szCs w:val="24"/>
              </w:rPr>
            </w:pPr>
            <w:r w:rsidRPr="009E28A7">
              <w:rPr>
                <w:rFonts w:ascii="Times New Roman" w:hAnsi="Times New Roman" w:cs="Times New Roman"/>
                <w:i/>
                <w:sz w:val="24"/>
                <w:szCs w:val="24"/>
              </w:rPr>
              <w:t>Post-conditions</w:t>
            </w:r>
          </w:p>
        </w:tc>
        <w:tc>
          <w:tcPr>
            <w:tcW w:w="6668" w:type="dxa"/>
          </w:tcPr>
          <w:p w14:paraId="77C2B58D" w14:textId="57B2EC2B" w:rsidR="00230FED" w:rsidRPr="00230FED" w:rsidRDefault="00230FED" w:rsidP="00404DF5">
            <w:pPr>
              <w:spacing w:line="360" w:lineRule="auto"/>
              <w:jc w:val="both"/>
              <w:rPr>
                <w:rFonts w:ascii="Times New Roman" w:hAnsi="Times New Roman" w:cs="Times New Roman"/>
                <w:sz w:val="24"/>
                <w:szCs w:val="24"/>
              </w:rPr>
            </w:pPr>
            <w:r w:rsidRPr="00230FED">
              <w:rPr>
                <w:rFonts w:ascii="Times New Roman" w:hAnsi="Times New Roman" w:cs="Times New Roman"/>
                <w:sz w:val="24"/>
                <w:szCs w:val="24"/>
              </w:rPr>
              <w:t>- Afficher tous les utilisateurs qui sont ajoutés dans l’application.</w:t>
            </w:r>
          </w:p>
          <w:p w14:paraId="03BBE07B" w14:textId="77777777" w:rsidR="00230FED" w:rsidRPr="00230FED" w:rsidRDefault="00230FED" w:rsidP="00404DF5">
            <w:pPr>
              <w:spacing w:line="360" w:lineRule="auto"/>
              <w:jc w:val="both"/>
              <w:rPr>
                <w:rFonts w:ascii="Times New Roman" w:hAnsi="Times New Roman" w:cs="Times New Roman"/>
                <w:sz w:val="24"/>
                <w:szCs w:val="24"/>
              </w:rPr>
            </w:pPr>
            <w:r w:rsidRPr="00230FED">
              <w:rPr>
                <w:rFonts w:ascii="Times New Roman" w:hAnsi="Times New Roman" w:cs="Times New Roman"/>
                <w:sz w:val="24"/>
                <w:szCs w:val="24"/>
              </w:rPr>
              <w:t>- Pouvoir modifier un utilisateur</w:t>
            </w:r>
          </w:p>
          <w:p w14:paraId="19DA02F4" w14:textId="599F84B5" w:rsidR="00423C17" w:rsidRPr="00204383" w:rsidRDefault="00230FED" w:rsidP="00404DF5">
            <w:pPr>
              <w:spacing w:line="360" w:lineRule="auto"/>
              <w:jc w:val="both"/>
              <w:rPr>
                <w:rFonts w:ascii="Times New Roman" w:hAnsi="Times New Roman" w:cs="Times New Roman"/>
                <w:sz w:val="24"/>
                <w:szCs w:val="24"/>
              </w:rPr>
            </w:pPr>
            <w:r w:rsidRPr="00230FED">
              <w:rPr>
                <w:rFonts w:ascii="Times New Roman" w:hAnsi="Times New Roman" w:cs="Times New Roman"/>
                <w:sz w:val="24"/>
                <w:szCs w:val="24"/>
              </w:rPr>
              <w:t>- Pouvoir supprimer un utilisateur</w:t>
            </w:r>
          </w:p>
        </w:tc>
      </w:tr>
      <w:tr w:rsidR="00423C17" w:rsidRPr="0016245E" w14:paraId="7B1F1200" w14:textId="77777777" w:rsidTr="00204383">
        <w:trPr>
          <w:trHeight w:val="985"/>
        </w:trPr>
        <w:tc>
          <w:tcPr>
            <w:tcW w:w="2813" w:type="dxa"/>
          </w:tcPr>
          <w:p w14:paraId="0A94CC7D" w14:textId="6E2EC089" w:rsidR="00423C17" w:rsidRPr="009E28A7" w:rsidRDefault="00204383" w:rsidP="006B4FAE">
            <w:pPr>
              <w:jc w:val="both"/>
              <w:rPr>
                <w:rFonts w:ascii="Times New Roman" w:hAnsi="Times New Roman" w:cs="Times New Roman"/>
                <w:i/>
                <w:sz w:val="24"/>
                <w:szCs w:val="24"/>
              </w:rPr>
            </w:pPr>
            <w:r w:rsidRPr="009E28A7">
              <w:rPr>
                <w:rFonts w:ascii="Times New Roman" w:hAnsi="Times New Roman" w:cs="Times New Roman"/>
                <w:i/>
                <w:sz w:val="24"/>
                <w:szCs w:val="24"/>
              </w:rPr>
              <w:t>Scénario nominal</w:t>
            </w:r>
          </w:p>
        </w:tc>
        <w:tc>
          <w:tcPr>
            <w:tcW w:w="6668" w:type="dxa"/>
          </w:tcPr>
          <w:p w14:paraId="29A82A85" w14:textId="382279EB" w:rsidR="0016245E" w:rsidRPr="0016245E" w:rsidRDefault="0016245E" w:rsidP="00404DF5">
            <w:pPr>
              <w:spacing w:line="360" w:lineRule="auto"/>
              <w:jc w:val="both"/>
              <w:rPr>
                <w:rFonts w:ascii="Times New Roman" w:hAnsi="Times New Roman" w:cs="Times New Roman"/>
                <w:sz w:val="24"/>
                <w:szCs w:val="24"/>
              </w:rPr>
            </w:pPr>
            <w:r w:rsidRPr="0016245E">
              <w:rPr>
                <w:rFonts w:ascii="Times New Roman" w:hAnsi="Times New Roman" w:cs="Times New Roman"/>
                <w:sz w:val="24"/>
                <w:szCs w:val="24"/>
              </w:rPr>
              <w:t>1.L’administrateur demande la page liste des utilisateurs.</w:t>
            </w:r>
          </w:p>
          <w:p w14:paraId="3373F733" w14:textId="77777777" w:rsidR="0016245E" w:rsidRPr="0016245E" w:rsidRDefault="0016245E" w:rsidP="00404DF5">
            <w:pPr>
              <w:spacing w:line="360" w:lineRule="auto"/>
              <w:jc w:val="both"/>
              <w:rPr>
                <w:rFonts w:ascii="Times New Roman" w:hAnsi="Times New Roman" w:cs="Times New Roman"/>
                <w:sz w:val="24"/>
                <w:szCs w:val="24"/>
              </w:rPr>
            </w:pPr>
            <w:r w:rsidRPr="0016245E">
              <w:rPr>
                <w:rFonts w:ascii="Times New Roman" w:hAnsi="Times New Roman" w:cs="Times New Roman"/>
                <w:sz w:val="24"/>
                <w:szCs w:val="24"/>
              </w:rPr>
              <w:t>2.Le système affiche l’interface demandée</w:t>
            </w:r>
          </w:p>
          <w:p w14:paraId="47B167F1" w14:textId="074E4B26" w:rsidR="0016245E" w:rsidRPr="0016245E" w:rsidRDefault="0016245E" w:rsidP="00404DF5">
            <w:pPr>
              <w:spacing w:line="360" w:lineRule="auto"/>
              <w:jc w:val="both"/>
              <w:rPr>
                <w:rFonts w:ascii="Times New Roman" w:hAnsi="Times New Roman" w:cs="Times New Roman"/>
                <w:sz w:val="24"/>
                <w:szCs w:val="24"/>
              </w:rPr>
            </w:pPr>
            <w:r w:rsidRPr="0016245E">
              <w:rPr>
                <w:rFonts w:ascii="Times New Roman" w:hAnsi="Times New Roman" w:cs="Times New Roman"/>
                <w:sz w:val="24"/>
                <w:szCs w:val="24"/>
              </w:rPr>
              <w:t>3.L’administrateur demande de modifier un utilisateur en cliquant sur</w:t>
            </w:r>
            <w:r>
              <w:rPr>
                <w:rFonts w:ascii="Times New Roman" w:hAnsi="Times New Roman" w:cs="Times New Roman"/>
                <w:sz w:val="24"/>
                <w:szCs w:val="24"/>
              </w:rPr>
              <w:t xml:space="preserve"> </w:t>
            </w:r>
            <w:r w:rsidRPr="0016245E">
              <w:rPr>
                <w:rFonts w:ascii="Times New Roman" w:hAnsi="Times New Roman" w:cs="Times New Roman"/>
                <w:sz w:val="24"/>
                <w:szCs w:val="24"/>
              </w:rPr>
              <w:t>l’icône</w:t>
            </w:r>
            <w:r>
              <w:rPr>
                <w:rFonts w:ascii="Times New Roman" w:hAnsi="Times New Roman" w:cs="Times New Roman"/>
                <w:sz w:val="24"/>
                <w:szCs w:val="24"/>
              </w:rPr>
              <w:t xml:space="preserve"> </w:t>
            </w:r>
            <w:r w:rsidRPr="0016245E">
              <w:rPr>
                <w:rFonts w:ascii="Times New Roman" w:hAnsi="Times New Roman" w:cs="Times New Roman"/>
                <w:sz w:val="24"/>
                <w:szCs w:val="24"/>
              </w:rPr>
              <w:t>« EDIT ».</w:t>
            </w:r>
          </w:p>
          <w:p w14:paraId="7BED6B15" w14:textId="77777777" w:rsidR="0016245E" w:rsidRPr="0016245E" w:rsidRDefault="0016245E" w:rsidP="00404DF5">
            <w:pPr>
              <w:spacing w:line="360" w:lineRule="auto"/>
              <w:ind w:left="337"/>
              <w:jc w:val="both"/>
              <w:rPr>
                <w:rFonts w:ascii="Times New Roman" w:hAnsi="Times New Roman" w:cs="Times New Roman"/>
                <w:sz w:val="24"/>
                <w:szCs w:val="24"/>
              </w:rPr>
            </w:pPr>
            <w:r w:rsidRPr="0016245E">
              <w:rPr>
                <w:rFonts w:ascii="Times New Roman" w:hAnsi="Times New Roman" w:cs="Times New Roman"/>
                <w:sz w:val="24"/>
                <w:szCs w:val="24"/>
              </w:rPr>
              <w:t>3.1. Le système affiche le formulaire de modification d’un utilisateur</w:t>
            </w:r>
          </w:p>
          <w:p w14:paraId="3CD11514" w14:textId="2AF54BD2" w:rsidR="0016245E" w:rsidRPr="0016245E" w:rsidRDefault="0016245E" w:rsidP="00404DF5">
            <w:pPr>
              <w:spacing w:line="360" w:lineRule="auto"/>
              <w:ind w:left="337"/>
              <w:jc w:val="both"/>
              <w:rPr>
                <w:rFonts w:ascii="Times New Roman" w:hAnsi="Times New Roman" w:cs="Times New Roman"/>
                <w:sz w:val="24"/>
                <w:szCs w:val="24"/>
              </w:rPr>
            </w:pPr>
            <w:r w:rsidRPr="0016245E">
              <w:rPr>
                <w:rFonts w:ascii="Times New Roman" w:hAnsi="Times New Roman" w:cs="Times New Roman"/>
                <w:sz w:val="24"/>
                <w:szCs w:val="24"/>
              </w:rPr>
              <w:t>3.2. Le système met à jour les paramètres de l’utilisateur dans la base des</w:t>
            </w:r>
            <w:r>
              <w:rPr>
                <w:rFonts w:ascii="Times New Roman" w:hAnsi="Times New Roman" w:cs="Times New Roman"/>
                <w:sz w:val="24"/>
                <w:szCs w:val="24"/>
              </w:rPr>
              <w:t xml:space="preserve"> </w:t>
            </w:r>
            <w:r w:rsidRPr="0016245E">
              <w:rPr>
                <w:rFonts w:ascii="Times New Roman" w:hAnsi="Times New Roman" w:cs="Times New Roman"/>
                <w:sz w:val="24"/>
                <w:szCs w:val="24"/>
              </w:rPr>
              <w:t>données.</w:t>
            </w:r>
          </w:p>
          <w:p w14:paraId="11E40D49" w14:textId="03CB66E9" w:rsidR="0016245E" w:rsidRPr="0016245E" w:rsidRDefault="0016245E" w:rsidP="00404DF5">
            <w:pPr>
              <w:spacing w:line="360" w:lineRule="auto"/>
              <w:ind w:left="337"/>
              <w:jc w:val="both"/>
              <w:rPr>
                <w:rFonts w:ascii="Times New Roman" w:hAnsi="Times New Roman" w:cs="Times New Roman"/>
                <w:sz w:val="24"/>
                <w:szCs w:val="24"/>
              </w:rPr>
            </w:pPr>
            <w:r w:rsidRPr="0016245E">
              <w:rPr>
                <w:rFonts w:ascii="Times New Roman" w:hAnsi="Times New Roman" w:cs="Times New Roman"/>
                <w:sz w:val="24"/>
                <w:szCs w:val="24"/>
              </w:rPr>
              <w:t>3.3. Le système affiche à l’administrateur un message de succès de</w:t>
            </w:r>
            <w:r w:rsidR="00B023FD">
              <w:rPr>
                <w:rFonts w:ascii="Times New Roman" w:hAnsi="Times New Roman" w:cs="Times New Roman"/>
                <w:sz w:val="24"/>
                <w:szCs w:val="24"/>
              </w:rPr>
              <w:t xml:space="preserve"> m</w:t>
            </w:r>
            <w:r w:rsidRPr="0016245E">
              <w:rPr>
                <w:rFonts w:ascii="Times New Roman" w:hAnsi="Times New Roman" w:cs="Times New Roman"/>
                <w:sz w:val="24"/>
                <w:szCs w:val="24"/>
              </w:rPr>
              <w:t>odification.</w:t>
            </w:r>
          </w:p>
          <w:p w14:paraId="12910994" w14:textId="5457674B" w:rsidR="0016245E" w:rsidRPr="0016245E" w:rsidRDefault="0016245E" w:rsidP="00404DF5">
            <w:pPr>
              <w:spacing w:line="360" w:lineRule="auto"/>
              <w:jc w:val="both"/>
              <w:rPr>
                <w:rFonts w:ascii="Times New Roman" w:hAnsi="Times New Roman" w:cs="Times New Roman"/>
                <w:sz w:val="24"/>
                <w:szCs w:val="24"/>
              </w:rPr>
            </w:pPr>
            <w:r w:rsidRPr="0016245E">
              <w:rPr>
                <w:rFonts w:ascii="Times New Roman" w:hAnsi="Times New Roman" w:cs="Times New Roman"/>
                <w:sz w:val="24"/>
                <w:szCs w:val="24"/>
              </w:rPr>
              <w:t>4.L’administrateur demande de supprimer un utilisateur en cliquant sur</w:t>
            </w:r>
            <w:r>
              <w:rPr>
                <w:rFonts w:ascii="Times New Roman" w:hAnsi="Times New Roman" w:cs="Times New Roman"/>
                <w:sz w:val="24"/>
                <w:szCs w:val="24"/>
              </w:rPr>
              <w:t xml:space="preserve"> </w:t>
            </w:r>
            <w:r w:rsidRPr="0016245E">
              <w:rPr>
                <w:rFonts w:ascii="Times New Roman" w:hAnsi="Times New Roman" w:cs="Times New Roman"/>
                <w:sz w:val="24"/>
                <w:szCs w:val="24"/>
              </w:rPr>
              <w:t>l’icône « DELETE ».</w:t>
            </w:r>
          </w:p>
          <w:p w14:paraId="61292916" w14:textId="77777777" w:rsidR="0016245E" w:rsidRPr="0016245E" w:rsidRDefault="0016245E" w:rsidP="00404DF5">
            <w:pPr>
              <w:spacing w:line="360" w:lineRule="auto"/>
              <w:ind w:left="337"/>
              <w:jc w:val="both"/>
              <w:rPr>
                <w:rFonts w:ascii="Times New Roman" w:hAnsi="Times New Roman" w:cs="Times New Roman"/>
                <w:sz w:val="24"/>
                <w:szCs w:val="24"/>
              </w:rPr>
            </w:pPr>
            <w:r w:rsidRPr="0016245E">
              <w:rPr>
                <w:rFonts w:ascii="Times New Roman" w:hAnsi="Times New Roman" w:cs="Times New Roman"/>
                <w:sz w:val="24"/>
                <w:szCs w:val="24"/>
              </w:rPr>
              <w:t>4.1. Le système supprime l’utilisateur de la base des données.</w:t>
            </w:r>
          </w:p>
          <w:p w14:paraId="4659F3E5" w14:textId="4C1DAF92" w:rsidR="0016245E" w:rsidRPr="0016245E" w:rsidRDefault="0016245E" w:rsidP="00404DF5">
            <w:pPr>
              <w:spacing w:line="360" w:lineRule="auto"/>
              <w:ind w:left="337"/>
              <w:jc w:val="both"/>
              <w:rPr>
                <w:rFonts w:ascii="Times New Roman" w:hAnsi="Times New Roman" w:cs="Times New Roman"/>
                <w:sz w:val="24"/>
                <w:szCs w:val="24"/>
              </w:rPr>
            </w:pPr>
            <w:r w:rsidRPr="0016245E">
              <w:rPr>
                <w:rFonts w:ascii="Times New Roman" w:hAnsi="Times New Roman" w:cs="Times New Roman"/>
                <w:sz w:val="24"/>
                <w:szCs w:val="24"/>
              </w:rPr>
              <w:t>4.2. Le système affiche à l’administrateur un message de succès de</w:t>
            </w:r>
            <w:r w:rsidR="00B023FD">
              <w:rPr>
                <w:rFonts w:ascii="Times New Roman" w:hAnsi="Times New Roman" w:cs="Times New Roman"/>
                <w:sz w:val="24"/>
                <w:szCs w:val="24"/>
              </w:rPr>
              <w:t xml:space="preserve"> </w:t>
            </w:r>
            <w:r w:rsidRPr="0016245E">
              <w:rPr>
                <w:rFonts w:ascii="Times New Roman" w:hAnsi="Times New Roman" w:cs="Times New Roman"/>
                <w:sz w:val="24"/>
                <w:szCs w:val="24"/>
              </w:rPr>
              <w:t>Suppression.</w:t>
            </w:r>
          </w:p>
          <w:p w14:paraId="09757BE7" w14:textId="73226C4F" w:rsidR="0016245E" w:rsidRPr="0016245E" w:rsidRDefault="0016245E" w:rsidP="00404DF5">
            <w:pPr>
              <w:spacing w:line="360" w:lineRule="auto"/>
              <w:ind w:left="762" w:hanging="425"/>
              <w:jc w:val="both"/>
              <w:rPr>
                <w:rFonts w:ascii="Times New Roman" w:hAnsi="Times New Roman" w:cs="Times New Roman"/>
                <w:sz w:val="24"/>
                <w:szCs w:val="24"/>
              </w:rPr>
            </w:pPr>
          </w:p>
        </w:tc>
      </w:tr>
    </w:tbl>
    <w:p w14:paraId="54087E21" w14:textId="64DBA3F5" w:rsidR="009E28A7" w:rsidRDefault="009E28A7"/>
    <w:p w14:paraId="592DE464" w14:textId="77777777" w:rsidR="009E28A7" w:rsidRDefault="009E28A7"/>
    <w:p w14:paraId="74ECDD96" w14:textId="2A44D483" w:rsidR="001B7220" w:rsidRPr="00B023FD" w:rsidRDefault="001B7220" w:rsidP="001E528D">
      <w:pPr>
        <w:pStyle w:val="ListParagraph"/>
        <w:numPr>
          <w:ilvl w:val="0"/>
          <w:numId w:val="38"/>
        </w:numPr>
        <w:rPr>
          <w:rFonts w:ascii="Times New Roman" w:hAnsi="Times New Roman" w:cs="Times New Roman"/>
          <w:b/>
          <w:sz w:val="24"/>
          <w:szCs w:val="24"/>
        </w:rPr>
      </w:pPr>
      <w:r w:rsidRPr="00B023FD">
        <w:rPr>
          <w:rFonts w:ascii="Times New Roman" w:hAnsi="Times New Roman" w:cs="Times New Roman"/>
          <w:b/>
          <w:sz w:val="24"/>
          <w:szCs w:val="24"/>
        </w:rPr>
        <w:lastRenderedPageBreak/>
        <w:t xml:space="preserve">Côté Utilisateur </w:t>
      </w:r>
    </w:p>
    <w:p w14:paraId="075F03A1" w14:textId="16C92D1D" w:rsidR="007E028D" w:rsidRPr="009E28A7" w:rsidRDefault="001B7220" w:rsidP="001E528D">
      <w:pPr>
        <w:pStyle w:val="ListParagraph"/>
        <w:numPr>
          <w:ilvl w:val="0"/>
          <w:numId w:val="39"/>
        </w:numPr>
        <w:rPr>
          <w:rFonts w:ascii="Times New Roman" w:hAnsi="Times New Roman" w:cs="Times New Roman"/>
          <w:sz w:val="24"/>
          <w:szCs w:val="24"/>
        </w:rPr>
      </w:pPr>
      <w:r w:rsidRPr="009E28A7">
        <w:rPr>
          <w:rFonts w:ascii="Times New Roman" w:hAnsi="Times New Roman" w:cs="Times New Roman"/>
          <w:sz w:val="24"/>
          <w:szCs w:val="24"/>
        </w:rPr>
        <w:t>Description textuelle : "S’authentifier"</w:t>
      </w:r>
    </w:p>
    <w:tbl>
      <w:tblPr>
        <w:tblStyle w:val="TableGrid"/>
        <w:tblW w:w="9797" w:type="dxa"/>
        <w:tblLook w:val="04A0" w:firstRow="1" w:lastRow="0" w:firstColumn="1" w:lastColumn="0" w:noHBand="0" w:noVBand="1"/>
      </w:tblPr>
      <w:tblGrid>
        <w:gridCol w:w="3059"/>
        <w:gridCol w:w="6738"/>
      </w:tblGrid>
      <w:tr w:rsidR="001B7220" w14:paraId="5DE29064" w14:textId="77777777" w:rsidTr="001B7220">
        <w:trPr>
          <w:trHeight w:val="339"/>
        </w:trPr>
        <w:tc>
          <w:tcPr>
            <w:tcW w:w="9797" w:type="dxa"/>
            <w:gridSpan w:val="2"/>
          </w:tcPr>
          <w:p w14:paraId="00372066" w14:textId="6EB69CFB" w:rsidR="001B7220" w:rsidRPr="001B7220" w:rsidRDefault="001B7220" w:rsidP="00404DF5">
            <w:pPr>
              <w:spacing w:line="360" w:lineRule="auto"/>
              <w:jc w:val="center"/>
              <w:rPr>
                <w:rFonts w:ascii="Times New Roman" w:hAnsi="Times New Roman" w:cs="Times New Roman"/>
                <w:i/>
                <w:sz w:val="24"/>
                <w:szCs w:val="24"/>
              </w:rPr>
            </w:pPr>
            <w:r w:rsidRPr="001B7220">
              <w:rPr>
                <w:rFonts w:ascii="Times New Roman" w:hAnsi="Times New Roman" w:cs="Times New Roman"/>
                <w:i/>
                <w:sz w:val="24"/>
                <w:szCs w:val="24"/>
              </w:rPr>
              <w:t>Sommaire d’identification</w:t>
            </w:r>
          </w:p>
        </w:tc>
      </w:tr>
      <w:tr w:rsidR="001B7220" w14:paraId="05D9B095" w14:textId="77777777" w:rsidTr="001B7220">
        <w:trPr>
          <w:trHeight w:val="429"/>
        </w:trPr>
        <w:tc>
          <w:tcPr>
            <w:tcW w:w="3059" w:type="dxa"/>
          </w:tcPr>
          <w:p w14:paraId="57CA3407" w14:textId="54D2F27E" w:rsidR="001B7220" w:rsidRPr="009E28A7" w:rsidRDefault="001B7220" w:rsidP="001B7220">
            <w:pPr>
              <w:rPr>
                <w:rFonts w:ascii="Times New Roman" w:hAnsi="Times New Roman" w:cs="Times New Roman"/>
                <w:i/>
                <w:sz w:val="24"/>
                <w:szCs w:val="24"/>
              </w:rPr>
            </w:pPr>
            <w:r w:rsidRPr="009E28A7">
              <w:rPr>
                <w:rFonts w:ascii="Times New Roman" w:hAnsi="Times New Roman" w:cs="Times New Roman"/>
                <w:i/>
                <w:sz w:val="24"/>
                <w:szCs w:val="24"/>
              </w:rPr>
              <w:t>Titre</w:t>
            </w:r>
          </w:p>
        </w:tc>
        <w:tc>
          <w:tcPr>
            <w:tcW w:w="6737" w:type="dxa"/>
          </w:tcPr>
          <w:p w14:paraId="033AE7C2" w14:textId="6D640C14" w:rsidR="001B7220" w:rsidRPr="001B7220" w:rsidRDefault="001B7220" w:rsidP="00404DF5">
            <w:pPr>
              <w:spacing w:line="360" w:lineRule="auto"/>
              <w:jc w:val="both"/>
              <w:rPr>
                <w:rFonts w:ascii="Times New Roman" w:hAnsi="Times New Roman" w:cs="Times New Roman"/>
                <w:b/>
                <w:sz w:val="24"/>
                <w:szCs w:val="24"/>
              </w:rPr>
            </w:pPr>
            <w:r w:rsidRPr="001B7220">
              <w:rPr>
                <w:rFonts w:ascii="Times New Roman" w:hAnsi="Times New Roman" w:cs="Times New Roman"/>
                <w:b/>
                <w:sz w:val="24"/>
                <w:szCs w:val="24"/>
              </w:rPr>
              <w:t>S’authentifier</w:t>
            </w:r>
          </w:p>
        </w:tc>
      </w:tr>
      <w:tr w:rsidR="001B7220" w14:paraId="41BCDBAA" w14:textId="77777777" w:rsidTr="001B7220">
        <w:trPr>
          <w:trHeight w:val="675"/>
        </w:trPr>
        <w:tc>
          <w:tcPr>
            <w:tcW w:w="3059" w:type="dxa"/>
          </w:tcPr>
          <w:p w14:paraId="0B57F2F7" w14:textId="11986810" w:rsidR="001B7220" w:rsidRPr="009E28A7" w:rsidRDefault="001B7220" w:rsidP="001B7220">
            <w:pPr>
              <w:rPr>
                <w:rFonts w:ascii="Times New Roman" w:hAnsi="Times New Roman" w:cs="Times New Roman"/>
                <w:i/>
                <w:sz w:val="24"/>
                <w:szCs w:val="24"/>
              </w:rPr>
            </w:pPr>
            <w:r w:rsidRPr="009E28A7">
              <w:rPr>
                <w:rFonts w:ascii="Times New Roman" w:hAnsi="Times New Roman" w:cs="Times New Roman"/>
                <w:i/>
                <w:sz w:val="24"/>
                <w:szCs w:val="24"/>
              </w:rPr>
              <w:t>Résumé</w:t>
            </w:r>
          </w:p>
        </w:tc>
        <w:tc>
          <w:tcPr>
            <w:tcW w:w="6737" w:type="dxa"/>
          </w:tcPr>
          <w:p w14:paraId="4810A5FE" w14:textId="4C11F62C" w:rsidR="001B7220" w:rsidRDefault="001B7220" w:rsidP="00404DF5">
            <w:pPr>
              <w:spacing w:line="360" w:lineRule="auto"/>
              <w:jc w:val="both"/>
              <w:rPr>
                <w:rFonts w:ascii="Times New Roman" w:hAnsi="Times New Roman" w:cs="Times New Roman"/>
                <w:sz w:val="24"/>
                <w:szCs w:val="24"/>
              </w:rPr>
            </w:pPr>
            <w:r w:rsidRPr="001B7220">
              <w:rPr>
                <w:rFonts w:ascii="Times New Roman" w:hAnsi="Times New Roman" w:cs="Times New Roman"/>
                <w:sz w:val="24"/>
                <w:szCs w:val="24"/>
              </w:rPr>
              <w:t xml:space="preserve">Le </w:t>
            </w:r>
            <w:r>
              <w:rPr>
                <w:rFonts w:ascii="Times New Roman" w:hAnsi="Times New Roman" w:cs="Times New Roman"/>
                <w:sz w:val="24"/>
                <w:szCs w:val="24"/>
              </w:rPr>
              <w:t>chef d’équipe</w:t>
            </w:r>
            <w:r w:rsidRPr="001B7220">
              <w:rPr>
                <w:rFonts w:ascii="Times New Roman" w:hAnsi="Times New Roman" w:cs="Times New Roman"/>
                <w:sz w:val="24"/>
                <w:szCs w:val="24"/>
              </w:rPr>
              <w:t xml:space="preserve">, </w:t>
            </w:r>
            <w:r>
              <w:rPr>
                <w:rFonts w:ascii="Times New Roman" w:hAnsi="Times New Roman" w:cs="Times New Roman"/>
                <w:sz w:val="24"/>
                <w:szCs w:val="24"/>
              </w:rPr>
              <w:t>le technicien ou le magasinier</w:t>
            </w:r>
            <w:r w:rsidRPr="001B7220">
              <w:rPr>
                <w:rFonts w:ascii="Times New Roman" w:hAnsi="Times New Roman" w:cs="Times New Roman"/>
                <w:sz w:val="24"/>
                <w:szCs w:val="24"/>
              </w:rPr>
              <w:t xml:space="preserve"> doivent se connecter afin d</w:t>
            </w:r>
            <w:r>
              <w:rPr>
                <w:rFonts w:ascii="Times New Roman" w:hAnsi="Times New Roman" w:cs="Times New Roman"/>
                <w:sz w:val="24"/>
                <w:szCs w:val="24"/>
              </w:rPr>
              <w:t xml:space="preserve">e </w:t>
            </w:r>
            <w:r w:rsidRPr="001B7220">
              <w:rPr>
                <w:rFonts w:ascii="Times New Roman" w:hAnsi="Times New Roman" w:cs="Times New Roman"/>
                <w:sz w:val="24"/>
                <w:szCs w:val="24"/>
              </w:rPr>
              <w:t>profiter de tous les services</w:t>
            </w:r>
          </w:p>
        </w:tc>
      </w:tr>
      <w:tr w:rsidR="001B7220" w14:paraId="350EC7E6" w14:textId="77777777" w:rsidTr="001B7220">
        <w:trPr>
          <w:trHeight w:val="288"/>
        </w:trPr>
        <w:tc>
          <w:tcPr>
            <w:tcW w:w="3059" w:type="dxa"/>
          </w:tcPr>
          <w:p w14:paraId="0543EC44" w14:textId="3CE9168D" w:rsidR="001B7220" w:rsidRPr="009E28A7" w:rsidRDefault="001B7220" w:rsidP="001B7220">
            <w:pPr>
              <w:rPr>
                <w:rFonts w:ascii="Times New Roman" w:hAnsi="Times New Roman" w:cs="Times New Roman"/>
                <w:i/>
                <w:sz w:val="24"/>
                <w:szCs w:val="24"/>
              </w:rPr>
            </w:pPr>
            <w:r w:rsidRPr="009E28A7">
              <w:rPr>
                <w:rFonts w:ascii="Times New Roman" w:hAnsi="Times New Roman" w:cs="Times New Roman"/>
                <w:i/>
                <w:sz w:val="24"/>
                <w:szCs w:val="24"/>
              </w:rPr>
              <w:t>Acteur</w:t>
            </w:r>
          </w:p>
        </w:tc>
        <w:tc>
          <w:tcPr>
            <w:tcW w:w="6737" w:type="dxa"/>
          </w:tcPr>
          <w:p w14:paraId="19CBA893" w14:textId="40E9D7F2" w:rsidR="001B7220" w:rsidRDefault="001B7220" w:rsidP="00404DF5">
            <w:pPr>
              <w:spacing w:line="360" w:lineRule="auto"/>
              <w:jc w:val="both"/>
              <w:rPr>
                <w:rFonts w:ascii="Times New Roman" w:hAnsi="Times New Roman" w:cs="Times New Roman"/>
                <w:sz w:val="24"/>
                <w:szCs w:val="24"/>
              </w:rPr>
            </w:pPr>
            <w:r w:rsidRPr="001B7220">
              <w:rPr>
                <w:rFonts w:ascii="Times New Roman" w:hAnsi="Times New Roman" w:cs="Times New Roman"/>
                <w:sz w:val="24"/>
                <w:szCs w:val="24"/>
              </w:rPr>
              <w:t>Utilisateur</w:t>
            </w:r>
            <w:r w:rsidR="00B023FD">
              <w:rPr>
                <w:rFonts w:ascii="Times New Roman" w:hAnsi="Times New Roman" w:cs="Times New Roman"/>
                <w:sz w:val="24"/>
                <w:szCs w:val="24"/>
              </w:rPr>
              <w:t xml:space="preserve"> </w:t>
            </w:r>
            <w:r w:rsidR="00B023FD" w:rsidRPr="00404DF5">
              <w:rPr>
                <w:rFonts w:ascii="Times New Roman" w:hAnsi="Times New Roman" w:cs="Times New Roman"/>
                <w:sz w:val="24"/>
                <w:szCs w:val="24"/>
              </w:rPr>
              <w:t>(chef d’équipe – magasinier -technicien-administrateur)</w:t>
            </w:r>
          </w:p>
        </w:tc>
      </w:tr>
      <w:tr w:rsidR="001B7220" w14:paraId="7022CF94" w14:textId="77777777" w:rsidTr="001B7220">
        <w:trPr>
          <w:trHeight w:val="324"/>
        </w:trPr>
        <w:tc>
          <w:tcPr>
            <w:tcW w:w="9797" w:type="dxa"/>
            <w:gridSpan w:val="2"/>
          </w:tcPr>
          <w:p w14:paraId="0B986336" w14:textId="31038C33" w:rsidR="001B7220" w:rsidRPr="009E28A7" w:rsidRDefault="001B7220" w:rsidP="00404DF5">
            <w:pPr>
              <w:spacing w:line="360" w:lineRule="auto"/>
              <w:jc w:val="center"/>
              <w:rPr>
                <w:rFonts w:ascii="Times New Roman" w:hAnsi="Times New Roman" w:cs="Times New Roman"/>
                <w:i/>
                <w:sz w:val="24"/>
                <w:szCs w:val="24"/>
              </w:rPr>
            </w:pPr>
            <w:r w:rsidRPr="009E28A7">
              <w:rPr>
                <w:rFonts w:ascii="Times New Roman" w:hAnsi="Times New Roman" w:cs="Times New Roman"/>
                <w:i/>
                <w:sz w:val="24"/>
                <w:szCs w:val="24"/>
              </w:rPr>
              <w:t>Description des enchaînements</w:t>
            </w:r>
          </w:p>
        </w:tc>
      </w:tr>
      <w:tr w:rsidR="001B7220" w14:paraId="19F3EA50" w14:textId="77777777" w:rsidTr="001B7220">
        <w:trPr>
          <w:trHeight w:val="494"/>
        </w:trPr>
        <w:tc>
          <w:tcPr>
            <w:tcW w:w="3059" w:type="dxa"/>
          </w:tcPr>
          <w:p w14:paraId="02824D1E" w14:textId="5357BA76" w:rsidR="001B7220" w:rsidRPr="009E28A7" w:rsidRDefault="001B7220" w:rsidP="001B7220">
            <w:pPr>
              <w:rPr>
                <w:rFonts w:ascii="Times New Roman" w:hAnsi="Times New Roman" w:cs="Times New Roman"/>
                <w:i/>
                <w:sz w:val="24"/>
                <w:szCs w:val="24"/>
              </w:rPr>
            </w:pPr>
            <w:r w:rsidRPr="009E28A7">
              <w:rPr>
                <w:rFonts w:ascii="Times New Roman" w:hAnsi="Times New Roman" w:cs="Times New Roman"/>
                <w:i/>
                <w:sz w:val="24"/>
                <w:szCs w:val="24"/>
              </w:rPr>
              <w:t>Pré-condition</w:t>
            </w:r>
          </w:p>
        </w:tc>
        <w:tc>
          <w:tcPr>
            <w:tcW w:w="6737" w:type="dxa"/>
          </w:tcPr>
          <w:p w14:paraId="5BD51E2F" w14:textId="51241F62" w:rsidR="001B7220" w:rsidRDefault="001B7220" w:rsidP="00404DF5">
            <w:pPr>
              <w:spacing w:line="360" w:lineRule="auto"/>
              <w:jc w:val="both"/>
              <w:rPr>
                <w:rFonts w:ascii="Times New Roman" w:hAnsi="Times New Roman" w:cs="Times New Roman"/>
                <w:sz w:val="24"/>
                <w:szCs w:val="24"/>
              </w:rPr>
            </w:pPr>
            <w:r w:rsidRPr="001B7220">
              <w:rPr>
                <w:rFonts w:ascii="Times New Roman" w:hAnsi="Times New Roman" w:cs="Times New Roman"/>
                <w:sz w:val="24"/>
                <w:szCs w:val="24"/>
              </w:rPr>
              <w:t>Avoir un compte user dans la base de données</w:t>
            </w:r>
          </w:p>
        </w:tc>
      </w:tr>
      <w:tr w:rsidR="001B7220" w14:paraId="29AD4391" w14:textId="77777777" w:rsidTr="001B7220">
        <w:trPr>
          <w:trHeight w:val="494"/>
        </w:trPr>
        <w:tc>
          <w:tcPr>
            <w:tcW w:w="3059" w:type="dxa"/>
          </w:tcPr>
          <w:p w14:paraId="3D70C57F" w14:textId="35EB2BD8" w:rsidR="001B7220" w:rsidRPr="009E28A7" w:rsidRDefault="001B7220" w:rsidP="001B7220">
            <w:pPr>
              <w:rPr>
                <w:rFonts w:ascii="Times New Roman" w:hAnsi="Times New Roman" w:cs="Times New Roman"/>
                <w:i/>
                <w:sz w:val="24"/>
                <w:szCs w:val="24"/>
              </w:rPr>
            </w:pPr>
            <w:r w:rsidRPr="009E28A7">
              <w:rPr>
                <w:rFonts w:ascii="Times New Roman" w:hAnsi="Times New Roman" w:cs="Times New Roman"/>
                <w:i/>
                <w:sz w:val="24"/>
                <w:szCs w:val="24"/>
              </w:rPr>
              <w:t>Post-condition</w:t>
            </w:r>
          </w:p>
        </w:tc>
        <w:tc>
          <w:tcPr>
            <w:tcW w:w="6737" w:type="dxa"/>
          </w:tcPr>
          <w:p w14:paraId="2A556916" w14:textId="0CE1E46E" w:rsidR="001B7220" w:rsidRDefault="001B7220" w:rsidP="00404DF5">
            <w:pPr>
              <w:spacing w:line="360" w:lineRule="auto"/>
              <w:jc w:val="both"/>
              <w:rPr>
                <w:rFonts w:ascii="Times New Roman" w:hAnsi="Times New Roman" w:cs="Times New Roman"/>
                <w:sz w:val="24"/>
                <w:szCs w:val="24"/>
              </w:rPr>
            </w:pPr>
            <w:r w:rsidRPr="001B7220">
              <w:rPr>
                <w:rFonts w:ascii="Times New Roman" w:hAnsi="Times New Roman" w:cs="Times New Roman"/>
                <w:sz w:val="24"/>
                <w:szCs w:val="24"/>
              </w:rPr>
              <w:t>Utilisateur connecté et il a l’accès à son Dashboard dédié.</w:t>
            </w:r>
          </w:p>
        </w:tc>
      </w:tr>
      <w:tr w:rsidR="001B7220" w14:paraId="6C5C4767" w14:textId="77777777" w:rsidTr="001B7220">
        <w:trPr>
          <w:trHeight w:val="521"/>
        </w:trPr>
        <w:tc>
          <w:tcPr>
            <w:tcW w:w="3059" w:type="dxa"/>
          </w:tcPr>
          <w:p w14:paraId="4FD0B523" w14:textId="393163ED" w:rsidR="001B7220" w:rsidRPr="009E28A7" w:rsidRDefault="001B7220" w:rsidP="001B7220">
            <w:pPr>
              <w:rPr>
                <w:rFonts w:ascii="Times New Roman" w:hAnsi="Times New Roman" w:cs="Times New Roman"/>
                <w:i/>
                <w:sz w:val="24"/>
                <w:szCs w:val="24"/>
              </w:rPr>
            </w:pPr>
            <w:r w:rsidRPr="009E28A7">
              <w:rPr>
                <w:rFonts w:ascii="Times New Roman" w:hAnsi="Times New Roman" w:cs="Times New Roman"/>
                <w:i/>
                <w:sz w:val="24"/>
                <w:szCs w:val="24"/>
              </w:rPr>
              <w:t>Scénario nominal</w:t>
            </w:r>
          </w:p>
        </w:tc>
        <w:tc>
          <w:tcPr>
            <w:tcW w:w="6737" w:type="dxa"/>
          </w:tcPr>
          <w:p w14:paraId="6FF15221" w14:textId="3F319019" w:rsidR="001B7220" w:rsidRPr="001B7220" w:rsidRDefault="001B7220" w:rsidP="00404DF5">
            <w:pPr>
              <w:spacing w:line="360" w:lineRule="auto"/>
              <w:jc w:val="both"/>
              <w:rPr>
                <w:rFonts w:ascii="Times New Roman" w:hAnsi="Times New Roman" w:cs="Times New Roman"/>
                <w:sz w:val="24"/>
                <w:szCs w:val="24"/>
              </w:rPr>
            </w:pPr>
            <w:r w:rsidRPr="00404DF5">
              <w:rPr>
                <w:rFonts w:ascii="Times New Roman" w:hAnsi="Times New Roman" w:cs="Times New Roman"/>
                <w:b/>
                <w:sz w:val="24"/>
                <w:szCs w:val="24"/>
              </w:rPr>
              <w:t>1.</w:t>
            </w:r>
            <w:r w:rsidRPr="001B7220">
              <w:rPr>
                <w:rFonts w:ascii="Times New Roman" w:hAnsi="Times New Roman" w:cs="Times New Roman"/>
                <w:sz w:val="24"/>
                <w:szCs w:val="24"/>
              </w:rPr>
              <w:t xml:space="preserve"> L’utilisateur saisit </w:t>
            </w:r>
            <w:r>
              <w:rPr>
                <w:rFonts w:ascii="Times New Roman" w:hAnsi="Times New Roman" w:cs="Times New Roman"/>
                <w:sz w:val="24"/>
                <w:szCs w:val="24"/>
              </w:rPr>
              <w:t>l’adresse email</w:t>
            </w:r>
            <w:r w:rsidRPr="001B7220">
              <w:rPr>
                <w:rFonts w:ascii="Times New Roman" w:hAnsi="Times New Roman" w:cs="Times New Roman"/>
                <w:sz w:val="24"/>
                <w:szCs w:val="24"/>
              </w:rPr>
              <w:t xml:space="preserve"> et</w:t>
            </w:r>
            <w:r w:rsidR="00B023FD">
              <w:rPr>
                <w:rFonts w:ascii="Times New Roman" w:hAnsi="Times New Roman" w:cs="Times New Roman"/>
                <w:sz w:val="24"/>
                <w:szCs w:val="24"/>
              </w:rPr>
              <w:t xml:space="preserve"> le</w:t>
            </w:r>
            <w:r w:rsidRPr="001B7220">
              <w:rPr>
                <w:rFonts w:ascii="Times New Roman" w:hAnsi="Times New Roman" w:cs="Times New Roman"/>
                <w:sz w:val="24"/>
                <w:szCs w:val="24"/>
              </w:rPr>
              <w:t xml:space="preserve"> mot de passe.</w:t>
            </w:r>
          </w:p>
          <w:p w14:paraId="53217CA8" w14:textId="7FC76641" w:rsidR="001B7220" w:rsidRPr="001B7220" w:rsidRDefault="001B7220" w:rsidP="00404DF5">
            <w:pPr>
              <w:spacing w:line="360" w:lineRule="auto"/>
              <w:jc w:val="both"/>
              <w:rPr>
                <w:rFonts w:ascii="Times New Roman" w:hAnsi="Times New Roman" w:cs="Times New Roman"/>
                <w:sz w:val="24"/>
                <w:szCs w:val="24"/>
              </w:rPr>
            </w:pPr>
            <w:r w:rsidRPr="00404DF5">
              <w:rPr>
                <w:rFonts w:ascii="Times New Roman" w:hAnsi="Times New Roman" w:cs="Times New Roman"/>
                <w:b/>
                <w:sz w:val="24"/>
                <w:szCs w:val="24"/>
              </w:rPr>
              <w:t>2.</w:t>
            </w:r>
            <w:r w:rsidRPr="001B7220">
              <w:rPr>
                <w:rFonts w:ascii="Times New Roman" w:hAnsi="Times New Roman" w:cs="Times New Roman"/>
                <w:sz w:val="24"/>
                <w:szCs w:val="24"/>
              </w:rPr>
              <w:t xml:space="preserve">Le système vérifie l’existence de </w:t>
            </w:r>
            <w:r>
              <w:rPr>
                <w:rFonts w:ascii="Times New Roman" w:hAnsi="Times New Roman" w:cs="Times New Roman"/>
                <w:sz w:val="24"/>
                <w:szCs w:val="24"/>
              </w:rPr>
              <w:t>l’adresse email</w:t>
            </w:r>
            <w:r w:rsidRPr="001B7220">
              <w:rPr>
                <w:rFonts w:ascii="Times New Roman" w:hAnsi="Times New Roman" w:cs="Times New Roman"/>
                <w:sz w:val="24"/>
                <w:szCs w:val="24"/>
              </w:rPr>
              <w:t xml:space="preserve"> et le mot de passe dans</w:t>
            </w:r>
            <w:r>
              <w:rPr>
                <w:rFonts w:ascii="Times New Roman" w:hAnsi="Times New Roman" w:cs="Times New Roman"/>
                <w:sz w:val="24"/>
                <w:szCs w:val="24"/>
              </w:rPr>
              <w:t xml:space="preserve"> </w:t>
            </w:r>
            <w:r w:rsidRPr="001B7220">
              <w:rPr>
                <w:rFonts w:ascii="Times New Roman" w:hAnsi="Times New Roman" w:cs="Times New Roman"/>
                <w:sz w:val="24"/>
                <w:szCs w:val="24"/>
              </w:rPr>
              <w:t>la</w:t>
            </w:r>
            <w:r>
              <w:rPr>
                <w:rFonts w:ascii="Times New Roman" w:hAnsi="Times New Roman" w:cs="Times New Roman"/>
                <w:sz w:val="24"/>
                <w:szCs w:val="24"/>
              </w:rPr>
              <w:t xml:space="preserve"> </w:t>
            </w:r>
            <w:r w:rsidRPr="001B7220">
              <w:rPr>
                <w:rFonts w:ascii="Times New Roman" w:hAnsi="Times New Roman" w:cs="Times New Roman"/>
                <w:sz w:val="24"/>
                <w:szCs w:val="24"/>
              </w:rPr>
              <w:t>base de données.</w:t>
            </w:r>
          </w:p>
          <w:p w14:paraId="14C1DD87" w14:textId="73F2BE58" w:rsidR="001B7220" w:rsidRDefault="001B7220" w:rsidP="00404DF5">
            <w:pPr>
              <w:spacing w:line="360" w:lineRule="auto"/>
              <w:jc w:val="both"/>
              <w:rPr>
                <w:rFonts w:ascii="Times New Roman" w:hAnsi="Times New Roman" w:cs="Times New Roman"/>
                <w:sz w:val="24"/>
                <w:szCs w:val="24"/>
              </w:rPr>
            </w:pPr>
            <w:r w:rsidRPr="00404DF5">
              <w:rPr>
                <w:rFonts w:ascii="Times New Roman" w:hAnsi="Times New Roman" w:cs="Times New Roman"/>
                <w:b/>
                <w:sz w:val="24"/>
                <w:szCs w:val="24"/>
              </w:rPr>
              <w:t>3.</w:t>
            </w:r>
            <w:r w:rsidRPr="001B7220">
              <w:rPr>
                <w:rFonts w:ascii="Times New Roman" w:hAnsi="Times New Roman" w:cs="Times New Roman"/>
                <w:sz w:val="24"/>
                <w:szCs w:val="24"/>
              </w:rPr>
              <w:t>Redirection vers le Dashboard.</w:t>
            </w:r>
          </w:p>
        </w:tc>
      </w:tr>
      <w:tr w:rsidR="001B7220" w14:paraId="72AAB617" w14:textId="77777777" w:rsidTr="00404DF5">
        <w:trPr>
          <w:trHeight w:val="1919"/>
        </w:trPr>
        <w:tc>
          <w:tcPr>
            <w:tcW w:w="3059" w:type="dxa"/>
          </w:tcPr>
          <w:p w14:paraId="7705CB98" w14:textId="6E36B4AA" w:rsidR="001B7220" w:rsidRPr="009E28A7" w:rsidRDefault="001B7220" w:rsidP="001B7220">
            <w:pPr>
              <w:rPr>
                <w:rFonts w:ascii="Times New Roman" w:hAnsi="Times New Roman" w:cs="Times New Roman"/>
                <w:i/>
                <w:sz w:val="24"/>
                <w:szCs w:val="24"/>
              </w:rPr>
            </w:pPr>
            <w:r w:rsidRPr="009E28A7">
              <w:rPr>
                <w:rFonts w:ascii="Times New Roman" w:hAnsi="Times New Roman" w:cs="Times New Roman"/>
                <w:i/>
                <w:sz w:val="24"/>
                <w:szCs w:val="24"/>
              </w:rPr>
              <w:t>Enchaînements alternatifs</w:t>
            </w:r>
          </w:p>
        </w:tc>
        <w:tc>
          <w:tcPr>
            <w:tcW w:w="6737" w:type="dxa"/>
          </w:tcPr>
          <w:p w14:paraId="740CA512" w14:textId="427D3C3E" w:rsidR="001B7220" w:rsidRPr="001B7220" w:rsidRDefault="001B7220" w:rsidP="00404DF5">
            <w:pPr>
              <w:spacing w:line="360" w:lineRule="auto"/>
              <w:jc w:val="both"/>
              <w:rPr>
                <w:rFonts w:ascii="Times New Roman" w:hAnsi="Times New Roman" w:cs="Times New Roman"/>
                <w:sz w:val="24"/>
                <w:szCs w:val="24"/>
              </w:rPr>
            </w:pPr>
            <w:r w:rsidRPr="001B7220">
              <w:rPr>
                <w:rFonts w:ascii="Times New Roman" w:hAnsi="Times New Roman" w:cs="Times New Roman"/>
                <w:b/>
                <w:sz w:val="24"/>
                <w:szCs w:val="24"/>
              </w:rPr>
              <w:t>E1 :</w:t>
            </w:r>
            <w:r w:rsidRPr="001B7220">
              <w:rPr>
                <w:rFonts w:ascii="Times New Roman" w:hAnsi="Times New Roman" w:cs="Times New Roman"/>
                <w:sz w:val="24"/>
                <w:szCs w:val="24"/>
              </w:rPr>
              <w:t xml:space="preserve"> Si l’utilisateur saisit des coordonnées incorrectes :</w:t>
            </w:r>
          </w:p>
          <w:p w14:paraId="24259A4D" w14:textId="77777777" w:rsidR="001B7220" w:rsidRPr="001B7220" w:rsidRDefault="001B7220" w:rsidP="00404DF5">
            <w:pPr>
              <w:spacing w:line="360" w:lineRule="auto"/>
              <w:jc w:val="both"/>
              <w:rPr>
                <w:rFonts w:ascii="Times New Roman" w:hAnsi="Times New Roman" w:cs="Times New Roman"/>
                <w:sz w:val="24"/>
                <w:szCs w:val="24"/>
              </w:rPr>
            </w:pPr>
            <w:r w:rsidRPr="00404DF5">
              <w:rPr>
                <w:rFonts w:ascii="Times New Roman" w:hAnsi="Times New Roman" w:cs="Times New Roman"/>
                <w:b/>
                <w:sz w:val="24"/>
                <w:szCs w:val="24"/>
              </w:rPr>
              <w:t>1.</w:t>
            </w:r>
            <w:r w:rsidRPr="001B7220">
              <w:rPr>
                <w:rFonts w:ascii="Times New Roman" w:hAnsi="Times New Roman" w:cs="Times New Roman"/>
                <w:sz w:val="24"/>
                <w:szCs w:val="24"/>
              </w:rPr>
              <w:t xml:space="preserve"> Le système vérifie qu’une des coordonnées n’existe pas dans</w:t>
            </w:r>
          </w:p>
          <w:p w14:paraId="519D5211" w14:textId="365B0AE2" w:rsidR="001B7220" w:rsidRPr="001B7220" w:rsidRDefault="001B7220" w:rsidP="00404DF5">
            <w:pPr>
              <w:spacing w:line="360" w:lineRule="auto"/>
              <w:jc w:val="both"/>
              <w:rPr>
                <w:rFonts w:ascii="Times New Roman" w:hAnsi="Times New Roman" w:cs="Times New Roman"/>
                <w:sz w:val="24"/>
                <w:szCs w:val="24"/>
              </w:rPr>
            </w:pPr>
            <w:r w:rsidRPr="001B7220">
              <w:rPr>
                <w:rFonts w:ascii="Times New Roman" w:hAnsi="Times New Roman" w:cs="Times New Roman"/>
                <w:sz w:val="24"/>
                <w:szCs w:val="24"/>
              </w:rPr>
              <w:t>La</w:t>
            </w:r>
            <w:r>
              <w:rPr>
                <w:rFonts w:ascii="Times New Roman" w:hAnsi="Times New Roman" w:cs="Times New Roman"/>
                <w:sz w:val="24"/>
                <w:szCs w:val="24"/>
              </w:rPr>
              <w:t xml:space="preserve"> </w:t>
            </w:r>
            <w:r w:rsidRPr="001B7220">
              <w:rPr>
                <w:rFonts w:ascii="Times New Roman" w:hAnsi="Times New Roman" w:cs="Times New Roman"/>
                <w:sz w:val="24"/>
                <w:szCs w:val="24"/>
              </w:rPr>
              <w:t>base de données</w:t>
            </w:r>
          </w:p>
          <w:p w14:paraId="06284858" w14:textId="77777777" w:rsidR="001B7220" w:rsidRDefault="001B7220" w:rsidP="00404DF5">
            <w:pPr>
              <w:spacing w:line="360" w:lineRule="auto"/>
              <w:jc w:val="both"/>
              <w:rPr>
                <w:rFonts w:ascii="Times New Roman" w:hAnsi="Times New Roman" w:cs="Times New Roman"/>
                <w:sz w:val="24"/>
                <w:szCs w:val="24"/>
              </w:rPr>
            </w:pPr>
            <w:r w:rsidRPr="00404DF5">
              <w:rPr>
                <w:rFonts w:ascii="Times New Roman" w:hAnsi="Times New Roman" w:cs="Times New Roman"/>
                <w:b/>
                <w:sz w:val="24"/>
                <w:szCs w:val="24"/>
              </w:rPr>
              <w:t>2.</w:t>
            </w:r>
            <w:r w:rsidRPr="001B7220">
              <w:rPr>
                <w:rFonts w:ascii="Times New Roman" w:hAnsi="Times New Roman" w:cs="Times New Roman"/>
                <w:sz w:val="24"/>
                <w:szCs w:val="24"/>
              </w:rPr>
              <w:t xml:space="preserve"> Le système affiche un message d’erreur.</w:t>
            </w:r>
          </w:p>
          <w:p w14:paraId="34606FB8" w14:textId="07A2A889" w:rsidR="001B7220" w:rsidRDefault="001B7220" w:rsidP="00404DF5">
            <w:pPr>
              <w:spacing w:line="360" w:lineRule="auto"/>
              <w:jc w:val="both"/>
              <w:rPr>
                <w:rFonts w:ascii="Times New Roman" w:hAnsi="Times New Roman" w:cs="Times New Roman"/>
                <w:sz w:val="24"/>
                <w:szCs w:val="24"/>
              </w:rPr>
            </w:pPr>
          </w:p>
        </w:tc>
      </w:tr>
    </w:tbl>
    <w:p w14:paraId="4646F1B3" w14:textId="5DBD6182" w:rsidR="001B7220" w:rsidRDefault="001B7220" w:rsidP="001B7220">
      <w:pPr>
        <w:rPr>
          <w:rFonts w:ascii="Times New Roman" w:hAnsi="Times New Roman" w:cs="Times New Roman"/>
          <w:sz w:val="24"/>
          <w:szCs w:val="24"/>
        </w:rPr>
      </w:pPr>
    </w:p>
    <w:p w14:paraId="45529729" w14:textId="4D4B2D7B" w:rsidR="001B7220" w:rsidRPr="009E28A7" w:rsidRDefault="001B7220" w:rsidP="001E528D">
      <w:pPr>
        <w:pStyle w:val="ListParagraph"/>
        <w:numPr>
          <w:ilvl w:val="0"/>
          <w:numId w:val="39"/>
        </w:numPr>
        <w:rPr>
          <w:rFonts w:ascii="Times New Roman" w:hAnsi="Times New Roman" w:cs="Times New Roman"/>
          <w:sz w:val="24"/>
          <w:szCs w:val="24"/>
        </w:rPr>
      </w:pPr>
      <w:r w:rsidRPr="009E28A7">
        <w:rPr>
          <w:rFonts w:ascii="Times New Roman" w:hAnsi="Times New Roman" w:cs="Times New Roman"/>
          <w:sz w:val="24"/>
          <w:szCs w:val="24"/>
        </w:rPr>
        <w:t>Description textuelle de cas d’utilisation :"Réinitialiser mot de passe"</w:t>
      </w:r>
    </w:p>
    <w:tbl>
      <w:tblPr>
        <w:tblStyle w:val="TableGrid"/>
        <w:tblW w:w="9752" w:type="dxa"/>
        <w:tblLook w:val="04A0" w:firstRow="1" w:lastRow="0" w:firstColumn="1" w:lastColumn="0" w:noHBand="0" w:noVBand="1"/>
      </w:tblPr>
      <w:tblGrid>
        <w:gridCol w:w="3351"/>
        <w:gridCol w:w="6401"/>
      </w:tblGrid>
      <w:tr w:rsidR="001B7220" w:rsidRPr="00434973" w14:paraId="2958AE1A" w14:textId="77777777" w:rsidTr="00434973">
        <w:trPr>
          <w:trHeight w:val="296"/>
        </w:trPr>
        <w:tc>
          <w:tcPr>
            <w:tcW w:w="9752" w:type="dxa"/>
            <w:gridSpan w:val="2"/>
          </w:tcPr>
          <w:p w14:paraId="43D6FA9A" w14:textId="7BFFF483" w:rsidR="001B7220" w:rsidRPr="00434973" w:rsidRDefault="001B7220" w:rsidP="00434973">
            <w:pPr>
              <w:jc w:val="center"/>
              <w:rPr>
                <w:rFonts w:ascii="Times New Roman" w:hAnsi="Times New Roman" w:cs="Times New Roman"/>
                <w:i/>
                <w:sz w:val="24"/>
                <w:szCs w:val="24"/>
              </w:rPr>
            </w:pPr>
            <w:r w:rsidRPr="00434973">
              <w:rPr>
                <w:rFonts w:ascii="Times New Roman" w:hAnsi="Times New Roman" w:cs="Times New Roman"/>
                <w:i/>
                <w:sz w:val="24"/>
                <w:szCs w:val="24"/>
              </w:rPr>
              <w:t>Sommaire d’identification</w:t>
            </w:r>
          </w:p>
        </w:tc>
      </w:tr>
      <w:tr w:rsidR="001B7220" w14:paraId="6F0F12AC" w14:textId="77777777" w:rsidTr="009E28A7">
        <w:trPr>
          <w:trHeight w:val="427"/>
        </w:trPr>
        <w:tc>
          <w:tcPr>
            <w:tcW w:w="3351" w:type="dxa"/>
          </w:tcPr>
          <w:p w14:paraId="4A1BF236" w14:textId="73ECC5FB" w:rsidR="001B7220" w:rsidRPr="009E28A7" w:rsidRDefault="001B7220" w:rsidP="001B7220">
            <w:pPr>
              <w:rPr>
                <w:rFonts w:ascii="Times New Roman" w:hAnsi="Times New Roman" w:cs="Times New Roman"/>
                <w:i/>
                <w:sz w:val="24"/>
                <w:szCs w:val="24"/>
              </w:rPr>
            </w:pPr>
            <w:r w:rsidRPr="009E28A7">
              <w:rPr>
                <w:rFonts w:ascii="Times New Roman" w:hAnsi="Times New Roman" w:cs="Times New Roman"/>
                <w:i/>
                <w:sz w:val="24"/>
                <w:szCs w:val="24"/>
              </w:rPr>
              <w:t>Titre</w:t>
            </w:r>
          </w:p>
        </w:tc>
        <w:tc>
          <w:tcPr>
            <w:tcW w:w="6401" w:type="dxa"/>
          </w:tcPr>
          <w:p w14:paraId="2D27E87F" w14:textId="18E68646" w:rsidR="00434973" w:rsidRPr="00434973" w:rsidRDefault="00434973" w:rsidP="00404DF5">
            <w:pPr>
              <w:spacing w:line="360" w:lineRule="auto"/>
              <w:jc w:val="both"/>
              <w:rPr>
                <w:rFonts w:ascii="Times New Roman" w:hAnsi="Times New Roman" w:cs="Times New Roman"/>
                <w:b/>
                <w:sz w:val="24"/>
                <w:szCs w:val="24"/>
              </w:rPr>
            </w:pPr>
            <w:r w:rsidRPr="00434973">
              <w:rPr>
                <w:rFonts w:ascii="Times New Roman" w:hAnsi="Times New Roman" w:cs="Times New Roman"/>
                <w:b/>
                <w:sz w:val="24"/>
                <w:szCs w:val="24"/>
              </w:rPr>
              <w:t>Réinitialiser mot de pass</w:t>
            </w:r>
            <w:r>
              <w:rPr>
                <w:rFonts w:ascii="Times New Roman" w:hAnsi="Times New Roman" w:cs="Times New Roman"/>
                <w:b/>
                <w:sz w:val="24"/>
                <w:szCs w:val="24"/>
              </w:rPr>
              <w:t>e</w:t>
            </w:r>
          </w:p>
        </w:tc>
      </w:tr>
      <w:tr w:rsidR="001B7220" w14:paraId="299FCE4C" w14:textId="77777777" w:rsidTr="009E28A7">
        <w:trPr>
          <w:trHeight w:val="538"/>
        </w:trPr>
        <w:tc>
          <w:tcPr>
            <w:tcW w:w="3351" w:type="dxa"/>
          </w:tcPr>
          <w:p w14:paraId="304C35B7" w14:textId="32B72061" w:rsidR="001B7220" w:rsidRPr="009E28A7" w:rsidRDefault="001B7220" w:rsidP="001B7220">
            <w:pPr>
              <w:rPr>
                <w:rFonts w:ascii="Times New Roman" w:hAnsi="Times New Roman" w:cs="Times New Roman"/>
                <w:i/>
                <w:sz w:val="24"/>
                <w:szCs w:val="24"/>
              </w:rPr>
            </w:pPr>
            <w:r w:rsidRPr="009E28A7">
              <w:rPr>
                <w:rFonts w:ascii="Times New Roman" w:hAnsi="Times New Roman" w:cs="Times New Roman"/>
                <w:i/>
                <w:sz w:val="24"/>
                <w:szCs w:val="24"/>
              </w:rPr>
              <w:t>Résumé</w:t>
            </w:r>
          </w:p>
        </w:tc>
        <w:tc>
          <w:tcPr>
            <w:tcW w:w="6401" w:type="dxa"/>
          </w:tcPr>
          <w:p w14:paraId="76B5703D" w14:textId="22DB8FB5" w:rsidR="001B7220" w:rsidRDefault="00434973" w:rsidP="00404DF5">
            <w:pPr>
              <w:spacing w:line="360" w:lineRule="auto"/>
              <w:jc w:val="both"/>
              <w:rPr>
                <w:rFonts w:ascii="Times New Roman" w:hAnsi="Times New Roman" w:cs="Times New Roman"/>
                <w:sz w:val="24"/>
                <w:szCs w:val="24"/>
              </w:rPr>
            </w:pPr>
            <w:r w:rsidRPr="00434973">
              <w:rPr>
                <w:rFonts w:ascii="Times New Roman" w:hAnsi="Times New Roman" w:cs="Times New Roman"/>
                <w:sz w:val="24"/>
                <w:szCs w:val="24"/>
              </w:rPr>
              <w:t>L’utilisateur peut récupérer son mot de passe s’il l’a oublié.</w:t>
            </w:r>
          </w:p>
        </w:tc>
      </w:tr>
      <w:tr w:rsidR="001B7220" w14:paraId="3A437CED" w14:textId="77777777" w:rsidTr="009E28A7">
        <w:trPr>
          <w:trHeight w:val="538"/>
        </w:trPr>
        <w:tc>
          <w:tcPr>
            <w:tcW w:w="3351" w:type="dxa"/>
          </w:tcPr>
          <w:p w14:paraId="72B9F014" w14:textId="7B63AC85" w:rsidR="001B7220" w:rsidRPr="009E28A7" w:rsidRDefault="001B7220" w:rsidP="001B7220">
            <w:pPr>
              <w:rPr>
                <w:rFonts w:ascii="Times New Roman" w:hAnsi="Times New Roman" w:cs="Times New Roman"/>
                <w:i/>
                <w:sz w:val="24"/>
                <w:szCs w:val="24"/>
              </w:rPr>
            </w:pPr>
            <w:r w:rsidRPr="009E28A7">
              <w:rPr>
                <w:rFonts w:ascii="Times New Roman" w:hAnsi="Times New Roman" w:cs="Times New Roman"/>
                <w:i/>
                <w:sz w:val="24"/>
                <w:szCs w:val="24"/>
              </w:rPr>
              <w:t>Acteur</w:t>
            </w:r>
          </w:p>
        </w:tc>
        <w:tc>
          <w:tcPr>
            <w:tcW w:w="6401" w:type="dxa"/>
          </w:tcPr>
          <w:p w14:paraId="623C317D" w14:textId="6B953484" w:rsidR="001B7220" w:rsidRDefault="00434973" w:rsidP="00404DF5">
            <w:pPr>
              <w:spacing w:line="360" w:lineRule="auto"/>
              <w:jc w:val="both"/>
              <w:rPr>
                <w:rFonts w:ascii="Times New Roman" w:hAnsi="Times New Roman" w:cs="Times New Roman"/>
                <w:sz w:val="24"/>
                <w:szCs w:val="24"/>
              </w:rPr>
            </w:pPr>
            <w:r w:rsidRPr="00434973">
              <w:rPr>
                <w:rFonts w:ascii="Times New Roman" w:hAnsi="Times New Roman" w:cs="Times New Roman"/>
                <w:sz w:val="24"/>
                <w:szCs w:val="24"/>
              </w:rPr>
              <w:t>Utilisateur</w:t>
            </w:r>
          </w:p>
        </w:tc>
      </w:tr>
      <w:tr w:rsidR="001B7220" w14:paraId="2F1FAF09" w14:textId="77777777" w:rsidTr="00434973">
        <w:trPr>
          <w:trHeight w:val="337"/>
        </w:trPr>
        <w:tc>
          <w:tcPr>
            <w:tcW w:w="9752" w:type="dxa"/>
            <w:gridSpan w:val="2"/>
          </w:tcPr>
          <w:p w14:paraId="3BF13233" w14:textId="2017D774" w:rsidR="001B7220" w:rsidRPr="009E28A7" w:rsidRDefault="001B7220" w:rsidP="00434973">
            <w:pPr>
              <w:jc w:val="center"/>
              <w:rPr>
                <w:rFonts w:ascii="Times New Roman" w:hAnsi="Times New Roman" w:cs="Times New Roman"/>
                <w:i/>
                <w:sz w:val="24"/>
                <w:szCs w:val="24"/>
              </w:rPr>
            </w:pPr>
            <w:r w:rsidRPr="009E28A7">
              <w:rPr>
                <w:rFonts w:ascii="Times New Roman" w:hAnsi="Times New Roman" w:cs="Times New Roman"/>
                <w:i/>
                <w:sz w:val="24"/>
                <w:szCs w:val="24"/>
              </w:rPr>
              <w:t>Description des enchaînements</w:t>
            </w:r>
          </w:p>
        </w:tc>
      </w:tr>
      <w:tr w:rsidR="001B7220" w14:paraId="5056D7A2" w14:textId="77777777" w:rsidTr="009E28A7">
        <w:trPr>
          <w:trHeight w:val="538"/>
        </w:trPr>
        <w:tc>
          <w:tcPr>
            <w:tcW w:w="3351" w:type="dxa"/>
          </w:tcPr>
          <w:p w14:paraId="6D8AC44F" w14:textId="7C893E4E" w:rsidR="001B7220" w:rsidRPr="009E28A7" w:rsidRDefault="001B7220" w:rsidP="001B7220">
            <w:pPr>
              <w:rPr>
                <w:rFonts w:ascii="Times New Roman" w:hAnsi="Times New Roman" w:cs="Times New Roman"/>
                <w:i/>
                <w:sz w:val="24"/>
                <w:szCs w:val="24"/>
              </w:rPr>
            </w:pPr>
            <w:r w:rsidRPr="009E28A7">
              <w:rPr>
                <w:rFonts w:ascii="Times New Roman" w:hAnsi="Times New Roman" w:cs="Times New Roman"/>
                <w:i/>
                <w:sz w:val="24"/>
                <w:szCs w:val="24"/>
              </w:rPr>
              <w:t>Pré-condition</w:t>
            </w:r>
          </w:p>
        </w:tc>
        <w:tc>
          <w:tcPr>
            <w:tcW w:w="6401" w:type="dxa"/>
          </w:tcPr>
          <w:p w14:paraId="7F99F4F2" w14:textId="4BFBD8C9" w:rsidR="001B7220" w:rsidRDefault="00434973" w:rsidP="00404DF5">
            <w:pPr>
              <w:spacing w:line="360" w:lineRule="auto"/>
              <w:jc w:val="both"/>
              <w:rPr>
                <w:rFonts w:ascii="Times New Roman" w:hAnsi="Times New Roman" w:cs="Times New Roman"/>
                <w:sz w:val="24"/>
                <w:szCs w:val="24"/>
              </w:rPr>
            </w:pPr>
            <w:r w:rsidRPr="00434973">
              <w:rPr>
                <w:rFonts w:ascii="Times New Roman" w:hAnsi="Times New Roman" w:cs="Times New Roman"/>
                <w:sz w:val="24"/>
                <w:szCs w:val="24"/>
              </w:rPr>
              <w:t>Compte utilisateur déjà existant dans la base</w:t>
            </w:r>
          </w:p>
        </w:tc>
      </w:tr>
      <w:tr w:rsidR="001B7220" w14:paraId="63D0AB7A" w14:textId="77777777" w:rsidTr="009E28A7">
        <w:trPr>
          <w:trHeight w:val="538"/>
        </w:trPr>
        <w:tc>
          <w:tcPr>
            <w:tcW w:w="3351" w:type="dxa"/>
          </w:tcPr>
          <w:p w14:paraId="331F76A3" w14:textId="1035B90F" w:rsidR="001B7220" w:rsidRPr="009E28A7" w:rsidRDefault="001B7220" w:rsidP="001B7220">
            <w:pPr>
              <w:rPr>
                <w:rFonts w:ascii="Times New Roman" w:hAnsi="Times New Roman" w:cs="Times New Roman"/>
                <w:i/>
                <w:sz w:val="24"/>
                <w:szCs w:val="24"/>
              </w:rPr>
            </w:pPr>
            <w:r w:rsidRPr="009E28A7">
              <w:rPr>
                <w:rFonts w:ascii="Times New Roman" w:hAnsi="Times New Roman" w:cs="Times New Roman"/>
                <w:i/>
                <w:sz w:val="24"/>
                <w:szCs w:val="24"/>
              </w:rPr>
              <w:t>Post-condition</w:t>
            </w:r>
          </w:p>
        </w:tc>
        <w:tc>
          <w:tcPr>
            <w:tcW w:w="6401" w:type="dxa"/>
          </w:tcPr>
          <w:p w14:paraId="59170967" w14:textId="1941CB24" w:rsidR="001B7220" w:rsidRDefault="00434973" w:rsidP="00404DF5">
            <w:pPr>
              <w:spacing w:line="360" w:lineRule="auto"/>
              <w:jc w:val="both"/>
              <w:rPr>
                <w:rFonts w:ascii="Times New Roman" w:hAnsi="Times New Roman" w:cs="Times New Roman"/>
                <w:sz w:val="24"/>
                <w:szCs w:val="24"/>
              </w:rPr>
            </w:pPr>
            <w:r w:rsidRPr="00434973">
              <w:rPr>
                <w:rFonts w:ascii="Times New Roman" w:hAnsi="Times New Roman" w:cs="Times New Roman"/>
                <w:sz w:val="24"/>
                <w:szCs w:val="24"/>
              </w:rPr>
              <w:t>Mot de passe changé</w:t>
            </w:r>
          </w:p>
        </w:tc>
      </w:tr>
      <w:tr w:rsidR="001B7220" w14:paraId="1EA2B178" w14:textId="77777777" w:rsidTr="009E28A7">
        <w:trPr>
          <w:trHeight w:val="568"/>
        </w:trPr>
        <w:tc>
          <w:tcPr>
            <w:tcW w:w="3351" w:type="dxa"/>
          </w:tcPr>
          <w:p w14:paraId="2E9B3519" w14:textId="4F89D961" w:rsidR="001B7220" w:rsidRPr="009E28A7" w:rsidRDefault="00434973" w:rsidP="001B7220">
            <w:pPr>
              <w:rPr>
                <w:rFonts w:ascii="Times New Roman" w:hAnsi="Times New Roman" w:cs="Times New Roman"/>
                <w:i/>
                <w:sz w:val="24"/>
                <w:szCs w:val="24"/>
              </w:rPr>
            </w:pPr>
            <w:r w:rsidRPr="009E28A7">
              <w:rPr>
                <w:rFonts w:ascii="Times New Roman" w:hAnsi="Times New Roman" w:cs="Times New Roman"/>
                <w:i/>
                <w:sz w:val="24"/>
                <w:szCs w:val="24"/>
              </w:rPr>
              <w:t>Scénario nominal</w:t>
            </w:r>
          </w:p>
        </w:tc>
        <w:tc>
          <w:tcPr>
            <w:tcW w:w="6401" w:type="dxa"/>
          </w:tcPr>
          <w:p w14:paraId="6D8B67F8" w14:textId="516E34EA" w:rsidR="00434973" w:rsidRPr="00434973" w:rsidRDefault="00434973" w:rsidP="00404DF5">
            <w:pPr>
              <w:spacing w:line="360" w:lineRule="auto"/>
              <w:jc w:val="both"/>
              <w:rPr>
                <w:rFonts w:ascii="Times New Roman" w:hAnsi="Times New Roman" w:cs="Times New Roman"/>
                <w:sz w:val="24"/>
                <w:szCs w:val="24"/>
              </w:rPr>
            </w:pPr>
            <w:r w:rsidRPr="00404DF5">
              <w:rPr>
                <w:rFonts w:ascii="Times New Roman" w:hAnsi="Times New Roman" w:cs="Times New Roman"/>
                <w:b/>
                <w:sz w:val="24"/>
                <w:szCs w:val="24"/>
              </w:rPr>
              <w:t>1.</w:t>
            </w:r>
            <w:r w:rsidRPr="00434973">
              <w:rPr>
                <w:rFonts w:ascii="Times New Roman" w:hAnsi="Times New Roman" w:cs="Times New Roman"/>
                <w:sz w:val="24"/>
                <w:szCs w:val="24"/>
              </w:rPr>
              <w:t xml:space="preserve">L’utilisateur clique sur le lien « </w:t>
            </w:r>
            <w:r>
              <w:rPr>
                <w:rFonts w:ascii="Times New Roman" w:hAnsi="Times New Roman" w:cs="Times New Roman"/>
                <w:sz w:val="24"/>
                <w:szCs w:val="24"/>
              </w:rPr>
              <w:t>Mot de passe oublié</w:t>
            </w:r>
            <w:r w:rsidRPr="00434973">
              <w:rPr>
                <w:rFonts w:ascii="Times New Roman" w:hAnsi="Times New Roman" w:cs="Times New Roman"/>
                <w:sz w:val="24"/>
                <w:szCs w:val="24"/>
              </w:rPr>
              <w:t xml:space="preserve"> ».</w:t>
            </w:r>
          </w:p>
          <w:p w14:paraId="18207B26" w14:textId="77777777" w:rsidR="00434973" w:rsidRPr="00434973" w:rsidRDefault="00434973" w:rsidP="00404DF5">
            <w:pPr>
              <w:spacing w:line="360" w:lineRule="auto"/>
              <w:jc w:val="both"/>
              <w:rPr>
                <w:rFonts w:ascii="Times New Roman" w:hAnsi="Times New Roman" w:cs="Times New Roman"/>
                <w:sz w:val="24"/>
                <w:szCs w:val="24"/>
              </w:rPr>
            </w:pPr>
            <w:r w:rsidRPr="00404DF5">
              <w:rPr>
                <w:rFonts w:ascii="Times New Roman" w:hAnsi="Times New Roman" w:cs="Times New Roman"/>
                <w:b/>
                <w:sz w:val="24"/>
                <w:szCs w:val="24"/>
              </w:rPr>
              <w:t>2.</w:t>
            </w:r>
            <w:r w:rsidRPr="00434973">
              <w:rPr>
                <w:rFonts w:ascii="Times New Roman" w:hAnsi="Times New Roman" w:cs="Times New Roman"/>
                <w:sz w:val="24"/>
                <w:szCs w:val="24"/>
              </w:rPr>
              <w:t>Une page de nouveau mot de passe est affichée pour l’utilisateur.</w:t>
            </w:r>
          </w:p>
          <w:p w14:paraId="31212391" w14:textId="77777777" w:rsidR="00434973" w:rsidRPr="00434973" w:rsidRDefault="00434973" w:rsidP="00404DF5">
            <w:pPr>
              <w:spacing w:line="360" w:lineRule="auto"/>
              <w:jc w:val="both"/>
              <w:rPr>
                <w:rFonts w:ascii="Times New Roman" w:hAnsi="Times New Roman" w:cs="Times New Roman"/>
                <w:sz w:val="24"/>
                <w:szCs w:val="24"/>
              </w:rPr>
            </w:pPr>
            <w:r w:rsidRPr="00404DF5">
              <w:rPr>
                <w:rFonts w:ascii="Times New Roman" w:hAnsi="Times New Roman" w:cs="Times New Roman"/>
                <w:b/>
                <w:sz w:val="24"/>
                <w:szCs w:val="24"/>
              </w:rPr>
              <w:t>3.</w:t>
            </w:r>
            <w:r w:rsidRPr="00434973">
              <w:rPr>
                <w:rFonts w:ascii="Times New Roman" w:hAnsi="Times New Roman" w:cs="Times New Roman"/>
                <w:sz w:val="24"/>
                <w:szCs w:val="24"/>
              </w:rPr>
              <w:t xml:space="preserve"> L’utilisateur doit saisir son email correctement.</w:t>
            </w:r>
          </w:p>
          <w:p w14:paraId="1350D25B" w14:textId="2F02DA9A" w:rsidR="001B7220" w:rsidRDefault="00434973" w:rsidP="00404DF5">
            <w:pPr>
              <w:spacing w:line="360" w:lineRule="auto"/>
              <w:jc w:val="both"/>
              <w:rPr>
                <w:rFonts w:ascii="Times New Roman" w:hAnsi="Times New Roman" w:cs="Times New Roman"/>
                <w:sz w:val="24"/>
                <w:szCs w:val="24"/>
              </w:rPr>
            </w:pPr>
            <w:r w:rsidRPr="00404DF5">
              <w:rPr>
                <w:rFonts w:ascii="Times New Roman" w:hAnsi="Times New Roman" w:cs="Times New Roman"/>
                <w:b/>
                <w:sz w:val="24"/>
                <w:szCs w:val="24"/>
              </w:rPr>
              <w:lastRenderedPageBreak/>
              <w:t>4.</w:t>
            </w:r>
            <w:r w:rsidRPr="00434973">
              <w:rPr>
                <w:rFonts w:ascii="Times New Roman" w:hAnsi="Times New Roman" w:cs="Times New Roman"/>
                <w:sz w:val="24"/>
                <w:szCs w:val="24"/>
              </w:rPr>
              <w:t xml:space="preserve"> L’utilisateur reçoit sur mail son nouveau mot de passe pour se</w:t>
            </w:r>
            <w:r>
              <w:rPr>
                <w:rFonts w:ascii="Times New Roman" w:hAnsi="Times New Roman" w:cs="Times New Roman"/>
                <w:sz w:val="24"/>
                <w:szCs w:val="24"/>
              </w:rPr>
              <w:t xml:space="preserve"> </w:t>
            </w:r>
            <w:r w:rsidRPr="00434973">
              <w:rPr>
                <w:rFonts w:ascii="Times New Roman" w:hAnsi="Times New Roman" w:cs="Times New Roman"/>
                <w:sz w:val="24"/>
                <w:szCs w:val="24"/>
              </w:rPr>
              <w:t>connecter.</w:t>
            </w:r>
          </w:p>
        </w:tc>
      </w:tr>
      <w:tr w:rsidR="001B7220" w14:paraId="230F341A" w14:textId="77777777" w:rsidTr="009E28A7">
        <w:trPr>
          <w:trHeight w:val="508"/>
        </w:trPr>
        <w:tc>
          <w:tcPr>
            <w:tcW w:w="3351" w:type="dxa"/>
          </w:tcPr>
          <w:p w14:paraId="627F1C36" w14:textId="44696807" w:rsidR="001B7220" w:rsidRPr="009E28A7" w:rsidRDefault="00434973" w:rsidP="001B7220">
            <w:pPr>
              <w:rPr>
                <w:rFonts w:ascii="Times New Roman" w:hAnsi="Times New Roman" w:cs="Times New Roman"/>
                <w:i/>
                <w:sz w:val="24"/>
                <w:szCs w:val="24"/>
              </w:rPr>
            </w:pPr>
            <w:r w:rsidRPr="009E28A7">
              <w:rPr>
                <w:rFonts w:ascii="Times New Roman" w:hAnsi="Times New Roman" w:cs="Times New Roman"/>
                <w:i/>
                <w:sz w:val="24"/>
                <w:szCs w:val="24"/>
              </w:rPr>
              <w:lastRenderedPageBreak/>
              <w:t>Enchaînements alternatifs</w:t>
            </w:r>
          </w:p>
        </w:tc>
        <w:tc>
          <w:tcPr>
            <w:tcW w:w="6401" w:type="dxa"/>
          </w:tcPr>
          <w:p w14:paraId="6C046476" w14:textId="1B89142C" w:rsidR="00434973" w:rsidRPr="00434973" w:rsidRDefault="00434973" w:rsidP="00404DF5">
            <w:pPr>
              <w:spacing w:line="360" w:lineRule="auto"/>
              <w:jc w:val="both"/>
              <w:rPr>
                <w:rFonts w:ascii="Times New Roman" w:hAnsi="Times New Roman" w:cs="Times New Roman"/>
                <w:sz w:val="24"/>
                <w:szCs w:val="24"/>
              </w:rPr>
            </w:pPr>
            <w:r w:rsidRPr="00434973">
              <w:rPr>
                <w:rFonts w:ascii="Times New Roman" w:hAnsi="Times New Roman" w:cs="Times New Roman"/>
                <w:b/>
                <w:sz w:val="24"/>
                <w:szCs w:val="24"/>
              </w:rPr>
              <w:t>E1</w:t>
            </w:r>
            <w:r w:rsidRPr="00434973">
              <w:rPr>
                <w:rFonts w:ascii="Times New Roman" w:hAnsi="Times New Roman" w:cs="Times New Roman"/>
                <w:sz w:val="24"/>
                <w:szCs w:val="24"/>
              </w:rPr>
              <w:t xml:space="preserve"> : Si l’utilisateur saisit une adresse email incorrecte :</w:t>
            </w:r>
          </w:p>
          <w:p w14:paraId="416A38BB" w14:textId="7F8EECD0" w:rsidR="001B7220" w:rsidRDefault="00434973" w:rsidP="00404DF5">
            <w:pPr>
              <w:spacing w:line="360" w:lineRule="auto"/>
              <w:jc w:val="both"/>
              <w:rPr>
                <w:rFonts w:ascii="Times New Roman" w:hAnsi="Times New Roman" w:cs="Times New Roman"/>
                <w:sz w:val="24"/>
                <w:szCs w:val="24"/>
              </w:rPr>
            </w:pPr>
            <w:r w:rsidRPr="00404DF5">
              <w:rPr>
                <w:rFonts w:ascii="Times New Roman" w:hAnsi="Times New Roman" w:cs="Times New Roman"/>
                <w:b/>
                <w:sz w:val="24"/>
                <w:szCs w:val="24"/>
              </w:rPr>
              <w:t>1.</w:t>
            </w:r>
            <w:r w:rsidRPr="00434973">
              <w:rPr>
                <w:rFonts w:ascii="Times New Roman" w:hAnsi="Times New Roman" w:cs="Times New Roman"/>
                <w:sz w:val="24"/>
                <w:szCs w:val="24"/>
              </w:rPr>
              <w:t xml:space="preserve"> Un message d’erreur est affiché.</w:t>
            </w:r>
          </w:p>
        </w:tc>
      </w:tr>
    </w:tbl>
    <w:p w14:paraId="24D91340" w14:textId="77777777" w:rsidR="009E28A7" w:rsidRPr="001B7220" w:rsidRDefault="009E28A7" w:rsidP="001B7220">
      <w:pPr>
        <w:rPr>
          <w:rFonts w:ascii="Times New Roman" w:hAnsi="Times New Roman" w:cs="Times New Roman"/>
          <w:sz w:val="24"/>
          <w:szCs w:val="24"/>
        </w:rPr>
      </w:pPr>
    </w:p>
    <w:p w14:paraId="7D038594" w14:textId="595ECBF8" w:rsidR="00B023FD" w:rsidRPr="00B023FD" w:rsidRDefault="00B023FD" w:rsidP="001E528D">
      <w:pPr>
        <w:pStyle w:val="ListParagraph"/>
        <w:numPr>
          <w:ilvl w:val="0"/>
          <w:numId w:val="38"/>
        </w:numPr>
        <w:rPr>
          <w:rFonts w:ascii="Times New Roman" w:hAnsi="Times New Roman" w:cs="Times New Roman"/>
          <w:sz w:val="24"/>
          <w:szCs w:val="24"/>
        </w:rPr>
      </w:pPr>
      <w:r w:rsidRPr="00B023FD">
        <w:rPr>
          <w:rFonts w:ascii="Times New Roman" w:hAnsi="Times New Roman" w:cs="Times New Roman"/>
          <w:b/>
          <w:sz w:val="24"/>
          <w:szCs w:val="24"/>
        </w:rPr>
        <w:t>Côté Chef d’équipe</w:t>
      </w:r>
    </w:p>
    <w:p w14:paraId="38B3F6CD" w14:textId="7D35A98A" w:rsidR="00434973" w:rsidRPr="009E28A7" w:rsidRDefault="00434973" w:rsidP="001E528D">
      <w:pPr>
        <w:pStyle w:val="ListParagraph"/>
        <w:numPr>
          <w:ilvl w:val="0"/>
          <w:numId w:val="39"/>
        </w:numPr>
        <w:rPr>
          <w:rFonts w:ascii="Times New Roman" w:hAnsi="Times New Roman" w:cs="Times New Roman"/>
          <w:sz w:val="24"/>
          <w:szCs w:val="24"/>
        </w:rPr>
      </w:pPr>
      <w:r w:rsidRPr="009E28A7">
        <w:rPr>
          <w:rFonts w:ascii="Times New Roman" w:hAnsi="Times New Roman" w:cs="Times New Roman"/>
          <w:sz w:val="24"/>
          <w:szCs w:val="24"/>
        </w:rPr>
        <w:t>Description textuelle de cas d’utilisation “Ajouter un équipement"</w:t>
      </w:r>
    </w:p>
    <w:tbl>
      <w:tblPr>
        <w:tblStyle w:val="TableGrid"/>
        <w:tblW w:w="0" w:type="auto"/>
        <w:tblLook w:val="04A0" w:firstRow="1" w:lastRow="0" w:firstColumn="1" w:lastColumn="0" w:noHBand="0" w:noVBand="1"/>
      </w:tblPr>
      <w:tblGrid>
        <w:gridCol w:w="3256"/>
        <w:gridCol w:w="5806"/>
      </w:tblGrid>
      <w:tr w:rsidR="00434973" w14:paraId="29DDB939" w14:textId="77777777" w:rsidTr="006F5940">
        <w:tc>
          <w:tcPr>
            <w:tcW w:w="9062" w:type="dxa"/>
            <w:gridSpan w:val="2"/>
          </w:tcPr>
          <w:p w14:paraId="23FFDD69" w14:textId="23467D62" w:rsidR="00434973" w:rsidRDefault="00434973" w:rsidP="00434973">
            <w:pPr>
              <w:jc w:val="center"/>
            </w:pPr>
            <w:r w:rsidRPr="00434973">
              <w:rPr>
                <w:rFonts w:ascii="Times New Roman" w:hAnsi="Times New Roman" w:cs="Times New Roman"/>
                <w:i/>
                <w:sz w:val="24"/>
                <w:szCs w:val="24"/>
              </w:rPr>
              <w:t>Sommaire d’identification</w:t>
            </w:r>
          </w:p>
        </w:tc>
      </w:tr>
      <w:tr w:rsidR="00434973" w14:paraId="192D9055" w14:textId="77777777" w:rsidTr="00434973">
        <w:tc>
          <w:tcPr>
            <w:tcW w:w="3256" w:type="dxa"/>
          </w:tcPr>
          <w:p w14:paraId="3A177C66" w14:textId="05C01CA5" w:rsidR="00434973" w:rsidRPr="00404DF5" w:rsidRDefault="00434973" w:rsidP="00434973">
            <w:pPr>
              <w:rPr>
                <w:i/>
              </w:rPr>
            </w:pPr>
            <w:r w:rsidRPr="00404DF5">
              <w:rPr>
                <w:rFonts w:ascii="Times New Roman" w:hAnsi="Times New Roman" w:cs="Times New Roman"/>
                <w:i/>
                <w:sz w:val="24"/>
                <w:szCs w:val="24"/>
              </w:rPr>
              <w:t>Titre</w:t>
            </w:r>
          </w:p>
        </w:tc>
        <w:tc>
          <w:tcPr>
            <w:tcW w:w="5806" w:type="dxa"/>
          </w:tcPr>
          <w:p w14:paraId="320C33D7" w14:textId="13EBF2C2" w:rsidR="00434973" w:rsidRPr="00434973" w:rsidRDefault="00434973" w:rsidP="00404DF5">
            <w:pPr>
              <w:spacing w:line="360" w:lineRule="auto"/>
              <w:jc w:val="both"/>
              <w:rPr>
                <w:rFonts w:ascii="Times New Roman" w:hAnsi="Times New Roman" w:cs="Times New Roman"/>
                <w:b/>
              </w:rPr>
            </w:pPr>
            <w:r w:rsidRPr="00434973">
              <w:rPr>
                <w:rFonts w:ascii="Times New Roman" w:hAnsi="Times New Roman" w:cs="Times New Roman"/>
                <w:b/>
              </w:rPr>
              <w:t>Ajouter un équipement</w:t>
            </w:r>
          </w:p>
        </w:tc>
      </w:tr>
      <w:tr w:rsidR="00434973" w14:paraId="5FBC4102" w14:textId="77777777" w:rsidTr="00434973">
        <w:tc>
          <w:tcPr>
            <w:tcW w:w="3256" w:type="dxa"/>
          </w:tcPr>
          <w:p w14:paraId="0406BC76" w14:textId="3844F785" w:rsidR="00434973" w:rsidRPr="00404DF5" w:rsidRDefault="00434973" w:rsidP="00434973">
            <w:pPr>
              <w:rPr>
                <w:i/>
              </w:rPr>
            </w:pPr>
            <w:r w:rsidRPr="00404DF5">
              <w:rPr>
                <w:rFonts w:ascii="Times New Roman" w:hAnsi="Times New Roman" w:cs="Times New Roman"/>
                <w:i/>
                <w:sz w:val="24"/>
                <w:szCs w:val="24"/>
              </w:rPr>
              <w:t>Résumé</w:t>
            </w:r>
          </w:p>
        </w:tc>
        <w:tc>
          <w:tcPr>
            <w:tcW w:w="5806" w:type="dxa"/>
          </w:tcPr>
          <w:p w14:paraId="1178BB75" w14:textId="614CD3EA" w:rsidR="00434973" w:rsidRPr="00434973" w:rsidRDefault="00434973" w:rsidP="00404DF5">
            <w:pPr>
              <w:spacing w:line="360" w:lineRule="auto"/>
              <w:jc w:val="both"/>
              <w:rPr>
                <w:rFonts w:ascii="Times New Roman" w:hAnsi="Times New Roman" w:cs="Times New Roman"/>
                <w:sz w:val="24"/>
                <w:szCs w:val="24"/>
              </w:rPr>
            </w:pPr>
            <w:r w:rsidRPr="00434973">
              <w:rPr>
                <w:rFonts w:ascii="Times New Roman" w:hAnsi="Times New Roman" w:cs="Times New Roman"/>
                <w:sz w:val="24"/>
                <w:szCs w:val="24"/>
              </w:rPr>
              <w:t>L'utilisateur peut ajouter un équipement en vérifiant que les champs sont correctement saisis.</w:t>
            </w:r>
          </w:p>
        </w:tc>
      </w:tr>
      <w:tr w:rsidR="00434973" w14:paraId="30F3461E" w14:textId="77777777" w:rsidTr="00434973">
        <w:tc>
          <w:tcPr>
            <w:tcW w:w="3256" w:type="dxa"/>
          </w:tcPr>
          <w:p w14:paraId="5416CAD5" w14:textId="5446335B" w:rsidR="00434973" w:rsidRPr="00404DF5" w:rsidRDefault="00434973" w:rsidP="00434973">
            <w:pPr>
              <w:rPr>
                <w:i/>
              </w:rPr>
            </w:pPr>
            <w:r w:rsidRPr="00404DF5">
              <w:rPr>
                <w:rFonts w:ascii="Times New Roman" w:hAnsi="Times New Roman" w:cs="Times New Roman"/>
                <w:i/>
                <w:sz w:val="24"/>
                <w:szCs w:val="24"/>
              </w:rPr>
              <w:t>Acteur</w:t>
            </w:r>
          </w:p>
        </w:tc>
        <w:tc>
          <w:tcPr>
            <w:tcW w:w="5806" w:type="dxa"/>
          </w:tcPr>
          <w:p w14:paraId="097036CF" w14:textId="483AF162" w:rsidR="00434973" w:rsidRPr="00434973" w:rsidRDefault="00434973" w:rsidP="00404DF5">
            <w:pPr>
              <w:spacing w:line="360" w:lineRule="auto"/>
              <w:jc w:val="both"/>
              <w:rPr>
                <w:rFonts w:ascii="Times New Roman" w:hAnsi="Times New Roman" w:cs="Times New Roman"/>
                <w:sz w:val="24"/>
                <w:szCs w:val="24"/>
              </w:rPr>
            </w:pPr>
            <w:r w:rsidRPr="00434973">
              <w:rPr>
                <w:rFonts w:ascii="Times New Roman" w:hAnsi="Times New Roman" w:cs="Times New Roman"/>
                <w:sz w:val="24"/>
                <w:szCs w:val="24"/>
              </w:rPr>
              <w:t>Chef d’équipe</w:t>
            </w:r>
          </w:p>
        </w:tc>
      </w:tr>
      <w:tr w:rsidR="00434973" w14:paraId="1A5AD82C" w14:textId="77777777" w:rsidTr="006F5940">
        <w:tc>
          <w:tcPr>
            <w:tcW w:w="9062" w:type="dxa"/>
            <w:gridSpan w:val="2"/>
          </w:tcPr>
          <w:p w14:paraId="452AE9DF" w14:textId="1613BA03" w:rsidR="00434973" w:rsidRPr="00404DF5" w:rsidRDefault="00434973" w:rsidP="00434973">
            <w:pPr>
              <w:jc w:val="center"/>
              <w:rPr>
                <w:i/>
              </w:rPr>
            </w:pPr>
            <w:r w:rsidRPr="00404DF5">
              <w:rPr>
                <w:rFonts w:ascii="Times New Roman" w:hAnsi="Times New Roman" w:cs="Times New Roman"/>
                <w:i/>
                <w:sz w:val="24"/>
                <w:szCs w:val="24"/>
              </w:rPr>
              <w:t>Description des enchaînements</w:t>
            </w:r>
          </w:p>
        </w:tc>
      </w:tr>
      <w:tr w:rsidR="00434973" w14:paraId="4CFA2D01" w14:textId="77777777" w:rsidTr="00434973">
        <w:tc>
          <w:tcPr>
            <w:tcW w:w="3256" w:type="dxa"/>
          </w:tcPr>
          <w:p w14:paraId="2A23C064" w14:textId="11F9FAB5" w:rsidR="00434973" w:rsidRPr="00404DF5" w:rsidRDefault="00434973" w:rsidP="00434973">
            <w:pPr>
              <w:rPr>
                <w:i/>
              </w:rPr>
            </w:pPr>
            <w:r w:rsidRPr="00404DF5">
              <w:rPr>
                <w:rFonts w:ascii="Times New Roman" w:hAnsi="Times New Roman" w:cs="Times New Roman"/>
                <w:i/>
                <w:sz w:val="24"/>
                <w:szCs w:val="24"/>
              </w:rPr>
              <w:t>Pré-condition</w:t>
            </w:r>
          </w:p>
        </w:tc>
        <w:tc>
          <w:tcPr>
            <w:tcW w:w="5806" w:type="dxa"/>
          </w:tcPr>
          <w:p w14:paraId="38987CD8" w14:textId="108103A1" w:rsidR="00434973" w:rsidRPr="00CC3F88" w:rsidRDefault="00434973" w:rsidP="00404DF5">
            <w:pPr>
              <w:spacing w:line="360" w:lineRule="auto"/>
              <w:jc w:val="both"/>
              <w:rPr>
                <w:rFonts w:ascii="Times New Roman" w:hAnsi="Times New Roman" w:cs="Times New Roman"/>
                <w:sz w:val="24"/>
                <w:szCs w:val="24"/>
              </w:rPr>
            </w:pPr>
            <w:r w:rsidRPr="00CC3F88">
              <w:rPr>
                <w:rFonts w:ascii="Times New Roman" w:hAnsi="Times New Roman" w:cs="Times New Roman"/>
                <w:sz w:val="24"/>
                <w:szCs w:val="24"/>
              </w:rPr>
              <w:t>Chef d’équipe authentifié</w:t>
            </w:r>
          </w:p>
        </w:tc>
      </w:tr>
      <w:tr w:rsidR="00434973" w14:paraId="27E3CA30" w14:textId="77777777" w:rsidTr="00434973">
        <w:tc>
          <w:tcPr>
            <w:tcW w:w="3256" w:type="dxa"/>
          </w:tcPr>
          <w:p w14:paraId="4FDA95CC" w14:textId="625F38E4" w:rsidR="00434973" w:rsidRPr="00404DF5" w:rsidRDefault="00434973" w:rsidP="00434973">
            <w:pPr>
              <w:rPr>
                <w:i/>
              </w:rPr>
            </w:pPr>
            <w:r w:rsidRPr="00404DF5">
              <w:rPr>
                <w:rFonts w:ascii="Times New Roman" w:hAnsi="Times New Roman" w:cs="Times New Roman"/>
                <w:i/>
                <w:sz w:val="24"/>
                <w:szCs w:val="24"/>
              </w:rPr>
              <w:t>Post-condition</w:t>
            </w:r>
          </w:p>
        </w:tc>
        <w:tc>
          <w:tcPr>
            <w:tcW w:w="5806" w:type="dxa"/>
          </w:tcPr>
          <w:p w14:paraId="0FB18263" w14:textId="328391FD" w:rsidR="00434973" w:rsidRPr="00CC3F88" w:rsidRDefault="00CC3F88" w:rsidP="00404DF5">
            <w:pPr>
              <w:spacing w:line="360" w:lineRule="auto"/>
              <w:jc w:val="both"/>
              <w:rPr>
                <w:rFonts w:ascii="Times New Roman" w:hAnsi="Times New Roman" w:cs="Times New Roman"/>
                <w:sz w:val="24"/>
                <w:szCs w:val="24"/>
              </w:rPr>
            </w:pPr>
            <w:r w:rsidRPr="00CC3F88">
              <w:rPr>
                <w:rFonts w:ascii="Times New Roman" w:hAnsi="Times New Roman" w:cs="Times New Roman"/>
                <w:sz w:val="24"/>
                <w:szCs w:val="24"/>
              </w:rPr>
              <w:t>Equipement ajouté à la base</w:t>
            </w:r>
          </w:p>
        </w:tc>
      </w:tr>
      <w:tr w:rsidR="00434973" w14:paraId="5BD5DA15" w14:textId="77777777" w:rsidTr="00434973">
        <w:tc>
          <w:tcPr>
            <w:tcW w:w="3256" w:type="dxa"/>
          </w:tcPr>
          <w:p w14:paraId="349D6498" w14:textId="3D7A919D" w:rsidR="00434973" w:rsidRPr="00404DF5" w:rsidRDefault="00434973" w:rsidP="00434973">
            <w:pPr>
              <w:rPr>
                <w:i/>
              </w:rPr>
            </w:pPr>
            <w:r w:rsidRPr="00404DF5">
              <w:rPr>
                <w:rFonts w:ascii="Times New Roman" w:hAnsi="Times New Roman" w:cs="Times New Roman"/>
                <w:i/>
                <w:sz w:val="24"/>
                <w:szCs w:val="24"/>
              </w:rPr>
              <w:t>Scénario nominal</w:t>
            </w:r>
          </w:p>
        </w:tc>
        <w:tc>
          <w:tcPr>
            <w:tcW w:w="5806" w:type="dxa"/>
          </w:tcPr>
          <w:p w14:paraId="07CB2488" w14:textId="71F6B837" w:rsidR="00CC3F88" w:rsidRPr="00CC3F88" w:rsidRDefault="00CC3F88" w:rsidP="00404DF5">
            <w:pPr>
              <w:spacing w:line="360" w:lineRule="auto"/>
              <w:jc w:val="both"/>
              <w:rPr>
                <w:rFonts w:ascii="Times New Roman" w:hAnsi="Times New Roman" w:cs="Times New Roman"/>
                <w:sz w:val="24"/>
                <w:szCs w:val="24"/>
              </w:rPr>
            </w:pPr>
            <w:r w:rsidRPr="00CC3F88">
              <w:rPr>
                <w:rFonts w:ascii="Times New Roman" w:hAnsi="Times New Roman" w:cs="Times New Roman"/>
                <w:sz w:val="24"/>
                <w:szCs w:val="24"/>
              </w:rPr>
              <w:t>1. L'utilisateur accède à la page d'ajout de</w:t>
            </w:r>
            <w:r>
              <w:rPr>
                <w:rFonts w:ascii="Times New Roman" w:hAnsi="Times New Roman" w:cs="Times New Roman"/>
                <w:sz w:val="24"/>
                <w:szCs w:val="24"/>
              </w:rPr>
              <w:t>s équipements</w:t>
            </w:r>
            <w:r w:rsidRPr="00CC3F88">
              <w:rPr>
                <w:rFonts w:ascii="Times New Roman" w:hAnsi="Times New Roman" w:cs="Times New Roman"/>
                <w:sz w:val="24"/>
                <w:szCs w:val="24"/>
              </w:rPr>
              <w:t>.</w:t>
            </w:r>
          </w:p>
          <w:p w14:paraId="17451D6C" w14:textId="0EC7008A" w:rsidR="00CC3F88" w:rsidRPr="00CC3F88" w:rsidRDefault="00CC3F88" w:rsidP="00404DF5">
            <w:pPr>
              <w:spacing w:line="360" w:lineRule="auto"/>
              <w:jc w:val="both"/>
              <w:rPr>
                <w:rFonts w:ascii="Times New Roman" w:hAnsi="Times New Roman" w:cs="Times New Roman"/>
                <w:sz w:val="24"/>
                <w:szCs w:val="24"/>
              </w:rPr>
            </w:pPr>
            <w:r w:rsidRPr="00C24030">
              <w:rPr>
                <w:rFonts w:ascii="Times New Roman" w:hAnsi="Times New Roman" w:cs="Times New Roman"/>
                <w:b/>
                <w:sz w:val="24"/>
                <w:szCs w:val="24"/>
              </w:rPr>
              <w:t>2.</w:t>
            </w:r>
            <w:r w:rsidRPr="00CC3F88">
              <w:rPr>
                <w:rFonts w:ascii="Times New Roman" w:hAnsi="Times New Roman" w:cs="Times New Roman"/>
                <w:sz w:val="24"/>
                <w:szCs w:val="24"/>
              </w:rPr>
              <w:t xml:space="preserve"> Une interface d'ajout d'</w:t>
            </w:r>
            <w:r>
              <w:rPr>
                <w:rFonts w:ascii="Times New Roman" w:hAnsi="Times New Roman" w:cs="Times New Roman"/>
                <w:sz w:val="24"/>
                <w:szCs w:val="24"/>
              </w:rPr>
              <w:t>un équipement</w:t>
            </w:r>
            <w:r w:rsidRPr="00CC3F88">
              <w:rPr>
                <w:rFonts w:ascii="Times New Roman" w:hAnsi="Times New Roman" w:cs="Times New Roman"/>
                <w:sz w:val="24"/>
                <w:szCs w:val="24"/>
              </w:rPr>
              <w:t xml:space="preserve"> est affichée pour l'utilisateur.</w:t>
            </w:r>
          </w:p>
          <w:p w14:paraId="304B535F" w14:textId="324AB54D" w:rsidR="00CC3F88" w:rsidRPr="00CC3F88" w:rsidRDefault="00CC3F88" w:rsidP="00404DF5">
            <w:pPr>
              <w:spacing w:line="360" w:lineRule="auto"/>
              <w:jc w:val="both"/>
              <w:rPr>
                <w:rFonts w:ascii="Times New Roman" w:hAnsi="Times New Roman" w:cs="Times New Roman"/>
                <w:sz w:val="24"/>
                <w:szCs w:val="24"/>
              </w:rPr>
            </w:pPr>
            <w:r w:rsidRPr="00C24030">
              <w:rPr>
                <w:rFonts w:ascii="Times New Roman" w:hAnsi="Times New Roman" w:cs="Times New Roman"/>
                <w:b/>
                <w:sz w:val="24"/>
                <w:szCs w:val="24"/>
              </w:rPr>
              <w:t>3.</w:t>
            </w:r>
            <w:r w:rsidRPr="00CC3F88">
              <w:rPr>
                <w:rFonts w:ascii="Times New Roman" w:hAnsi="Times New Roman" w:cs="Times New Roman"/>
                <w:sz w:val="24"/>
                <w:szCs w:val="24"/>
              </w:rPr>
              <w:t xml:space="preserve"> L'utilisateur saisit les informations requises dans les champs</w:t>
            </w:r>
            <w:r>
              <w:rPr>
                <w:rFonts w:ascii="Times New Roman" w:hAnsi="Times New Roman" w:cs="Times New Roman"/>
                <w:sz w:val="24"/>
                <w:szCs w:val="24"/>
              </w:rPr>
              <w:t xml:space="preserve"> </w:t>
            </w:r>
            <w:r w:rsidRPr="00CC3F88">
              <w:rPr>
                <w:rFonts w:ascii="Times New Roman" w:hAnsi="Times New Roman" w:cs="Times New Roman"/>
                <w:sz w:val="24"/>
                <w:szCs w:val="24"/>
              </w:rPr>
              <w:t>correspondants.</w:t>
            </w:r>
          </w:p>
          <w:p w14:paraId="54CA3422" w14:textId="27F1FF73" w:rsidR="00CC3F88" w:rsidRPr="00CC3F88" w:rsidRDefault="00CC3F88" w:rsidP="00404DF5">
            <w:pPr>
              <w:spacing w:line="360" w:lineRule="auto"/>
              <w:jc w:val="both"/>
              <w:rPr>
                <w:rFonts w:ascii="Times New Roman" w:hAnsi="Times New Roman" w:cs="Times New Roman"/>
                <w:sz w:val="24"/>
                <w:szCs w:val="24"/>
              </w:rPr>
            </w:pPr>
            <w:r w:rsidRPr="00C24030">
              <w:rPr>
                <w:rFonts w:ascii="Times New Roman" w:hAnsi="Times New Roman" w:cs="Times New Roman"/>
                <w:b/>
                <w:sz w:val="24"/>
                <w:szCs w:val="24"/>
              </w:rPr>
              <w:t>4.</w:t>
            </w:r>
            <w:r w:rsidRPr="00CC3F88">
              <w:rPr>
                <w:rFonts w:ascii="Times New Roman" w:hAnsi="Times New Roman" w:cs="Times New Roman"/>
                <w:sz w:val="24"/>
                <w:szCs w:val="24"/>
              </w:rPr>
              <w:t>Lorsque l'utilisateur clique sur le bouton «</w:t>
            </w:r>
            <w:r>
              <w:rPr>
                <w:rFonts w:ascii="Times New Roman" w:hAnsi="Times New Roman" w:cs="Times New Roman"/>
                <w:sz w:val="24"/>
                <w:szCs w:val="24"/>
              </w:rPr>
              <w:t xml:space="preserve"> Enregistrer</w:t>
            </w:r>
            <w:r w:rsidRPr="00CC3F88">
              <w:rPr>
                <w:rFonts w:ascii="Times New Roman" w:hAnsi="Times New Roman" w:cs="Times New Roman"/>
                <w:sz w:val="24"/>
                <w:szCs w:val="24"/>
              </w:rPr>
              <w:t xml:space="preserve"> »</w:t>
            </w:r>
            <w:r w:rsidR="00404DF5">
              <w:rPr>
                <w:rFonts w:ascii="Times New Roman" w:hAnsi="Times New Roman" w:cs="Times New Roman"/>
                <w:sz w:val="24"/>
                <w:szCs w:val="24"/>
              </w:rPr>
              <w:t> :</w:t>
            </w:r>
          </w:p>
          <w:p w14:paraId="6C3EE746" w14:textId="37147C51" w:rsidR="00CC3F88" w:rsidRPr="00CC3F88" w:rsidRDefault="00CC3F88" w:rsidP="00404DF5">
            <w:pPr>
              <w:spacing w:line="360" w:lineRule="auto"/>
              <w:jc w:val="both"/>
              <w:rPr>
                <w:rFonts w:ascii="Times New Roman" w:hAnsi="Times New Roman" w:cs="Times New Roman"/>
                <w:sz w:val="24"/>
                <w:szCs w:val="24"/>
              </w:rPr>
            </w:pPr>
            <w:r w:rsidRPr="00C24030">
              <w:rPr>
                <w:rFonts w:ascii="Times New Roman" w:hAnsi="Times New Roman" w:cs="Times New Roman"/>
                <w:b/>
                <w:sz w:val="24"/>
                <w:szCs w:val="24"/>
              </w:rPr>
              <w:t>4.1</w:t>
            </w:r>
            <w:r w:rsidRPr="00CC3F88">
              <w:rPr>
                <w:rFonts w:ascii="Times New Roman" w:hAnsi="Times New Roman" w:cs="Times New Roman"/>
                <w:sz w:val="24"/>
                <w:szCs w:val="24"/>
              </w:rPr>
              <w:t>Le système vérifie que tous les champs requis sont</w:t>
            </w:r>
          </w:p>
          <w:p w14:paraId="443B49FD" w14:textId="4C8A7994" w:rsidR="00CC3F88" w:rsidRPr="00CC3F88" w:rsidRDefault="00CC3F88" w:rsidP="00404DF5">
            <w:pPr>
              <w:spacing w:line="360" w:lineRule="auto"/>
              <w:jc w:val="both"/>
              <w:rPr>
                <w:rFonts w:ascii="Times New Roman" w:hAnsi="Times New Roman" w:cs="Times New Roman"/>
                <w:sz w:val="24"/>
                <w:szCs w:val="24"/>
              </w:rPr>
            </w:pPr>
            <w:r w:rsidRPr="00CC3F88">
              <w:rPr>
                <w:rFonts w:ascii="Times New Roman" w:hAnsi="Times New Roman" w:cs="Times New Roman"/>
                <w:sz w:val="24"/>
                <w:szCs w:val="24"/>
              </w:rPr>
              <w:t>Correctement saisis.</w:t>
            </w:r>
          </w:p>
          <w:p w14:paraId="31923592" w14:textId="697E1738" w:rsidR="00CC3F88" w:rsidRPr="00CC3F88" w:rsidRDefault="00CC3F88" w:rsidP="00404DF5">
            <w:pPr>
              <w:spacing w:line="360" w:lineRule="auto"/>
              <w:jc w:val="both"/>
              <w:rPr>
                <w:rFonts w:ascii="Times New Roman" w:hAnsi="Times New Roman" w:cs="Times New Roman"/>
                <w:sz w:val="24"/>
                <w:szCs w:val="24"/>
              </w:rPr>
            </w:pPr>
            <w:r w:rsidRPr="00C24030">
              <w:rPr>
                <w:rFonts w:ascii="Times New Roman" w:hAnsi="Times New Roman" w:cs="Times New Roman"/>
                <w:b/>
                <w:sz w:val="24"/>
                <w:szCs w:val="24"/>
              </w:rPr>
              <w:t>4.2</w:t>
            </w:r>
            <w:r w:rsidRPr="00CC3F88">
              <w:rPr>
                <w:rFonts w:ascii="Times New Roman" w:hAnsi="Times New Roman" w:cs="Times New Roman"/>
                <w:sz w:val="24"/>
                <w:szCs w:val="24"/>
              </w:rPr>
              <w:t xml:space="preserve"> Si tous les champs sont correctement remplis :</w:t>
            </w:r>
          </w:p>
          <w:p w14:paraId="1528DDE8" w14:textId="64F46647" w:rsidR="00434973" w:rsidRPr="00CC3F88" w:rsidRDefault="00CC3F88" w:rsidP="00404DF5">
            <w:pPr>
              <w:spacing w:line="360" w:lineRule="auto"/>
              <w:jc w:val="both"/>
              <w:rPr>
                <w:rFonts w:ascii="Times New Roman" w:hAnsi="Times New Roman" w:cs="Times New Roman"/>
                <w:sz w:val="24"/>
                <w:szCs w:val="24"/>
              </w:rPr>
            </w:pPr>
            <w:r w:rsidRPr="00CC3F88">
              <w:rPr>
                <w:rFonts w:ascii="Times New Roman" w:hAnsi="Times New Roman" w:cs="Times New Roman"/>
                <w:sz w:val="24"/>
                <w:szCs w:val="24"/>
              </w:rPr>
              <w:t>L</w:t>
            </w:r>
            <w:r>
              <w:rPr>
                <w:rFonts w:ascii="Times New Roman" w:hAnsi="Times New Roman" w:cs="Times New Roman"/>
                <w:sz w:val="24"/>
                <w:szCs w:val="24"/>
              </w:rPr>
              <w:t xml:space="preserve">’équipement </w:t>
            </w:r>
            <w:r w:rsidRPr="00CC3F88">
              <w:rPr>
                <w:rFonts w:ascii="Times New Roman" w:hAnsi="Times New Roman" w:cs="Times New Roman"/>
                <w:sz w:val="24"/>
                <w:szCs w:val="24"/>
              </w:rPr>
              <w:t>prospect est enregistrée dans la base de données.</w:t>
            </w:r>
          </w:p>
        </w:tc>
      </w:tr>
      <w:tr w:rsidR="00434973" w14:paraId="729973EC" w14:textId="77777777" w:rsidTr="00434973">
        <w:tc>
          <w:tcPr>
            <w:tcW w:w="3256" w:type="dxa"/>
          </w:tcPr>
          <w:p w14:paraId="361C3870" w14:textId="0FA5E57E" w:rsidR="00434973" w:rsidRPr="00404DF5" w:rsidRDefault="00434973" w:rsidP="00434973">
            <w:pPr>
              <w:rPr>
                <w:i/>
              </w:rPr>
            </w:pPr>
            <w:r w:rsidRPr="00404DF5">
              <w:rPr>
                <w:rFonts w:ascii="Times New Roman" w:hAnsi="Times New Roman" w:cs="Times New Roman"/>
                <w:i/>
                <w:sz w:val="24"/>
                <w:szCs w:val="24"/>
              </w:rPr>
              <w:t>Enchaînements alternatifs</w:t>
            </w:r>
          </w:p>
        </w:tc>
        <w:tc>
          <w:tcPr>
            <w:tcW w:w="5806" w:type="dxa"/>
          </w:tcPr>
          <w:p w14:paraId="3FD47037" w14:textId="65502CDC" w:rsidR="00CC3F88" w:rsidRPr="00CC3F88" w:rsidRDefault="00CC3F88" w:rsidP="00C24030">
            <w:pPr>
              <w:spacing w:line="360" w:lineRule="auto"/>
              <w:jc w:val="both"/>
              <w:rPr>
                <w:rFonts w:ascii="Times New Roman" w:hAnsi="Times New Roman" w:cs="Times New Roman"/>
                <w:sz w:val="24"/>
                <w:szCs w:val="24"/>
              </w:rPr>
            </w:pPr>
            <w:r w:rsidRPr="00CC3F88">
              <w:rPr>
                <w:rFonts w:ascii="Times New Roman" w:hAnsi="Times New Roman" w:cs="Times New Roman"/>
                <w:b/>
                <w:sz w:val="24"/>
                <w:szCs w:val="24"/>
              </w:rPr>
              <w:t>E1 :</w:t>
            </w:r>
            <w:r w:rsidRPr="00CC3F88">
              <w:rPr>
                <w:rFonts w:ascii="Times New Roman" w:hAnsi="Times New Roman" w:cs="Times New Roman"/>
                <w:sz w:val="24"/>
                <w:szCs w:val="24"/>
              </w:rPr>
              <w:t xml:space="preserve"> Si les champs requis sont incorrects ou manquants lors de la validation :</w:t>
            </w:r>
          </w:p>
          <w:p w14:paraId="1509B401" w14:textId="10A35590" w:rsidR="00CC3F88" w:rsidRPr="00CC3F88" w:rsidRDefault="00CC3F88" w:rsidP="00C24030">
            <w:pPr>
              <w:spacing w:line="360" w:lineRule="auto"/>
              <w:jc w:val="both"/>
              <w:rPr>
                <w:rFonts w:ascii="Times New Roman" w:hAnsi="Times New Roman" w:cs="Times New Roman"/>
                <w:sz w:val="24"/>
                <w:szCs w:val="24"/>
              </w:rPr>
            </w:pPr>
            <w:r w:rsidRPr="00C24030">
              <w:rPr>
                <w:rFonts w:ascii="Times New Roman" w:hAnsi="Times New Roman" w:cs="Times New Roman"/>
                <w:b/>
                <w:sz w:val="24"/>
                <w:szCs w:val="24"/>
              </w:rPr>
              <w:t>1.</w:t>
            </w:r>
            <w:r w:rsidRPr="00CC3F88">
              <w:rPr>
                <w:rFonts w:ascii="Times New Roman" w:hAnsi="Times New Roman" w:cs="Times New Roman"/>
                <w:sz w:val="24"/>
                <w:szCs w:val="24"/>
              </w:rPr>
              <w:t>Un message d'erreur est affiché pour indiquer les champs</w:t>
            </w:r>
            <w:r>
              <w:rPr>
                <w:rFonts w:ascii="Times New Roman" w:hAnsi="Times New Roman" w:cs="Times New Roman"/>
                <w:sz w:val="24"/>
                <w:szCs w:val="24"/>
              </w:rPr>
              <w:t xml:space="preserve"> </w:t>
            </w:r>
            <w:r w:rsidRPr="00CC3F88">
              <w:rPr>
                <w:rFonts w:ascii="Times New Roman" w:hAnsi="Times New Roman" w:cs="Times New Roman"/>
                <w:sz w:val="24"/>
                <w:szCs w:val="24"/>
              </w:rPr>
              <w:t>invalides ou manquants.</w:t>
            </w:r>
          </w:p>
          <w:p w14:paraId="73ADEE3C" w14:textId="304B3500" w:rsidR="00434973" w:rsidRDefault="00CC3F88" w:rsidP="00C24030">
            <w:pPr>
              <w:spacing w:line="360" w:lineRule="auto"/>
              <w:jc w:val="both"/>
            </w:pPr>
            <w:r w:rsidRPr="00C24030">
              <w:rPr>
                <w:rFonts w:ascii="Times New Roman" w:hAnsi="Times New Roman" w:cs="Times New Roman"/>
                <w:b/>
                <w:sz w:val="24"/>
                <w:szCs w:val="24"/>
              </w:rPr>
              <w:t>2.</w:t>
            </w:r>
            <w:r w:rsidRPr="00CC3F88">
              <w:rPr>
                <w:rFonts w:ascii="Times New Roman" w:hAnsi="Times New Roman" w:cs="Times New Roman"/>
                <w:sz w:val="24"/>
                <w:szCs w:val="24"/>
              </w:rPr>
              <w:t>L'société n'est pas enregistrée dans la base de données.</w:t>
            </w:r>
          </w:p>
        </w:tc>
      </w:tr>
    </w:tbl>
    <w:p w14:paraId="1D257432" w14:textId="1B203C37" w:rsidR="007E028D" w:rsidRDefault="007E028D"/>
    <w:p w14:paraId="3EB2DBA7" w14:textId="15EA9AEE" w:rsidR="00C24030" w:rsidRDefault="00C24030"/>
    <w:p w14:paraId="64464EE3" w14:textId="77777777" w:rsidR="00B05D58" w:rsidRDefault="00B05D58"/>
    <w:p w14:paraId="078AD235" w14:textId="448B2B71" w:rsidR="007E028D" w:rsidRPr="003269B0" w:rsidRDefault="00CC3F88" w:rsidP="001E528D">
      <w:pPr>
        <w:pStyle w:val="ListParagraph"/>
        <w:numPr>
          <w:ilvl w:val="0"/>
          <w:numId w:val="39"/>
        </w:numPr>
        <w:rPr>
          <w:rFonts w:ascii="Times New Roman" w:hAnsi="Times New Roman" w:cs="Times New Roman"/>
        </w:rPr>
      </w:pPr>
      <w:r w:rsidRPr="003269B0">
        <w:rPr>
          <w:rFonts w:ascii="Times New Roman" w:hAnsi="Times New Roman" w:cs="Times New Roman"/>
        </w:rPr>
        <w:lastRenderedPageBreak/>
        <w:t>Description textuelle de cas d’utilisation “Consulter la liste des équipements "</w:t>
      </w:r>
    </w:p>
    <w:tbl>
      <w:tblPr>
        <w:tblStyle w:val="TableGrid"/>
        <w:tblW w:w="0" w:type="auto"/>
        <w:tblLook w:val="04A0" w:firstRow="1" w:lastRow="0" w:firstColumn="1" w:lastColumn="0" w:noHBand="0" w:noVBand="1"/>
      </w:tblPr>
      <w:tblGrid>
        <w:gridCol w:w="3256"/>
        <w:gridCol w:w="5806"/>
      </w:tblGrid>
      <w:tr w:rsidR="00CC3F88" w14:paraId="34CC366F" w14:textId="77777777" w:rsidTr="006F5940">
        <w:tc>
          <w:tcPr>
            <w:tcW w:w="9062" w:type="dxa"/>
            <w:gridSpan w:val="2"/>
          </w:tcPr>
          <w:p w14:paraId="7741DD1A" w14:textId="604D31FD" w:rsidR="00CC3F88" w:rsidRDefault="00CC3F88" w:rsidP="00CC3F88">
            <w:pPr>
              <w:jc w:val="center"/>
            </w:pPr>
            <w:r w:rsidRPr="00434973">
              <w:rPr>
                <w:rFonts w:ascii="Times New Roman" w:hAnsi="Times New Roman" w:cs="Times New Roman"/>
                <w:i/>
                <w:sz w:val="24"/>
                <w:szCs w:val="24"/>
              </w:rPr>
              <w:t>Sommaire d’identification</w:t>
            </w:r>
          </w:p>
        </w:tc>
      </w:tr>
      <w:tr w:rsidR="00CC3F88" w14:paraId="68F0E216" w14:textId="77777777" w:rsidTr="00CC3F88">
        <w:tc>
          <w:tcPr>
            <w:tcW w:w="3256" w:type="dxa"/>
          </w:tcPr>
          <w:p w14:paraId="1950FE98" w14:textId="2E1B6A03" w:rsidR="00CC3F88" w:rsidRPr="00C24030" w:rsidRDefault="00CC3F88" w:rsidP="00CC3F88">
            <w:pPr>
              <w:rPr>
                <w:i/>
              </w:rPr>
            </w:pPr>
            <w:r w:rsidRPr="00C24030">
              <w:rPr>
                <w:rFonts w:ascii="Times New Roman" w:hAnsi="Times New Roman" w:cs="Times New Roman"/>
                <w:i/>
                <w:sz w:val="24"/>
                <w:szCs w:val="24"/>
              </w:rPr>
              <w:t>Titre</w:t>
            </w:r>
          </w:p>
        </w:tc>
        <w:tc>
          <w:tcPr>
            <w:tcW w:w="5806" w:type="dxa"/>
          </w:tcPr>
          <w:p w14:paraId="5343BE85" w14:textId="4E6182D9" w:rsidR="00CC3F88" w:rsidRPr="00CC3F88" w:rsidRDefault="00CC3F88" w:rsidP="00CC3F88">
            <w:pPr>
              <w:rPr>
                <w:rFonts w:ascii="Times New Roman" w:hAnsi="Times New Roman" w:cs="Times New Roman"/>
                <w:b/>
                <w:sz w:val="24"/>
                <w:szCs w:val="24"/>
              </w:rPr>
            </w:pPr>
            <w:r w:rsidRPr="00CC3F88">
              <w:rPr>
                <w:rFonts w:ascii="Times New Roman" w:hAnsi="Times New Roman" w:cs="Times New Roman"/>
                <w:b/>
                <w:sz w:val="24"/>
                <w:szCs w:val="24"/>
              </w:rPr>
              <w:t>Consulter la liste des équipements</w:t>
            </w:r>
          </w:p>
        </w:tc>
      </w:tr>
      <w:tr w:rsidR="00CC3F88" w14:paraId="3C33D865" w14:textId="77777777" w:rsidTr="00CC3F88">
        <w:tc>
          <w:tcPr>
            <w:tcW w:w="3256" w:type="dxa"/>
          </w:tcPr>
          <w:p w14:paraId="7C1E43CD" w14:textId="02FCF59E" w:rsidR="00CC3F88" w:rsidRPr="00C24030" w:rsidRDefault="00CC3F88" w:rsidP="00CC3F88">
            <w:pPr>
              <w:rPr>
                <w:i/>
              </w:rPr>
            </w:pPr>
            <w:r w:rsidRPr="00C24030">
              <w:rPr>
                <w:rFonts w:ascii="Times New Roman" w:hAnsi="Times New Roman" w:cs="Times New Roman"/>
                <w:i/>
                <w:sz w:val="24"/>
                <w:szCs w:val="24"/>
              </w:rPr>
              <w:t>Résumé</w:t>
            </w:r>
          </w:p>
        </w:tc>
        <w:tc>
          <w:tcPr>
            <w:tcW w:w="5806" w:type="dxa"/>
          </w:tcPr>
          <w:p w14:paraId="301BF933" w14:textId="1F78999E" w:rsidR="007B1E2E" w:rsidRPr="00C24030" w:rsidRDefault="00CC3F88" w:rsidP="00C24030">
            <w:pPr>
              <w:spacing w:line="360" w:lineRule="auto"/>
              <w:jc w:val="both"/>
              <w:rPr>
                <w:rFonts w:ascii="Times New Roman" w:hAnsi="Times New Roman" w:cs="Times New Roman"/>
                <w:sz w:val="24"/>
              </w:rPr>
            </w:pPr>
            <w:r w:rsidRPr="00C24030">
              <w:rPr>
                <w:rFonts w:ascii="Times New Roman" w:hAnsi="Times New Roman" w:cs="Times New Roman"/>
                <w:sz w:val="24"/>
              </w:rPr>
              <w:t>Le chef d’équipe peut consulter la liste des équipements et il peut aussi modifier ou supprimer un équipement.</w:t>
            </w:r>
          </w:p>
        </w:tc>
      </w:tr>
      <w:tr w:rsidR="00CC3F88" w14:paraId="747BA370" w14:textId="77777777" w:rsidTr="00CC3F88">
        <w:tc>
          <w:tcPr>
            <w:tcW w:w="3256" w:type="dxa"/>
          </w:tcPr>
          <w:p w14:paraId="2C015D61" w14:textId="42873B86" w:rsidR="00CC3F88" w:rsidRPr="00C24030" w:rsidRDefault="00CC3F88" w:rsidP="00CC3F88">
            <w:pPr>
              <w:rPr>
                <w:i/>
              </w:rPr>
            </w:pPr>
            <w:r w:rsidRPr="00C24030">
              <w:rPr>
                <w:rFonts w:ascii="Times New Roman" w:hAnsi="Times New Roman" w:cs="Times New Roman"/>
                <w:i/>
                <w:sz w:val="24"/>
                <w:szCs w:val="24"/>
              </w:rPr>
              <w:t>Acteur</w:t>
            </w:r>
          </w:p>
        </w:tc>
        <w:tc>
          <w:tcPr>
            <w:tcW w:w="5806" w:type="dxa"/>
          </w:tcPr>
          <w:p w14:paraId="4B681F0A" w14:textId="54F4A735" w:rsidR="00CC3F88" w:rsidRPr="00C24030" w:rsidRDefault="007B1E2E" w:rsidP="00C24030">
            <w:pPr>
              <w:spacing w:line="360" w:lineRule="auto"/>
              <w:jc w:val="both"/>
              <w:rPr>
                <w:rFonts w:ascii="Times New Roman" w:hAnsi="Times New Roman" w:cs="Times New Roman"/>
                <w:sz w:val="24"/>
              </w:rPr>
            </w:pPr>
            <w:r w:rsidRPr="00C24030">
              <w:rPr>
                <w:rFonts w:ascii="Times New Roman" w:hAnsi="Times New Roman" w:cs="Times New Roman"/>
                <w:sz w:val="24"/>
              </w:rPr>
              <w:t>Chef d’équipe</w:t>
            </w:r>
          </w:p>
        </w:tc>
      </w:tr>
      <w:tr w:rsidR="00CC3F88" w14:paraId="054CD4B2" w14:textId="77777777" w:rsidTr="006F5940">
        <w:tc>
          <w:tcPr>
            <w:tcW w:w="9062" w:type="dxa"/>
            <w:gridSpan w:val="2"/>
          </w:tcPr>
          <w:p w14:paraId="384334C9" w14:textId="46C511C4" w:rsidR="00CC3F88" w:rsidRPr="00C24030" w:rsidRDefault="00CC3F88" w:rsidP="00CC3F88">
            <w:pPr>
              <w:jc w:val="center"/>
              <w:rPr>
                <w:rFonts w:ascii="Times New Roman" w:hAnsi="Times New Roman" w:cs="Times New Roman"/>
                <w:i/>
                <w:sz w:val="24"/>
              </w:rPr>
            </w:pPr>
            <w:r w:rsidRPr="00C24030">
              <w:rPr>
                <w:rFonts w:ascii="Times New Roman" w:hAnsi="Times New Roman" w:cs="Times New Roman"/>
                <w:i/>
                <w:sz w:val="24"/>
                <w:szCs w:val="24"/>
              </w:rPr>
              <w:t>Description des enchaînements</w:t>
            </w:r>
          </w:p>
        </w:tc>
      </w:tr>
      <w:tr w:rsidR="00CC3F88" w14:paraId="6F0F45CB" w14:textId="77777777" w:rsidTr="00CC3F88">
        <w:tc>
          <w:tcPr>
            <w:tcW w:w="3256" w:type="dxa"/>
          </w:tcPr>
          <w:p w14:paraId="6F8863B0" w14:textId="160BED9B" w:rsidR="00CC3F88" w:rsidRPr="00C24030" w:rsidRDefault="00CC3F88" w:rsidP="00CC3F88">
            <w:pPr>
              <w:rPr>
                <w:i/>
              </w:rPr>
            </w:pPr>
            <w:r w:rsidRPr="00C24030">
              <w:rPr>
                <w:rFonts w:ascii="Times New Roman" w:hAnsi="Times New Roman" w:cs="Times New Roman"/>
                <w:i/>
                <w:sz w:val="24"/>
                <w:szCs w:val="24"/>
              </w:rPr>
              <w:t>Pré-condition</w:t>
            </w:r>
          </w:p>
        </w:tc>
        <w:tc>
          <w:tcPr>
            <w:tcW w:w="5806" w:type="dxa"/>
          </w:tcPr>
          <w:p w14:paraId="1E263702" w14:textId="77777777" w:rsidR="00CC3F88" w:rsidRPr="00C24030" w:rsidRDefault="007B1E2E" w:rsidP="00C24030">
            <w:pPr>
              <w:spacing w:line="360" w:lineRule="auto"/>
              <w:jc w:val="both"/>
              <w:rPr>
                <w:rFonts w:ascii="Times New Roman" w:hAnsi="Times New Roman" w:cs="Times New Roman"/>
                <w:sz w:val="24"/>
              </w:rPr>
            </w:pPr>
            <w:r w:rsidRPr="00C24030">
              <w:rPr>
                <w:rFonts w:ascii="Times New Roman" w:hAnsi="Times New Roman" w:cs="Times New Roman"/>
                <w:sz w:val="24"/>
              </w:rPr>
              <w:t>- Authentification préalable</w:t>
            </w:r>
          </w:p>
          <w:p w14:paraId="5E654B86" w14:textId="5DF86ACE" w:rsidR="007B1E2E" w:rsidRPr="00C24030" w:rsidRDefault="007B1E2E" w:rsidP="00C24030">
            <w:pPr>
              <w:spacing w:line="360" w:lineRule="auto"/>
              <w:jc w:val="both"/>
              <w:rPr>
                <w:rFonts w:ascii="Times New Roman" w:hAnsi="Times New Roman" w:cs="Times New Roman"/>
                <w:sz w:val="24"/>
              </w:rPr>
            </w:pPr>
          </w:p>
        </w:tc>
      </w:tr>
      <w:tr w:rsidR="00CC3F88" w14:paraId="4A4348A3" w14:textId="77777777" w:rsidTr="00CC3F88">
        <w:tc>
          <w:tcPr>
            <w:tcW w:w="3256" w:type="dxa"/>
          </w:tcPr>
          <w:p w14:paraId="37F56F16" w14:textId="161CB4C0" w:rsidR="00CC3F88" w:rsidRPr="00C24030" w:rsidRDefault="00CC3F88" w:rsidP="00CC3F88">
            <w:pPr>
              <w:rPr>
                <w:i/>
              </w:rPr>
            </w:pPr>
            <w:r w:rsidRPr="00C24030">
              <w:rPr>
                <w:rFonts w:ascii="Times New Roman" w:hAnsi="Times New Roman" w:cs="Times New Roman"/>
                <w:i/>
                <w:sz w:val="24"/>
                <w:szCs w:val="24"/>
              </w:rPr>
              <w:t>Post-condition</w:t>
            </w:r>
          </w:p>
        </w:tc>
        <w:tc>
          <w:tcPr>
            <w:tcW w:w="5806" w:type="dxa"/>
          </w:tcPr>
          <w:p w14:paraId="730D4375" w14:textId="3D861563" w:rsidR="007B1E2E" w:rsidRPr="00C24030" w:rsidRDefault="007B1E2E" w:rsidP="00C24030">
            <w:pPr>
              <w:spacing w:line="360" w:lineRule="auto"/>
              <w:jc w:val="both"/>
              <w:rPr>
                <w:rFonts w:ascii="Times New Roman" w:hAnsi="Times New Roman" w:cs="Times New Roman"/>
                <w:sz w:val="24"/>
              </w:rPr>
            </w:pPr>
            <w:r w:rsidRPr="00C24030">
              <w:rPr>
                <w:rFonts w:ascii="Times New Roman" w:hAnsi="Times New Roman" w:cs="Times New Roman"/>
                <w:sz w:val="24"/>
              </w:rPr>
              <w:t>- Afficher tous les équipements qui sont ajoutés dans l’application.</w:t>
            </w:r>
          </w:p>
          <w:p w14:paraId="5EE1DAE9" w14:textId="371E6181" w:rsidR="007B1E2E" w:rsidRPr="00C24030" w:rsidRDefault="007B1E2E" w:rsidP="00C24030">
            <w:pPr>
              <w:spacing w:line="360" w:lineRule="auto"/>
              <w:jc w:val="both"/>
              <w:rPr>
                <w:rFonts w:ascii="Times New Roman" w:hAnsi="Times New Roman" w:cs="Times New Roman"/>
                <w:sz w:val="24"/>
              </w:rPr>
            </w:pPr>
            <w:r w:rsidRPr="00C24030">
              <w:rPr>
                <w:rFonts w:ascii="Times New Roman" w:hAnsi="Times New Roman" w:cs="Times New Roman"/>
                <w:sz w:val="24"/>
              </w:rPr>
              <w:t>- Pouvoir modifier un équipement</w:t>
            </w:r>
          </w:p>
          <w:p w14:paraId="5DB38006" w14:textId="5468F9F2" w:rsidR="00CC3F88" w:rsidRPr="00C24030" w:rsidRDefault="007B1E2E" w:rsidP="00C24030">
            <w:pPr>
              <w:spacing w:line="360" w:lineRule="auto"/>
              <w:jc w:val="both"/>
              <w:rPr>
                <w:rFonts w:ascii="Times New Roman" w:hAnsi="Times New Roman" w:cs="Times New Roman"/>
                <w:sz w:val="24"/>
              </w:rPr>
            </w:pPr>
            <w:r w:rsidRPr="00C24030">
              <w:rPr>
                <w:rFonts w:ascii="Times New Roman" w:hAnsi="Times New Roman" w:cs="Times New Roman"/>
                <w:sz w:val="24"/>
              </w:rPr>
              <w:t>- Pouvoir supprimer un équipement</w:t>
            </w:r>
          </w:p>
        </w:tc>
      </w:tr>
      <w:tr w:rsidR="00CC3F88" w14:paraId="4EE86B04" w14:textId="77777777" w:rsidTr="00CC3F88">
        <w:tc>
          <w:tcPr>
            <w:tcW w:w="3256" w:type="dxa"/>
          </w:tcPr>
          <w:p w14:paraId="1246629E" w14:textId="68FFC94C" w:rsidR="00CC3F88" w:rsidRPr="00C24030" w:rsidRDefault="00CC3F88" w:rsidP="00CC3F88">
            <w:pPr>
              <w:rPr>
                <w:i/>
              </w:rPr>
            </w:pPr>
            <w:r w:rsidRPr="00C24030">
              <w:rPr>
                <w:rFonts w:ascii="Times New Roman" w:hAnsi="Times New Roman" w:cs="Times New Roman"/>
                <w:i/>
                <w:sz w:val="24"/>
                <w:szCs w:val="24"/>
              </w:rPr>
              <w:t>Scénario nominal</w:t>
            </w:r>
          </w:p>
        </w:tc>
        <w:tc>
          <w:tcPr>
            <w:tcW w:w="5806" w:type="dxa"/>
          </w:tcPr>
          <w:p w14:paraId="4CD033A8" w14:textId="3173C19B" w:rsidR="007B1E2E" w:rsidRPr="00C24030" w:rsidRDefault="007B1E2E" w:rsidP="00C24030">
            <w:pPr>
              <w:spacing w:line="360" w:lineRule="auto"/>
              <w:jc w:val="both"/>
              <w:rPr>
                <w:rFonts w:ascii="Times New Roman" w:hAnsi="Times New Roman" w:cs="Times New Roman"/>
                <w:sz w:val="24"/>
              </w:rPr>
            </w:pPr>
            <w:r w:rsidRPr="00C24030">
              <w:rPr>
                <w:rFonts w:ascii="Times New Roman" w:hAnsi="Times New Roman" w:cs="Times New Roman"/>
                <w:b/>
                <w:sz w:val="24"/>
              </w:rPr>
              <w:t>1</w:t>
            </w:r>
            <w:r w:rsidRPr="00C24030">
              <w:rPr>
                <w:rFonts w:ascii="Times New Roman" w:hAnsi="Times New Roman" w:cs="Times New Roman"/>
                <w:sz w:val="24"/>
              </w:rPr>
              <w:t>.Le Chef d’équipe demande la page</w:t>
            </w:r>
            <w:r w:rsidR="00D028AD" w:rsidRPr="00C24030">
              <w:rPr>
                <w:rFonts w:ascii="Times New Roman" w:hAnsi="Times New Roman" w:cs="Times New Roman"/>
                <w:sz w:val="24"/>
              </w:rPr>
              <w:t xml:space="preserve"> de la</w:t>
            </w:r>
            <w:r w:rsidRPr="00C24030">
              <w:rPr>
                <w:rFonts w:ascii="Times New Roman" w:hAnsi="Times New Roman" w:cs="Times New Roman"/>
                <w:sz w:val="24"/>
              </w:rPr>
              <w:t xml:space="preserve"> liste des équipements.</w:t>
            </w:r>
          </w:p>
          <w:p w14:paraId="6A5A8ED8" w14:textId="77777777" w:rsidR="007B1E2E" w:rsidRPr="00C24030" w:rsidRDefault="007B1E2E" w:rsidP="00C24030">
            <w:pPr>
              <w:spacing w:line="360" w:lineRule="auto"/>
              <w:jc w:val="both"/>
              <w:rPr>
                <w:rFonts w:ascii="Times New Roman" w:hAnsi="Times New Roman" w:cs="Times New Roman"/>
                <w:sz w:val="24"/>
              </w:rPr>
            </w:pPr>
            <w:r w:rsidRPr="00C24030">
              <w:rPr>
                <w:rFonts w:ascii="Times New Roman" w:hAnsi="Times New Roman" w:cs="Times New Roman"/>
                <w:b/>
                <w:sz w:val="24"/>
              </w:rPr>
              <w:t>2.</w:t>
            </w:r>
            <w:r w:rsidRPr="00C24030">
              <w:rPr>
                <w:rFonts w:ascii="Times New Roman" w:hAnsi="Times New Roman" w:cs="Times New Roman"/>
                <w:sz w:val="24"/>
              </w:rPr>
              <w:t>Le système affiche l’interface demandée</w:t>
            </w:r>
          </w:p>
          <w:p w14:paraId="7F9FF48A" w14:textId="759F5E45" w:rsidR="007B1E2E" w:rsidRPr="00C24030" w:rsidRDefault="007B1E2E" w:rsidP="00C24030">
            <w:pPr>
              <w:spacing w:line="360" w:lineRule="auto"/>
              <w:jc w:val="both"/>
              <w:rPr>
                <w:rFonts w:ascii="Times New Roman" w:hAnsi="Times New Roman" w:cs="Times New Roman"/>
                <w:sz w:val="24"/>
              </w:rPr>
            </w:pPr>
            <w:r w:rsidRPr="00C24030">
              <w:rPr>
                <w:rFonts w:ascii="Times New Roman" w:hAnsi="Times New Roman" w:cs="Times New Roman"/>
                <w:b/>
                <w:sz w:val="24"/>
              </w:rPr>
              <w:t>3.</w:t>
            </w:r>
            <w:r w:rsidRPr="00C24030">
              <w:rPr>
                <w:rFonts w:ascii="Times New Roman" w:hAnsi="Times New Roman" w:cs="Times New Roman"/>
                <w:sz w:val="24"/>
              </w:rPr>
              <w:t>Le Chef d’équipe demande de modifier un équipement en cliquant sur l’icône « EDIT ».</w:t>
            </w:r>
          </w:p>
          <w:p w14:paraId="36754B98" w14:textId="1DC45836" w:rsidR="007B1E2E" w:rsidRPr="00C24030" w:rsidRDefault="007B1E2E" w:rsidP="00C24030">
            <w:pPr>
              <w:spacing w:line="360" w:lineRule="auto"/>
              <w:jc w:val="both"/>
              <w:rPr>
                <w:rFonts w:ascii="Times New Roman" w:hAnsi="Times New Roman" w:cs="Times New Roman"/>
                <w:sz w:val="24"/>
              </w:rPr>
            </w:pPr>
            <w:r w:rsidRPr="00C24030">
              <w:rPr>
                <w:rFonts w:ascii="Times New Roman" w:hAnsi="Times New Roman" w:cs="Times New Roman"/>
                <w:b/>
                <w:sz w:val="24"/>
              </w:rPr>
              <w:t>3.1.</w:t>
            </w:r>
            <w:r w:rsidRPr="00C24030">
              <w:rPr>
                <w:rFonts w:ascii="Times New Roman" w:hAnsi="Times New Roman" w:cs="Times New Roman"/>
                <w:sz w:val="24"/>
              </w:rPr>
              <w:t xml:space="preserve"> Le système affiche le formulaire de modification d’un équipement</w:t>
            </w:r>
          </w:p>
          <w:p w14:paraId="0D27561D" w14:textId="41079570" w:rsidR="007B1E2E" w:rsidRPr="00C24030" w:rsidRDefault="007B1E2E" w:rsidP="00C24030">
            <w:pPr>
              <w:spacing w:line="360" w:lineRule="auto"/>
              <w:jc w:val="both"/>
              <w:rPr>
                <w:rFonts w:ascii="Times New Roman" w:hAnsi="Times New Roman" w:cs="Times New Roman"/>
                <w:sz w:val="24"/>
              </w:rPr>
            </w:pPr>
            <w:r w:rsidRPr="00C24030">
              <w:rPr>
                <w:rFonts w:ascii="Times New Roman" w:hAnsi="Times New Roman" w:cs="Times New Roman"/>
                <w:b/>
                <w:sz w:val="24"/>
              </w:rPr>
              <w:t>3.2.</w:t>
            </w:r>
            <w:r w:rsidRPr="00C24030">
              <w:rPr>
                <w:rFonts w:ascii="Times New Roman" w:hAnsi="Times New Roman" w:cs="Times New Roman"/>
                <w:sz w:val="24"/>
              </w:rPr>
              <w:t xml:space="preserve"> Le système met à jour les paramètres de l’équipement dans la base des données.</w:t>
            </w:r>
          </w:p>
          <w:p w14:paraId="221ADD54" w14:textId="1DC1155C" w:rsidR="007B1E2E" w:rsidRPr="00C24030" w:rsidRDefault="007B1E2E" w:rsidP="00C24030">
            <w:pPr>
              <w:spacing w:line="360" w:lineRule="auto"/>
              <w:jc w:val="both"/>
              <w:rPr>
                <w:rFonts w:ascii="Times New Roman" w:hAnsi="Times New Roman" w:cs="Times New Roman"/>
                <w:sz w:val="24"/>
              </w:rPr>
            </w:pPr>
            <w:r w:rsidRPr="00C24030">
              <w:rPr>
                <w:rFonts w:ascii="Times New Roman" w:hAnsi="Times New Roman" w:cs="Times New Roman"/>
                <w:b/>
                <w:sz w:val="24"/>
              </w:rPr>
              <w:t>3.</w:t>
            </w:r>
            <w:r w:rsidR="00C24030" w:rsidRPr="00C24030">
              <w:rPr>
                <w:rFonts w:ascii="Times New Roman" w:hAnsi="Times New Roman" w:cs="Times New Roman"/>
                <w:b/>
                <w:sz w:val="24"/>
              </w:rPr>
              <w:t>3.</w:t>
            </w:r>
            <w:r w:rsidR="00C24030" w:rsidRPr="00C24030">
              <w:rPr>
                <w:rFonts w:ascii="Times New Roman" w:hAnsi="Times New Roman" w:cs="Times New Roman"/>
                <w:sz w:val="24"/>
              </w:rPr>
              <w:t xml:space="preserve"> Le</w:t>
            </w:r>
            <w:r w:rsidRPr="00C24030">
              <w:rPr>
                <w:rFonts w:ascii="Times New Roman" w:hAnsi="Times New Roman" w:cs="Times New Roman"/>
                <w:sz w:val="24"/>
              </w:rPr>
              <w:t xml:space="preserve"> système affiche au Chef d’équipe un message de succès de modification.</w:t>
            </w:r>
          </w:p>
          <w:p w14:paraId="21F6A7BA" w14:textId="7658F87C" w:rsidR="007B1E2E" w:rsidRPr="00C24030" w:rsidRDefault="007B1E2E" w:rsidP="00C24030">
            <w:pPr>
              <w:spacing w:line="360" w:lineRule="auto"/>
              <w:jc w:val="both"/>
              <w:rPr>
                <w:rFonts w:ascii="Times New Roman" w:hAnsi="Times New Roman" w:cs="Times New Roman"/>
                <w:sz w:val="24"/>
              </w:rPr>
            </w:pPr>
            <w:r w:rsidRPr="00C24030">
              <w:rPr>
                <w:rFonts w:ascii="Times New Roman" w:hAnsi="Times New Roman" w:cs="Times New Roman"/>
                <w:b/>
                <w:sz w:val="24"/>
              </w:rPr>
              <w:t>4.</w:t>
            </w:r>
            <w:r w:rsidRPr="00C24030">
              <w:rPr>
                <w:rFonts w:ascii="Times New Roman" w:hAnsi="Times New Roman" w:cs="Times New Roman"/>
                <w:sz w:val="24"/>
              </w:rPr>
              <w:t xml:space="preserve"> Chef d’équipe demande de supprimer un équipement en cliquant sur l’icône « DELETE ».</w:t>
            </w:r>
          </w:p>
          <w:p w14:paraId="0E8D4D69" w14:textId="4CE23E77" w:rsidR="007B1E2E" w:rsidRPr="00C24030" w:rsidRDefault="007B1E2E" w:rsidP="00C24030">
            <w:pPr>
              <w:spacing w:line="360" w:lineRule="auto"/>
              <w:ind w:left="28"/>
              <w:jc w:val="both"/>
              <w:rPr>
                <w:rFonts w:ascii="Times New Roman" w:hAnsi="Times New Roman" w:cs="Times New Roman"/>
                <w:sz w:val="24"/>
              </w:rPr>
            </w:pPr>
            <w:r w:rsidRPr="00C24030">
              <w:rPr>
                <w:rFonts w:ascii="Times New Roman" w:hAnsi="Times New Roman" w:cs="Times New Roman"/>
                <w:b/>
                <w:sz w:val="24"/>
              </w:rPr>
              <w:t>4.1.</w:t>
            </w:r>
            <w:r w:rsidRPr="00C24030">
              <w:rPr>
                <w:rFonts w:ascii="Times New Roman" w:hAnsi="Times New Roman" w:cs="Times New Roman"/>
                <w:sz w:val="24"/>
              </w:rPr>
              <w:t xml:space="preserve"> Le système supprime l’équipement de la base des données.</w:t>
            </w:r>
          </w:p>
          <w:p w14:paraId="3142133A" w14:textId="1A0060D5" w:rsidR="00CC3F88" w:rsidRPr="00C24030" w:rsidRDefault="007B1E2E" w:rsidP="00C24030">
            <w:pPr>
              <w:spacing w:line="360" w:lineRule="auto"/>
              <w:ind w:left="28"/>
              <w:jc w:val="both"/>
              <w:rPr>
                <w:rFonts w:ascii="Times New Roman" w:hAnsi="Times New Roman" w:cs="Times New Roman"/>
                <w:sz w:val="24"/>
              </w:rPr>
            </w:pPr>
            <w:r w:rsidRPr="00C24030">
              <w:rPr>
                <w:rFonts w:ascii="Times New Roman" w:hAnsi="Times New Roman" w:cs="Times New Roman"/>
                <w:b/>
                <w:sz w:val="24"/>
              </w:rPr>
              <w:t>4.2.</w:t>
            </w:r>
            <w:r w:rsidRPr="00C24030">
              <w:rPr>
                <w:rFonts w:ascii="Times New Roman" w:hAnsi="Times New Roman" w:cs="Times New Roman"/>
                <w:sz w:val="24"/>
              </w:rPr>
              <w:t xml:space="preserve"> Le système affiche au Chef d’équipe un message de succès de suppression.</w:t>
            </w:r>
          </w:p>
        </w:tc>
      </w:tr>
    </w:tbl>
    <w:p w14:paraId="585B5C74" w14:textId="67527A52" w:rsidR="00CC3F88" w:rsidRDefault="00CC3F88"/>
    <w:p w14:paraId="622B97CB" w14:textId="3D6B3830" w:rsidR="00C24030" w:rsidRDefault="00C24030"/>
    <w:p w14:paraId="5557636D" w14:textId="148E2C36" w:rsidR="00C24030" w:rsidRDefault="00C24030"/>
    <w:p w14:paraId="2D42BE67" w14:textId="77777777" w:rsidR="00C24030" w:rsidRDefault="00C24030"/>
    <w:p w14:paraId="5BB9C956" w14:textId="695D3966" w:rsidR="001608E1" w:rsidRPr="00A4795A" w:rsidRDefault="001608E1" w:rsidP="00A4795A">
      <w:pPr>
        <w:pStyle w:val="ListParagraph"/>
        <w:numPr>
          <w:ilvl w:val="0"/>
          <w:numId w:val="6"/>
        </w:numPr>
        <w:ind w:left="0" w:firstLine="0"/>
        <w:rPr>
          <w:rFonts w:ascii="Times New Roman" w:hAnsi="Times New Roman" w:cs="Times New Roman"/>
          <w:b/>
          <w:sz w:val="28"/>
          <w:szCs w:val="28"/>
        </w:rPr>
      </w:pPr>
      <w:r w:rsidRPr="00A4795A">
        <w:rPr>
          <w:rFonts w:ascii="Times New Roman" w:hAnsi="Times New Roman" w:cs="Times New Roman"/>
          <w:b/>
          <w:sz w:val="28"/>
          <w:szCs w:val="28"/>
        </w:rPr>
        <w:lastRenderedPageBreak/>
        <w:t xml:space="preserve"> Diagramme des classes</w:t>
      </w:r>
      <w:r w:rsidR="00A4795A" w:rsidRPr="00A4795A">
        <w:rPr>
          <w:rFonts w:ascii="Times New Roman" w:hAnsi="Times New Roman" w:cs="Times New Roman"/>
          <w:b/>
          <w:sz w:val="28"/>
          <w:szCs w:val="28"/>
        </w:rPr>
        <w:t> :</w:t>
      </w:r>
    </w:p>
    <w:p w14:paraId="386FDA4B" w14:textId="77777777" w:rsidR="00A4795A" w:rsidRPr="00A4795A" w:rsidRDefault="00A4795A" w:rsidP="00A4795A">
      <w:pPr>
        <w:pStyle w:val="ListParagraph"/>
        <w:ind w:left="0"/>
        <w:rPr>
          <w:rFonts w:ascii="Times New Roman" w:hAnsi="Times New Roman" w:cs="Times New Roman"/>
          <w:sz w:val="24"/>
          <w:szCs w:val="24"/>
        </w:rPr>
      </w:pPr>
    </w:p>
    <w:p w14:paraId="1AFA973C" w14:textId="414DD5F3" w:rsidR="007E028D" w:rsidRDefault="001608E1" w:rsidP="00D028AD">
      <w:pPr>
        <w:spacing w:line="360" w:lineRule="auto"/>
        <w:jc w:val="both"/>
        <w:rPr>
          <w:rFonts w:ascii="Times New Roman" w:hAnsi="Times New Roman" w:cs="Times New Roman"/>
          <w:sz w:val="24"/>
          <w:szCs w:val="24"/>
        </w:rPr>
      </w:pPr>
      <w:r w:rsidRPr="00A4795A">
        <w:rPr>
          <w:rFonts w:ascii="Times New Roman" w:hAnsi="Times New Roman" w:cs="Times New Roman"/>
          <w:sz w:val="24"/>
          <w:szCs w:val="24"/>
        </w:rPr>
        <w:t>Le diagramme des classes est un schéma utilisé en génie logiciel pour présenter les classes et</w:t>
      </w:r>
      <w:r w:rsidR="00D028AD">
        <w:rPr>
          <w:rFonts w:ascii="Times New Roman" w:hAnsi="Times New Roman" w:cs="Times New Roman"/>
          <w:sz w:val="24"/>
          <w:szCs w:val="24"/>
        </w:rPr>
        <w:t xml:space="preserve"> </w:t>
      </w:r>
      <w:r w:rsidRPr="00A4795A">
        <w:rPr>
          <w:rFonts w:ascii="Times New Roman" w:hAnsi="Times New Roman" w:cs="Times New Roman"/>
          <w:sz w:val="24"/>
          <w:szCs w:val="24"/>
        </w:rPr>
        <w:t>les interfaces des systèmes ainsi que les relations entre ces dernières. Ce diagramme fait partie</w:t>
      </w:r>
      <w:r w:rsidR="00D028AD">
        <w:rPr>
          <w:rFonts w:ascii="Times New Roman" w:hAnsi="Times New Roman" w:cs="Times New Roman"/>
          <w:sz w:val="24"/>
          <w:szCs w:val="24"/>
        </w:rPr>
        <w:t xml:space="preserve"> </w:t>
      </w:r>
      <w:r w:rsidRPr="00A4795A">
        <w:rPr>
          <w:rFonts w:ascii="Times New Roman" w:hAnsi="Times New Roman" w:cs="Times New Roman"/>
          <w:sz w:val="24"/>
          <w:szCs w:val="24"/>
        </w:rPr>
        <w:t>de la statique d’UML et ne s’intéresse pas aux aspects temporels et dynamiques [14].</w:t>
      </w:r>
    </w:p>
    <w:p w14:paraId="0FD46CEF" w14:textId="77777777" w:rsidR="00A4795A" w:rsidRDefault="00A4795A" w:rsidP="001608E1">
      <w:pPr>
        <w:rPr>
          <w:rFonts w:ascii="Times New Roman" w:hAnsi="Times New Roman" w:cs="Times New Roman"/>
          <w:sz w:val="24"/>
          <w:szCs w:val="24"/>
        </w:rPr>
      </w:pPr>
    </w:p>
    <w:p w14:paraId="2226A68C" w14:textId="2EA3E886" w:rsidR="00A4795A" w:rsidRPr="00A4795A" w:rsidRDefault="00B05D58" w:rsidP="001608E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11C3A57" wp14:editId="783F2214">
            <wp:extent cx="5962650" cy="41148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sprint 1 diag classe.jpg"/>
                    <pic:cNvPicPr/>
                  </pic:nvPicPr>
                  <pic:blipFill>
                    <a:blip r:embed="rId52">
                      <a:extLst>
                        <a:ext uri="{28A0092B-C50C-407E-A947-70E740481C1C}">
                          <a14:useLocalDpi xmlns:a14="http://schemas.microsoft.com/office/drawing/2010/main" val="0"/>
                        </a:ext>
                      </a:extLst>
                    </a:blip>
                    <a:stretch>
                      <a:fillRect/>
                    </a:stretch>
                  </pic:blipFill>
                  <pic:spPr>
                    <a:xfrm>
                      <a:off x="0" y="0"/>
                      <a:ext cx="5962650" cy="4114800"/>
                    </a:xfrm>
                    <a:prstGeom prst="rect">
                      <a:avLst/>
                    </a:prstGeom>
                  </pic:spPr>
                </pic:pic>
              </a:graphicData>
            </a:graphic>
          </wp:inline>
        </w:drawing>
      </w:r>
    </w:p>
    <w:p w14:paraId="3309C734" w14:textId="77777777" w:rsidR="00B05D58" w:rsidRDefault="00B05D58" w:rsidP="00A4795A">
      <w:pPr>
        <w:rPr>
          <w:rFonts w:ascii="Times New Roman" w:hAnsi="Times New Roman" w:cs="Times New Roman"/>
          <w:b/>
          <w:sz w:val="24"/>
          <w:szCs w:val="24"/>
        </w:rPr>
      </w:pPr>
    </w:p>
    <w:p w14:paraId="41B8F739" w14:textId="77777777" w:rsidR="00B05D58" w:rsidRDefault="00B05D58" w:rsidP="00A4795A">
      <w:pPr>
        <w:rPr>
          <w:rFonts w:ascii="Times New Roman" w:hAnsi="Times New Roman" w:cs="Times New Roman"/>
          <w:b/>
          <w:sz w:val="24"/>
          <w:szCs w:val="24"/>
        </w:rPr>
      </w:pPr>
    </w:p>
    <w:p w14:paraId="7BFBFF92" w14:textId="192BD5E2" w:rsidR="00A4795A" w:rsidRPr="00A4795A" w:rsidRDefault="00A4795A" w:rsidP="00A4795A">
      <w:pPr>
        <w:rPr>
          <w:rFonts w:ascii="Times New Roman" w:hAnsi="Times New Roman" w:cs="Times New Roman"/>
          <w:b/>
          <w:sz w:val="24"/>
          <w:szCs w:val="24"/>
        </w:rPr>
      </w:pPr>
      <w:r w:rsidRPr="00A4795A">
        <w:rPr>
          <w:rFonts w:ascii="Times New Roman" w:hAnsi="Times New Roman" w:cs="Times New Roman"/>
          <w:b/>
          <w:sz w:val="24"/>
          <w:szCs w:val="24"/>
        </w:rPr>
        <w:t>Interprétation :</w:t>
      </w:r>
    </w:p>
    <w:p w14:paraId="498B0D2B" w14:textId="77777777" w:rsidR="00A4795A" w:rsidRPr="00A4795A" w:rsidRDefault="00A4795A" w:rsidP="00D90B68">
      <w:pPr>
        <w:spacing w:line="360" w:lineRule="auto"/>
        <w:jc w:val="both"/>
        <w:rPr>
          <w:rFonts w:ascii="Times New Roman" w:hAnsi="Times New Roman" w:cs="Times New Roman"/>
          <w:sz w:val="24"/>
          <w:szCs w:val="24"/>
        </w:rPr>
      </w:pPr>
      <w:r w:rsidRPr="00A4795A">
        <w:rPr>
          <w:rFonts w:ascii="Times New Roman" w:hAnsi="Times New Roman" w:cs="Times New Roman"/>
          <w:sz w:val="24"/>
          <w:szCs w:val="24"/>
        </w:rPr>
        <w:t>Ce diagramme présente la classe spécifique à la gestion des utilisateurs :</w:t>
      </w:r>
    </w:p>
    <w:p w14:paraId="2098E10A" w14:textId="77777777" w:rsidR="00050FAE" w:rsidRDefault="00A4795A" w:rsidP="00D90B68">
      <w:pPr>
        <w:spacing w:line="360" w:lineRule="auto"/>
        <w:jc w:val="both"/>
        <w:rPr>
          <w:rFonts w:ascii="Times New Roman" w:hAnsi="Times New Roman" w:cs="Times New Roman"/>
          <w:sz w:val="24"/>
          <w:szCs w:val="24"/>
        </w:rPr>
      </w:pPr>
      <w:r w:rsidRPr="00A4795A">
        <w:rPr>
          <w:rFonts w:ascii="Times New Roman" w:hAnsi="Times New Roman" w:cs="Times New Roman"/>
          <w:sz w:val="24"/>
          <w:szCs w:val="24"/>
        </w:rPr>
        <w:t>Le classe utilisateur contenant toutes les informations sur un utilisateur. Chaque utilisateur à</w:t>
      </w:r>
      <w:r w:rsidR="00050FAE">
        <w:rPr>
          <w:rFonts w:ascii="Times New Roman" w:hAnsi="Times New Roman" w:cs="Times New Roman"/>
          <w:sz w:val="24"/>
          <w:szCs w:val="24"/>
        </w:rPr>
        <w:t xml:space="preserve"> </w:t>
      </w:r>
      <w:r w:rsidRPr="00A4795A">
        <w:rPr>
          <w:rFonts w:ascii="Times New Roman" w:hAnsi="Times New Roman" w:cs="Times New Roman"/>
          <w:sz w:val="24"/>
          <w:szCs w:val="24"/>
        </w:rPr>
        <w:t xml:space="preserve">L’un des rôles suivants : </w:t>
      </w:r>
      <w:r>
        <w:rPr>
          <w:rFonts w:ascii="Times New Roman" w:hAnsi="Times New Roman" w:cs="Times New Roman"/>
          <w:sz w:val="24"/>
          <w:szCs w:val="24"/>
        </w:rPr>
        <w:t>Administrateur</w:t>
      </w:r>
      <w:r w:rsidRPr="00A4795A">
        <w:rPr>
          <w:rFonts w:ascii="Times New Roman" w:hAnsi="Times New Roman" w:cs="Times New Roman"/>
          <w:sz w:val="24"/>
          <w:szCs w:val="24"/>
        </w:rPr>
        <w:t xml:space="preserve">, </w:t>
      </w:r>
      <w:r>
        <w:rPr>
          <w:rFonts w:ascii="Times New Roman" w:hAnsi="Times New Roman" w:cs="Times New Roman"/>
          <w:sz w:val="24"/>
          <w:szCs w:val="24"/>
        </w:rPr>
        <w:t>Chef d’équipe</w:t>
      </w:r>
      <w:r w:rsidRPr="00A4795A">
        <w:rPr>
          <w:rFonts w:ascii="Times New Roman" w:hAnsi="Times New Roman" w:cs="Times New Roman"/>
          <w:sz w:val="24"/>
          <w:szCs w:val="24"/>
        </w:rPr>
        <w:t xml:space="preserve">, </w:t>
      </w:r>
      <w:r>
        <w:rPr>
          <w:rFonts w:ascii="Times New Roman" w:hAnsi="Times New Roman" w:cs="Times New Roman"/>
          <w:sz w:val="24"/>
          <w:szCs w:val="24"/>
        </w:rPr>
        <w:t>Technicien</w:t>
      </w:r>
      <w:r w:rsidRPr="00A4795A">
        <w:rPr>
          <w:rFonts w:ascii="Times New Roman" w:hAnsi="Times New Roman" w:cs="Times New Roman"/>
          <w:sz w:val="24"/>
          <w:szCs w:val="24"/>
        </w:rPr>
        <w:t xml:space="preserve">, </w:t>
      </w:r>
      <w:r>
        <w:rPr>
          <w:rFonts w:ascii="Times New Roman" w:hAnsi="Times New Roman" w:cs="Times New Roman"/>
          <w:sz w:val="24"/>
          <w:szCs w:val="24"/>
        </w:rPr>
        <w:t>Magasinier.</w:t>
      </w:r>
      <w:r w:rsidR="00050FAE">
        <w:rPr>
          <w:rFonts w:ascii="Times New Roman" w:hAnsi="Times New Roman" w:cs="Times New Roman"/>
          <w:sz w:val="24"/>
          <w:szCs w:val="24"/>
        </w:rPr>
        <w:t xml:space="preserve"> </w:t>
      </w:r>
    </w:p>
    <w:p w14:paraId="05D01035" w14:textId="061B69DD" w:rsidR="007E028D" w:rsidRPr="00A4795A" w:rsidRDefault="00A4795A" w:rsidP="00D90B68">
      <w:pPr>
        <w:spacing w:line="360" w:lineRule="auto"/>
        <w:jc w:val="both"/>
        <w:rPr>
          <w:rFonts w:ascii="Times New Roman" w:hAnsi="Times New Roman" w:cs="Times New Roman"/>
          <w:sz w:val="24"/>
          <w:szCs w:val="24"/>
        </w:rPr>
      </w:pPr>
      <w:r w:rsidRPr="00A4795A">
        <w:rPr>
          <w:rFonts w:ascii="Times New Roman" w:hAnsi="Times New Roman" w:cs="Times New Roman"/>
          <w:sz w:val="24"/>
          <w:szCs w:val="24"/>
        </w:rPr>
        <w:t>Chacun consulte son</w:t>
      </w:r>
      <w:r>
        <w:rPr>
          <w:rFonts w:ascii="Times New Roman" w:hAnsi="Times New Roman" w:cs="Times New Roman"/>
          <w:sz w:val="24"/>
          <w:szCs w:val="24"/>
        </w:rPr>
        <w:t xml:space="preserve"> </w:t>
      </w:r>
      <w:r w:rsidRPr="00A4795A">
        <w:rPr>
          <w:rFonts w:ascii="Times New Roman" w:hAnsi="Times New Roman" w:cs="Times New Roman"/>
          <w:sz w:val="24"/>
          <w:szCs w:val="24"/>
        </w:rPr>
        <w:t xml:space="preserve">espace </w:t>
      </w:r>
      <w:r w:rsidR="00143C75">
        <w:rPr>
          <w:rFonts w:ascii="Times New Roman" w:hAnsi="Times New Roman" w:cs="Times New Roman"/>
          <w:sz w:val="24"/>
          <w:szCs w:val="24"/>
        </w:rPr>
        <w:t xml:space="preserve">pour </w:t>
      </w:r>
      <w:r w:rsidR="00C14ACB" w:rsidRPr="00A4795A">
        <w:rPr>
          <w:rFonts w:ascii="Times New Roman" w:hAnsi="Times New Roman" w:cs="Times New Roman"/>
          <w:sz w:val="24"/>
          <w:szCs w:val="24"/>
        </w:rPr>
        <w:t>g</w:t>
      </w:r>
      <w:r w:rsidR="00C14ACB">
        <w:rPr>
          <w:rFonts w:ascii="Times New Roman" w:hAnsi="Times New Roman" w:cs="Times New Roman"/>
          <w:sz w:val="24"/>
          <w:szCs w:val="24"/>
        </w:rPr>
        <w:t>érer les</w:t>
      </w:r>
      <w:r w:rsidR="00143C75">
        <w:rPr>
          <w:rFonts w:ascii="Times New Roman" w:hAnsi="Times New Roman" w:cs="Times New Roman"/>
          <w:sz w:val="24"/>
          <w:szCs w:val="24"/>
        </w:rPr>
        <w:t xml:space="preserve"> équipements ainsi que son profil. L’administrateur</w:t>
      </w:r>
      <w:r w:rsidR="00C14ACB">
        <w:rPr>
          <w:rFonts w:ascii="Times New Roman" w:hAnsi="Times New Roman" w:cs="Times New Roman"/>
          <w:sz w:val="24"/>
          <w:szCs w:val="24"/>
        </w:rPr>
        <w:t xml:space="preserve"> de sa part doit gérer les utilisateurs comme l’ajout, la modification et le blocage.</w:t>
      </w:r>
    </w:p>
    <w:p w14:paraId="1C21D325" w14:textId="58ADFA99" w:rsidR="007E028D" w:rsidRDefault="007E028D"/>
    <w:p w14:paraId="51B5E4A1" w14:textId="1E84135B" w:rsidR="007E028D" w:rsidRPr="00A4795A" w:rsidRDefault="00A4795A" w:rsidP="00A4795A">
      <w:pPr>
        <w:pStyle w:val="ListParagraph"/>
        <w:numPr>
          <w:ilvl w:val="0"/>
          <w:numId w:val="6"/>
        </w:numPr>
        <w:ind w:left="0" w:firstLine="0"/>
        <w:rPr>
          <w:rFonts w:ascii="Times New Roman" w:hAnsi="Times New Roman" w:cs="Times New Roman"/>
          <w:b/>
          <w:sz w:val="28"/>
          <w:szCs w:val="28"/>
        </w:rPr>
      </w:pPr>
      <w:r w:rsidRPr="00A4795A">
        <w:rPr>
          <w:rFonts w:ascii="Times New Roman" w:hAnsi="Times New Roman" w:cs="Times New Roman"/>
          <w:b/>
          <w:sz w:val="28"/>
          <w:szCs w:val="28"/>
        </w:rPr>
        <w:lastRenderedPageBreak/>
        <w:t>Diagramme de séquences :</w:t>
      </w:r>
    </w:p>
    <w:p w14:paraId="0BFA0D99" w14:textId="2DAE3BAD" w:rsidR="000F6ECB" w:rsidRPr="000F6ECB" w:rsidRDefault="00A4795A" w:rsidP="00D90B68">
      <w:pPr>
        <w:spacing w:line="360" w:lineRule="auto"/>
        <w:jc w:val="both"/>
        <w:rPr>
          <w:rFonts w:ascii="Times New Roman" w:hAnsi="Times New Roman" w:cs="Times New Roman"/>
          <w:sz w:val="24"/>
          <w:szCs w:val="24"/>
          <w:shd w:val="clear" w:color="auto" w:fill="FFFFFF"/>
        </w:rPr>
      </w:pPr>
      <w:r w:rsidRPr="000F6ECB">
        <w:rPr>
          <w:rFonts w:ascii="Times New Roman" w:hAnsi="Times New Roman" w:cs="Times New Roman"/>
          <w:color w:val="202122"/>
          <w:sz w:val="24"/>
          <w:szCs w:val="24"/>
          <w:shd w:val="clear" w:color="auto" w:fill="FFFFFF"/>
        </w:rPr>
        <w:t>Les </w:t>
      </w:r>
      <w:r w:rsidRPr="000F6ECB">
        <w:rPr>
          <w:rFonts w:ascii="Times New Roman" w:hAnsi="Times New Roman" w:cs="Times New Roman"/>
          <w:bCs/>
          <w:color w:val="202122"/>
          <w:sz w:val="24"/>
          <w:szCs w:val="24"/>
          <w:shd w:val="clear" w:color="auto" w:fill="FFFFFF"/>
        </w:rPr>
        <w:t>diagrammes de séquences</w:t>
      </w:r>
      <w:r w:rsidRPr="000F6ECB">
        <w:rPr>
          <w:rFonts w:ascii="Times New Roman" w:hAnsi="Times New Roman" w:cs="Times New Roman"/>
          <w:color w:val="202122"/>
          <w:sz w:val="24"/>
          <w:szCs w:val="24"/>
          <w:shd w:val="clear" w:color="auto" w:fill="FFFFFF"/>
        </w:rPr>
        <w:t> sont la représentation graphique des </w:t>
      </w:r>
      <w:hyperlink r:id="rId53" w:tooltip="Unified Modeling Language" w:history="1">
        <w:r w:rsidRPr="000F6ECB">
          <w:rPr>
            <w:rStyle w:val="Hyperlink"/>
            <w:rFonts w:ascii="Times New Roman" w:hAnsi="Times New Roman" w:cs="Times New Roman"/>
            <w:color w:val="auto"/>
            <w:sz w:val="24"/>
            <w:szCs w:val="24"/>
            <w:u w:val="none"/>
            <w:shd w:val="clear" w:color="auto" w:fill="FFFFFF"/>
          </w:rPr>
          <w:t>interactions</w:t>
        </w:r>
      </w:hyperlink>
      <w:r w:rsidRPr="000F6ECB">
        <w:rPr>
          <w:rFonts w:ascii="Times New Roman" w:hAnsi="Times New Roman" w:cs="Times New Roman"/>
          <w:sz w:val="24"/>
          <w:szCs w:val="24"/>
          <w:shd w:val="clear" w:color="auto" w:fill="FFFFFF"/>
        </w:rPr>
        <w:t> </w:t>
      </w:r>
      <w:r w:rsidRPr="000F6ECB">
        <w:rPr>
          <w:rFonts w:ascii="Times New Roman" w:hAnsi="Times New Roman" w:cs="Times New Roman"/>
          <w:color w:val="202122"/>
          <w:sz w:val="24"/>
          <w:szCs w:val="24"/>
          <w:shd w:val="clear" w:color="auto" w:fill="FFFFFF"/>
        </w:rPr>
        <w:t xml:space="preserve">entre </w:t>
      </w:r>
      <w:r w:rsidRPr="000F6ECB">
        <w:rPr>
          <w:rFonts w:ascii="Times New Roman" w:hAnsi="Times New Roman" w:cs="Times New Roman"/>
          <w:sz w:val="24"/>
          <w:szCs w:val="24"/>
          <w:shd w:val="clear" w:color="auto" w:fill="FFFFFF"/>
        </w:rPr>
        <w:t>les </w:t>
      </w:r>
      <w:hyperlink r:id="rId54" w:tooltip="Acteur (UML)" w:history="1">
        <w:r w:rsidRPr="000F6ECB">
          <w:rPr>
            <w:rStyle w:val="Hyperlink"/>
            <w:rFonts w:ascii="Times New Roman" w:hAnsi="Times New Roman" w:cs="Times New Roman"/>
            <w:color w:val="auto"/>
            <w:sz w:val="24"/>
            <w:szCs w:val="24"/>
            <w:u w:val="none"/>
            <w:shd w:val="clear" w:color="auto" w:fill="FFFFFF"/>
          </w:rPr>
          <w:t>acteurs</w:t>
        </w:r>
      </w:hyperlink>
      <w:r w:rsidRPr="000F6ECB">
        <w:rPr>
          <w:rFonts w:ascii="Times New Roman" w:hAnsi="Times New Roman" w:cs="Times New Roman"/>
          <w:sz w:val="24"/>
          <w:szCs w:val="24"/>
          <w:shd w:val="clear" w:color="auto" w:fill="FFFFFF"/>
        </w:rPr>
        <w:t> et le système selon un ordre chronologique dans la formulation </w:t>
      </w:r>
      <w:hyperlink r:id="rId55" w:tooltip="Unified Modeling Language" w:history="1">
        <w:r w:rsidRPr="000F6ECB">
          <w:rPr>
            <w:rStyle w:val="Hyperlink"/>
            <w:rFonts w:ascii="Times New Roman" w:hAnsi="Times New Roman" w:cs="Times New Roman"/>
            <w:color w:val="auto"/>
            <w:sz w:val="24"/>
            <w:szCs w:val="24"/>
            <w:u w:val="none"/>
            <w:shd w:val="clear" w:color="auto" w:fill="FFFFFF"/>
          </w:rPr>
          <w:t>Unified Modeling Language</w:t>
        </w:r>
      </w:hyperlink>
      <w:r w:rsidRPr="000F6ECB">
        <w:rPr>
          <w:rFonts w:ascii="Times New Roman" w:hAnsi="Times New Roman" w:cs="Times New Roman"/>
          <w:sz w:val="24"/>
          <w:szCs w:val="24"/>
          <w:shd w:val="clear" w:color="auto" w:fill="FFFFFF"/>
        </w:rPr>
        <w:t>.</w:t>
      </w:r>
      <w:r w:rsidR="000F6ECB">
        <w:rPr>
          <w:rFonts w:ascii="Times New Roman" w:hAnsi="Times New Roman" w:cs="Times New Roman"/>
          <w:sz w:val="24"/>
          <w:szCs w:val="24"/>
          <w:shd w:val="clear" w:color="auto" w:fill="FFFFFF"/>
        </w:rPr>
        <w:t xml:space="preserve"> [15]</w:t>
      </w:r>
    </w:p>
    <w:p w14:paraId="492744ED" w14:textId="0D9E3492" w:rsidR="00283B16" w:rsidRDefault="000F6ECB" w:rsidP="00D90B68">
      <w:pPr>
        <w:spacing w:line="360" w:lineRule="auto"/>
        <w:jc w:val="both"/>
        <w:rPr>
          <w:rFonts w:ascii="Times New Roman" w:hAnsi="Times New Roman" w:cs="Times New Roman"/>
          <w:sz w:val="24"/>
          <w:szCs w:val="24"/>
        </w:rPr>
      </w:pPr>
      <w:r w:rsidRPr="000F6ECB">
        <w:rPr>
          <w:rFonts w:ascii="Times New Roman" w:hAnsi="Times New Roman" w:cs="Times New Roman"/>
          <w:sz w:val="24"/>
          <w:szCs w:val="24"/>
        </w:rPr>
        <w:t>Nous avons choisi le diagramme de séquence pour représenter les interactions entre les acteurs</w:t>
      </w:r>
      <w:r>
        <w:rPr>
          <w:rFonts w:ascii="Times New Roman" w:hAnsi="Times New Roman" w:cs="Times New Roman"/>
          <w:sz w:val="24"/>
          <w:szCs w:val="24"/>
        </w:rPr>
        <w:t xml:space="preserve"> </w:t>
      </w:r>
      <w:r w:rsidRPr="000F6ECB">
        <w:rPr>
          <w:rFonts w:ascii="Times New Roman" w:hAnsi="Times New Roman" w:cs="Times New Roman"/>
          <w:sz w:val="24"/>
          <w:szCs w:val="24"/>
        </w:rPr>
        <w:t>et le système selon un ordre chronologique. L</w:t>
      </w:r>
      <w:r w:rsidR="00803F6E">
        <w:rPr>
          <w:rFonts w:ascii="Times New Roman" w:hAnsi="Times New Roman" w:cs="Times New Roman"/>
          <w:sz w:val="24"/>
          <w:szCs w:val="24"/>
        </w:rPr>
        <w:t>a</w:t>
      </w:r>
      <w:r w:rsidRPr="000F6ECB">
        <w:rPr>
          <w:rFonts w:ascii="Times New Roman" w:hAnsi="Times New Roman" w:cs="Times New Roman"/>
          <w:sz w:val="24"/>
          <w:szCs w:val="24"/>
        </w:rPr>
        <w:t xml:space="preserve"> figure 22 décrit le</w:t>
      </w:r>
      <w:r>
        <w:rPr>
          <w:rFonts w:ascii="Times New Roman" w:hAnsi="Times New Roman" w:cs="Times New Roman"/>
          <w:sz w:val="24"/>
          <w:szCs w:val="24"/>
        </w:rPr>
        <w:t xml:space="preserve"> </w:t>
      </w:r>
      <w:r w:rsidR="00803F6E" w:rsidRPr="000F6ECB">
        <w:rPr>
          <w:rFonts w:ascii="Times New Roman" w:hAnsi="Times New Roman" w:cs="Times New Roman"/>
          <w:sz w:val="24"/>
          <w:szCs w:val="24"/>
        </w:rPr>
        <w:t>scénario «</w:t>
      </w:r>
      <w:r w:rsidRPr="000F6ECB">
        <w:rPr>
          <w:rFonts w:ascii="Times New Roman" w:hAnsi="Times New Roman" w:cs="Times New Roman"/>
          <w:sz w:val="24"/>
          <w:szCs w:val="24"/>
        </w:rPr>
        <w:t xml:space="preserve"> Ajouter utilisateur »</w:t>
      </w:r>
      <w:r w:rsidR="00803F6E">
        <w:rPr>
          <w:rFonts w:ascii="Times New Roman" w:hAnsi="Times New Roman" w:cs="Times New Roman"/>
          <w:sz w:val="24"/>
          <w:szCs w:val="24"/>
        </w:rPr>
        <w:t>.</w:t>
      </w:r>
    </w:p>
    <w:p w14:paraId="085F9DC6" w14:textId="77777777" w:rsidR="00283B16" w:rsidRDefault="00283B16" w:rsidP="00283B16">
      <w:pPr>
        <w:rPr>
          <w:rFonts w:ascii="Times New Roman" w:hAnsi="Times New Roman" w:cs="Times New Roman"/>
          <w:sz w:val="24"/>
          <w:szCs w:val="24"/>
        </w:rPr>
      </w:pPr>
    </w:p>
    <w:p w14:paraId="63889265" w14:textId="32C125B1" w:rsidR="00283B16" w:rsidRPr="00803F6E" w:rsidRDefault="00283B16" w:rsidP="00283B16">
      <w:pPr>
        <w:rPr>
          <w:rFonts w:ascii="Times New Roman" w:hAnsi="Times New Roman" w:cs="Times New Roman"/>
          <w:b/>
          <w:sz w:val="24"/>
          <w:szCs w:val="24"/>
        </w:rPr>
      </w:pPr>
      <w:r w:rsidRPr="00283B16">
        <w:rPr>
          <w:rFonts w:ascii="Times New Roman" w:hAnsi="Times New Roman" w:cs="Times New Roman"/>
          <w:b/>
          <w:sz w:val="24"/>
          <w:szCs w:val="24"/>
        </w:rPr>
        <w:t>Scénario 1 : Gérer Utilisateur</w:t>
      </w:r>
    </w:p>
    <w:p w14:paraId="1F4A5AC9" w14:textId="0965100D" w:rsidR="00283B16" w:rsidRPr="000F6ECB" w:rsidRDefault="00283B16" w:rsidP="00283B16">
      <w:pPr>
        <w:rPr>
          <w:rFonts w:ascii="Times New Roman" w:hAnsi="Times New Roman" w:cs="Times New Roman"/>
          <w:sz w:val="24"/>
          <w:szCs w:val="24"/>
        </w:rPr>
      </w:pPr>
      <w:r w:rsidRPr="00283B16">
        <w:rPr>
          <w:rFonts w:ascii="Times New Roman" w:hAnsi="Times New Roman" w:cs="Times New Roman"/>
          <w:sz w:val="24"/>
          <w:szCs w:val="24"/>
        </w:rPr>
        <w:t>La figure ci-dessous représente le scénario de gérer des utilisateurs dans notre application.</w:t>
      </w:r>
    </w:p>
    <w:p w14:paraId="6B742CA8" w14:textId="59B5020B" w:rsidR="007E028D" w:rsidRDefault="007E028D"/>
    <w:p w14:paraId="101C350C" w14:textId="4B62A4D5" w:rsidR="000F6ECB" w:rsidRDefault="00A4741F">
      <w:r>
        <w:rPr>
          <w:noProof/>
        </w:rPr>
        <w:lastRenderedPageBreak/>
        <w:drawing>
          <wp:inline distT="0" distB="0" distL="0" distR="0" wp14:anchorId="225A5087" wp14:editId="1B8B8CAB">
            <wp:extent cx="6029325" cy="8629650"/>
            <wp:effectExtent l="0" t="0" r="952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diag de sequence gerer users (2).jpg"/>
                    <pic:cNvPicPr/>
                  </pic:nvPicPr>
                  <pic:blipFill>
                    <a:blip r:embed="rId56">
                      <a:extLst>
                        <a:ext uri="{28A0092B-C50C-407E-A947-70E740481C1C}">
                          <a14:useLocalDpi xmlns:a14="http://schemas.microsoft.com/office/drawing/2010/main" val="0"/>
                        </a:ext>
                      </a:extLst>
                    </a:blip>
                    <a:stretch>
                      <a:fillRect/>
                    </a:stretch>
                  </pic:blipFill>
                  <pic:spPr>
                    <a:xfrm>
                      <a:off x="0" y="0"/>
                      <a:ext cx="6029325" cy="8629650"/>
                    </a:xfrm>
                    <a:prstGeom prst="rect">
                      <a:avLst/>
                    </a:prstGeom>
                  </pic:spPr>
                </pic:pic>
              </a:graphicData>
            </a:graphic>
          </wp:inline>
        </w:drawing>
      </w:r>
    </w:p>
    <w:p w14:paraId="1932F332" w14:textId="00D0BD84" w:rsidR="000F6ECB" w:rsidRDefault="000F6ECB"/>
    <w:p w14:paraId="4F32C089" w14:textId="274BBBD0" w:rsidR="000F6ECB" w:rsidRPr="00C20FBB" w:rsidRDefault="000F6ECB" w:rsidP="000530C9">
      <w:pPr>
        <w:ind w:left="-993"/>
        <w:rPr>
          <w:lang w:val="en-US"/>
        </w:rPr>
      </w:pPr>
    </w:p>
    <w:p w14:paraId="4E6678D6" w14:textId="49F22255" w:rsidR="000530C9" w:rsidRPr="00F60B9B" w:rsidRDefault="000530C9" w:rsidP="000530C9">
      <w:pPr>
        <w:rPr>
          <w:rFonts w:ascii="Times New Roman" w:hAnsi="Times New Roman" w:cs="Times New Roman"/>
          <w:b/>
          <w:sz w:val="24"/>
          <w:szCs w:val="24"/>
        </w:rPr>
      </w:pPr>
      <w:r w:rsidRPr="000530C9">
        <w:rPr>
          <w:rFonts w:ascii="Times New Roman" w:hAnsi="Times New Roman" w:cs="Times New Roman"/>
          <w:b/>
          <w:sz w:val="24"/>
          <w:szCs w:val="24"/>
        </w:rPr>
        <w:t>Interprétation :</w:t>
      </w:r>
    </w:p>
    <w:p w14:paraId="7AFF9033" w14:textId="7809F60A" w:rsidR="000530C9" w:rsidRPr="000530C9" w:rsidRDefault="000530C9" w:rsidP="00D90B68">
      <w:pPr>
        <w:spacing w:line="360" w:lineRule="auto"/>
        <w:jc w:val="both"/>
        <w:rPr>
          <w:rFonts w:ascii="Times New Roman" w:hAnsi="Times New Roman" w:cs="Times New Roman"/>
          <w:sz w:val="24"/>
          <w:szCs w:val="24"/>
        </w:rPr>
      </w:pPr>
      <w:r w:rsidRPr="000530C9">
        <w:rPr>
          <w:rFonts w:ascii="Times New Roman" w:hAnsi="Times New Roman" w:cs="Times New Roman"/>
          <w:sz w:val="24"/>
          <w:szCs w:val="24"/>
        </w:rPr>
        <w:t>Comme nous avons cité dans le diagramme précédent, l’authentification est obligatoire pour</w:t>
      </w:r>
      <w:r w:rsidR="000857B7">
        <w:rPr>
          <w:rFonts w:ascii="Times New Roman" w:hAnsi="Times New Roman" w:cs="Times New Roman"/>
          <w:sz w:val="24"/>
          <w:szCs w:val="24"/>
        </w:rPr>
        <w:t xml:space="preserve"> a</w:t>
      </w:r>
      <w:r w:rsidRPr="000530C9">
        <w:rPr>
          <w:rFonts w:ascii="Times New Roman" w:hAnsi="Times New Roman" w:cs="Times New Roman"/>
          <w:sz w:val="24"/>
          <w:szCs w:val="24"/>
        </w:rPr>
        <w:t>voir accès à tous les services de l’application. L’authentification se fait via l’interface</w:t>
      </w:r>
      <w:r w:rsidR="000857B7">
        <w:rPr>
          <w:rFonts w:ascii="Times New Roman" w:hAnsi="Times New Roman" w:cs="Times New Roman"/>
          <w:sz w:val="24"/>
          <w:szCs w:val="24"/>
        </w:rPr>
        <w:t xml:space="preserve"> a</w:t>
      </w:r>
      <w:r w:rsidRPr="000530C9">
        <w:rPr>
          <w:rFonts w:ascii="Times New Roman" w:hAnsi="Times New Roman" w:cs="Times New Roman"/>
          <w:sz w:val="24"/>
          <w:szCs w:val="24"/>
        </w:rPr>
        <w:t xml:space="preserve">ppropriée en saisissant correctement </w:t>
      </w:r>
      <w:r>
        <w:rPr>
          <w:rFonts w:ascii="Times New Roman" w:hAnsi="Times New Roman" w:cs="Times New Roman"/>
          <w:sz w:val="24"/>
          <w:szCs w:val="24"/>
        </w:rPr>
        <w:t>l’adresse email</w:t>
      </w:r>
      <w:r w:rsidRPr="000530C9">
        <w:rPr>
          <w:rFonts w:ascii="Times New Roman" w:hAnsi="Times New Roman" w:cs="Times New Roman"/>
          <w:sz w:val="24"/>
          <w:szCs w:val="24"/>
        </w:rPr>
        <w:t xml:space="preserve"> et le mot de passe.</w:t>
      </w:r>
    </w:p>
    <w:p w14:paraId="30026471" w14:textId="21455686" w:rsidR="000F6ECB" w:rsidRDefault="000530C9" w:rsidP="00D90B68">
      <w:pPr>
        <w:spacing w:line="360" w:lineRule="auto"/>
        <w:jc w:val="both"/>
        <w:rPr>
          <w:rFonts w:ascii="Times New Roman" w:hAnsi="Times New Roman" w:cs="Times New Roman"/>
          <w:sz w:val="24"/>
          <w:szCs w:val="24"/>
        </w:rPr>
      </w:pPr>
      <w:r w:rsidRPr="000530C9">
        <w:rPr>
          <w:rFonts w:ascii="Times New Roman" w:hAnsi="Times New Roman" w:cs="Times New Roman"/>
          <w:sz w:val="24"/>
          <w:szCs w:val="24"/>
        </w:rPr>
        <w:t xml:space="preserve">Si les coordonnées sont valides, un message de succès s’affiche pour l’utilisateur </w:t>
      </w:r>
      <w:r w:rsidR="000857B7">
        <w:rPr>
          <w:rFonts w:ascii="Times New Roman" w:hAnsi="Times New Roman" w:cs="Times New Roman"/>
          <w:sz w:val="24"/>
          <w:szCs w:val="24"/>
        </w:rPr>
        <w:t>et il est connecté à l’application</w:t>
      </w:r>
      <w:r w:rsidRPr="000530C9">
        <w:rPr>
          <w:rFonts w:ascii="Times New Roman" w:hAnsi="Times New Roman" w:cs="Times New Roman"/>
          <w:sz w:val="24"/>
          <w:szCs w:val="24"/>
        </w:rPr>
        <w:t>,</w:t>
      </w:r>
      <w:r w:rsidR="000857B7">
        <w:rPr>
          <w:rFonts w:ascii="Times New Roman" w:hAnsi="Times New Roman" w:cs="Times New Roman"/>
          <w:sz w:val="24"/>
          <w:szCs w:val="24"/>
        </w:rPr>
        <w:t xml:space="preserve"> sinon,</w:t>
      </w:r>
      <w:r w:rsidRPr="000530C9">
        <w:rPr>
          <w:rFonts w:ascii="Times New Roman" w:hAnsi="Times New Roman" w:cs="Times New Roman"/>
          <w:sz w:val="24"/>
          <w:szCs w:val="24"/>
        </w:rPr>
        <w:t xml:space="preserve"> un message d’erreur s’affiche.</w:t>
      </w:r>
    </w:p>
    <w:p w14:paraId="192B1D99" w14:textId="77777777" w:rsidR="00F60B9B" w:rsidRPr="00F60B9B" w:rsidRDefault="00F60B9B">
      <w:pPr>
        <w:rPr>
          <w:rFonts w:ascii="Times New Roman" w:hAnsi="Times New Roman" w:cs="Times New Roman"/>
          <w:sz w:val="24"/>
          <w:szCs w:val="24"/>
        </w:rPr>
      </w:pPr>
    </w:p>
    <w:p w14:paraId="70B2443B" w14:textId="77777777" w:rsidR="000530C9" w:rsidRPr="000530C9" w:rsidRDefault="000530C9" w:rsidP="000530C9">
      <w:pPr>
        <w:rPr>
          <w:rFonts w:ascii="Times New Roman" w:hAnsi="Times New Roman" w:cs="Times New Roman"/>
          <w:b/>
          <w:sz w:val="24"/>
          <w:szCs w:val="24"/>
        </w:rPr>
      </w:pPr>
      <w:r w:rsidRPr="000530C9">
        <w:rPr>
          <w:rFonts w:ascii="Times New Roman" w:hAnsi="Times New Roman" w:cs="Times New Roman"/>
          <w:b/>
          <w:sz w:val="24"/>
          <w:szCs w:val="24"/>
        </w:rPr>
        <w:t>Scénario 3 : Réinitialiser mot de passe</w:t>
      </w:r>
    </w:p>
    <w:p w14:paraId="692F2C3A" w14:textId="406B47F2" w:rsidR="000530C9" w:rsidRPr="000530C9" w:rsidRDefault="000530C9" w:rsidP="000530C9">
      <w:pPr>
        <w:rPr>
          <w:rFonts w:ascii="Times New Roman" w:hAnsi="Times New Roman" w:cs="Times New Roman"/>
          <w:sz w:val="24"/>
          <w:szCs w:val="24"/>
        </w:rPr>
      </w:pPr>
      <w:r w:rsidRPr="000530C9">
        <w:rPr>
          <w:rFonts w:ascii="Times New Roman" w:hAnsi="Times New Roman" w:cs="Times New Roman"/>
          <w:sz w:val="24"/>
          <w:szCs w:val="24"/>
        </w:rPr>
        <w:t>La figure 2</w:t>
      </w:r>
      <w:r w:rsidR="007C556F">
        <w:rPr>
          <w:rFonts w:ascii="Times New Roman" w:hAnsi="Times New Roman" w:cs="Times New Roman"/>
          <w:sz w:val="24"/>
          <w:szCs w:val="24"/>
        </w:rPr>
        <w:t>3</w:t>
      </w:r>
      <w:r w:rsidRPr="000530C9">
        <w:rPr>
          <w:rFonts w:ascii="Times New Roman" w:hAnsi="Times New Roman" w:cs="Times New Roman"/>
          <w:sz w:val="24"/>
          <w:szCs w:val="24"/>
        </w:rPr>
        <w:t xml:space="preserve"> </w:t>
      </w:r>
      <w:r w:rsidR="000857B7">
        <w:rPr>
          <w:rFonts w:ascii="Times New Roman" w:hAnsi="Times New Roman" w:cs="Times New Roman"/>
          <w:sz w:val="24"/>
          <w:szCs w:val="24"/>
        </w:rPr>
        <w:t xml:space="preserve">présente </w:t>
      </w:r>
      <w:r w:rsidRPr="000530C9">
        <w:rPr>
          <w:rFonts w:ascii="Times New Roman" w:hAnsi="Times New Roman" w:cs="Times New Roman"/>
          <w:sz w:val="24"/>
          <w:szCs w:val="24"/>
        </w:rPr>
        <w:t>le scénario du changement de mot de passe.</w:t>
      </w:r>
    </w:p>
    <w:p w14:paraId="6F65AB07" w14:textId="333BC501" w:rsidR="000F6ECB" w:rsidRDefault="000F6ECB"/>
    <w:p w14:paraId="17017DCC" w14:textId="2F43CB0F" w:rsidR="006F5940" w:rsidRDefault="006F5940"/>
    <w:p w14:paraId="56D1D105" w14:textId="04FB1590" w:rsidR="006F5940" w:rsidRDefault="007C556F">
      <w:bookmarkStart w:id="32" w:name="_GoBack"/>
      <w:r>
        <w:rPr>
          <w:noProof/>
        </w:rPr>
        <w:drawing>
          <wp:inline distT="0" distB="0" distL="0" distR="0" wp14:anchorId="2F76F454" wp14:editId="48AA1B19">
            <wp:extent cx="5715001" cy="4036979"/>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e d’écran 2024-05-17 132351.png"/>
                    <pic:cNvPicPr/>
                  </pic:nvPicPr>
                  <pic:blipFill>
                    <a:blip r:embed="rId57">
                      <a:extLst>
                        <a:ext uri="{28A0092B-C50C-407E-A947-70E740481C1C}">
                          <a14:useLocalDpi xmlns:a14="http://schemas.microsoft.com/office/drawing/2010/main" val="0"/>
                        </a:ext>
                      </a:extLst>
                    </a:blip>
                    <a:stretch>
                      <a:fillRect/>
                    </a:stretch>
                  </pic:blipFill>
                  <pic:spPr>
                    <a:xfrm>
                      <a:off x="0" y="0"/>
                      <a:ext cx="5716728" cy="4038199"/>
                    </a:xfrm>
                    <a:prstGeom prst="rect">
                      <a:avLst/>
                    </a:prstGeom>
                  </pic:spPr>
                </pic:pic>
              </a:graphicData>
            </a:graphic>
          </wp:inline>
        </w:drawing>
      </w:r>
      <w:bookmarkEnd w:id="32"/>
    </w:p>
    <w:p w14:paraId="75CDE194" w14:textId="7653E160" w:rsidR="006F5940" w:rsidRDefault="006F5940"/>
    <w:p w14:paraId="0AFA0E66" w14:textId="36070F89" w:rsidR="006F5940" w:rsidRDefault="006F5940"/>
    <w:p w14:paraId="63F988A7" w14:textId="76FC5158" w:rsidR="006F5940" w:rsidRDefault="006F5940"/>
    <w:p w14:paraId="227DE66A" w14:textId="1D68C218" w:rsidR="000530C9" w:rsidRPr="000530C9" w:rsidRDefault="000530C9" w:rsidP="000530C9">
      <w:pPr>
        <w:rPr>
          <w:rFonts w:ascii="Times New Roman" w:hAnsi="Times New Roman" w:cs="Times New Roman"/>
          <w:b/>
          <w:sz w:val="24"/>
          <w:szCs w:val="24"/>
        </w:rPr>
      </w:pPr>
      <w:r w:rsidRPr="000530C9">
        <w:rPr>
          <w:rFonts w:ascii="Times New Roman" w:hAnsi="Times New Roman" w:cs="Times New Roman"/>
          <w:b/>
          <w:sz w:val="24"/>
          <w:szCs w:val="24"/>
        </w:rPr>
        <w:lastRenderedPageBreak/>
        <w:t>Scénario 4 : Gérer équipements</w:t>
      </w:r>
    </w:p>
    <w:p w14:paraId="1E384611" w14:textId="526C3534" w:rsidR="000F6ECB" w:rsidRPr="000530C9" w:rsidRDefault="000530C9" w:rsidP="000530C9">
      <w:pPr>
        <w:rPr>
          <w:rFonts w:ascii="Times New Roman" w:hAnsi="Times New Roman" w:cs="Times New Roman"/>
          <w:sz w:val="24"/>
          <w:szCs w:val="24"/>
        </w:rPr>
      </w:pPr>
      <w:r w:rsidRPr="000530C9">
        <w:rPr>
          <w:rFonts w:ascii="Times New Roman" w:hAnsi="Times New Roman" w:cs="Times New Roman"/>
          <w:sz w:val="24"/>
          <w:szCs w:val="24"/>
        </w:rPr>
        <w:t>La figure 2</w:t>
      </w:r>
      <w:r w:rsidR="007C556F">
        <w:rPr>
          <w:rFonts w:ascii="Times New Roman" w:hAnsi="Times New Roman" w:cs="Times New Roman"/>
          <w:sz w:val="24"/>
          <w:szCs w:val="24"/>
        </w:rPr>
        <w:t>4</w:t>
      </w:r>
      <w:r w:rsidRPr="000530C9">
        <w:rPr>
          <w:rFonts w:ascii="Times New Roman" w:hAnsi="Times New Roman" w:cs="Times New Roman"/>
          <w:sz w:val="24"/>
          <w:szCs w:val="24"/>
        </w:rPr>
        <w:t xml:space="preserve"> représente le scénario </w:t>
      </w:r>
      <w:r w:rsidR="00FA0A9F">
        <w:rPr>
          <w:rFonts w:ascii="Times New Roman" w:hAnsi="Times New Roman" w:cs="Times New Roman"/>
          <w:sz w:val="24"/>
          <w:szCs w:val="24"/>
        </w:rPr>
        <w:t>« </w:t>
      </w:r>
      <w:r w:rsidRPr="000530C9">
        <w:rPr>
          <w:rFonts w:ascii="Times New Roman" w:hAnsi="Times New Roman" w:cs="Times New Roman"/>
          <w:sz w:val="24"/>
          <w:szCs w:val="24"/>
        </w:rPr>
        <w:t xml:space="preserve">gérer </w:t>
      </w:r>
      <w:r w:rsidR="00FA0A9F">
        <w:rPr>
          <w:rFonts w:ascii="Times New Roman" w:hAnsi="Times New Roman" w:cs="Times New Roman"/>
          <w:sz w:val="24"/>
          <w:szCs w:val="24"/>
        </w:rPr>
        <w:t>l</w:t>
      </w:r>
      <w:r w:rsidRPr="000530C9">
        <w:rPr>
          <w:rFonts w:ascii="Times New Roman" w:hAnsi="Times New Roman" w:cs="Times New Roman"/>
          <w:sz w:val="24"/>
          <w:szCs w:val="24"/>
        </w:rPr>
        <w:t xml:space="preserve">es </w:t>
      </w:r>
      <w:r w:rsidR="00FA0A9F">
        <w:rPr>
          <w:rFonts w:ascii="Times New Roman" w:hAnsi="Times New Roman" w:cs="Times New Roman"/>
          <w:sz w:val="24"/>
          <w:szCs w:val="24"/>
        </w:rPr>
        <w:t>équipements »</w:t>
      </w:r>
      <w:r w:rsidRPr="000530C9">
        <w:rPr>
          <w:rFonts w:ascii="Times New Roman" w:hAnsi="Times New Roman" w:cs="Times New Roman"/>
          <w:sz w:val="24"/>
          <w:szCs w:val="24"/>
        </w:rPr>
        <w:t>.</w:t>
      </w:r>
    </w:p>
    <w:p w14:paraId="6566D3AD" w14:textId="6FE4C10E" w:rsidR="00A4795A" w:rsidRDefault="00A4795A"/>
    <w:p w14:paraId="18877E44" w14:textId="43FB4A7F" w:rsidR="00D90B68" w:rsidRDefault="00A4741F">
      <w:r>
        <w:rPr>
          <w:noProof/>
        </w:rPr>
        <w:drawing>
          <wp:inline distT="0" distB="0" distL="0" distR="0" wp14:anchorId="1A65B272" wp14:editId="3CBED4F3">
            <wp:extent cx="6219825" cy="7429500"/>
            <wp:effectExtent l="0" t="0" r="952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gerer équipements seq-Page-1 (1).png"/>
                    <pic:cNvPicPr/>
                  </pic:nvPicPr>
                  <pic:blipFill>
                    <a:blip r:embed="rId58">
                      <a:extLst>
                        <a:ext uri="{28A0092B-C50C-407E-A947-70E740481C1C}">
                          <a14:useLocalDpi xmlns:a14="http://schemas.microsoft.com/office/drawing/2010/main" val="0"/>
                        </a:ext>
                      </a:extLst>
                    </a:blip>
                    <a:stretch>
                      <a:fillRect/>
                    </a:stretch>
                  </pic:blipFill>
                  <pic:spPr>
                    <a:xfrm>
                      <a:off x="0" y="0"/>
                      <a:ext cx="6219825" cy="7429500"/>
                    </a:xfrm>
                    <a:prstGeom prst="rect">
                      <a:avLst/>
                    </a:prstGeom>
                  </pic:spPr>
                </pic:pic>
              </a:graphicData>
            </a:graphic>
          </wp:inline>
        </w:drawing>
      </w:r>
    </w:p>
    <w:p w14:paraId="44879CCC" w14:textId="36CEC037" w:rsidR="00F60B9B" w:rsidRDefault="00F60B9B"/>
    <w:p w14:paraId="34B0CDA1" w14:textId="77777777" w:rsidR="00C40E12" w:rsidRDefault="00C40E12"/>
    <w:p w14:paraId="5D8E11DA" w14:textId="70D338FE" w:rsidR="00F60B9B" w:rsidRPr="00F60B9B" w:rsidRDefault="00F60B9B" w:rsidP="00D90B68">
      <w:pPr>
        <w:spacing w:line="360" w:lineRule="auto"/>
        <w:jc w:val="both"/>
        <w:rPr>
          <w:rFonts w:ascii="Times New Roman" w:hAnsi="Times New Roman" w:cs="Times New Roman"/>
          <w:sz w:val="24"/>
          <w:szCs w:val="24"/>
        </w:rPr>
      </w:pPr>
      <w:r w:rsidRPr="00F60B9B">
        <w:rPr>
          <w:rFonts w:ascii="Times New Roman" w:hAnsi="Times New Roman" w:cs="Times New Roman"/>
          <w:b/>
          <w:sz w:val="24"/>
          <w:szCs w:val="24"/>
        </w:rPr>
        <w:lastRenderedPageBreak/>
        <w:t>Interprétation</w:t>
      </w:r>
      <w:r>
        <w:rPr>
          <w:rFonts w:ascii="Times New Roman" w:hAnsi="Times New Roman" w:cs="Times New Roman"/>
          <w:sz w:val="24"/>
          <w:szCs w:val="24"/>
        </w:rPr>
        <w:t> :</w:t>
      </w:r>
    </w:p>
    <w:p w14:paraId="14DB5DA9" w14:textId="3684B4E0" w:rsidR="000F6ECB" w:rsidRPr="00F60B9B" w:rsidRDefault="00F60B9B" w:rsidP="00D90B68">
      <w:pPr>
        <w:spacing w:line="360" w:lineRule="auto"/>
        <w:jc w:val="both"/>
        <w:rPr>
          <w:rFonts w:ascii="Times New Roman" w:hAnsi="Times New Roman" w:cs="Times New Roman"/>
          <w:sz w:val="24"/>
          <w:szCs w:val="24"/>
        </w:rPr>
      </w:pPr>
      <w:r w:rsidRPr="00F60B9B">
        <w:rPr>
          <w:rFonts w:ascii="Times New Roman" w:hAnsi="Times New Roman" w:cs="Times New Roman"/>
          <w:sz w:val="24"/>
          <w:szCs w:val="24"/>
        </w:rPr>
        <w:t>Notre application offre à ses utilisateurs membres, la possibilité de gérer u</w:t>
      </w:r>
      <w:r>
        <w:rPr>
          <w:rFonts w:ascii="Times New Roman" w:hAnsi="Times New Roman" w:cs="Times New Roman"/>
          <w:sz w:val="24"/>
          <w:szCs w:val="24"/>
        </w:rPr>
        <w:t>n équipement</w:t>
      </w:r>
      <w:r w:rsidRPr="00F60B9B">
        <w:rPr>
          <w:rFonts w:ascii="Times New Roman" w:hAnsi="Times New Roman" w:cs="Times New Roman"/>
          <w:sz w:val="24"/>
          <w:szCs w:val="24"/>
        </w:rPr>
        <w:t>.</w:t>
      </w:r>
    </w:p>
    <w:p w14:paraId="535194FC" w14:textId="7BCD7071" w:rsidR="000F6ECB" w:rsidRPr="00F60B9B" w:rsidRDefault="000F6ECB" w:rsidP="00D90B68">
      <w:pPr>
        <w:spacing w:line="360" w:lineRule="auto"/>
        <w:jc w:val="both"/>
        <w:rPr>
          <w:rFonts w:ascii="Times New Roman" w:hAnsi="Times New Roman" w:cs="Times New Roman"/>
          <w:sz w:val="24"/>
          <w:szCs w:val="24"/>
        </w:rPr>
      </w:pPr>
    </w:p>
    <w:p w14:paraId="2D39FD94" w14:textId="77777777" w:rsidR="00F60B9B" w:rsidRPr="00F60B9B" w:rsidRDefault="00F60B9B" w:rsidP="00D90B68">
      <w:pPr>
        <w:spacing w:line="360" w:lineRule="auto"/>
        <w:jc w:val="both"/>
        <w:rPr>
          <w:rFonts w:ascii="Times New Roman" w:hAnsi="Times New Roman" w:cs="Times New Roman"/>
          <w:b/>
          <w:sz w:val="32"/>
          <w:szCs w:val="32"/>
        </w:rPr>
      </w:pPr>
      <w:r w:rsidRPr="00F60B9B">
        <w:rPr>
          <w:rFonts w:ascii="Times New Roman" w:hAnsi="Times New Roman" w:cs="Times New Roman"/>
          <w:b/>
          <w:sz w:val="32"/>
          <w:szCs w:val="32"/>
        </w:rPr>
        <w:t>IV. Revue du sprint</w:t>
      </w:r>
    </w:p>
    <w:p w14:paraId="14C7F833" w14:textId="275316D5" w:rsidR="00F60B9B" w:rsidRPr="00F60B9B" w:rsidRDefault="00F60B9B" w:rsidP="00D90B68">
      <w:pPr>
        <w:spacing w:line="360" w:lineRule="auto"/>
        <w:jc w:val="both"/>
        <w:rPr>
          <w:rFonts w:ascii="Times New Roman" w:hAnsi="Times New Roman" w:cs="Times New Roman"/>
          <w:sz w:val="24"/>
          <w:szCs w:val="24"/>
        </w:rPr>
      </w:pPr>
      <w:r w:rsidRPr="00F60B9B">
        <w:rPr>
          <w:rFonts w:ascii="Times New Roman" w:hAnsi="Times New Roman" w:cs="Times New Roman"/>
          <w:sz w:val="24"/>
          <w:szCs w:val="24"/>
        </w:rPr>
        <w:t>À travers cette partie, nous présentons les résultats des travaux élaborés dans le cadre du premier</w:t>
      </w:r>
      <w:r>
        <w:rPr>
          <w:rFonts w:ascii="Times New Roman" w:hAnsi="Times New Roman" w:cs="Times New Roman"/>
          <w:sz w:val="24"/>
          <w:szCs w:val="24"/>
        </w:rPr>
        <w:t xml:space="preserve"> </w:t>
      </w:r>
      <w:r w:rsidRPr="00F60B9B">
        <w:rPr>
          <w:rFonts w:ascii="Times New Roman" w:hAnsi="Times New Roman" w:cs="Times New Roman"/>
          <w:sz w:val="24"/>
          <w:szCs w:val="24"/>
        </w:rPr>
        <w:t>sprint en montrant les interfaces de l’application appropriées.</w:t>
      </w:r>
    </w:p>
    <w:p w14:paraId="7443E962" w14:textId="399FB01D" w:rsidR="00F60B9B" w:rsidRPr="001F1170" w:rsidRDefault="00F60B9B" w:rsidP="001E528D">
      <w:pPr>
        <w:pStyle w:val="ListParagraph"/>
        <w:numPr>
          <w:ilvl w:val="0"/>
          <w:numId w:val="38"/>
        </w:numPr>
        <w:spacing w:line="360" w:lineRule="auto"/>
        <w:jc w:val="both"/>
        <w:rPr>
          <w:rFonts w:ascii="Times New Roman" w:hAnsi="Times New Roman" w:cs="Times New Roman"/>
          <w:b/>
          <w:sz w:val="24"/>
          <w:szCs w:val="24"/>
        </w:rPr>
      </w:pPr>
      <w:r w:rsidRPr="001F1170">
        <w:rPr>
          <w:rFonts w:ascii="Times New Roman" w:hAnsi="Times New Roman" w:cs="Times New Roman"/>
          <w:b/>
          <w:sz w:val="24"/>
          <w:szCs w:val="24"/>
        </w:rPr>
        <w:t>Côté utilisateur</w:t>
      </w:r>
    </w:p>
    <w:p w14:paraId="4E2648C8" w14:textId="60CBBBB7" w:rsidR="00F60B9B" w:rsidRPr="00F60B9B" w:rsidRDefault="00F60B9B" w:rsidP="00D90B68">
      <w:pPr>
        <w:spacing w:line="360" w:lineRule="auto"/>
        <w:jc w:val="both"/>
        <w:rPr>
          <w:rFonts w:ascii="Times New Roman" w:hAnsi="Times New Roman" w:cs="Times New Roman"/>
          <w:sz w:val="24"/>
          <w:szCs w:val="24"/>
        </w:rPr>
      </w:pPr>
      <w:r w:rsidRPr="00F60B9B">
        <w:rPr>
          <w:rFonts w:ascii="Times New Roman" w:hAnsi="Times New Roman" w:cs="Times New Roman"/>
          <w:sz w:val="24"/>
          <w:szCs w:val="24"/>
        </w:rPr>
        <w:t>Dans cette partie, nous présentons les différentes interfaces réalisées dans le cadre du premier</w:t>
      </w:r>
      <w:r>
        <w:rPr>
          <w:rFonts w:ascii="Times New Roman" w:hAnsi="Times New Roman" w:cs="Times New Roman"/>
          <w:sz w:val="24"/>
          <w:szCs w:val="24"/>
        </w:rPr>
        <w:t xml:space="preserve"> </w:t>
      </w:r>
      <w:r w:rsidRPr="00F60B9B">
        <w:rPr>
          <w:rFonts w:ascii="Times New Roman" w:hAnsi="Times New Roman" w:cs="Times New Roman"/>
          <w:sz w:val="24"/>
          <w:szCs w:val="24"/>
        </w:rPr>
        <w:t>sprint du côté de l’utilisateur.</w:t>
      </w:r>
    </w:p>
    <w:p w14:paraId="2DD9B73F" w14:textId="6E09B1B9" w:rsidR="00F60B9B" w:rsidRPr="00F60B9B" w:rsidRDefault="00F60B9B" w:rsidP="00D90B68">
      <w:pPr>
        <w:spacing w:line="360" w:lineRule="auto"/>
        <w:jc w:val="both"/>
        <w:rPr>
          <w:rFonts w:ascii="Times New Roman" w:hAnsi="Times New Roman" w:cs="Times New Roman"/>
          <w:b/>
          <w:sz w:val="24"/>
          <w:szCs w:val="24"/>
        </w:rPr>
      </w:pPr>
      <w:r w:rsidRPr="00F60B9B">
        <w:rPr>
          <w:rFonts w:ascii="Times New Roman" w:hAnsi="Times New Roman" w:cs="Times New Roman"/>
          <w:b/>
          <w:sz w:val="24"/>
          <w:szCs w:val="24"/>
        </w:rPr>
        <w:t>Interface d’authentification</w:t>
      </w:r>
    </w:p>
    <w:p w14:paraId="34CC5329" w14:textId="7BBD9B37" w:rsidR="000F6ECB" w:rsidRPr="00F60B9B" w:rsidRDefault="00F60B9B" w:rsidP="00D90B68">
      <w:pPr>
        <w:spacing w:line="360" w:lineRule="auto"/>
        <w:jc w:val="both"/>
        <w:rPr>
          <w:rFonts w:ascii="Times New Roman" w:hAnsi="Times New Roman" w:cs="Times New Roman"/>
          <w:sz w:val="24"/>
          <w:szCs w:val="24"/>
        </w:rPr>
      </w:pPr>
      <w:r w:rsidRPr="00F60B9B">
        <w:rPr>
          <w:rFonts w:ascii="Times New Roman" w:hAnsi="Times New Roman" w:cs="Times New Roman"/>
          <w:sz w:val="24"/>
          <w:szCs w:val="24"/>
        </w:rPr>
        <w:t>Si l’utilisateur a déjà un compte, en saisissant correctement ses coordonnées notamment son</w:t>
      </w:r>
      <w:r>
        <w:rPr>
          <w:rFonts w:ascii="Times New Roman" w:hAnsi="Times New Roman" w:cs="Times New Roman"/>
          <w:sz w:val="24"/>
          <w:szCs w:val="24"/>
        </w:rPr>
        <w:t xml:space="preserve"> </w:t>
      </w:r>
      <w:r w:rsidRPr="00F60B9B">
        <w:rPr>
          <w:rFonts w:ascii="Times New Roman" w:hAnsi="Times New Roman" w:cs="Times New Roman"/>
          <w:sz w:val="24"/>
          <w:szCs w:val="24"/>
        </w:rPr>
        <w:t>adresse électronique et son mot de passe, il peut être directement se diriger vers le contenu de</w:t>
      </w:r>
      <w:r>
        <w:rPr>
          <w:rFonts w:ascii="Times New Roman" w:hAnsi="Times New Roman" w:cs="Times New Roman"/>
          <w:sz w:val="24"/>
          <w:szCs w:val="24"/>
        </w:rPr>
        <w:t xml:space="preserve"> </w:t>
      </w:r>
      <w:r w:rsidRPr="00F60B9B">
        <w:rPr>
          <w:rFonts w:ascii="Times New Roman" w:hAnsi="Times New Roman" w:cs="Times New Roman"/>
          <w:sz w:val="24"/>
          <w:szCs w:val="24"/>
        </w:rPr>
        <w:t>l’application et profiter de ses services.</w:t>
      </w:r>
    </w:p>
    <w:p w14:paraId="2F62DC41" w14:textId="77777777" w:rsidR="00A4795A" w:rsidRDefault="00A4795A" w:rsidP="00D90B68">
      <w:pPr>
        <w:spacing w:line="360" w:lineRule="auto"/>
        <w:jc w:val="both"/>
      </w:pPr>
    </w:p>
    <w:p w14:paraId="4B64FEF0" w14:textId="169C4D76" w:rsidR="007E028D" w:rsidRPr="00C9634E" w:rsidRDefault="00C9634E" w:rsidP="00D90B68">
      <w:pPr>
        <w:spacing w:line="360" w:lineRule="auto"/>
        <w:jc w:val="both"/>
        <w:rPr>
          <w:rFonts w:ascii="Times New Roman" w:hAnsi="Times New Roman" w:cs="Times New Roman"/>
          <w:sz w:val="24"/>
        </w:rPr>
      </w:pPr>
      <w:r w:rsidRPr="00C9634E">
        <w:rPr>
          <w:rFonts w:ascii="Times New Roman" w:hAnsi="Times New Roman" w:cs="Times New Roman"/>
          <w:sz w:val="24"/>
        </w:rPr>
        <w:t>L</w:t>
      </w:r>
      <w:r w:rsidR="00F505DE">
        <w:rPr>
          <w:rFonts w:ascii="Times New Roman" w:hAnsi="Times New Roman" w:cs="Times New Roman"/>
          <w:sz w:val="24"/>
        </w:rPr>
        <w:t xml:space="preserve">es </w:t>
      </w:r>
      <w:r w:rsidRPr="00C9634E">
        <w:rPr>
          <w:rFonts w:ascii="Times New Roman" w:hAnsi="Times New Roman" w:cs="Times New Roman"/>
          <w:sz w:val="24"/>
        </w:rPr>
        <w:t>interface</w:t>
      </w:r>
      <w:r w:rsidR="00F505DE">
        <w:rPr>
          <w:rFonts w:ascii="Times New Roman" w:hAnsi="Times New Roman" w:cs="Times New Roman"/>
          <w:sz w:val="24"/>
        </w:rPr>
        <w:t>s</w:t>
      </w:r>
      <w:r w:rsidRPr="00C9634E">
        <w:rPr>
          <w:rFonts w:ascii="Times New Roman" w:hAnsi="Times New Roman" w:cs="Times New Roman"/>
          <w:sz w:val="24"/>
        </w:rPr>
        <w:t xml:space="preserve"> d’authentification </w:t>
      </w:r>
      <w:r w:rsidR="00F505DE">
        <w:rPr>
          <w:rFonts w:ascii="Times New Roman" w:hAnsi="Times New Roman" w:cs="Times New Roman"/>
          <w:sz w:val="24"/>
        </w:rPr>
        <w:t>et de vérification des paramètres de connexion sont</w:t>
      </w:r>
      <w:r w:rsidRPr="00C9634E">
        <w:rPr>
          <w:rFonts w:ascii="Times New Roman" w:hAnsi="Times New Roman" w:cs="Times New Roman"/>
          <w:sz w:val="24"/>
        </w:rPr>
        <w:t xml:space="preserve"> présentée</w:t>
      </w:r>
      <w:r w:rsidR="00F505DE">
        <w:rPr>
          <w:rFonts w:ascii="Times New Roman" w:hAnsi="Times New Roman" w:cs="Times New Roman"/>
          <w:sz w:val="24"/>
        </w:rPr>
        <w:t xml:space="preserve">s </w:t>
      </w:r>
      <w:r w:rsidRPr="00C9634E">
        <w:rPr>
          <w:rFonts w:ascii="Times New Roman" w:hAnsi="Times New Roman" w:cs="Times New Roman"/>
          <w:sz w:val="24"/>
        </w:rPr>
        <w:t>par la figure 25</w:t>
      </w:r>
      <w:r w:rsidR="00F505DE">
        <w:rPr>
          <w:rFonts w:ascii="Times New Roman" w:hAnsi="Times New Roman" w:cs="Times New Roman"/>
          <w:sz w:val="24"/>
        </w:rPr>
        <w:t xml:space="preserve"> et 26</w:t>
      </w:r>
      <w:r w:rsidRPr="00C9634E">
        <w:rPr>
          <w:rFonts w:ascii="Times New Roman" w:hAnsi="Times New Roman" w:cs="Times New Roman"/>
          <w:sz w:val="24"/>
        </w:rPr>
        <w:t>.</w:t>
      </w:r>
    </w:p>
    <w:p w14:paraId="7DE4AA0D" w14:textId="485CB154" w:rsidR="000F6ECB" w:rsidRDefault="000F6ECB"/>
    <w:p w14:paraId="270BC00E" w14:textId="6718143D" w:rsidR="000F6ECB" w:rsidRDefault="007C556F">
      <w:r>
        <w:rPr>
          <w:noProof/>
        </w:rPr>
        <w:drawing>
          <wp:inline distT="0" distB="0" distL="0" distR="0" wp14:anchorId="21CD4779" wp14:editId="72529AA2">
            <wp:extent cx="5760720" cy="245427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1.png"/>
                    <pic:cNvPicPr/>
                  </pic:nvPicPr>
                  <pic:blipFill>
                    <a:blip r:embed="rId59">
                      <a:extLst>
                        <a:ext uri="{28A0092B-C50C-407E-A947-70E740481C1C}">
                          <a14:useLocalDpi xmlns:a14="http://schemas.microsoft.com/office/drawing/2010/main" val="0"/>
                        </a:ext>
                      </a:extLst>
                    </a:blip>
                    <a:stretch>
                      <a:fillRect/>
                    </a:stretch>
                  </pic:blipFill>
                  <pic:spPr>
                    <a:xfrm>
                      <a:off x="0" y="0"/>
                      <a:ext cx="5760720" cy="2454275"/>
                    </a:xfrm>
                    <a:prstGeom prst="rect">
                      <a:avLst/>
                    </a:prstGeom>
                  </pic:spPr>
                </pic:pic>
              </a:graphicData>
            </a:graphic>
          </wp:inline>
        </w:drawing>
      </w:r>
    </w:p>
    <w:p w14:paraId="38A44C63" w14:textId="12134DAE" w:rsidR="000F6ECB" w:rsidRDefault="000F6ECB"/>
    <w:p w14:paraId="0997CC47" w14:textId="0054B65A" w:rsidR="000F6ECB" w:rsidRDefault="00C9634E">
      <w:r>
        <w:rPr>
          <w:noProof/>
        </w:rPr>
        <w:lastRenderedPageBreak/>
        <w:drawing>
          <wp:inline distT="0" distB="0" distL="0" distR="0" wp14:anchorId="4CE44E65" wp14:editId="57F997A5">
            <wp:extent cx="5525310" cy="298069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e.PNG"/>
                    <pic:cNvPicPr/>
                  </pic:nvPicPr>
                  <pic:blipFill>
                    <a:blip r:embed="rId60">
                      <a:extLst>
                        <a:ext uri="{28A0092B-C50C-407E-A947-70E740481C1C}">
                          <a14:useLocalDpi xmlns:a14="http://schemas.microsoft.com/office/drawing/2010/main" val="0"/>
                        </a:ext>
                      </a:extLst>
                    </a:blip>
                    <a:stretch>
                      <a:fillRect/>
                    </a:stretch>
                  </pic:blipFill>
                  <pic:spPr>
                    <a:xfrm>
                      <a:off x="0" y="0"/>
                      <a:ext cx="5529678" cy="2983051"/>
                    </a:xfrm>
                    <a:prstGeom prst="rect">
                      <a:avLst/>
                    </a:prstGeom>
                  </pic:spPr>
                </pic:pic>
              </a:graphicData>
            </a:graphic>
          </wp:inline>
        </w:drawing>
      </w:r>
    </w:p>
    <w:p w14:paraId="39047BB2" w14:textId="6CE9B9EE" w:rsidR="000F6ECB" w:rsidRDefault="000F6ECB"/>
    <w:p w14:paraId="2AE4F361" w14:textId="3F8DE208" w:rsidR="000F6ECB" w:rsidRPr="00C9634E" w:rsidRDefault="00C9634E" w:rsidP="00D90B68">
      <w:pPr>
        <w:spacing w:line="360" w:lineRule="auto"/>
        <w:jc w:val="both"/>
        <w:rPr>
          <w:rFonts w:ascii="Times New Roman" w:hAnsi="Times New Roman" w:cs="Times New Roman"/>
          <w:b/>
          <w:sz w:val="24"/>
          <w:szCs w:val="24"/>
        </w:rPr>
      </w:pPr>
      <w:r w:rsidRPr="00C9634E">
        <w:rPr>
          <w:rFonts w:ascii="Times New Roman" w:hAnsi="Times New Roman" w:cs="Times New Roman"/>
          <w:b/>
          <w:sz w:val="24"/>
          <w:szCs w:val="24"/>
        </w:rPr>
        <w:t>Interface de réinitialisation de mot de passe</w:t>
      </w:r>
    </w:p>
    <w:p w14:paraId="1117A50E" w14:textId="636631B5" w:rsidR="00166D01" w:rsidRDefault="00C9634E" w:rsidP="00D90B68">
      <w:pPr>
        <w:spacing w:line="360" w:lineRule="auto"/>
        <w:jc w:val="both"/>
        <w:rPr>
          <w:rFonts w:ascii="Times New Roman" w:hAnsi="Times New Roman" w:cs="Times New Roman"/>
          <w:sz w:val="24"/>
        </w:rPr>
      </w:pPr>
      <w:r w:rsidRPr="00C9634E">
        <w:rPr>
          <w:rFonts w:ascii="Times New Roman" w:hAnsi="Times New Roman" w:cs="Times New Roman"/>
          <w:sz w:val="24"/>
        </w:rPr>
        <w:t xml:space="preserve">Si un utilisateur est enregistré sur l'application mais </w:t>
      </w:r>
      <w:r w:rsidR="00F505DE">
        <w:rPr>
          <w:rFonts w:ascii="Times New Roman" w:hAnsi="Times New Roman" w:cs="Times New Roman"/>
          <w:sz w:val="24"/>
        </w:rPr>
        <w:t xml:space="preserve">il </w:t>
      </w:r>
      <w:r w:rsidRPr="00C9634E">
        <w:rPr>
          <w:rFonts w:ascii="Times New Roman" w:hAnsi="Times New Roman" w:cs="Times New Roman"/>
          <w:sz w:val="24"/>
        </w:rPr>
        <w:t>ne peut pas se connecter car il a oublié son mot de passe, il a la possibilité de réinitialiser ce dernier.</w:t>
      </w:r>
    </w:p>
    <w:p w14:paraId="14817F8A" w14:textId="3ED80DBC" w:rsidR="00C9634E" w:rsidRDefault="00C9634E" w:rsidP="00D90B68">
      <w:pPr>
        <w:spacing w:line="360" w:lineRule="auto"/>
        <w:jc w:val="both"/>
        <w:rPr>
          <w:rFonts w:ascii="Times New Roman" w:hAnsi="Times New Roman" w:cs="Times New Roman"/>
          <w:sz w:val="24"/>
        </w:rPr>
      </w:pPr>
      <w:r w:rsidRPr="00C9634E">
        <w:rPr>
          <w:rFonts w:ascii="Times New Roman" w:hAnsi="Times New Roman" w:cs="Times New Roman"/>
          <w:sz w:val="24"/>
        </w:rPr>
        <w:t xml:space="preserve">Première étape, il clique sur </w:t>
      </w:r>
      <w:r>
        <w:rPr>
          <w:rFonts w:ascii="Times New Roman" w:hAnsi="Times New Roman" w:cs="Times New Roman"/>
          <w:sz w:val="24"/>
        </w:rPr>
        <w:t xml:space="preserve">« Mot de passe oublié ? » </w:t>
      </w:r>
      <w:r w:rsidRPr="00C9634E">
        <w:rPr>
          <w:rFonts w:ascii="Times New Roman" w:hAnsi="Times New Roman" w:cs="Times New Roman"/>
          <w:sz w:val="24"/>
        </w:rPr>
        <w:t>de l’interface d’authentification (figure 2</w:t>
      </w:r>
      <w:r>
        <w:rPr>
          <w:rFonts w:ascii="Times New Roman" w:hAnsi="Times New Roman" w:cs="Times New Roman"/>
          <w:sz w:val="24"/>
        </w:rPr>
        <w:t>6</w:t>
      </w:r>
      <w:r w:rsidRPr="00C9634E">
        <w:rPr>
          <w:rFonts w:ascii="Times New Roman" w:hAnsi="Times New Roman" w:cs="Times New Roman"/>
          <w:sz w:val="24"/>
        </w:rPr>
        <w:t>).</w:t>
      </w:r>
    </w:p>
    <w:p w14:paraId="0193B5A0" w14:textId="3DDB2A49" w:rsidR="00C9634E" w:rsidRDefault="00C9634E" w:rsidP="00D90B68">
      <w:pPr>
        <w:spacing w:line="360" w:lineRule="auto"/>
        <w:jc w:val="both"/>
        <w:rPr>
          <w:rFonts w:ascii="Times New Roman" w:hAnsi="Times New Roman" w:cs="Times New Roman"/>
          <w:sz w:val="24"/>
        </w:rPr>
      </w:pPr>
      <w:r w:rsidRPr="00C9634E">
        <w:rPr>
          <w:rFonts w:ascii="Times New Roman" w:hAnsi="Times New Roman" w:cs="Times New Roman"/>
          <w:sz w:val="24"/>
        </w:rPr>
        <w:t>L’interface de la figure 2</w:t>
      </w:r>
      <w:r>
        <w:rPr>
          <w:rFonts w:ascii="Times New Roman" w:hAnsi="Times New Roman" w:cs="Times New Roman"/>
          <w:sz w:val="24"/>
        </w:rPr>
        <w:t>6</w:t>
      </w:r>
      <w:r w:rsidRPr="00C9634E">
        <w:rPr>
          <w:rFonts w:ascii="Times New Roman" w:hAnsi="Times New Roman" w:cs="Times New Roman"/>
          <w:sz w:val="24"/>
        </w:rPr>
        <w:t xml:space="preserve"> lui sera affichée pour lui demander de saisir son adresse électronique.</w:t>
      </w:r>
    </w:p>
    <w:p w14:paraId="249039DF" w14:textId="0C309497" w:rsidR="00C9634E" w:rsidRPr="00C9634E" w:rsidRDefault="00C9634E">
      <w:pPr>
        <w:rPr>
          <w:rFonts w:ascii="Times New Roman" w:hAnsi="Times New Roman" w:cs="Times New Roman"/>
          <w:sz w:val="24"/>
        </w:rPr>
      </w:pPr>
      <w:r>
        <w:rPr>
          <w:noProof/>
        </w:rPr>
        <w:drawing>
          <wp:inline distT="0" distB="0" distL="0" distR="0" wp14:anchorId="3EC10FDD" wp14:editId="0F8A752B">
            <wp:extent cx="5468891" cy="2867671"/>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e d’écran 2024-05-17 150710.png"/>
                    <pic:cNvPicPr/>
                  </pic:nvPicPr>
                  <pic:blipFill>
                    <a:blip r:embed="rId61">
                      <a:extLst>
                        <a:ext uri="{28A0092B-C50C-407E-A947-70E740481C1C}">
                          <a14:useLocalDpi xmlns:a14="http://schemas.microsoft.com/office/drawing/2010/main" val="0"/>
                        </a:ext>
                      </a:extLst>
                    </a:blip>
                    <a:stretch>
                      <a:fillRect/>
                    </a:stretch>
                  </pic:blipFill>
                  <pic:spPr>
                    <a:xfrm>
                      <a:off x="0" y="0"/>
                      <a:ext cx="5471191" cy="2868877"/>
                    </a:xfrm>
                    <a:prstGeom prst="rect">
                      <a:avLst/>
                    </a:prstGeom>
                  </pic:spPr>
                </pic:pic>
              </a:graphicData>
            </a:graphic>
          </wp:inline>
        </w:drawing>
      </w:r>
    </w:p>
    <w:p w14:paraId="75F39D31" w14:textId="77777777" w:rsidR="0069721E" w:rsidRPr="0069721E" w:rsidRDefault="0069721E" w:rsidP="0069721E">
      <w:pPr>
        <w:rPr>
          <w:rFonts w:ascii="Times New Roman" w:hAnsi="Times New Roman" w:cs="Times New Roman"/>
          <w:sz w:val="24"/>
        </w:rPr>
      </w:pPr>
      <w:r w:rsidRPr="0069721E">
        <w:rPr>
          <w:rFonts w:ascii="Times New Roman" w:hAnsi="Times New Roman" w:cs="Times New Roman"/>
          <w:sz w:val="24"/>
        </w:rPr>
        <w:t>Une fois la demande de réinitialisation de mot de passe est effectuée, l’utilisateur reçoit un</w:t>
      </w:r>
    </w:p>
    <w:p w14:paraId="4B9BB024" w14:textId="50165EC6" w:rsidR="0069721E" w:rsidRDefault="0069721E" w:rsidP="0069721E">
      <w:pPr>
        <w:rPr>
          <w:rFonts w:ascii="Times New Roman" w:hAnsi="Times New Roman" w:cs="Times New Roman"/>
          <w:sz w:val="24"/>
        </w:rPr>
      </w:pPr>
      <w:proofErr w:type="gramStart"/>
      <w:r w:rsidRPr="0069721E">
        <w:rPr>
          <w:rFonts w:ascii="Times New Roman" w:hAnsi="Times New Roman" w:cs="Times New Roman"/>
          <w:sz w:val="24"/>
        </w:rPr>
        <w:t>nouveau</w:t>
      </w:r>
      <w:proofErr w:type="gramEnd"/>
      <w:r w:rsidRPr="0069721E">
        <w:rPr>
          <w:rFonts w:ascii="Times New Roman" w:hAnsi="Times New Roman" w:cs="Times New Roman"/>
          <w:sz w:val="24"/>
        </w:rPr>
        <w:t xml:space="preserve"> mot de passe sur leur mail comme montrée par la figure 2</w:t>
      </w:r>
      <w:r>
        <w:rPr>
          <w:rFonts w:ascii="Times New Roman" w:hAnsi="Times New Roman" w:cs="Times New Roman"/>
          <w:sz w:val="24"/>
        </w:rPr>
        <w:t>7</w:t>
      </w:r>
      <w:r w:rsidRPr="0069721E">
        <w:rPr>
          <w:rFonts w:ascii="Times New Roman" w:hAnsi="Times New Roman" w:cs="Times New Roman"/>
          <w:sz w:val="24"/>
        </w:rPr>
        <w:t>.</w:t>
      </w:r>
    </w:p>
    <w:p w14:paraId="470A704D" w14:textId="77777777" w:rsidR="0069721E" w:rsidRDefault="0069721E" w:rsidP="0069721E">
      <w:pPr>
        <w:rPr>
          <w:rFonts w:ascii="Times New Roman" w:hAnsi="Times New Roman" w:cs="Times New Roman"/>
          <w:sz w:val="24"/>
        </w:rPr>
      </w:pPr>
    </w:p>
    <w:p w14:paraId="6990D57B" w14:textId="76830725" w:rsidR="0069721E" w:rsidRDefault="0069721E" w:rsidP="0069721E">
      <w:pPr>
        <w:rPr>
          <w:rFonts w:ascii="Times New Roman" w:hAnsi="Times New Roman" w:cs="Times New Roman"/>
          <w:b/>
          <w:sz w:val="24"/>
        </w:rPr>
      </w:pPr>
      <w:r w:rsidRPr="0069721E">
        <w:rPr>
          <w:rFonts w:ascii="Times New Roman" w:hAnsi="Times New Roman" w:cs="Times New Roman"/>
          <w:b/>
          <w:sz w:val="24"/>
        </w:rPr>
        <w:t>Interface mail de nouveau mot de passe :</w:t>
      </w:r>
    </w:p>
    <w:p w14:paraId="1BB61A18" w14:textId="3413C3BE" w:rsidR="0069721E" w:rsidRDefault="0069721E" w:rsidP="0069721E">
      <w:pPr>
        <w:rPr>
          <w:rFonts w:ascii="Times New Roman" w:hAnsi="Times New Roman" w:cs="Times New Roman"/>
          <w:b/>
          <w:sz w:val="24"/>
        </w:rPr>
      </w:pPr>
    </w:p>
    <w:p w14:paraId="75490C43" w14:textId="0D1A225B" w:rsidR="0069721E" w:rsidRDefault="00695EE7" w:rsidP="00695EE7">
      <w:pPr>
        <w:ind w:left="1134"/>
        <w:rPr>
          <w:rFonts w:ascii="Times New Roman" w:hAnsi="Times New Roman" w:cs="Times New Roman"/>
          <w:b/>
          <w:sz w:val="24"/>
        </w:rPr>
      </w:pPr>
      <w:r>
        <w:rPr>
          <w:rFonts w:ascii="Times New Roman" w:hAnsi="Times New Roman" w:cs="Times New Roman"/>
          <w:b/>
          <w:noProof/>
          <w:sz w:val="24"/>
        </w:rPr>
        <w:drawing>
          <wp:inline distT="0" distB="0" distL="0" distR="0" wp14:anchorId="3EA4BCF9" wp14:editId="62F8A5C0">
            <wp:extent cx="4095750" cy="289964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e d’écran 2024-05-19 121754.png"/>
                    <pic:cNvPicPr/>
                  </pic:nvPicPr>
                  <pic:blipFill>
                    <a:blip r:embed="rId62">
                      <a:extLst>
                        <a:ext uri="{28A0092B-C50C-407E-A947-70E740481C1C}">
                          <a14:useLocalDpi xmlns:a14="http://schemas.microsoft.com/office/drawing/2010/main" val="0"/>
                        </a:ext>
                      </a:extLst>
                    </a:blip>
                    <a:stretch>
                      <a:fillRect/>
                    </a:stretch>
                  </pic:blipFill>
                  <pic:spPr>
                    <a:xfrm>
                      <a:off x="0" y="0"/>
                      <a:ext cx="4119028" cy="2916126"/>
                    </a:xfrm>
                    <a:prstGeom prst="rect">
                      <a:avLst/>
                    </a:prstGeom>
                  </pic:spPr>
                </pic:pic>
              </a:graphicData>
            </a:graphic>
          </wp:inline>
        </w:drawing>
      </w:r>
    </w:p>
    <w:p w14:paraId="566C31A8" w14:textId="0FB9D4B3" w:rsidR="0069721E" w:rsidRDefault="0069721E" w:rsidP="0069721E">
      <w:pPr>
        <w:rPr>
          <w:rFonts w:ascii="Times New Roman" w:hAnsi="Times New Roman" w:cs="Times New Roman"/>
          <w:b/>
          <w:sz w:val="24"/>
        </w:rPr>
      </w:pPr>
    </w:p>
    <w:p w14:paraId="5CBCCDDA" w14:textId="77777777" w:rsidR="0069721E" w:rsidRPr="0069721E" w:rsidRDefault="0069721E" w:rsidP="0069721E">
      <w:pPr>
        <w:rPr>
          <w:rFonts w:ascii="Times New Roman" w:hAnsi="Times New Roman" w:cs="Times New Roman"/>
          <w:b/>
          <w:sz w:val="24"/>
        </w:rPr>
      </w:pPr>
      <w:r w:rsidRPr="0069721E">
        <w:rPr>
          <w:rFonts w:ascii="Times New Roman" w:hAnsi="Times New Roman" w:cs="Times New Roman"/>
          <w:b/>
          <w:sz w:val="24"/>
        </w:rPr>
        <w:t>Interface « Administrateur »</w:t>
      </w:r>
    </w:p>
    <w:p w14:paraId="52320B72" w14:textId="77777777" w:rsidR="0069721E" w:rsidRPr="0069721E" w:rsidRDefault="0069721E" w:rsidP="0069721E">
      <w:pPr>
        <w:rPr>
          <w:rFonts w:ascii="Times New Roman" w:hAnsi="Times New Roman" w:cs="Times New Roman"/>
          <w:sz w:val="24"/>
        </w:rPr>
      </w:pPr>
    </w:p>
    <w:p w14:paraId="64EDF9CA" w14:textId="77777777" w:rsidR="0069721E" w:rsidRPr="0069721E" w:rsidRDefault="0069721E" w:rsidP="0069721E">
      <w:pPr>
        <w:rPr>
          <w:rFonts w:ascii="Times New Roman" w:hAnsi="Times New Roman" w:cs="Times New Roman"/>
          <w:sz w:val="24"/>
        </w:rPr>
      </w:pPr>
      <w:r w:rsidRPr="0069721E">
        <w:rPr>
          <w:rFonts w:ascii="Times New Roman" w:hAnsi="Times New Roman" w:cs="Times New Roman"/>
          <w:sz w:val="24"/>
        </w:rPr>
        <w:t>Une fois l’administrateur a été identifié, cette interface permet à l’administrateur de gérer les</w:t>
      </w:r>
    </w:p>
    <w:p w14:paraId="67218242" w14:textId="1B654E13" w:rsidR="0069721E" w:rsidRDefault="0069721E" w:rsidP="0069721E">
      <w:pPr>
        <w:rPr>
          <w:rFonts w:ascii="Times New Roman" w:hAnsi="Times New Roman" w:cs="Times New Roman"/>
          <w:sz w:val="24"/>
        </w:rPr>
      </w:pPr>
      <w:proofErr w:type="gramStart"/>
      <w:r w:rsidRPr="0069721E">
        <w:rPr>
          <w:rFonts w:ascii="Times New Roman" w:hAnsi="Times New Roman" w:cs="Times New Roman"/>
          <w:sz w:val="24"/>
        </w:rPr>
        <w:t>utilisateurs</w:t>
      </w:r>
      <w:proofErr w:type="gramEnd"/>
      <w:r w:rsidRPr="0069721E">
        <w:rPr>
          <w:rFonts w:ascii="Times New Roman" w:hAnsi="Times New Roman" w:cs="Times New Roman"/>
          <w:sz w:val="24"/>
        </w:rPr>
        <w:t>.</w:t>
      </w:r>
    </w:p>
    <w:p w14:paraId="1870EA19" w14:textId="3ED18797" w:rsidR="0069721E" w:rsidRDefault="0069721E" w:rsidP="0069721E">
      <w:pPr>
        <w:rPr>
          <w:rFonts w:ascii="Times New Roman" w:hAnsi="Times New Roman" w:cs="Times New Roman"/>
          <w:sz w:val="24"/>
        </w:rPr>
      </w:pPr>
    </w:p>
    <w:p w14:paraId="20DF8D12" w14:textId="0EF8BE74" w:rsidR="0069721E" w:rsidRPr="00D90B68" w:rsidRDefault="0069721E" w:rsidP="00D90B68">
      <w:pPr>
        <w:rPr>
          <w:rFonts w:ascii="Times New Roman" w:hAnsi="Times New Roman" w:cs="Times New Roman"/>
          <w:b/>
          <w:sz w:val="24"/>
        </w:rPr>
      </w:pPr>
      <w:r w:rsidRPr="0069721E">
        <w:rPr>
          <w:rFonts w:ascii="Times New Roman" w:hAnsi="Times New Roman" w:cs="Times New Roman"/>
          <w:b/>
          <w:sz w:val="24"/>
        </w:rPr>
        <w:t>Interface « Gestion des utilisateurs »</w:t>
      </w:r>
    </w:p>
    <w:p w14:paraId="4781E173" w14:textId="06862F21" w:rsidR="0069721E" w:rsidRPr="0069721E" w:rsidRDefault="0069721E" w:rsidP="00D90B68">
      <w:pPr>
        <w:spacing w:line="360" w:lineRule="auto"/>
        <w:jc w:val="both"/>
        <w:rPr>
          <w:rFonts w:ascii="Times New Roman" w:hAnsi="Times New Roman" w:cs="Times New Roman"/>
          <w:sz w:val="24"/>
        </w:rPr>
      </w:pPr>
      <w:r w:rsidRPr="0069721E">
        <w:rPr>
          <w:rFonts w:ascii="Times New Roman" w:hAnsi="Times New Roman" w:cs="Times New Roman"/>
          <w:sz w:val="24"/>
        </w:rPr>
        <w:t>Cette interface englobe les opérations classiques qui peuvent être exécutées par l’administrateur</w:t>
      </w:r>
      <w:r>
        <w:rPr>
          <w:rFonts w:ascii="Times New Roman" w:hAnsi="Times New Roman" w:cs="Times New Roman"/>
          <w:sz w:val="24"/>
        </w:rPr>
        <w:t xml:space="preserve"> </w:t>
      </w:r>
      <w:r w:rsidRPr="0069721E">
        <w:rPr>
          <w:rFonts w:ascii="Times New Roman" w:hAnsi="Times New Roman" w:cs="Times New Roman"/>
          <w:sz w:val="24"/>
        </w:rPr>
        <w:t>sur un utilisateur tel que l’ajout, la modification, la suppression, la consultation et la recherche.</w:t>
      </w:r>
    </w:p>
    <w:p w14:paraId="074B82C7" w14:textId="5E677C18" w:rsidR="0069721E" w:rsidRDefault="0069721E" w:rsidP="00D90B68">
      <w:pPr>
        <w:spacing w:line="360" w:lineRule="auto"/>
        <w:jc w:val="both"/>
        <w:rPr>
          <w:rFonts w:ascii="Times New Roman" w:hAnsi="Times New Roman" w:cs="Times New Roman"/>
          <w:sz w:val="24"/>
        </w:rPr>
      </w:pPr>
      <w:r w:rsidRPr="0069721E">
        <w:rPr>
          <w:rFonts w:ascii="Times New Roman" w:hAnsi="Times New Roman" w:cs="Times New Roman"/>
          <w:sz w:val="24"/>
        </w:rPr>
        <w:t>La figure 2</w:t>
      </w:r>
      <w:r>
        <w:rPr>
          <w:rFonts w:ascii="Times New Roman" w:hAnsi="Times New Roman" w:cs="Times New Roman"/>
          <w:sz w:val="24"/>
        </w:rPr>
        <w:t>8</w:t>
      </w:r>
      <w:r w:rsidRPr="0069721E">
        <w:rPr>
          <w:rFonts w:ascii="Times New Roman" w:hAnsi="Times New Roman" w:cs="Times New Roman"/>
          <w:sz w:val="24"/>
        </w:rPr>
        <w:t xml:space="preserve"> décrit l’interface gestion utilisateurs</w:t>
      </w:r>
      <w:r>
        <w:rPr>
          <w:rFonts w:ascii="Times New Roman" w:hAnsi="Times New Roman" w:cs="Times New Roman"/>
          <w:sz w:val="24"/>
        </w:rPr>
        <w:t> :</w:t>
      </w:r>
    </w:p>
    <w:p w14:paraId="43109509" w14:textId="77777777" w:rsidR="0069721E" w:rsidRPr="0069721E" w:rsidRDefault="0069721E" w:rsidP="0069721E">
      <w:pPr>
        <w:rPr>
          <w:rFonts w:ascii="Times New Roman" w:hAnsi="Times New Roman" w:cs="Times New Roman"/>
          <w:sz w:val="24"/>
        </w:rPr>
      </w:pPr>
    </w:p>
    <w:p w14:paraId="2131A355" w14:textId="77777777" w:rsidR="00151C08" w:rsidRPr="00151C08" w:rsidRDefault="00151C08" w:rsidP="00151C08">
      <w:pPr>
        <w:rPr>
          <w:rFonts w:ascii="Times New Roman" w:hAnsi="Times New Roman" w:cs="Times New Roman"/>
          <w:b/>
          <w:sz w:val="32"/>
          <w:szCs w:val="32"/>
        </w:rPr>
      </w:pPr>
      <w:r w:rsidRPr="00151C08">
        <w:rPr>
          <w:rFonts w:ascii="Times New Roman" w:hAnsi="Times New Roman" w:cs="Times New Roman"/>
          <w:b/>
          <w:sz w:val="32"/>
          <w:szCs w:val="32"/>
        </w:rPr>
        <w:t>V. Conclusion :</w:t>
      </w:r>
    </w:p>
    <w:p w14:paraId="32FA0F1D" w14:textId="50A70F45" w:rsidR="00166D01" w:rsidRPr="00151C08" w:rsidRDefault="00151C08" w:rsidP="00D90B68">
      <w:pPr>
        <w:spacing w:line="360" w:lineRule="auto"/>
        <w:ind w:firstLine="708"/>
        <w:jc w:val="both"/>
        <w:rPr>
          <w:rFonts w:ascii="Times New Roman" w:hAnsi="Times New Roman" w:cs="Times New Roman"/>
          <w:sz w:val="24"/>
          <w:szCs w:val="24"/>
        </w:rPr>
      </w:pPr>
      <w:r w:rsidRPr="00151C08">
        <w:rPr>
          <w:rFonts w:ascii="Times New Roman" w:hAnsi="Times New Roman" w:cs="Times New Roman"/>
          <w:sz w:val="24"/>
          <w:szCs w:val="24"/>
        </w:rPr>
        <w:t>Ce chapitre est le compte rendu du premier sprint qui a comme objectif de montrer la gestion</w:t>
      </w:r>
      <w:r>
        <w:rPr>
          <w:rFonts w:ascii="Times New Roman" w:hAnsi="Times New Roman" w:cs="Times New Roman"/>
          <w:sz w:val="24"/>
          <w:szCs w:val="24"/>
        </w:rPr>
        <w:t xml:space="preserve"> </w:t>
      </w:r>
      <w:r w:rsidRPr="00151C08">
        <w:rPr>
          <w:rFonts w:ascii="Times New Roman" w:hAnsi="Times New Roman" w:cs="Times New Roman"/>
          <w:sz w:val="24"/>
          <w:szCs w:val="24"/>
        </w:rPr>
        <w:t>d’utilisateurs des cotés administrateur et la gestion de</w:t>
      </w:r>
      <w:r>
        <w:rPr>
          <w:rFonts w:ascii="Times New Roman" w:hAnsi="Times New Roman" w:cs="Times New Roman"/>
          <w:sz w:val="24"/>
          <w:szCs w:val="24"/>
        </w:rPr>
        <w:t xml:space="preserve">s équipements </w:t>
      </w:r>
      <w:r w:rsidRPr="00151C08">
        <w:rPr>
          <w:rFonts w:ascii="Times New Roman" w:hAnsi="Times New Roman" w:cs="Times New Roman"/>
          <w:sz w:val="24"/>
          <w:szCs w:val="24"/>
        </w:rPr>
        <w:t xml:space="preserve">de côté </w:t>
      </w:r>
      <w:r>
        <w:rPr>
          <w:rFonts w:ascii="Times New Roman" w:hAnsi="Times New Roman" w:cs="Times New Roman"/>
          <w:sz w:val="24"/>
          <w:szCs w:val="24"/>
        </w:rPr>
        <w:t>chef d’équipe</w:t>
      </w:r>
      <w:r w:rsidRPr="00151C08">
        <w:rPr>
          <w:rFonts w:ascii="Times New Roman" w:hAnsi="Times New Roman" w:cs="Times New Roman"/>
          <w:sz w:val="24"/>
          <w:szCs w:val="24"/>
        </w:rPr>
        <w:t xml:space="preserve"> et dans</w:t>
      </w:r>
      <w:r>
        <w:rPr>
          <w:rFonts w:ascii="Times New Roman" w:hAnsi="Times New Roman" w:cs="Times New Roman"/>
          <w:sz w:val="24"/>
          <w:szCs w:val="24"/>
        </w:rPr>
        <w:t xml:space="preserve"> </w:t>
      </w:r>
      <w:r w:rsidRPr="00151C08">
        <w:rPr>
          <w:rFonts w:ascii="Times New Roman" w:hAnsi="Times New Roman" w:cs="Times New Roman"/>
          <w:sz w:val="24"/>
          <w:szCs w:val="24"/>
        </w:rPr>
        <w:t>lequel nous avons présenté le Backlog produit, la conception et la revue du sprint. Dans le chapitre suivant nous allons mettre l’accent sur le deuxième sprint qui est la gestion des</w:t>
      </w:r>
      <w:r>
        <w:rPr>
          <w:rFonts w:ascii="Times New Roman" w:hAnsi="Times New Roman" w:cs="Times New Roman"/>
          <w:sz w:val="24"/>
          <w:szCs w:val="24"/>
        </w:rPr>
        <w:t xml:space="preserve"> interventions.</w:t>
      </w:r>
    </w:p>
    <w:p w14:paraId="4542ABC4" w14:textId="77AF31DE" w:rsidR="00151C08" w:rsidRDefault="00151C08"/>
    <w:p w14:paraId="2258F021" w14:textId="6D369BCA" w:rsidR="00166D01" w:rsidRPr="007C556F" w:rsidRDefault="00151C08">
      <w:pPr>
        <w:rPr>
          <w:rFonts w:ascii="Times New Roman" w:hAnsi="Times New Roman" w:cs="Times New Roman"/>
          <w:b/>
          <w:sz w:val="32"/>
          <w:szCs w:val="32"/>
        </w:rPr>
      </w:pPr>
      <w:r w:rsidRPr="007C556F">
        <w:rPr>
          <w:rFonts w:ascii="Times New Roman" w:hAnsi="Times New Roman" w:cs="Times New Roman"/>
          <w:b/>
          <w:sz w:val="32"/>
          <w:szCs w:val="32"/>
        </w:rPr>
        <w:t>CHAPITRE 4 : Gestion des Interventions</w:t>
      </w:r>
      <w:r w:rsidR="007908DC">
        <w:rPr>
          <w:rFonts w:ascii="Times New Roman" w:hAnsi="Times New Roman" w:cs="Times New Roman"/>
          <w:b/>
          <w:sz w:val="32"/>
          <w:szCs w:val="32"/>
        </w:rPr>
        <w:t xml:space="preserve"> &amp; Gestion des t</w:t>
      </w:r>
      <w:r w:rsidR="00277B3E">
        <w:rPr>
          <w:rFonts w:ascii="Times New Roman" w:hAnsi="Times New Roman" w:cs="Times New Roman"/>
          <w:b/>
          <w:sz w:val="32"/>
          <w:szCs w:val="32"/>
        </w:rPr>
        <w:t>â</w:t>
      </w:r>
      <w:r w:rsidR="007908DC">
        <w:rPr>
          <w:rFonts w:ascii="Times New Roman" w:hAnsi="Times New Roman" w:cs="Times New Roman"/>
          <w:b/>
          <w:sz w:val="32"/>
          <w:szCs w:val="32"/>
        </w:rPr>
        <w:t xml:space="preserve">ches </w:t>
      </w:r>
    </w:p>
    <w:p w14:paraId="4A1FBA6D" w14:textId="77777777" w:rsidR="00151C08" w:rsidRPr="00151C08" w:rsidRDefault="00151C08" w:rsidP="001B287B">
      <w:pPr>
        <w:rPr>
          <w:rFonts w:ascii="Times New Roman" w:hAnsi="Times New Roman" w:cs="Times New Roman"/>
          <w:sz w:val="24"/>
          <w:szCs w:val="24"/>
        </w:rPr>
      </w:pPr>
    </w:p>
    <w:p w14:paraId="400AF302" w14:textId="7D85E06D" w:rsidR="001B287B" w:rsidRPr="00096F58" w:rsidRDefault="00151C08" w:rsidP="001E528D">
      <w:pPr>
        <w:pStyle w:val="ListParagraph"/>
        <w:numPr>
          <w:ilvl w:val="0"/>
          <w:numId w:val="29"/>
        </w:numPr>
        <w:ind w:left="0" w:firstLine="0"/>
        <w:rPr>
          <w:rFonts w:ascii="Times New Roman" w:hAnsi="Times New Roman" w:cs="Times New Roman"/>
          <w:b/>
          <w:sz w:val="32"/>
          <w:szCs w:val="32"/>
        </w:rPr>
      </w:pPr>
      <w:r w:rsidRPr="001B287B">
        <w:rPr>
          <w:rFonts w:ascii="Times New Roman" w:hAnsi="Times New Roman" w:cs="Times New Roman"/>
          <w:b/>
          <w:sz w:val="32"/>
          <w:szCs w:val="32"/>
        </w:rPr>
        <w:t>Introduction</w:t>
      </w:r>
    </w:p>
    <w:p w14:paraId="38A711BA" w14:textId="433DAE59" w:rsidR="001B287B" w:rsidRDefault="00096F58" w:rsidP="00277B3E">
      <w:pPr>
        <w:ind w:firstLine="708"/>
        <w:rPr>
          <w:rFonts w:ascii="Times New Roman" w:hAnsi="Times New Roman" w:cs="Times New Roman"/>
          <w:sz w:val="24"/>
          <w:szCs w:val="24"/>
        </w:rPr>
      </w:pPr>
      <w:r w:rsidRPr="00096F58">
        <w:rPr>
          <w:rFonts w:ascii="Times New Roman" w:hAnsi="Times New Roman" w:cs="Times New Roman"/>
          <w:sz w:val="24"/>
          <w:szCs w:val="24"/>
        </w:rPr>
        <w:t xml:space="preserve">Le </w:t>
      </w:r>
      <w:r w:rsidR="00277B3E">
        <w:rPr>
          <w:rFonts w:ascii="Times New Roman" w:hAnsi="Times New Roman" w:cs="Times New Roman"/>
          <w:sz w:val="24"/>
          <w:szCs w:val="24"/>
        </w:rPr>
        <w:t>deuxième</w:t>
      </w:r>
      <w:r w:rsidRPr="00096F58">
        <w:rPr>
          <w:rFonts w:ascii="Times New Roman" w:hAnsi="Times New Roman" w:cs="Times New Roman"/>
          <w:sz w:val="24"/>
          <w:szCs w:val="24"/>
        </w:rPr>
        <w:t xml:space="preserve"> sprint de ce travail est la gestion des interventions. Dans ce chapitre, nous allons traiter les étapes pour affecter une intervention au technicien, au groupe ou à la société qui doit la réaliser. Tout d’abord, nous allons définir le backlog spécifique de ce sprint. Ensuite, nous interpréterons les différents diagrammes de conception (diagramme des cas d’utilisation, diagramme des classes, diagramme des séquences), en arrivant par la suite à la description des interfaces de l’application et à la revue de ce sprint.</w:t>
      </w:r>
    </w:p>
    <w:p w14:paraId="519BB6A5" w14:textId="446F4D35" w:rsidR="001B287B" w:rsidRPr="00096F58" w:rsidRDefault="001B287B" w:rsidP="001E528D">
      <w:pPr>
        <w:pStyle w:val="ListParagraph"/>
        <w:numPr>
          <w:ilvl w:val="0"/>
          <w:numId w:val="29"/>
        </w:numPr>
        <w:ind w:left="0"/>
        <w:rPr>
          <w:rFonts w:ascii="Times New Roman" w:hAnsi="Times New Roman" w:cs="Times New Roman"/>
          <w:b/>
          <w:sz w:val="32"/>
          <w:szCs w:val="32"/>
        </w:rPr>
      </w:pPr>
      <w:r w:rsidRPr="001B287B">
        <w:rPr>
          <w:rFonts w:ascii="Times New Roman" w:hAnsi="Times New Roman" w:cs="Times New Roman"/>
          <w:b/>
          <w:sz w:val="32"/>
          <w:szCs w:val="32"/>
        </w:rPr>
        <w:t>Backlog du sprint « 2 »</w:t>
      </w:r>
    </w:p>
    <w:p w14:paraId="04A92F3F" w14:textId="499EB3C1" w:rsidR="00166D01" w:rsidRDefault="001B287B" w:rsidP="001B287B">
      <w:pPr>
        <w:rPr>
          <w:rFonts w:ascii="Times New Roman" w:hAnsi="Times New Roman" w:cs="Times New Roman"/>
          <w:sz w:val="24"/>
          <w:szCs w:val="24"/>
        </w:rPr>
      </w:pPr>
      <w:r w:rsidRPr="001B287B">
        <w:rPr>
          <w:rFonts w:ascii="Times New Roman" w:hAnsi="Times New Roman" w:cs="Times New Roman"/>
          <w:sz w:val="24"/>
          <w:szCs w:val="24"/>
        </w:rPr>
        <w:t>Le tableau 12 représente le Backlog du 2ème sprint. Chaque thème de ce Backlog est constitué</w:t>
      </w:r>
      <w:r>
        <w:rPr>
          <w:rFonts w:ascii="Times New Roman" w:hAnsi="Times New Roman" w:cs="Times New Roman"/>
          <w:sz w:val="24"/>
          <w:szCs w:val="24"/>
        </w:rPr>
        <w:t xml:space="preserve"> </w:t>
      </w:r>
      <w:r w:rsidRPr="001B287B">
        <w:rPr>
          <w:rFonts w:ascii="Times New Roman" w:hAnsi="Times New Roman" w:cs="Times New Roman"/>
          <w:sz w:val="24"/>
          <w:szCs w:val="24"/>
        </w:rPr>
        <w:t>d’une user story. Une user story est définie par un identifiant ID et un ordre d’importance de</w:t>
      </w:r>
      <w:r>
        <w:rPr>
          <w:rFonts w:ascii="Times New Roman" w:hAnsi="Times New Roman" w:cs="Times New Roman"/>
          <w:sz w:val="24"/>
          <w:szCs w:val="24"/>
        </w:rPr>
        <w:t xml:space="preserve"> </w:t>
      </w:r>
      <w:r w:rsidRPr="001B287B">
        <w:rPr>
          <w:rFonts w:ascii="Times New Roman" w:hAnsi="Times New Roman" w:cs="Times New Roman"/>
          <w:sz w:val="24"/>
          <w:szCs w:val="24"/>
        </w:rPr>
        <w:t>réalisation.</w:t>
      </w:r>
    </w:p>
    <w:p w14:paraId="6862BC51" w14:textId="77777777" w:rsidR="002F59DA" w:rsidRPr="001B287B" w:rsidRDefault="002F59DA" w:rsidP="001B287B">
      <w:pPr>
        <w:rPr>
          <w:rFonts w:ascii="Times New Roman" w:hAnsi="Times New Roman" w:cs="Times New Roman"/>
          <w:sz w:val="24"/>
          <w:szCs w:val="24"/>
        </w:rPr>
      </w:pPr>
    </w:p>
    <w:tbl>
      <w:tblPr>
        <w:tblStyle w:val="TableGrid"/>
        <w:tblW w:w="9274" w:type="dxa"/>
        <w:tblLook w:val="04A0" w:firstRow="1" w:lastRow="0" w:firstColumn="1" w:lastColumn="0" w:noHBand="0" w:noVBand="1"/>
      </w:tblPr>
      <w:tblGrid>
        <w:gridCol w:w="2896"/>
        <w:gridCol w:w="580"/>
        <w:gridCol w:w="3479"/>
        <w:gridCol w:w="2319"/>
      </w:tblGrid>
      <w:tr w:rsidR="001B287B" w14:paraId="2728E206" w14:textId="77777777" w:rsidTr="00FD3490">
        <w:trPr>
          <w:trHeight w:val="585"/>
        </w:trPr>
        <w:tc>
          <w:tcPr>
            <w:tcW w:w="2896" w:type="dxa"/>
          </w:tcPr>
          <w:p w14:paraId="35C5649C" w14:textId="25358B64" w:rsidR="001B287B" w:rsidRPr="00FD3490" w:rsidRDefault="00FD3490" w:rsidP="00FD3490">
            <w:pPr>
              <w:jc w:val="center"/>
              <w:rPr>
                <w:rFonts w:ascii="Times New Roman" w:hAnsi="Times New Roman" w:cs="Times New Roman"/>
                <w:b/>
                <w:sz w:val="24"/>
              </w:rPr>
            </w:pPr>
            <w:r w:rsidRPr="00FD3490">
              <w:rPr>
                <w:rFonts w:ascii="Times New Roman" w:hAnsi="Times New Roman" w:cs="Times New Roman"/>
                <w:b/>
                <w:sz w:val="24"/>
              </w:rPr>
              <w:t>Thème</w:t>
            </w:r>
          </w:p>
        </w:tc>
        <w:tc>
          <w:tcPr>
            <w:tcW w:w="580" w:type="dxa"/>
          </w:tcPr>
          <w:p w14:paraId="70B17329" w14:textId="60BF7AEE" w:rsidR="001B287B" w:rsidRPr="00FD3490" w:rsidRDefault="00FD3490" w:rsidP="00FD3490">
            <w:pPr>
              <w:jc w:val="center"/>
              <w:rPr>
                <w:rFonts w:ascii="Times New Roman" w:hAnsi="Times New Roman" w:cs="Times New Roman"/>
                <w:b/>
                <w:sz w:val="24"/>
              </w:rPr>
            </w:pPr>
            <w:r w:rsidRPr="00FD3490">
              <w:rPr>
                <w:rFonts w:ascii="Times New Roman" w:hAnsi="Times New Roman" w:cs="Times New Roman"/>
                <w:b/>
                <w:sz w:val="24"/>
              </w:rPr>
              <w:t>ID</w:t>
            </w:r>
          </w:p>
        </w:tc>
        <w:tc>
          <w:tcPr>
            <w:tcW w:w="3479" w:type="dxa"/>
          </w:tcPr>
          <w:p w14:paraId="629BD877" w14:textId="4D69E4C7" w:rsidR="001B287B" w:rsidRPr="00FD3490" w:rsidRDefault="00FD3490" w:rsidP="00FD3490">
            <w:pPr>
              <w:jc w:val="center"/>
              <w:rPr>
                <w:rFonts w:ascii="Times New Roman" w:hAnsi="Times New Roman" w:cs="Times New Roman"/>
                <w:b/>
                <w:sz w:val="24"/>
              </w:rPr>
            </w:pPr>
            <w:r w:rsidRPr="00FD3490">
              <w:rPr>
                <w:rFonts w:ascii="Times New Roman" w:hAnsi="Times New Roman" w:cs="Times New Roman"/>
                <w:b/>
                <w:sz w:val="24"/>
              </w:rPr>
              <w:t>User story</w:t>
            </w:r>
          </w:p>
        </w:tc>
        <w:tc>
          <w:tcPr>
            <w:tcW w:w="2319" w:type="dxa"/>
          </w:tcPr>
          <w:p w14:paraId="0FCC2EB7" w14:textId="5041C2CA" w:rsidR="001B287B" w:rsidRPr="00FD3490" w:rsidRDefault="00FD3490" w:rsidP="00FD3490">
            <w:pPr>
              <w:jc w:val="center"/>
              <w:rPr>
                <w:rFonts w:ascii="Times New Roman" w:hAnsi="Times New Roman" w:cs="Times New Roman"/>
                <w:b/>
                <w:sz w:val="24"/>
              </w:rPr>
            </w:pPr>
            <w:r w:rsidRPr="00FD3490">
              <w:rPr>
                <w:rFonts w:ascii="Times New Roman" w:hAnsi="Times New Roman" w:cs="Times New Roman"/>
                <w:b/>
                <w:sz w:val="24"/>
              </w:rPr>
              <w:t>Importance</w:t>
            </w:r>
          </w:p>
        </w:tc>
      </w:tr>
      <w:tr w:rsidR="00096F58" w14:paraId="4522E8A1" w14:textId="77777777" w:rsidTr="00FD3490">
        <w:trPr>
          <w:trHeight w:val="551"/>
        </w:trPr>
        <w:tc>
          <w:tcPr>
            <w:tcW w:w="2896" w:type="dxa"/>
            <w:vMerge w:val="restart"/>
          </w:tcPr>
          <w:p w14:paraId="76886234" w14:textId="77777777" w:rsidR="00096F58" w:rsidRDefault="00096F58" w:rsidP="00FD3490">
            <w:pPr>
              <w:jc w:val="center"/>
              <w:rPr>
                <w:rFonts w:ascii="Times New Roman" w:hAnsi="Times New Roman" w:cs="Times New Roman"/>
                <w:b/>
                <w:sz w:val="24"/>
              </w:rPr>
            </w:pPr>
          </w:p>
          <w:p w14:paraId="6335893F" w14:textId="77777777" w:rsidR="00096F58" w:rsidRDefault="00096F58" w:rsidP="00FD3490">
            <w:pPr>
              <w:jc w:val="center"/>
              <w:rPr>
                <w:rFonts w:ascii="Times New Roman" w:hAnsi="Times New Roman" w:cs="Times New Roman"/>
                <w:b/>
                <w:sz w:val="24"/>
              </w:rPr>
            </w:pPr>
          </w:p>
          <w:p w14:paraId="6673B4DA" w14:textId="53AF02CA" w:rsidR="00096F58" w:rsidRPr="00FD3490" w:rsidRDefault="00096F58" w:rsidP="00FD3490">
            <w:pPr>
              <w:jc w:val="center"/>
              <w:rPr>
                <w:rFonts w:ascii="Times New Roman" w:hAnsi="Times New Roman" w:cs="Times New Roman"/>
                <w:b/>
                <w:sz w:val="24"/>
              </w:rPr>
            </w:pPr>
            <w:r w:rsidRPr="00FD3490">
              <w:rPr>
                <w:rFonts w:ascii="Times New Roman" w:hAnsi="Times New Roman" w:cs="Times New Roman"/>
                <w:b/>
                <w:sz w:val="24"/>
              </w:rPr>
              <w:t>Gérer les interventions</w:t>
            </w:r>
          </w:p>
        </w:tc>
        <w:tc>
          <w:tcPr>
            <w:tcW w:w="580" w:type="dxa"/>
          </w:tcPr>
          <w:p w14:paraId="7FEE03A1" w14:textId="5F3A45C9" w:rsidR="00096F58" w:rsidRPr="00FD3490" w:rsidRDefault="00096F58" w:rsidP="00FD3490">
            <w:pPr>
              <w:jc w:val="center"/>
              <w:rPr>
                <w:rFonts w:ascii="Times New Roman" w:hAnsi="Times New Roman" w:cs="Times New Roman"/>
                <w:sz w:val="24"/>
              </w:rPr>
            </w:pPr>
            <w:r>
              <w:rPr>
                <w:rFonts w:ascii="Times New Roman" w:hAnsi="Times New Roman" w:cs="Times New Roman"/>
                <w:sz w:val="24"/>
              </w:rPr>
              <w:t>1.1</w:t>
            </w:r>
          </w:p>
        </w:tc>
        <w:tc>
          <w:tcPr>
            <w:tcW w:w="3479" w:type="dxa"/>
          </w:tcPr>
          <w:p w14:paraId="690E4207" w14:textId="6687967D" w:rsidR="00096F58" w:rsidRPr="00FD3490" w:rsidRDefault="00096F58" w:rsidP="00FD3490">
            <w:pPr>
              <w:rPr>
                <w:rFonts w:ascii="Times New Roman" w:hAnsi="Times New Roman" w:cs="Times New Roman"/>
                <w:sz w:val="24"/>
              </w:rPr>
            </w:pPr>
            <w:r w:rsidRPr="00FD3490">
              <w:rPr>
                <w:rFonts w:ascii="Times New Roman" w:hAnsi="Times New Roman" w:cs="Times New Roman"/>
                <w:sz w:val="24"/>
              </w:rPr>
              <w:t>En tant qu’un utilisateur, je veux consulter la</w:t>
            </w:r>
            <w:r>
              <w:rPr>
                <w:rFonts w:ascii="Times New Roman" w:hAnsi="Times New Roman" w:cs="Times New Roman"/>
                <w:sz w:val="24"/>
              </w:rPr>
              <w:t xml:space="preserve"> </w:t>
            </w:r>
            <w:r w:rsidRPr="00FD3490">
              <w:rPr>
                <w:rFonts w:ascii="Times New Roman" w:hAnsi="Times New Roman" w:cs="Times New Roman"/>
                <w:sz w:val="24"/>
              </w:rPr>
              <w:t>liste de</w:t>
            </w:r>
            <w:r>
              <w:rPr>
                <w:rFonts w:ascii="Times New Roman" w:hAnsi="Times New Roman" w:cs="Times New Roman"/>
                <w:sz w:val="24"/>
              </w:rPr>
              <w:t>s interventions</w:t>
            </w:r>
            <w:r w:rsidRPr="00FD3490">
              <w:rPr>
                <w:rFonts w:ascii="Times New Roman" w:hAnsi="Times New Roman" w:cs="Times New Roman"/>
                <w:sz w:val="24"/>
              </w:rPr>
              <w:t>.</w:t>
            </w:r>
          </w:p>
        </w:tc>
        <w:tc>
          <w:tcPr>
            <w:tcW w:w="2319" w:type="dxa"/>
          </w:tcPr>
          <w:p w14:paraId="63080133" w14:textId="11BDB21F" w:rsidR="00096F58" w:rsidRPr="00FD3490" w:rsidRDefault="00096F58" w:rsidP="00FD3490">
            <w:pPr>
              <w:jc w:val="center"/>
              <w:rPr>
                <w:rFonts w:ascii="Times New Roman" w:hAnsi="Times New Roman" w:cs="Times New Roman"/>
                <w:sz w:val="24"/>
              </w:rPr>
            </w:pPr>
            <w:r w:rsidRPr="00FD3490">
              <w:rPr>
                <w:rFonts w:ascii="Times New Roman" w:hAnsi="Times New Roman" w:cs="Times New Roman"/>
                <w:sz w:val="24"/>
              </w:rPr>
              <w:t>Must</w:t>
            </w:r>
          </w:p>
        </w:tc>
      </w:tr>
      <w:tr w:rsidR="00096F58" w14:paraId="7E525577" w14:textId="77777777" w:rsidTr="00FD3490">
        <w:trPr>
          <w:trHeight w:val="585"/>
        </w:trPr>
        <w:tc>
          <w:tcPr>
            <w:tcW w:w="2896" w:type="dxa"/>
            <w:vMerge/>
          </w:tcPr>
          <w:p w14:paraId="67433FED" w14:textId="77777777" w:rsidR="00096F58" w:rsidRPr="00FD3490" w:rsidRDefault="00096F58" w:rsidP="00FD3490">
            <w:pPr>
              <w:jc w:val="center"/>
              <w:rPr>
                <w:rFonts w:ascii="Times New Roman" w:hAnsi="Times New Roman" w:cs="Times New Roman"/>
                <w:b/>
                <w:sz w:val="24"/>
              </w:rPr>
            </w:pPr>
          </w:p>
        </w:tc>
        <w:tc>
          <w:tcPr>
            <w:tcW w:w="580" w:type="dxa"/>
          </w:tcPr>
          <w:p w14:paraId="19F86654" w14:textId="1F81B7C8" w:rsidR="00096F58" w:rsidRPr="00FD3490" w:rsidRDefault="00096F58" w:rsidP="00FD3490">
            <w:pPr>
              <w:jc w:val="center"/>
              <w:rPr>
                <w:rFonts w:ascii="Times New Roman" w:hAnsi="Times New Roman" w:cs="Times New Roman"/>
                <w:sz w:val="24"/>
              </w:rPr>
            </w:pPr>
            <w:r>
              <w:rPr>
                <w:rFonts w:ascii="Times New Roman" w:hAnsi="Times New Roman" w:cs="Times New Roman"/>
                <w:sz w:val="24"/>
              </w:rPr>
              <w:t>2.1</w:t>
            </w:r>
          </w:p>
        </w:tc>
        <w:tc>
          <w:tcPr>
            <w:tcW w:w="3479" w:type="dxa"/>
          </w:tcPr>
          <w:p w14:paraId="697A6853" w14:textId="44771A76" w:rsidR="00096F58" w:rsidRPr="00FD3490" w:rsidRDefault="00096F58" w:rsidP="00FD3490">
            <w:pPr>
              <w:rPr>
                <w:rFonts w:ascii="Times New Roman" w:hAnsi="Times New Roman" w:cs="Times New Roman"/>
                <w:sz w:val="24"/>
              </w:rPr>
            </w:pPr>
            <w:r w:rsidRPr="00FD3490">
              <w:rPr>
                <w:rFonts w:ascii="Times New Roman" w:hAnsi="Times New Roman" w:cs="Times New Roman"/>
                <w:sz w:val="24"/>
              </w:rPr>
              <w:t>En tant qu’un utilisateur, je veux ajouter une</w:t>
            </w:r>
            <w:r>
              <w:rPr>
                <w:rFonts w:ascii="Times New Roman" w:hAnsi="Times New Roman" w:cs="Times New Roman"/>
                <w:sz w:val="24"/>
              </w:rPr>
              <w:t xml:space="preserve"> intervention</w:t>
            </w:r>
            <w:r w:rsidRPr="00FD3490">
              <w:rPr>
                <w:rFonts w:ascii="Times New Roman" w:hAnsi="Times New Roman" w:cs="Times New Roman"/>
                <w:sz w:val="24"/>
              </w:rPr>
              <w:t>.</w:t>
            </w:r>
          </w:p>
        </w:tc>
        <w:tc>
          <w:tcPr>
            <w:tcW w:w="2319" w:type="dxa"/>
          </w:tcPr>
          <w:p w14:paraId="180120C1" w14:textId="1F8CC3EF" w:rsidR="00096F58" w:rsidRPr="00FD3490" w:rsidRDefault="00096F58" w:rsidP="00FD3490">
            <w:pPr>
              <w:jc w:val="center"/>
              <w:rPr>
                <w:rFonts w:ascii="Times New Roman" w:hAnsi="Times New Roman" w:cs="Times New Roman"/>
                <w:sz w:val="24"/>
              </w:rPr>
            </w:pPr>
            <w:r w:rsidRPr="00FD3490">
              <w:rPr>
                <w:rFonts w:ascii="Times New Roman" w:hAnsi="Times New Roman" w:cs="Times New Roman"/>
                <w:sz w:val="24"/>
              </w:rPr>
              <w:t>Should</w:t>
            </w:r>
          </w:p>
        </w:tc>
      </w:tr>
      <w:tr w:rsidR="00096F58" w14:paraId="6112A8E2" w14:textId="77777777" w:rsidTr="00FD3490">
        <w:trPr>
          <w:trHeight w:val="585"/>
        </w:trPr>
        <w:tc>
          <w:tcPr>
            <w:tcW w:w="2896" w:type="dxa"/>
            <w:vMerge/>
          </w:tcPr>
          <w:p w14:paraId="37A5AFC4" w14:textId="77777777" w:rsidR="00096F58" w:rsidRPr="00FD3490" w:rsidRDefault="00096F58" w:rsidP="00FD3490">
            <w:pPr>
              <w:jc w:val="center"/>
              <w:rPr>
                <w:rFonts w:ascii="Times New Roman" w:hAnsi="Times New Roman" w:cs="Times New Roman"/>
                <w:b/>
                <w:sz w:val="24"/>
              </w:rPr>
            </w:pPr>
          </w:p>
        </w:tc>
        <w:tc>
          <w:tcPr>
            <w:tcW w:w="580" w:type="dxa"/>
          </w:tcPr>
          <w:p w14:paraId="6A54BDA7" w14:textId="5E991163" w:rsidR="00096F58" w:rsidRPr="00FD3490" w:rsidRDefault="00096F58" w:rsidP="00FD3490">
            <w:pPr>
              <w:jc w:val="center"/>
              <w:rPr>
                <w:rFonts w:ascii="Times New Roman" w:hAnsi="Times New Roman" w:cs="Times New Roman"/>
                <w:sz w:val="24"/>
              </w:rPr>
            </w:pPr>
            <w:r>
              <w:rPr>
                <w:rFonts w:ascii="Times New Roman" w:hAnsi="Times New Roman" w:cs="Times New Roman"/>
                <w:sz w:val="24"/>
              </w:rPr>
              <w:t>3.1</w:t>
            </w:r>
          </w:p>
        </w:tc>
        <w:tc>
          <w:tcPr>
            <w:tcW w:w="3479" w:type="dxa"/>
          </w:tcPr>
          <w:p w14:paraId="4FFCAC7F" w14:textId="47D308A5" w:rsidR="00096F58" w:rsidRPr="00FD3490" w:rsidRDefault="00096F58" w:rsidP="00FD3490">
            <w:pPr>
              <w:rPr>
                <w:rFonts w:ascii="Times New Roman" w:hAnsi="Times New Roman" w:cs="Times New Roman"/>
                <w:sz w:val="24"/>
              </w:rPr>
            </w:pPr>
            <w:r w:rsidRPr="00FD3490">
              <w:rPr>
                <w:rFonts w:ascii="Times New Roman" w:hAnsi="Times New Roman" w:cs="Times New Roman"/>
                <w:sz w:val="24"/>
              </w:rPr>
              <w:t>En tant qu’un utilisateur, je veux modifier</w:t>
            </w:r>
            <w:r>
              <w:rPr>
                <w:rFonts w:ascii="Times New Roman" w:hAnsi="Times New Roman" w:cs="Times New Roman"/>
                <w:sz w:val="24"/>
              </w:rPr>
              <w:t xml:space="preserve"> </w:t>
            </w:r>
            <w:r w:rsidRPr="00FD3490">
              <w:rPr>
                <w:rFonts w:ascii="Times New Roman" w:hAnsi="Times New Roman" w:cs="Times New Roman"/>
                <w:sz w:val="24"/>
              </w:rPr>
              <w:t xml:space="preserve">une </w:t>
            </w:r>
            <w:r>
              <w:rPr>
                <w:rFonts w:ascii="Times New Roman" w:hAnsi="Times New Roman" w:cs="Times New Roman"/>
                <w:sz w:val="24"/>
              </w:rPr>
              <w:t>intervention</w:t>
            </w:r>
            <w:r w:rsidRPr="00FD3490">
              <w:rPr>
                <w:rFonts w:ascii="Times New Roman" w:hAnsi="Times New Roman" w:cs="Times New Roman"/>
                <w:sz w:val="24"/>
              </w:rPr>
              <w:t>.</w:t>
            </w:r>
          </w:p>
        </w:tc>
        <w:tc>
          <w:tcPr>
            <w:tcW w:w="2319" w:type="dxa"/>
          </w:tcPr>
          <w:p w14:paraId="2B727581" w14:textId="4E818BD1" w:rsidR="00096F58" w:rsidRPr="00FD3490" w:rsidRDefault="00096F58" w:rsidP="00FD3490">
            <w:pPr>
              <w:jc w:val="center"/>
              <w:rPr>
                <w:rFonts w:ascii="Times New Roman" w:hAnsi="Times New Roman" w:cs="Times New Roman"/>
                <w:sz w:val="24"/>
              </w:rPr>
            </w:pPr>
            <w:r w:rsidRPr="00FD3490">
              <w:rPr>
                <w:rFonts w:ascii="Times New Roman" w:hAnsi="Times New Roman" w:cs="Times New Roman"/>
                <w:sz w:val="24"/>
              </w:rPr>
              <w:t>Could</w:t>
            </w:r>
          </w:p>
        </w:tc>
      </w:tr>
      <w:tr w:rsidR="00096F58" w14:paraId="5BAAAD9A" w14:textId="77777777" w:rsidTr="00FD3490">
        <w:trPr>
          <w:trHeight w:val="585"/>
        </w:trPr>
        <w:tc>
          <w:tcPr>
            <w:tcW w:w="2896" w:type="dxa"/>
            <w:vMerge/>
          </w:tcPr>
          <w:p w14:paraId="12894667" w14:textId="77777777" w:rsidR="00096F58" w:rsidRPr="00FD3490" w:rsidRDefault="00096F58" w:rsidP="00FD3490">
            <w:pPr>
              <w:jc w:val="center"/>
              <w:rPr>
                <w:rFonts w:ascii="Times New Roman" w:hAnsi="Times New Roman" w:cs="Times New Roman"/>
                <w:b/>
                <w:sz w:val="24"/>
              </w:rPr>
            </w:pPr>
          </w:p>
        </w:tc>
        <w:tc>
          <w:tcPr>
            <w:tcW w:w="580" w:type="dxa"/>
          </w:tcPr>
          <w:p w14:paraId="375EA4AD" w14:textId="1A286763" w:rsidR="00096F58" w:rsidRDefault="00096F58" w:rsidP="00FD3490">
            <w:pPr>
              <w:jc w:val="center"/>
              <w:rPr>
                <w:rFonts w:ascii="Times New Roman" w:hAnsi="Times New Roman" w:cs="Times New Roman"/>
                <w:sz w:val="24"/>
              </w:rPr>
            </w:pPr>
            <w:r>
              <w:rPr>
                <w:rFonts w:ascii="Times New Roman" w:hAnsi="Times New Roman" w:cs="Times New Roman"/>
                <w:sz w:val="24"/>
              </w:rPr>
              <w:t>4.1</w:t>
            </w:r>
          </w:p>
        </w:tc>
        <w:tc>
          <w:tcPr>
            <w:tcW w:w="3479" w:type="dxa"/>
          </w:tcPr>
          <w:p w14:paraId="3E0A8B88" w14:textId="77777777" w:rsidR="00096F58" w:rsidRPr="00FD3490" w:rsidRDefault="00096F58" w:rsidP="00FD3490">
            <w:pPr>
              <w:rPr>
                <w:rFonts w:ascii="Times New Roman" w:hAnsi="Times New Roman" w:cs="Times New Roman"/>
                <w:sz w:val="24"/>
              </w:rPr>
            </w:pPr>
            <w:r w:rsidRPr="00FD3490">
              <w:rPr>
                <w:rFonts w:ascii="Times New Roman" w:hAnsi="Times New Roman" w:cs="Times New Roman"/>
                <w:sz w:val="24"/>
              </w:rPr>
              <w:t>En tant qu’un utilisateur, je veux</w:t>
            </w:r>
          </w:p>
          <w:p w14:paraId="44E050B9" w14:textId="74A06918" w:rsidR="00096F58" w:rsidRPr="00FD3490" w:rsidRDefault="00096F58" w:rsidP="00FD3490">
            <w:pPr>
              <w:rPr>
                <w:rFonts w:ascii="Times New Roman" w:hAnsi="Times New Roman" w:cs="Times New Roman"/>
                <w:sz w:val="24"/>
              </w:rPr>
            </w:pPr>
            <w:r>
              <w:rPr>
                <w:rFonts w:ascii="Times New Roman" w:hAnsi="Times New Roman" w:cs="Times New Roman"/>
                <w:sz w:val="24"/>
              </w:rPr>
              <w:t>Annuler</w:t>
            </w:r>
            <w:r w:rsidRPr="00FD3490">
              <w:rPr>
                <w:rFonts w:ascii="Times New Roman" w:hAnsi="Times New Roman" w:cs="Times New Roman"/>
                <w:sz w:val="24"/>
              </w:rPr>
              <w:t xml:space="preserve"> une </w:t>
            </w:r>
            <w:r>
              <w:rPr>
                <w:rFonts w:ascii="Times New Roman" w:hAnsi="Times New Roman" w:cs="Times New Roman"/>
                <w:sz w:val="24"/>
              </w:rPr>
              <w:t>intervention</w:t>
            </w:r>
            <w:r w:rsidRPr="00FD3490">
              <w:rPr>
                <w:rFonts w:ascii="Times New Roman" w:hAnsi="Times New Roman" w:cs="Times New Roman"/>
                <w:sz w:val="24"/>
              </w:rPr>
              <w:t>.</w:t>
            </w:r>
          </w:p>
        </w:tc>
        <w:tc>
          <w:tcPr>
            <w:tcW w:w="2319" w:type="dxa"/>
          </w:tcPr>
          <w:p w14:paraId="6C8594CF" w14:textId="08DAED11" w:rsidR="00096F58" w:rsidRPr="00FD3490" w:rsidRDefault="00096F58" w:rsidP="00FD3490">
            <w:pPr>
              <w:jc w:val="center"/>
              <w:rPr>
                <w:rFonts w:ascii="Times New Roman" w:hAnsi="Times New Roman" w:cs="Times New Roman"/>
                <w:sz w:val="24"/>
              </w:rPr>
            </w:pPr>
            <w:r>
              <w:rPr>
                <w:rFonts w:ascii="Times New Roman" w:hAnsi="Times New Roman" w:cs="Times New Roman"/>
                <w:sz w:val="24"/>
              </w:rPr>
              <w:t>Should</w:t>
            </w:r>
          </w:p>
        </w:tc>
      </w:tr>
      <w:tr w:rsidR="00096F58" w14:paraId="2C533895" w14:textId="77777777" w:rsidTr="00FD3490">
        <w:trPr>
          <w:trHeight w:val="585"/>
        </w:trPr>
        <w:tc>
          <w:tcPr>
            <w:tcW w:w="2896" w:type="dxa"/>
            <w:vMerge/>
          </w:tcPr>
          <w:p w14:paraId="5DCC70CD" w14:textId="77777777" w:rsidR="00096F58" w:rsidRPr="00FD3490" w:rsidRDefault="00096F58" w:rsidP="00FD3490">
            <w:pPr>
              <w:jc w:val="center"/>
              <w:rPr>
                <w:rFonts w:ascii="Times New Roman" w:hAnsi="Times New Roman" w:cs="Times New Roman"/>
                <w:b/>
                <w:sz w:val="24"/>
              </w:rPr>
            </w:pPr>
          </w:p>
        </w:tc>
        <w:tc>
          <w:tcPr>
            <w:tcW w:w="580" w:type="dxa"/>
          </w:tcPr>
          <w:p w14:paraId="071042D7" w14:textId="5199118C" w:rsidR="00096F58" w:rsidRDefault="00096F58" w:rsidP="00FD3490">
            <w:pPr>
              <w:jc w:val="center"/>
              <w:rPr>
                <w:rFonts w:ascii="Times New Roman" w:hAnsi="Times New Roman" w:cs="Times New Roman"/>
                <w:sz w:val="24"/>
              </w:rPr>
            </w:pPr>
            <w:r>
              <w:rPr>
                <w:rFonts w:ascii="Times New Roman" w:hAnsi="Times New Roman" w:cs="Times New Roman"/>
                <w:sz w:val="24"/>
              </w:rPr>
              <w:t>5.1</w:t>
            </w:r>
          </w:p>
        </w:tc>
        <w:tc>
          <w:tcPr>
            <w:tcW w:w="3479" w:type="dxa"/>
          </w:tcPr>
          <w:p w14:paraId="3723159A" w14:textId="77777777" w:rsidR="00096F58" w:rsidRPr="00FD3490" w:rsidRDefault="00096F58" w:rsidP="00096F58">
            <w:pPr>
              <w:rPr>
                <w:rFonts w:ascii="Times New Roman" w:hAnsi="Times New Roman" w:cs="Times New Roman"/>
                <w:sz w:val="24"/>
              </w:rPr>
            </w:pPr>
            <w:r w:rsidRPr="00FD3490">
              <w:rPr>
                <w:rFonts w:ascii="Times New Roman" w:hAnsi="Times New Roman" w:cs="Times New Roman"/>
                <w:sz w:val="24"/>
              </w:rPr>
              <w:t>En tant qu’un utilisateur, je veux</w:t>
            </w:r>
          </w:p>
          <w:p w14:paraId="15E0E7D5" w14:textId="5F34A672" w:rsidR="00096F58" w:rsidRPr="00FD3490" w:rsidRDefault="00096F58" w:rsidP="00096F58">
            <w:pPr>
              <w:rPr>
                <w:rFonts w:ascii="Times New Roman" w:hAnsi="Times New Roman" w:cs="Times New Roman"/>
                <w:sz w:val="24"/>
              </w:rPr>
            </w:pPr>
            <w:r>
              <w:rPr>
                <w:rFonts w:ascii="Times New Roman" w:hAnsi="Times New Roman" w:cs="Times New Roman"/>
                <w:sz w:val="24"/>
              </w:rPr>
              <w:t>Clôturer</w:t>
            </w:r>
            <w:r w:rsidRPr="00FD3490">
              <w:rPr>
                <w:rFonts w:ascii="Times New Roman" w:hAnsi="Times New Roman" w:cs="Times New Roman"/>
                <w:sz w:val="24"/>
              </w:rPr>
              <w:t xml:space="preserve"> une </w:t>
            </w:r>
            <w:r>
              <w:rPr>
                <w:rFonts w:ascii="Times New Roman" w:hAnsi="Times New Roman" w:cs="Times New Roman"/>
                <w:sz w:val="24"/>
              </w:rPr>
              <w:t>intervention</w:t>
            </w:r>
            <w:r w:rsidRPr="00FD3490">
              <w:rPr>
                <w:rFonts w:ascii="Times New Roman" w:hAnsi="Times New Roman" w:cs="Times New Roman"/>
                <w:sz w:val="24"/>
              </w:rPr>
              <w:t>.</w:t>
            </w:r>
          </w:p>
        </w:tc>
        <w:tc>
          <w:tcPr>
            <w:tcW w:w="2319" w:type="dxa"/>
          </w:tcPr>
          <w:p w14:paraId="702A92EB" w14:textId="256B7086" w:rsidR="00096F58" w:rsidRPr="00FD3490" w:rsidRDefault="00096F58" w:rsidP="00FD3490">
            <w:pPr>
              <w:jc w:val="center"/>
              <w:rPr>
                <w:rFonts w:ascii="Times New Roman" w:hAnsi="Times New Roman" w:cs="Times New Roman"/>
                <w:sz w:val="24"/>
              </w:rPr>
            </w:pPr>
            <w:r>
              <w:rPr>
                <w:rFonts w:ascii="Times New Roman" w:hAnsi="Times New Roman" w:cs="Times New Roman"/>
                <w:sz w:val="24"/>
              </w:rPr>
              <w:t>Should</w:t>
            </w:r>
          </w:p>
        </w:tc>
      </w:tr>
      <w:tr w:rsidR="00096F58" w14:paraId="76D88AE5" w14:textId="77777777" w:rsidTr="00FD3490">
        <w:trPr>
          <w:trHeight w:val="585"/>
        </w:trPr>
        <w:tc>
          <w:tcPr>
            <w:tcW w:w="2896" w:type="dxa"/>
            <w:vMerge/>
          </w:tcPr>
          <w:p w14:paraId="75754E09" w14:textId="77777777" w:rsidR="00096F58" w:rsidRPr="00FD3490" w:rsidRDefault="00096F58" w:rsidP="00FD3490">
            <w:pPr>
              <w:jc w:val="center"/>
              <w:rPr>
                <w:rFonts w:ascii="Times New Roman" w:hAnsi="Times New Roman" w:cs="Times New Roman"/>
                <w:b/>
                <w:sz w:val="24"/>
              </w:rPr>
            </w:pPr>
          </w:p>
        </w:tc>
        <w:tc>
          <w:tcPr>
            <w:tcW w:w="580" w:type="dxa"/>
          </w:tcPr>
          <w:p w14:paraId="303FB325" w14:textId="457342B5" w:rsidR="00096F58" w:rsidRDefault="00096F58" w:rsidP="00FD3490">
            <w:pPr>
              <w:jc w:val="center"/>
              <w:rPr>
                <w:rFonts w:ascii="Times New Roman" w:hAnsi="Times New Roman" w:cs="Times New Roman"/>
                <w:sz w:val="24"/>
              </w:rPr>
            </w:pPr>
            <w:r>
              <w:rPr>
                <w:rFonts w:ascii="Times New Roman" w:hAnsi="Times New Roman" w:cs="Times New Roman"/>
                <w:sz w:val="24"/>
              </w:rPr>
              <w:t>6.1</w:t>
            </w:r>
          </w:p>
        </w:tc>
        <w:tc>
          <w:tcPr>
            <w:tcW w:w="3479" w:type="dxa"/>
          </w:tcPr>
          <w:p w14:paraId="71D2E26E" w14:textId="77777777" w:rsidR="00096F58" w:rsidRPr="00FD3490" w:rsidRDefault="00096F58" w:rsidP="00096F58">
            <w:pPr>
              <w:rPr>
                <w:rFonts w:ascii="Times New Roman" w:hAnsi="Times New Roman" w:cs="Times New Roman"/>
                <w:sz w:val="24"/>
              </w:rPr>
            </w:pPr>
            <w:r w:rsidRPr="00FD3490">
              <w:rPr>
                <w:rFonts w:ascii="Times New Roman" w:hAnsi="Times New Roman" w:cs="Times New Roman"/>
                <w:sz w:val="24"/>
              </w:rPr>
              <w:t>En tant qu’un utilisateur, je veux</w:t>
            </w:r>
          </w:p>
          <w:p w14:paraId="16C8604B" w14:textId="0D6D7390" w:rsidR="00096F58" w:rsidRPr="00FD3490" w:rsidRDefault="00096F58" w:rsidP="00096F58">
            <w:pPr>
              <w:rPr>
                <w:rFonts w:ascii="Times New Roman" w:hAnsi="Times New Roman" w:cs="Times New Roman"/>
                <w:sz w:val="24"/>
              </w:rPr>
            </w:pPr>
            <w:r>
              <w:rPr>
                <w:rFonts w:ascii="Times New Roman" w:hAnsi="Times New Roman" w:cs="Times New Roman"/>
                <w:sz w:val="24"/>
              </w:rPr>
              <w:t>Valider</w:t>
            </w:r>
            <w:r w:rsidRPr="00FD3490">
              <w:rPr>
                <w:rFonts w:ascii="Times New Roman" w:hAnsi="Times New Roman" w:cs="Times New Roman"/>
                <w:sz w:val="24"/>
              </w:rPr>
              <w:t xml:space="preserve"> une </w:t>
            </w:r>
            <w:r>
              <w:rPr>
                <w:rFonts w:ascii="Times New Roman" w:hAnsi="Times New Roman" w:cs="Times New Roman"/>
                <w:sz w:val="24"/>
              </w:rPr>
              <w:t>intervention</w:t>
            </w:r>
            <w:r w:rsidRPr="00FD3490">
              <w:rPr>
                <w:rFonts w:ascii="Times New Roman" w:hAnsi="Times New Roman" w:cs="Times New Roman"/>
                <w:sz w:val="24"/>
              </w:rPr>
              <w:t>.</w:t>
            </w:r>
          </w:p>
        </w:tc>
        <w:tc>
          <w:tcPr>
            <w:tcW w:w="2319" w:type="dxa"/>
          </w:tcPr>
          <w:p w14:paraId="2022EC86" w14:textId="18FB0E15" w:rsidR="00096F58" w:rsidRPr="00FD3490" w:rsidRDefault="00096F58" w:rsidP="00FD3490">
            <w:pPr>
              <w:jc w:val="center"/>
              <w:rPr>
                <w:rFonts w:ascii="Times New Roman" w:hAnsi="Times New Roman" w:cs="Times New Roman"/>
                <w:sz w:val="24"/>
              </w:rPr>
            </w:pPr>
            <w:r>
              <w:rPr>
                <w:rFonts w:ascii="Times New Roman" w:hAnsi="Times New Roman" w:cs="Times New Roman"/>
                <w:sz w:val="24"/>
              </w:rPr>
              <w:t>Should</w:t>
            </w:r>
          </w:p>
        </w:tc>
      </w:tr>
      <w:tr w:rsidR="00FD3490" w14:paraId="58AF0628" w14:textId="77777777" w:rsidTr="00FD3490">
        <w:trPr>
          <w:trHeight w:val="551"/>
        </w:trPr>
        <w:tc>
          <w:tcPr>
            <w:tcW w:w="2896" w:type="dxa"/>
            <w:vMerge w:val="restart"/>
          </w:tcPr>
          <w:p w14:paraId="412E81C0" w14:textId="77777777" w:rsidR="00FD3490" w:rsidRDefault="00FD3490" w:rsidP="00FD3490">
            <w:pPr>
              <w:jc w:val="center"/>
              <w:rPr>
                <w:rFonts w:ascii="Times New Roman" w:hAnsi="Times New Roman" w:cs="Times New Roman"/>
                <w:b/>
                <w:sz w:val="24"/>
              </w:rPr>
            </w:pPr>
          </w:p>
          <w:p w14:paraId="694616E5" w14:textId="77777777" w:rsidR="00FD3490" w:rsidRDefault="00FD3490" w:rsidP="00FD3490">
            <w:pPr>
              <w:jc w:val="center"/>
              <w:rPr>
                <w:rFonts w:ascii="Times New Roman" w:hAnsi="Times New Roman" w:cs="Times New Roman"/>
                <w:b/>
                <w:sz w:val="24"/>
              </w:rPr>
            </w:pPr>
          </w:p>
          <w:p w14:paraId="4F951E83" w14:textId="77777777" w:rsidR="00FD3490" w:rsidRDefault="00FD3490" w:rsidP="00FD3490">
            <w:pPr>
              <w:jc w:val="center"/>
              <w:rPr>
                <w:rFonts w:ascii="Times New Roman" w:hAnsi="Times New Roman" w:cs="Times New Roman"/>
                <w:b/>
                <w:sz w:val="24"/>
              </w:rPr>
            </w:pPr>
          </w:p>
          <w:p w14:paraId="23E5C9D5" w14:textId="7FC25ED2" w:rsidR="00FD3490" w:rsidRPr="00FD3490" w:rsidRDefault="00FD3490" w:rsidP="00FD3490">
            <w:pPr>
              <w:jc w:val="center"/>
              <w:rPr>
                <w:rFonts w:ascii="Times New Roman" w:hAnsi="Times New Roman" w:cs="Times New Roman"/>
                <w:b/>
                <w:sz w:val="24"/>
              </w:rPr>
            </w:pPr>
            <w:r w:rsidRPr="00FD3490">
              <w:rPr>
                <w:rFonts w:ascii="Times New Roman" w:hAnsi="Times New Roman" w:cs="Times New Roman"/>
                <w:b/>
                <w:sz w:val="24"/>
              </w:rPr>
              <w:t>Gérer les t</w:t>
            </w:r>
            <w:r w:rsidR="00277B3E">
              <w:rPr>
                <w:rFonts w:ascii="Times New Roman" w:hAnsi="Times New Roman" w:cs="Times New Roman"/>
                <w:b/>
                <w:sz w:val="24"/>
              </w:rPr>
              <w:t>â</w:t>
            </w:r>
            <w:r w:rsidRPr="00FD3490">
              <w:rPr>
                <w:rFonts w:ascii="Times New Roman" w:hAnsi="Times New Roman" w:cs="Times New Roman"/>
                <w:b/>
                <w:sz w:val="24"/>
              </w:rPr>
              <w:t>ches</w:t>
            </w:r>
          </w:p>
        </w:tc>
        <w:tc>
          <w:tcPr>
            <w:tcW w:w="580" w:type="dxa"/>
          </w:tcPr>
          <w:p w14:paraId="417CC127" w14:textId="344C9E0E" w:rsidR="00FD3490" w:rsidRPr="00FD3490" w:rsidRDefault="00096F58" w:rsidP="00FD3490">
            <w:pPr>
              <w:jc w:val="center"/>
              <w:rPr>
                <w:rFonts w:ascii="Times New Roman" w:hAnsi="Times New Roman" w:cs="Times New Roman"/>
                <w:sz w:val="24"/>
              </w:rPr>
            </w:pPr>
            <w:r>
              <w:rPr>
                <w:rFonts w:ascii="Times New Roman" w:hAnsi="Times New Roman" w:cs="Times New Roman"/>
                <w:sz w:val="24"/>
              </w:rPr>
              <w:t>7</w:t>
            </w:r>
            <w:r w:rsidR="00FD3490">
              <w:rPr>
                <w:rFonts w:ascii="Times New Roman" w:hAnsi="Times New Roman" w:cs="Times New Roman"/>
                <w:sz w:val="24"/>
              </w:rPr>
              <w:t>.1</w:t>
            </w:r>
          </w:p>
        </w:tc>
        <w:tc>
          <w:tcPr>
            <w:tcW w:w="3479" w:type="dxa"/>
          </w:tcPr>
          <w:p w14:paraId="6A0AC7A9" w14:textId="6594A544" w:rsidR="00FD3490" w:rsidRPr="00FD3490" w:rsidRDefault="00FD3490" w:rsidP="001B287B">
            <w:pPr>
              <w:rPr>
                <w:rFonts w:ascii="Times New Roman" w:hAnsi="Times New Roman" w:cs="Times New Roman"/>
                <w:sz w:val="24"/>
              </w:rPr>
            </w:pPr>
            <w:r w:rsidRPr="00FD3490">
              <w:rPr>
                <w:rFonts w:ascii="Times New Roman" w:hAnsi="Times New Roman" w:cs="Times New Roman"/>
                <w:sz w:val="24"/>
              </w:rPr>
              <w:t xml:space="preserve">En tant qu’un </w:t>
            </w:r>
            <w:r>
              <w:rPr>
                <w:rFonts w:ascii="Times New Roman" w:hAnsi="Times New Roman" w:cs="Times New Roman"/>
                <w:sz w:val="24"/>
              </w:rPr>
              <w:t>chef d’équipe</w:t>
            </w:r>
            <w:r w:rsidRPr="00FD3490">
              <w:rPr>
                <w:rFonts w:ascii="Times New Roman" w:hAnsi="Times New Roman" w:cs="Times New Roman"/>
                <w:sz w:val="24"/>
              </w:rPr>
              <w:t>, je veux consulter la</w:t>
            </w:r>
            <w:r>
              <w:rPr>
                <w:rFonts w:ascii="Times New Roman" w:hAnsi="Times New Roman" w:cs="Times New Roman"/>
                <w:sz w:val="24"/>
              </w:rPr>
              <w:t xml:space="preserve"> </w:t>
            </w:r>
            <w:r w:rsidRPr="00FD3490">
              <w:rPr>
                <w:rFonts w:ascii="Times New Roman" w:hAnsi="Times New Roman" w:cs="Times New Roman"/>
                <w:sz w:val="24"/>
              </w:rPr>
              <w:t>liste de</w:t>
            </w:r>
            <w:r>
              <w:rPr>
                <w:rFonts w:ascii="Times New Roman" w:hAnsi="Times New Roman" w:cs="Times New Roman"/>
                <w:sz w:val="24"/>
              </w:rPr>
              <w:t>s taches</w:t>
            </w:r>
            <w:r w:rsidRPr="00FD3490">
              <w:rPr>
                <w:rFonts w:ascii="Times New Roman" w:hAnsi="Times New Roman" w:cs="Times New Roman"/>
                <w:sz w:val="24"/>
              </w:rPr>
              <w:t>.</w:t>
            </w:r>
          </w:p>
        </w:tc>
        <w:tc>
          <w:tcPr>
            <w:tcW w:w="2319" w:type="dxa"/>
          </w:tcPr>
          <w:p w14:paraId="3A9A9E13" w14:textId="3D0E3254" w:rsidR="00FD3490" w:rsidRPr="00FD3490" w:rsidRDefault="00FD3490" w:rsidP="00FD3490">
            <w:pPr>
              <w:jc w:val="center"/>
              <w:rPr>
                <w:rFonts w:ascii="Times New Roman" w:hAnsi="Times New Roman" w:cs="Times New Roman"/>
                <w:sz w:val="24"/>
              </w:rPr>
            </w:pPr>
            <w:r>
              <w:rPr>
                <w:rFonts w:ascii="Times New Roman" w:hAnsi="Times New Roman" w:cs="Times New Roman"/>
                <w:sz w:val="24"/>
              </w:rPr>
              <w:t>Must</w:t>
            </w:r>
          </w:p>
        </w:tc>
      </w:tr>
      <w:tr w:rsidR="00FD3490" w14:paraId="79B4942D" w14:textId="77777777" w:rsidTr="00FD3490">
        <w:trPr>
          <w:trHeight w:val="585"/>
        </w:trPr>
        <w:tc>
          <w:tcPr>
            <w:tcW w:w="2896" w:type="dxa"/>
            <w:vMerge/>
          </w:tcPr>
          <w:p w14:paraId="4D8C22C5" w14:textId="77777777" w:rsidR="00FD3490" w:rsidRPr="00FD3490" w:rsidRDefault="00FD3490" w:rsidP="001B287B">
            <w:pPr>
              <w:rPr>
                <w:rFonts w:ascii="Times New Roman" w:hAnsi="Times New Roman" w:cs="Times New Roman"/>
                <w:sz w:val="24"/>
              </w:rPr>
            </w:pPr>
          </w:p>
        </w:tc>
        <w:tc>
          <w:tcPr>
            <w:tcW w:w="580" w:type="dxa"/>
          </w:tcPr>
          <w:p w14:paraId="141EAB2C" w14:textId="27A0AD11" w:rsidR="00FD3490" w:rsidRPr="00FD3490" w:rsidRDefault="00096F58" w:rsidP="00FD3490">
            <w:pPr>
              <w:jc w:val="center"/>
              <w:rPr>
                <w:rFonts w:ascii="Times New Roman" w:hAnsi="Times New Roman" w:cs="Times New Roman"/>
                <w:sz w:val="24"/>
              </w:rPr>
            </w:pPr>
            <w:r>
              <w:rPr>
                <w:rFonts w:ascii="Times New Roman" w:hAnsi="Times New Roman" w:cs="Times New Roman"/>
                <w:sz w:val="24"/>
              </w:rPr>
              <w:t>7</w:t>
            </w:r>
            <w:r w:rsidR="00FD3490">
              <w:rPr>
                <w:rFonts w:ascii="Times New Roman" w:hAnsi="Times New Roman" w:cs="Times New Roman"/>
                <w:sz w:val="24"/>
              </w:rPr>
              <w:t>.2</w:t>
            </w:r>
          </w:p>
        </w:tc>
        <w:tc>
          <w:tcPr>
            <w:tcW w:w="3479" w:type="dxa"/>
          </w:tcPr>
          <w:p w14:paraId="77997506" w14:textId="67307B0D" w:rsidR="00FD3490" w:rsidRPr="00FD3490" w:rsidRDefault="00FD3490" w:rsidP="001B287B">
            <w:pPr>
              <w:rPr>
                <w:rFonts w:ascii="Times New Roman" w:hAnsi="Times New Roman" w:cs="Times New Roman"/>
                <w:sz w:val="24"/>
              </w:rPr>
            </w:pPr>
            <w:r w:rsidRPr="00FD3490">
              <w:rPr>
                <w:rFonts w:ascii="Times New Roman" w:hAnsi="Times New Roman" w:cs="Times New Roman"/>
                <w:sz w:val="24"/>
              </w:rPr>
              <w:t xml:space="preserve">En tant qu’un </w:t>
            </w:r>
            <w:r>
              <w:rPr>
                <w:rFonts w:ascii="Times New Roman" w:hAnsi="Times New Roman" w:cs="Times New Roman"/>
                <w:sz w:val="24"/>
              </w:rPr>
              <w:t>chef d’équipe</w:t>
            </w:r>
            <w:r w:rsidRPr="00FD3490">
              <w:rPr>
                <w:rFonts w:ascii="Times New Roman" w:hAnsi="Times New Roman" w:cs="Times New Roman"/>
                <w:sz w:val="24"/>
              </w:rPr>
              <w:t>, je veux ajouter une</w:t>
            </w:r>
            <w:r>
              <w:rPr>
                <w:rFonts w:ascii="Times New Roman" w:hAnsi="Times New Roman" w:cs="Times New Roman"/>
                <w:sz w:val="24"/>
              </w:rPr>
              <w:t xml:space="preserve"> tache</w:t>
            </w:r>
            <w:r w:rsidRPr="00FD3490">
              <w:rPr>
                <w:rFonts w:ascii="Times New Roman" w:hAnsi="Times New Roman" w:cs="Times New Roman"/>
                <w:sz w:val="24"/>
              </w:rPr>
              <w:t>.</w:t>
            </w:r>
          </w:p>
        </w:tc>
        <w:tc>
          <w:tcPr>
            <w:tcW w:w="2319" w:type="dxa"/>
          </w:tcPr>
          <w:p w14:paraId="552B504E" w14:textId="09E114E7" w:rsidR="00FD3490" w:rsidRPr="00FD3490" w:rsidRDefault="00FD3490" w:rsidP="00FD3490">
            <w:pPr>
              <w:jc w:val="center"/>
              <w:rPr>
                <w:rFonts w:ascii="Times New Roman" w:hAnsi="Times New Roman" w:cs="Times New Roman"/>
                <w:sz w:val="24"/>
              </w:rPr>
            </w:pPr>
            <w:r>
              <w:rPr>
                <w:rFonts w:ascii="Times New Roman" w:hAnsi="Times New Roman" w:cs="Times New Roman"/>
                <w:sz w:val="24"/>
              </w:rPr>
              <w:t>Should</w:t>
            </w:r>
          </w:p>
        </w:tc>
      </w:tr>
      <w:tr w:rsidR="00FD3490" w14:paraId="490174A1" w14:textId="77777777" w:rsidTr="00FD3490">
        <w:trPr>
          <w:trHeight w:val="585"/>
        </w:trPr>
        <w:tc>
          <w:tcPr>
            <w:tcW w:w="2896" w:type="dxa"/>
            <w:vMerge/>
          </w:tcPr>
          <w:p w14:paraId="1FA58C5E" w14:textId="77777777" w:rsidR="00FD3490" w:rsidRPr="00FD3490" w:rsidRDefault="00FD3490" w:rsidP="001B287B">
            <w:pPr>
              <w:rPr>
                <w:rFonts w:ascii="Times New Roman" w:hAnsi="Times New Roman" w:cs="Times New Roman"/>
                <w:sz w:val="24"/>
              </w:rPr>
            </w:pPr>
          </w:p>
        </w:tc>
        <w:tc>
          <w:tcPr>
            <w:tcW w:w="580" w:type="dxa"/>
          </w:tcPr>
          <w:p w14:paraId="2D06BC1B" w14:textId="08934F2A" w:rsidR="00FD3490" w:rsidRPr="00FD3490" w:rsidRDefault="00096F58" w:rsidP="00FD3490">
            <w:pPr>
              <w:jc w:val="center"/>
              <w:rPr>
                <w:rFonts w:ascii="Times New Roman" w:hAnsi="Times New Roman" w:cs="Times New Roman"/>
                <w:sz w:val="24"/>
              </w:rPr>
            </w:pPr>
            <w:r>
              <w:rPr>
                <w:rFonts w:ascii="Times New Roman" w:hAnsi="Times New Roman" w:cs="Times New Roman"/>
                <w:sz w:val="24"/>
              </w:rPr>
              <w:t>7</w:t>
            </w:r>
            <w:r w:rsidR="00FD3490">
              <w:rPr>
                <w:rFonts w:ascii="Times New Roman" w:hAnsi="Times New Roman" w:cs="Times New Roman"/>
                <w:sz w:val="24"/>
              </w:rPr>
              <w:t>.3</w:t>
            </w:r>
          </w:p>
        </w:tc>
        <w:tc>
          <w:tcPr>
            <w:tcW w:w="3479" w:type="dxa"/>
          </w:tcPr>
          <w:p w14:paraId="766B15FF" w14:textId="3C69D2C5" w:rsidR="00FD3490" w:rsidRPr="00FD3490" w:rsidRDefault="00FD3490" w:rsidP="001B287B">
            <w:pPr>
              <w:rPr>
                <w:rFonts w:ascii="Times New Roman" w:hAnsi="Times New Roman" w:cs="Times New Roman"/>
                <w:sz w:val="24"/>
              </w:rPr>
            </w:pPr>
            <w:r w:rsidRPr="00FD3490">
              <w:rPr>
                <w:rFonts w:ascii="Times New Roman" w:hAnsi="Times New Roman" w:cs="Times New Roman"/>
                <w:sz w:val="24"/>
              </w:rPr>
              <w:t xml:space="preserve">En tant qu’un </w:t>
            </w:r>
            <w:r>
              <w:rPr>
                <w:rFonts w:ascii="Times New Roman" w:hAnsi="Times New Roman" w:cs="Times New Roman"/>
                <w:sz w:val="24"/>
              </w:rPr>
              <w:t>chef d’équipe</w:t>
            </w:r>
            <w:r w:rsidRPr="00FD3490">
              <w:rPr>
                <w:rFonts w:ascii="Times New Roman" w:hAnsi="Times New Roman" w:cs="Times New Roman"/>
                <w:sz w:val="24"/>
              </w:rPr>
              <w:t>, je veux modifier</w:t>
            </w:r>
            <w:r>
              <w:rPr>
                <w:rFonts w:ascii="Times New Roman" w:hAnsi="Times New Roman" w:cs="Times New Roman"/>
                <w:sz w:val="24"/>
              </w:rPr>
              <w:t xml:space="preserve"> </w:t>
            </w:r>
            <w:r w:rsidRPr="00FD3490">
              <w:rPr>
                <w:rFonts w:ascii="Times New Roman" w:hAnsi="Times New Roman" w:cs="Times New Roman"/>
                <w:sz w:val="24"/>
              </w:rPr>
              <w:t xml:space="preserve">une </w:t>
            </w:r>
            <w:r>
              <w:rPr>
                <w:rFonts w:ascii="Times New Roman" w:hAnsi="Times New Roman" w:cs="Times New Roman"/>
                <w:sz w:val="24"/>
              </w:rPr>
              <w:t>tache</w:t>
            </w:r>
            <w:r w:rsidRPr="00FD3490">
              <w:rPr>
                <w:rFonts w:ascii="Times New Roman" w:hAnsi="Times New Roman" w:cs="Times New Roman"/>
                <w:sz w:val="24"/>
              </w:rPr>
              <w:t>.</w:t>
            </w:r>
          </w:p>
        </w:tc>
        <w:tc>
          <w:tcPr>
            <w:tcW w:w="2319" w:type="dxa"/>
          </w:tcPr>
          <w:p w14:paraId="0537CEB4" w14:textId="64492DF4" w:rsidR="00FD3490" w:rsidRPr="00FD3490" w:rsidRDefault="00FD3490" w:rsidP="00FD3490">
            <w:pPr>
              <w:jc w:val="center"/>
              <w:rPr>
                <w:rFonts w:ascii="Times New Roman" w:hAnsi="Times New Roman" w:cs="Times New Roman"/>
                <w:sz w:val="24"/>
              </w:rPr>
            </w:pPr>
            <w:r>
              <w:rPr>
                <w:rFonts w:ascii="Times New Roman" w:hAnsi="Times New Roman" w:cs="Times New Roman"/>
                <w:sz w:val="24"/>
              </w:rPr>
              <w:t>Could</w:t>
            </w:r>
          </w:p>
        </w:tc>
      </w:tr>
      <w:tr w:rsidR="00FD3490" w14:paraId="24DB7C4E" w14:textId="77777777" w:rsidTr="00FD3490">
        <w:trPr>
          <w:trHeight w:val="551"/>
        </w:trPr>
        <w:tc>
          <w:tcPr>
            <w:tcW w:w="2896" w:type="dxa"/>
            <w:vMerge/>
          </w:tcPr>
          <w:p w14:paraId="57E428E4" w14:textId="77777777" w:rsidR="00FD3490" w:rsidRPr="00FD3490" w:rsidRDefault="00FD3490" w:rsidP="00FD3490">
            <w:pPr>
              <w:rPr>
                <w:rFonts w:ascii="Times New Roman" w:hAnsi="Times New Roman" w:cs="Times New Roman"/>
                <w:sz w:val="24"/>
              </w:rPr>
            </w:pPr>
          </w:p>
        </w:tc>
        <w:tc>
          <w:tcPr>
            <w:tcW w:w="580" w:type="dxa"/>
          </w:tcPr>
          <w:p w14:paraId="67019BF3" w14:textId="2FDF150F" w:rsidR="00FD3490" w:rsidRPr="00FD3490" w:rsidRDefault="00096F58" w:rsidP="00FD3490">
            <w:pPr>
              <w:jc w:val="center"/>
              <w:rPr>
                <w:rFonts w:ascii="Times New Roman" w:hAnsi="Times New Roman" w:cs="Times New Roman"/>
                <w:sz w:val="24"/>
              </w:rPr>
            </w:pPr>
            <w:r>
              <w:rPr>
                <w:rFonts w:ascii="Times New Roman" w:hAnsi="Times New Roman" w:cs="Times New Roman"/>
                <w:sz w:val="24"/>
              </w:rPr>
              <w:t>7</w:t>
            </w:r>
            <w:r w:rsidR="00FD3490">
              <w:rPr>
                <w:rFonts w:ascii="Times New Roman" w:hAnsi="Times New Roman" w:cs="Times New Roman"/>
                <w:sz w:val="24"/>
              </w:rPr>
              <w:t>.4</w:t>
            </w:r>
          </w:p>
        </w:tc>
        <w:tc>
          <w:tcPr>
            <w:tcW w:w="3479" w:type="dxa"/>
          </w:tcPr>
          <w:p w14:paraId="43C8B369" w14:textId="0D5AE96B" w:rsidR="00FD3490" w:rsidRPr="00FD3490" w:rsidRDefault="00FD3490" w:rsidP="00FD3490">
            <w:pPr>
              <w:rPr>
                <w:rFonts w:ascii="Times New Roman" w:hAnsi="Times New Roman" w:cs="Times New Roman"/>
                <w:sz w:val="24"/>
              </w:rPr>
            </w:pPr>
            <w:r w:rsidRPr="00FD3490">
              <w:rPr>
                <w:rFonts w:ascii="Times New Roman" w:hAnsi="Times New Roman" w:cs="Times New Roman"/>
                <w:sz w:val="24"/>
              </w:rPr>
              <w:t xml:space="preserve">En tant qu’un </w:t>
            </w:r>
            <w:r>
              <w:rPr>
                <w:rFonts w:ascii="Times New Roman" w:hAnsi="Times New Roman" w:cs="Times New Roman"/>
                <w:sz w:val="24"/>
              </w:rPr>
              <w:t>chef d’équipe</w:t>
            </w:r>
            <w:r w:rsidRPr="00FD3490">
              <w:rPr>
                <w:rFonts w:ascii="Times New Roman" w:hAnsi="Times New Roman" w:cs="Times New Roman"/>
                <w:sz w:val="24"/>
              </w:rPr>
              <w:t>, je veux</w:t>
            </w:r>
            <w:r>
              <w:rPr>
                <w:rFonts w:ascii="Times New Roman" w:hAnsi="Times New Roman" w:cs="Times New Roman"/>
                <w:sz w:val="24"/>
              </w:rPr>
              <w:t xml:space="preserve"> </w:t>
            </w:r>
            <w:r w:rsidRPr="00FD3490">
              <w:rPr>
                <w:rFonts w:ascii="Times New Roman" w:hAnsi="Times New Roman" w:cs="Times New Roman"/>
                <w:sz w:val="24"/>
              </w:rPr>
              <w:t xml:space="preserve">Supprimer une </w:t>
            </w:r>
            <w:r>
              <w:rPr>
                <w:rFonts w:ascii="Times New Roman" w:hAnsi="Times New Roman" w:cs="Times New Roman"/>
                <w:sz w:val="24"/>
              </w:rPr>
              <w:t>tache</w:t>
            </w:r>
            <w:r w:rsidRPr="00FD3490">
              <w:rPr>
                <w:rFonts w:ascii="Times New Roman" w:hAnsi="Times New Roman" w:cs="Times New Roman"/>
                <w:sz w:val="24"/>
              </w:rPr>
              <w:t>.</w:t>
            </w:r>
          </w:p>
        </w:tc>
        <w:tc>
          <w:tcPr>
            <w:tcW w:w="2319" w:type="dxa"/>
          </w:tcPr>
          <w:p w14:paraId="05979FD6" w14:textId="5CFD6017" w:rsidR="00FD3490" w:rsidRPr="00FD3490" w:rsidRDefault="00FD3490" w:rsidP="00FD3490">
            <w:pPr>
              <w:jc w:val="center"/>
              <w:rPr>
                <w:rFonts w:ascii="Times New Roman" w:hAnsi="Times New Roman" w:cs="Times New Roman"/>
                <w:sz w:val="24"/>
              </w:rPr>
            </w:pPr>
            <w:r>
              <w:rPr>
                <w:rFonts w:ascii="Times New Roman" w:hAnsi="Times New Roman" w:cs="Times New Roman"/>
                <w:sz w:val="24"/>
              </w:rPr>
              <w:t>Could</w:t>
            </w:r>
          </w:p>
        </w:tc>
      </w:tr>
    </w:tbl>
    <w:p w14:paraId="5EA4A9D5" w14:textId="6E143E25" w:rsidR="00166D01" w:rsidRDefault="00166D01" w:rsidP="001B287B"/>
    <w:p w14:paraId="19A1159E" w14:textId="53C711C2" w:rsidR="00166D01" w:rsidRDefault="00166D01"/>
    <w:p w14:paraId="170124A2" w14:textId="21E71692" w:rsidR="00166D01" w:rsidRDefault="00166D01"/>
    <w:p w14:paraId="52C4A9C9" w14:textId="405E41E0" w:rsidR="002F59DA" w:rsidRPr="002F59DA" w:rsidRDefault="002F59DA" w:rsidP="001E528D">
      <w:pPr>
        <w:pStyle w:val="ListParagraph"/>
        <w:numPr>
          <w:ilvl w:val="0"/>
          <w:numId w:val="29"/>
        </w:numPr>
        <w:ind w:left="0" w:firstLine="0"/>
        <w:rPr>
          <w:rFonts w:ascii="Times New Roman" w:hAnsi="Times New Roman" w:cs="Times New Roman"/>
          <w:b/>
          <w:sz w:val="32"/>
          <w:szCs w:val="32"/>
        </w:rPr>
      </w:pPr>
      <w:r w:rsidRPr="002F59DA">
        <w:rPr>
          <w:rFonts w:ascii="Times New Roman" w:hAnsi="Times New Roman" w:cs="Times New Roman"/>
          <w:b/>
          <w:sz w:val="32"/>
          <w:szCs w:val="32"/>
        </w:rPr>
        <w:lastRenderedPageBreak/>
        <w:t>Conception :</w:t>
      </w:r>
    </w:p>
    <w:p w14:paraId="28CFA0F3" w14:textId="77777777" w:rsidR="002F59DA" w:rsidRPr="002F59DA" w:rsidRDefault="002F59DA" w:rsidP="002F59DA">
      <w:pPr>
        <w:pStyle w:val="ListParagraph"/>
        <w:ind w:left="0"/>
        <w:rPr>
          <w:rFonts w:ascii="Times New Roman" w:hAnsi="Times New Roman" w:cs="Times New Roman"/>
          <w:b/>
          <w:sz w:val="32"/>
          <w:szCs w:val="32"/>
        </w:rPr>
      </w:pPr>
    </w:p>
    <w:p w14:paraId="3959AFF6" w14:textId="51151899" w:rsidR="00166D01" w:rsidRDefault="002F59DA" w:rsidP="002F59DA">
      <w:pPr>
        <w:rPr>
          <w:rFonts w:ascii="Times New Roman" w:hAnsi="Times New Roman" w:cs="Times New Roman"/>
          <w:sz w:val="24"/>
        </w:rPr>
      </w:pPr>
      <w:r w:rsidRPr="002F59DA">
        <w:rPr>
          <w:rFonts w:ascii="Times New Roman" w:hAnsi="Times New Roman" w:cs="Times New Roman"/>
          <w:sz w:val="24"/>
        </w:rPr>
        <w:t>Dans cette partie, nous expliquons les résultats des différents diagrammes de cette partie qui</w:t>
      </w:r>
      <w:r w:rsidR="00400D10">
        <w:rPr>
          <w:rFonts w:ascii="Times New Roman" w:hAnsi="Times New Roman" w:cs="Times New Roman"/>
          <w:sz w:val="24"/>
        </w:rPr>
        <w:t xml:space="preserve"> </w:t>
      </w:r>
      <w:r w:rsidRPr="002F59DA">
        <w:rPr>
          <w:rFonts w:ascii="Times New Roman" w:hAnsi="Times New Roman" w:cs="Times New Roman"/>
          <w:sz w:val="24"/>
        </w:rPr>
        <w:t>sont les diagrammes de cas d’utilisation, de classes et de séquences pour atteindre les objectifs</w:t>
      </w:r>
      <w:r w:rsidR="00400D10">
        <w:rPr>
          <w:rFonts w:ascii="Times New Roman" w:hAnsi="Times New Roman" w:cs="Times New Roman"/>
          <w:sz w:val="24"/>
        </w:rPr>
        <w:t xml:space="preserve"> </w:t>
      </w:r>
      <w:r w:rsidRPr="002F59DA">
        <w:rPr>
          <w:rFonts w:ascii="Times New Roman" w:hAnsi="Times New Roman" w:cs="Times New Roman"/>
          <w:sz w:val="24"/>
        </w:rPr>
        <w:t>de ce sprint.</w:t>
      </w:r>
    </w:p>
    <w:p w14:paraId="1E8D25A5" w14:textId="77777777" w:rsidR="002F59DA" w:rsidRDefault="002F59DA" w:rsidP="002F59DA">
      <w:pPr>
        <w:rPr>
          <w:rFonts w:ascii="Times New Roman" w:hAnsi="Times New Roman" w:cs="Times New Roman"/>
          <w:sz w:val="24"/>
        </w:rPr>
      </w:pPr>
    </w:p>
    <w:p w14:paraId="73C4617A" w14:textId="5851F4C1" w:rsidR="002F59DA" w:rsidRPr="00096F58" w:rsidRDefault="002F59DA" w:rsidP="001E528D">
      <w:pPr>
        <w:pStyle w:val="ListParagraph"/>
        <w:numPr>
          <w:ilvl w:val="0"/>
          <w:numId w:val="33"/>
        </w:numPr>
        <w:rPr>
          <w:rFonts w:ascii="Times New Roman" w:hAnsi="Times New Roman" w:cs="Times New Roman"/>
          <w:b/>
          <w:sz w:val="28"/>
          <w:szCs w:val="28"/>
        </w:rPr>
      </w:pPr>
      <w:r w:rsidRPr="00096F58">
        <w:rPr>
          <w:rFonts w:ascii="Times New Roman" w:hAnsi="Times New Roman" w:cs="Times New Roman"/>
          <w:b/>
          <w:sz w:val="28"/>
          <w:szCs w:val="28"/>
        </w:rPr>
        <w:t>Diagramme de cas d’utilisation</w:t>
      </w:r>
    </w:p>
    <w:p w14:paraId="648EE0C6" w14:textId="77777777" w:rsidR="00096F58" w:rsidRPr="00096F58" w:rsidRDefault="00096F58" w:rsidP="00096F58">
      <w:pPr>
        <w:pStyle w:val="ListParagraph"/>
        <w:rPr>
          <w:rFonts w:ascii="Times New Roman" w:hAnsi="Times New Roman" w:cs="Times New Roman"/>
          <w:b/>
          <w:sz w:val="28"/>
          <w:szCs w:val="28"/>
        </w:rPr>
      </w:pPr>
    </w:p>
    <w:p w14:paraId="593287FF" w14:textId="4FDC78B6" w:rsidR="002F59DA" w:rsidRPr="002F59DA" w:rsidRDefault="002F59DA" w:rsidP="002F59DA">
      <w:pPr>
        <w:rPr>
          <w:rFonts w:ascii="Times New Roman" w:hAnsi="Times New Roman" w:cs="Times New Roman"/>
          <w:sz w:val="24"/>
        </w:rPr>
      </w:pPr>
      <w:r w:rsidRPr="002F59DA">
        <w:rPr>
          <w:rFonts w:ascii="Times New Roman" w:hAnsi="Times New Roman" w:cs="Times New Roman"/>
          <w:sz w:val="24"/>
        </w:rPr>
        <w:t>La figure 38 est le diagramme des cas d’utilisation spécifique à ce deuxième sprint.</w:t>
      </w:r>
    </w:p>
    <w:p w14:paraId="2CE8998C" w14:textId="725757DD" w:rsidR="00166D01" w:rsidRDefault="00166D01"/>
    <w:p w14:paraId="1BD2A87B" w14:textId="7B963F70" w:rsidR="00166D01" w:rsidRDefault="00166D01"/>
    <w:p w14:paraId="4E0C93D6" w14:textId="5B7D6FEE" w:rsidR="00166D01" w:rsidRDefault="005106B7" w:rsidP="005106B7">
      <w:pPr>
        <w:ind w:left="-567"/>
      </w:pPr>
      <w:r>
        <w:rPr>
          <w:noProof/>
        </w:rPr>
        <w:drawing>
          <wp:inline distT="0" distB="0" distL="0" distR="0" wp14:anchorId="763BD2CD" wp14:editId="042ACBA4">
            <wp:extent cx="6410325" cy="40005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print2 usecase.jpg"/>
                    <pic:cNvPicPr/>
                  </pic:nvPicPr>
                  <pic:blipFill>
                    <a:blip r:embed="rId63">
                      <a:extLst>
                        <a:ext uri="{28A0092B-C50C-407E-A947-70E740481C1C}">
                          <a14:useLocalDpi xmlns:a14="http://schemas.microsoft.com/office/drawing/2010/main" val="0"/>
                        </a:ext>
                      </a:extLst>
                    </a:blip>
                    <a:stretch>
                      <a:fillRect/>
                    </a:stretch>
                  </pic:blipFill>
                  <pic:spPr>
                    <a:xfrm>
                      <a:off x="0" y="0"/>
                      <a:ext cx="6410325" cy="4000500"/>
                    </a:xfrm>
                    <a:prstGeom prst="rect">
                      <a:avLst/>
                    </a:prstGeom>
                  </pic:spPr>
                </pic:pic>
              </a:graphicData>
            </a:graphic>
          </wp:inline>
        </w:drawing>
      </w:r>
    </w:p>
    <w:p w14:paraId="6585CFBA" w14:textId="597EF9BF" w:rsidR="00166D01" w:rsidRDefault="00166D01"/>
    <w:p w14:paraId="773FF2CB" w14:textId="6B5250DA" w:rsidR="00166D01" w:rsidRPr="002F59DA" w:rsidRDefault="00166D01">
      <w:pPr>
        <w:rPr>
          <w:rFonts w:ascii="Times New Roman" w:hAnsi="Times New Roman" w:cs="Times New Roman"/>
          <w:sz w:val="24"/>
        </w:rPr>
      </w:pPr>
    </w:p>
    <w:p w14:paraId="53033FB7" w14:textId="77777777" w:rsidR="002F59DA" w:rsidRPr="002F59DA" w:rsidRDefault="002F59DA" w:rsidP="002F59DA">
      <w:pPr>
        <w:rPr>
          <w:rFonts w:ascii="Times New Roman" w:hAnsi="Times New Roman" w:cs="Times New Roman"/>
          <w:b/>
          <w:sz w:val="24"/>
        </w:rPr>
      </w:pPr>
      <w:r w:rsidRPr="002F59DA">
        <w:rPr>
          <w:rFonts w:ascii="Times New Roman" w:hAnsi="Times New Roman" w:cs="Times New Roman"/>
          <w:b/>
          <w:sz w:val="24"/>
        </w:rPr>
        <w:t>Interprétation :</w:t>
      </w:r>
    </w:p>
    <w:p w14:paraId="5E3E7303" w14:textId="77777777" w:rsidR="009D3F09" w:rsidRDefault="002F59DA" w:rsidP="002F59DA">
      <w:pPr>
        <w:rPr>
          <w:rFonts w:ascii="Times New Roman" w:hAnsi="Times New Roman" w:cs="Times New Roman"/>
          <w:sz w:val="24"/>
        </w:rPr>
      </w:pPr>
      <w:r w:rsidRPr="002F59DA">
        <w:rPr>
          <w:rFonts w:ascii="Times New Roman" w:hAnsi="Times New Roman" w:cs="Times New Roman"/>
          <w:sz w:val="24"/>
        </w:rPr>
        <w:t xml:space="preserve">Le diagramme des cas d’utilisation de la figure 38 est du 2ème sprint qui présente "Gestion </w:t>
      </w:r>
    </w:p>
    <w:p w14:paraId="53473493" w14:textId="77777777" w:rsidR="009D3F09" w:rsidRDefault="002F59DA" w:rsidP="002F59DA">
      <w:pPr>
        <w:rPr>
          <w:rFonts w:ascii="Times New Roman" w:hAnsi="Times New Roman" w:cs="Times New Roman"/>
          <w:sz w:val="24"/>
        </w:rPr>
      </w:pPr>
      <w:proofErr w:type="gramStart"/>
      <w:r w:rsidRPr="002F59DA">
        <w:rPr>
          <w:rFonts w:ascii="Times New Roman" w:hAnsi="Times New Roman" w:cs="Times New Roman"/>
          <w:sz w:val="24"/>
        </w:rPr>
        <w:t>des</w:t>
      </w:r>
      <w:proofErr w:type="gramEnd"/>
      <w:r>
        <w:rPr>
          <w:rFonts w:ascii="Times New Roman" w:hAnsi="Times New Roman" w:cs="Times New Roman"/>
          <w:sz w:val="24"/>
        </w:rPr>
        <w:t xml:space="preserve"> interventions</w:t>
      </w:r>
      <w:r w:rsidR="00AD3FD0">
        <w:rPr>
          <w:rFonts w:ascii="Times New Roman" w:hAnsi="Times New Roman" w:cs="Times New Roman"/>
          <w:sz w:val="24"/>
        </w:rPr>
        <w:t xml:space="preserve"> et Gestion des taches</w:t>
      </w:r>
      <w:r w:rsidRPr="002F59DA">
        <w:rPr>
          <w:rFonts w:ascii="Times New Roman" w:hAnsi="Times New Roman" w:cs="Times New Roman"/>
          <w:sz w:val="24"/>
        </w:rPr>
        <w:t xml:space="preserve">". Dans cette partie nous allons faire la description </w:t>
      </w:r>
    </w:p>
    <w:p w14:paraId="4FF4A5D1" w14:textId="1CCF2EE8" w:rsidR="00166D01" w:rsidRDefault="002F59DA" w:rsidP="002F59DA">
      <w:pPr>
        <w:rPr>
          <w:rFonts w:ascii="Times New Roman" w:hAnsi="Times New Roman" w:cs="Times New Roman"/>
          <w:sz w:val="24"/>
        </w:rPr>
      </w:pPr>
      <w:proofErr w:type="gramStart"/>
      <w:r w:rsidRPr="002F59DA">
        <w:rPr>
          <w:rFonts w:ascii="Times New Roman" w:hAnsi="Times New Roman" w:cs="Times New Roman"/>
          <w:sz w:val="24"/>
        </w:rPr>
        <w:t>textuelle</w:t>
      </w:r>
      <w:proofErr w:type="gramEnd"/>
      <w:r>
        <w:rPr>
          <w:rFonts w:ascii="Times New Roman" w:hAnsi="Times New Roman" w:cs="Times New Roman"/>
          <w:sz w:val="24"/>
        </w:rPr>
        <w:t xml:space="preserve"> </w:t>
      </w:r>
      <w:r w:rsidRPr="002F59DA">
        <w:rPr>
          <w:rFonts w:ascii="Times New Roman" w:hAnsi="Times New Roman" w:cs="Times New Roman"/>
          <w:sz w:val="24"/>
        </w:rPr>
        <w:t>de ce diagramme des cas</w:t>
      </w:r>
      <w:r>
        <w:rPr>
          <w:rFonts w:ascii="Times New Roman" w:hAnsi="Times New Roman" w:cs="Times New Roman"/>
          <w:sz w:val="24"/>
        </w:rPr>
        <w:t xml:space="preserve"> </w:t>
      </w:r>
      <w:r w:rsidRPr="002F59DA">
        <w:rPr>
          <w:rFonts w:ascii="Times New Roman" w:hAnsi="Times New Roman" w:cs="Times New Roman"/>
          <w:sz w:val="24"/>
        </w:rPr>
        <w:t>d’utilisation.</w:t>
      </w:r>
    </w:p>
    <w:p w14:paraId="01153CAC" w14:textId="0F3B45B6" w:rsidR="00D83410" w:rsidRDefault="00D83410" w:rsidP="002F59DA">
      <w:pPr>
        <w:rPr>
          <w:rFonts w:ascii="Times New Roman" w:hAnsi="Times New Roman" w:cs="Times New Roman"/>
          <w:sz w:val="24"/>
        </w:rPr>
      </w:pPr>
    </w:p>
    <w:p w14:paraId="6FEE124F" w14:textId="77777777" w:rsidR="00096F58" w:rsidRDefault="00096F58" w:rsidP="002F59DA">
      <w:pPr>
        <w:rPr>
          <w:rFonts w:ascii="Times New Roman" w:hAnsi="Times New Roman" w:cs="Times New Roman"/>
          <w:sz w:val="24"/>
        </w:rPr>
      </w:pPr>
    </w:p>
    <w:p w14:paraId="0B389D3B" w14:textId="345F5A85" w:rsidR="00D83410" w:rsidRDefault="00D83410" w:rsidP="002F59DA">
      <w:pPr>
        <w:rPr>
          <w:rFonts w:ascii="Times New Roman" w:hAnsi="Times New Roman" w:cs="Times New Roman"/>
          <w:b/>
          <w:sz w:val="24"/>
        </w:rPr>
      </w:pPr>
      <w:r w:rsidRPr="00D83410">
        <w:rPr>
          <w:rFonts w:ascii="Times New Roman" w:hAnsi="Times New Roman" w:cs="Times New Roman"/>
          <w:b/>
          <w:sz w:val="24"/>
        </w:rPr>
        <w:t>Côté Chef d’équipe :</w:t>
      </w:r>
    </w:p>
    <w:p w14:paraId="49208206" w14:textId="40E849D6" w:rsidR="00D83410" w:rsidRDefault="004F7FF0" w:rsidP="002F59DA">
      <w:pPr>
        <w:rPr>
          <w:rFonts w:ascii="Times New Roman" w:hAnsi="Times New Roman" w:cs="Times New Roman"/>
          <w:sz w:val="24"/>
        </w:rPr>
      </w:pPr>
      <w:r w:rsidRPr="004F7FF0">
        <w:rPr>
          <w:rFonts w:ascii="Times New Roman" w:hAnsi="Times New Roman" w:cs="Times New Roman"/>
          <w:sz w:val="24"/>
        </w:rPr>
        <w:t xml:space="preserve">Description textuelle de cas d’utilisation “Consulter la liste des </w:t>
      </w:r>
      <w:r w:rsidRPr="00096F58">
        <w:rPr>
          <w:rFonts w:ascii="Times New Roman" w:hAnsi="Times New Roman" w:cs="Times New Roman"/>
          <w:sz w:val="24"/>
        </w:rPr>
        <w:t>interventions</w:t>
      </w:r>
      <w:r w:rsidRPr="00096F58">
        <w:rPr>
          <w:rFonts w:ascii="Times New Roman" w:hAnsi="Times New Roman" w:cs="Times New Roman"/>
        </w:rPr>
        <w:t xml:space="preserve"> </w:t>
      </w:r>
      <w:r w:rsidRPr="004F7FF0">
        <w:rPr>
          <w:rFonts w:ascii="Times New Roman" w:hAnsi="Times New Roman" w:cs="Times New Roman"/>
          <w:sz w:val="24"/>
        </w:rPr>
        <w:t>"</w:t>
      </w:r>
    </w:p>
    <w:p w14:paraId="2A65675E" w14:textId="77777777" w:rsidR="00096F58" w:rsidRPr="004F7FF0" w:rsidRDefault="00096F58" w:rsidP="002F59DA">
      <w:pPr>
        <w:rPr>
          <w:rFonts w:ascii="Times New Roman" w:hAnsi="Times New Roman" w:cs="Times New Roman"/>
          <w:sz w:val="24"/>
        </w:rPr>
      </w:pPr>
    </w:p>
    <w:tbl>
      <w:tblPr>
        <w:tblStyle w:val="TableGrid"/>
        <w:tblW w:w="9592" w:type="dxa"/>
        <w:tblLook w:val="04A0" w:firstRow="1" w:lastRow="0" w:firstColumn="1" w:lastColumn="0" w:noHBand="0" w:noVBand="1"/>
      </w:tblPr>
      <w:tblGrid>
        <w:gridCol w:w="3295"/>
        <w:gridCol w:w="6297"/>
      </w:tblGrid>
      <w:tr w:rsidR="00D83410" w14:paraId="410C2970" w14:textId="77777777" w:rsidTr="002E3766">
        <w:trPr>
          <w:trHeight w:val="402"/>
        </w:trPr>
        <w:tc>
          <w:tcPr>
            <w:tcW w:w="9592" w:type="dxa"/>
            <w:gridSpan w:val="2"/>
          </w:tcPr>
          <w:p w14:paraId="2C93E6DB" w14:textId="2FDD084D" w:rsidR="00D83410" w:rsidRPr="00D83410" w:rsidRDefault="00D83410" w:rsidP="002E3766">
            <w:pPr>
              <w:ind w:left="-262"/>
              <w:jc w:val="center"/>
              <w:rPr>
                <w:rFonts w:ascii="Times New Roman" w:hAnsi="Times New Roman" w:cs="Times New Roman"/>
                <w:i/>
                <w:sz w:val="24"/>
              </w:rPr>
            </w:pPr>
            <w:r w:rsidRPr="00D83410">
              <w:rPr>
                <w:rFonts w:ascii="Times New Roman" w:hAnsi="Times New Roman" w:cs="Times New Roman"/>
                <w:i/>
                <w:sz w:val="24"/>
              </w:rPr>
              <w:t>Sommaire d’identification</w:t>
            </w:r>
          </w:p>
        </w:tc>
      </w:tr>
      <w:tr w:rsidR="00D83410" w:rsidRPr="00C92723" w14:paraId="00D54F68" w14:textId="77777777" w:rsidTr="008216E3">
        <w:trPr>
          <w:trHeight w:val="379"/>
        </w:trPr>
        <w:tc>
          <w:tcPr>
            <w:tcW w:w="3295" w:type="dxa"/>
          </w:tcPr>
          <w:p w14:paraId="0A9E8B47" w14:textId="1D634E18" w:rsidR="00D83410" w:rsidRPr="00C92723" w:rsidRDefault="00D83410" w:rsidP="002F59DA">
            <w:pPr>
              <w:rPr>
                <w:rFonts w:ascii="Times New Roman" w:hAnsi="Times New Roman" w:cs="Times New Roman"/>
                <w:sz w:val="24"/>
              </w:rPr>
            </w:pPr>
            <w:r w:rsidRPr="00C92723">
              <w:rPr>
                <w:rFonts w:ascii="Times New Roman" w:hAnsi="Times New Roman" w:cs="Times New Roman"/>
                <w:sz w:val="24"/>
              </w:rPr>
              <w:t>Titre</w:t>
            </w:r>
          </w:p>
        </w:tc>
        <w:tc>
          <w:tcPr>
            <w:tcW w:w="6297" w:type="dxa"/>
          </w:tcPr>
          <w:p w14:paraId="7F51D13F" w14:textId="6191AE5A" w:rsidR="00D83410" w:rsidRPr="00C92723" w:rsidRDefault="00D83410" w:rsidP="002F59DA">
            <w:pPr>
              <w:rPr>
                <w:rFonts w:ascii="Times New Roman" w:hAnsi="Times New Roman" w:cs="Times New Roman"/>
                <w:b/>
                <w:sz w:val="24"/>
              </w:rPr>
            </w:pPr>
            <w:r w:rsidRPr="00C92723">
              <w:rPr>
                <w:rFonts w:ascii="Times New Roman" w:hAnsi="Times New Roman" w:cs="Times New Roman"/>
                <w:b/>
                <w:sz w:val="24"/>
              </w:rPr>
              <w:t>Consulter la liste des interventions</w:t>
            </w:r>
          </w:p>
        </w:tc>
      </w:tr>
      <w:tr w:rsidR="00D83410" w:rsidRPr="00C92723" w14:paraId="14A817B4" w14:textId="77777777" w:rsidTr="008216E3">
        <w:trPr>
          <w:trHeight w:val="402"/>
        </w:trPr>
        <w:tc>
          <w:tcPr>
            <w:tcW w:w="3295" w:type="dxa"/>
          </w:tcPr>
          <w:p w14:paraId="12540374" w14:textId="27D10A4B" w:rsidR="00D83410" w:rsidRPr="00C92723" w:rsidRDefault="00D83410" w:rsidP="002F59DA">
            <w:pPr>
              <w:rPr>
                <w:rFonts w:ascii="Times New Roman" w:hAnsi="Times New Roman" w:cs="Times New Roman"/>
                <w:sz w:val="24"/>
              </w:rPr>
            </w:pPr>
            <w:r w:rsidRPr="00C92723">
              <w:rPr>
                <w:rFonts w:ascii="Times New Roman" w:hAnsi="Times New Roman" w:cs="Times New Roman"/>
                <w:sz w:val="24"/>
              </w:rPr>
              <w:t>Résumé</w:t>
            </w:r>
          </w:p>
        </w:tc>
        <w:tc>
          <w:tcPr>
            <w:tcW w:w="6297" w:type="dxa"/>
          </w:tcPr>
          <w:p w14:paraId="3C15353C" w14:textId="12DE8233" w:rsidR="00D83410" w:rsidRPr="00C92723" w:rsidRDefault="00D83410" w:rsidP="002F59DA">
            <w:pPr>
              <w:rPr>
                <w:rFonts w:ascii="Times New Roman" w:hAnsi="Times New Roman" w:cs="Times New Roman"/>
                <w:sz w:val="24"/>
              </w:rPr>
            </w:pPr>
            <w:r w:rsidRPr="00C92723">
              <w:rPr>
                <w:rFonts w:ascii="Times New Roman" w:hAnsi="Times New Roman" w:cs="Times New Roman"/>
                <w:sz w:val="24"/>
              </w:rPr>
              <w:t>L'utilisateur peut consulter la liste des interventions.</w:t>
            </w:r>
          </w:p>
        </w:tc>
      </w:tr>
      <w:tr w:rsidR="00D83410" w:rsidRPr="00C92723" w14:paraId="50F75932" w14:textId="77777777" w:rsidTr="008216E3">
        <w:trPr>
          <w:trHeight w:val="402"/>
        </w:trPr>
        <w:tc>
          <w:tcPr>
            <w:tcW w:w="3295" w:type="dxa"/>
          </w:tcPr>
          <w:p w14:paraId="0FA2088B" w14:textId="55AFC4C3" w:rsidR="00D83410" w:rsidRPr="00C92723" w:rsidRDefault="00D83410" w:rsidP="002F59DA">
            <w:pPr>
              <w:rPr>
                <w:rFonts w:ascii="Times New Roman" w:hAnsi="Times New Roman" w:cs="Times New Roman"/>
                <w:sz w:val="24"/>
              </w:rPr>
            </w:pPr>
            <w:r w:rsidRPr="00C92723">
              <w:rPr>
                <w:rFonts w:ascii="Times New Roman" w:hAnsi="Times New Roman" w:cs="Times New Roman"/>
                <w:sz w:val="24"/>
              </w:rPr>
              <w:t>Acteur</w:t>
            </w:r>
          </w:p>
        </w:tc>
        <w:tc>
          <w:tcPr>
            <w:tcW w:w="6297" w:type="dxa"/>
          </w:tcPr>
          <w:p w14:paraId="562E8028" w14:textId="76A347A5" w:rsidR="00D83410" w:rsidRPr="00C92723" w:rsidRDefault="00D83410" w:rsidP="002F59DA">
            <w:pPr>
              <w:rPr>
                <w:rFonts w:ascii="Times New Roman" w:hAnsi="Times New Roman" w:cs="Times New Roman"/>
                <w:sz w:val="24"/>
              </w:rPr>
            </w:pPr>
            <w:r w:rsidRPr="00C92723">
              <w:rPr>
                <w:rFonts w:ascii="Times New Roman" w:hAnsi="Times New Roman" w:cs="Times New Roman"/>
                <w:sz w:val="24"/>
              </w:rPr>
              <w:t>Chef d’équipe</w:t>
            </w:r>
            <w:r w:rsidR="002E3766" w:rsidRPr="00C92723">
              <w:rPr>
                <w:rFonts w:ascii="Times New Roman" w:hAnsi="Times New Roman" w:cs="Times New Roman"/>
                <w:sz w:val="24"/>
              </w:rPr>
              <w:t xml:space="preserve"> et technicien</w:t>
            </w:r>
          </w:p>
        </w:tc>
      </w:tr>
      <w:tr w:rsidR="00D83410" w:rsidRPr="00C92723" w14:paraId="16A09FB0" w14:textId="77777777" w:rsidTr="002E3766">
        <w:trPr>
          <w:trHeight w:val="657"/>
        </w:trPr>
        <w:tc>
          <w:tcPr>
            <w:tcW w:w="9592" w:type="dxa"/>
            <w:gridSpan w:val="2"/>
          </w:tcPr>
          <w:p w14:paraId="4E6C6DAB" w14:textId="77777777" w:rsidR="00D83410" w:rsidRPr="00C92723" w:rsidRDefault="00D83410" w:rsidP="00D83410">
            <w:pPr>
              <w:jc w:val="center"/>
              <w:rPr>
                <w:rFonts w:ascii="Times New Roman" w:hAnsi="Times New Roman" w:cs="Times New Roman"/>
                <w:i/>
                <w:sz w:val="24"/>
              </w:rPr>
            </w:pPr>
            <w:r w:rsidRPr="00C92723">
              <w:rPr>
                <w:rFonts w:ascii="Times New Roman" w:hAnsi="Times New Roman" w:cs="Times New Roman"/>
                <w:i/>
                <w:sz w:val="24"/>
              </w:rPr>
              <w:t>Description des</w:t>
            </w:r>
          </w:p>
          <w:p w14:paraId="0B2E9F44" w14:textId="4AC937F4" w:rsidR="00D83410" w:rsidRPr="00C92723" w:rsidRDefault="00D83410" w:rsidP="00D83410">
            <w:pPr>
              <w:jc w:val="center"/>
              <w:rPr>
                <w:rFonts w:ascii="Times New Roman" w:hAnsi="Times New Roman" w:cs="Times New Roman"/>
                <w:sz w:val="24"/>
              </w:rPr>
            </w:pPr>
            <w:r w:rsidRPr="00C92723">
              <w:rPr>
                <w:rFonts w:ascii="Times New Roman" w:hAnsi="Times New Roman" w:cs="Times New Roman"/>
                <w:i/>
                <w:sz w:val="24"/>
              </w:rPr>
              <w:t>Enchaînements</w:t>
            </w:r>
          </w:p>
        </w:tc>
      </w:tr>
      <w:tr w:rsidR="008216E3" w:rsidRPr="00C92723" w14:paraId="73071B38" w14:textId="77777777" w:rsidTr="008216E3">
        <w:trPr>
          <w:trHeight w:val="402"/>
        </w:trPr>
        <w:tc>
          <w:tcPr>
            <w:tcW w:w="3295" w:type="dxa"/>
          </w:tcPr>
          <w:p w14:paraId="2B1AEE51" w14:textId="41D30295" w:rsidR="008216E3" w:rsidRPr="00C92723" w:rsidRDefault="008216E3" w:rsidP="008216E3">
            <w:pPr>
              <w:rPr>
                <w:rFonts w:ascii="Times New Roman" w:hAnsi="Times New Roman" w:cs="Times New Roman"/>
                <w:sz w:val="24"/>
              </w:rPr>
            </w:pPr>
            <w:r w:rsidRPr="00C92723">
              <w:rPr>
                <w:rFonts w:ascii="Times New Roman" w:hAnsi="Times New Roman" w:cs="Times New Roman"/>
                <w:sz w:val="24"/>
              </w:rPr>
              <w:t>Pré-condition</w:t>
            </w:r>
          </w:p>
        </w:tc>
        <w:tc>
          <w:tcPr>
            <w:tcW w:w="6297" w:type="dxa"/>
          </w:tcPr>
          <w:p w14:paraId="433568ED" w14:textId="5DE8CC55" w:rsidR="008216E3" w:rsidRPr="00C92723" w:rsidRDefault="008216E3" w:rsidP="008216E3">
            <w:pPr>
              <w:rPr>
                <w:rFonts w:ascii="Times New Roman" w:hAnsi="Times New Roman" w:cs="Times New Roman"/>
                <w:sz w:val="24"/>
              </w:rPr>
            </w:pPr>
            <w:r w:rsidRPr="00927F30">
              <w:rPr>
                <w:rFonts w:ascii="Times New Roman" w:hAnsi="Times New Roman" w:cs="Times New Roman"/>
                <w:color w:val="0D0D0D"/>
                <w:sz w:val="24"/>
                <w:szCs w:val="24"/>
                <w:shd w:val="clear" w:color="auto" w:fill="FFFFFF"/>
              </w:rPr>
              <w:t>L'utilisateur doit être authentifié et avoir les droits nécessaires pour modifier une intervention.</w:t>
            </w:r>
          </w:p>
        </w:tc>
      </w:tr>
      <w:tr w:rsidR="008216E3" w:rsidRPr="00C92723" w14:paraId="58268C3D" w14:textId="77777777" w:rsidTr="008216E3">
        <w:trPr>
          <w:trHeight w:val="402"/>
        </w:trPr>
        <w:tc>
          <w:tcPr>
            <w:tcW w:w="3295" w:type="dxa"/>
          </w:tcPr>
          <w:p w14:paraId="72AC2C5A" w14:textId="6E644F39" w:rsidR="008216E3" w:rsidRPr="00C92723" w:rsidRDefault="008216E3" w:rsidP="008216E3">
            <w:pPr>
              <w:rPr>
                <w:rFonts w:ascii="Times New Roman" w:hAnsi="Times New Roman" w:cs="Times New Roman"/>
                <w:sz w:val="24"/>
              </w:rPr>
            </w:pPr>
            <w:r w:rsidRPr="00C92723">
              <w:rPr>
                <w:rFonts w:ascii="Times New Roman" w:hAnsi="Times New Roman" w:cs="Times New Roman"/>
                <w:sz w:val="24"/>
              </w:rPr>
              <w:t>Post-condition</w:t>
            </w:r>
          </w:p>
        </w:tc>
        <w:tc>
          <w:tcPr>
            <w:tcW w:w="6297" w:type="dxa"/>
          </w:tcPr>
          <w:p w14:paraId="522E6005" w14:textId="05903EB9" w:rsidR="008216E3" w:rsidRPr="00C92723" w:rsidRDefault="008216E3" w:rsidP="008216E3">
            <w:pPr>
              <w:rPr>
                <w:rFonts w:ascii="Times New Roman" w:hAnsi="Times New Roman" w:cs="Times New Roman"/>
                <w:sz w:val="24"/>
              </w:rPr>
            </w:pPr>
            <w:r w:rsidRPr="00C92723">
              <w:rPr>
                <w:rFonts w:ascii="Times New Roman" w:hAnsi="Times New Roman" w:cs="Times New Roman"/>
                <w:sz w:val="24"/>
              </w:rPr>
              <w:t>Aucune</w:t>
            </w:r>
          </w:p>
        </w:tc>
      </w:tr>
      <w:tr w:rsidR="008216E3" w:rsidRPr="00C92723" w14:paraId="755E8E2A" w14:textId="77777777" w:rsidTr="008216E3">
        <w:trPr>
          <w:trHeight w:val="379"/>
        </w:trPr>
        <w:tc>
          <w:tcPr>
            <w:tcW w:w="3295" w:type="dxa"/>
          </w:tcPr>
          <w:p w14:paraId="59DED3A1" w14:textId="4B135F27" w:rsidR="008216E3" w:rsidRPr="00C92723" w:rsidRDefault="008216E3" w:rsidP="008216E3">
            <w:pPr>
              <w:rPr>
                <w:rFonts w:ascii="Times New Roman" w:hAnsi="Times New Roman" w:cs="Times New Roman"/>
                <w:sz w:val="24"/>
              </w:rPr>
            </w:pPr>
            <w:r w:rsidRPr="00C92723">
              <w:rPr>
                <w:rFonts w:ascii="Times New Roman" w:hAnsi="Times New Roman" w:cs="Times New Roman"/>
                <w:sz w:val="24"/>
              </w:rPr>
              <w:t>Scénario nominal</w:t>
            </w:r>
          </w:p>
        </w:tc>
        <w:tc>
          <w:tcPr>
            <w:tcW w:w="6297" w:type="dxa"/>
          </w:tcPr>
          <w:p w14:paraId="1A3966F1" w14:textId="77777777" w:rsidR="008216E3" w:rsidRPr="00C92723" w:rsidRDefault="008216E3" w:rsidP="008216E3">
            <w:pPr>
              <w:rPr>
                <w:rFonts w:ascii="Times New Roman" w:hAnsi="Times New Roman" w:cs="Times New Roman"/>
                <w:color w:val="0D0D0D"/>
                <w:sz w:val="24"/>
                <w:szCs w:val="24"/>
                <w:shd w:val="clear" w:color="auto" w:fill="FFFFFF"/>
              </w:rPr>
            </w:pPr>
            <w:r w:rsidRPr="00C92723">
              <w:rPr>
                <w:rFonts w:ascii="Times New Roman" w:hAnsi="Times New Roman" w:cs="Times New Roman"/>
                <w:sz w:val="24"/>
                <w:szCs w:val="24"/>
              </w:rPr>
              <w:t xml:space="preserve">1. </w:t>
            </w:r>
            <w:r w:rsidRPr="00C92723">
              <w:rPr>
                <w:rFonts w:ascii="Times New Roman" w:hAnsi="Times New Roman" w:cs="Times New Roman"/>
                <w:color w:val="0D0D0D"/>
                <w:sz w:val="24"/>
                <w:szCs w:val="24"/>
                <w:shd w:val="clear" w:color="auto" w:fill="FFFFFF"/>
              </w:rPr>
              <w:t>L'utilisateur sélectionne l'option "Interventions" dans le système.</w:t>
            </w:r>
          </w:p>
          <w:p w14:paraId="22627F91" w14:textId="600EDE3F" w:rsidR="008216E3" w:rsidRPr="00C92723" w:rsidRDefault="008216E3" w:rsidP="008216E3">
            <w:pPr>
              <w:rPr>
                <w:rFonts w:ascii="Times New Roman" w:hAnsi="Times New Roman" w:cs="Times New Roman"/>
                <w:sz w:val="24"/>
                <w:szCs w:val="24"/>
              </w:rPr>
            </w:pPr>
            <w:r w:rsidRPr="00C92723">
              <w:rPr>
                <w:rFonts w:ascii="Times New Roman" w:hAnsi="Times New Roman" w:cs="Times New Roman"/>
                <w:sz w:val="24"/>
                <w:szCs w:val="24"/>
              </w:rPr>
              <w:t xml:space="preserve">2. </w:t>
            </w:r>
            <w:r w:rsidRPr="00C92723">
              <w:rPr>
                <w:rFonts w:ascii="Times New Roman" w:hAnsi="Times New Roman" w:cs="Times New Roman"/>
                <w:color w:val="0D0D0D"/>
                <w:sz w:val="24"/>
                <w:szCs w:val="24"/>
                <w:shd w:val="clear" w:color="auto" w:fill="FFFFFF"/>
              </w:rPr>
              <w:t>Le système récupère la liste complète des interventions disponibles.</w:t>
            </w:r>
          </w:p>
          <w:p w14:paraId="3022E980" w14:textId="77777777" w:rsidR="008216E3" w:rsidRDefault="008216E3" w:rsidP="008216E3">
            <w:pPr>
              <w:rPr>
                <w:rFonts w:ascii="Times New Roman" w:hAnsi="Times New Roman" w:cs="Times New Roman"/>
                <w:color w:val="0D0D0D"/>
                <w:sz w:val="24"/>
                <w:szCs w:val="24"/>
                <w:shd w:val="clear" w:color="auto" w:fill="FFFFFF"/>
              </w:rPr>
            </w:pPr>
            <w:r w:rsidRPr="00C92723">
              <w:rPr>
                <w:rFonts w:ascii="Times New Roman" w:hAnsi="Times New Roman" w:cs="Times New Roman"/>
                <w:sz w:val="24"/>
                <w:szCs w:val="24"/>
              </w:rPr>
              <w:t xml:space="preserve">3. </w:t>
            </w:r>
            <w:r w:rsidRPr="00C92723">
              <w:rPr>
                <w:rFonts w:ascii="Times New Roman" w:hAnsi="Times New Roman" w:cs="Times New Roman"/>
                <w:color w:val="0D0D0D"/>
                <w:sz w:val="24"/>
                <w:szCs w:val="24"/>
                <w:shd w:val="clear" w:color="auto" w:fill="FFFFFF"/>
              </w:rPr>
              <w:t>Le système affiche la liste des interventions, en montrant les détails pertinents tels que la priorité, la date, la description, etc.</w:t>
            </w:r>
          </w:p>
          <w:p w14:paraId="363939BC" w14:textId="4128CE38" w:rsidR="008216E3" w:rsidRPr="008216E3" w:rsidRDefault="008216E3" w:rsidP="008216E3">
            <w:pPr>
              <w:rPr>
                <w:rFonts w:ascii="Times New Roman" w:hAnsi="Times New Roman" w:cs="Times New Roman"/>
                <w:sz w:val="24"/>
                <w:szCs w:val="24"/>
              </w:rPr>
            </w:pPr>
            <w:r>
              <w:rPr>
                <w:rFonts w:ascii="Times New Roman" w:hAnsi="Times New Roman" w:cs="Times New Roman"/>
                <w:sz w:val="24"/>
                <w:szCs w:val="24"/>
              </w:rPr>
              <w:t>4.</w:t>
            </w:r>
            <w:r>
              <w:t xml:space="preserve"> </w:t>
            </w:r>
            <w:r w:rsidRPr="008216E3">
              <w:rPr>
                <w:rFonts w:ascii="Times New Roman" w:hAnsi="Times New Roman" w:cs="Times New Roman"/>
                <w:sz w:val="24"/>
                <w:szCs w:val="24"/>
              </w:rPr>
              <w:t>L</w:t>
            </w:r>
            <w:r>
              <w:rPr>
                <w:rFonts w:ascii="Times New Roman" w:hAnsi="Times New Roman" w:cs="Times New Roman"/>
                <w:sz w:val="24"/>
                <w:szCs w:val="24"/>
              </w:rPr>
              <w:t>e chef d’équipe ou le technicien</w:t>
            </w:r>
            <w:r w:rsidRPr="008216E3">
              <w:rPr>
                <w:rFonts w:ascii="Times New Roman" w:hAnsi="Times New Roman" w:cs="Times New Roman"/>
                <w:sz w:val="24"/>
                <w:szCs w:val="24"/>
              </w:rPr>
              <w:t xml:space="preserve"> demande de modifier un utilisateur en cliquant sur</w:t>
            </w:r>
            <w:r>
              <w:rPr>
                <w:rFonts w:ascii="Times New Roman" w:hAnsi="Times New Roman" w:cs="Times New Roman"/>
                <w:sz w:val="24"/>
                <w:szCs w:val="24"/>
              </w:rPr>
              <w:t xml:space="preserve"> </w:t>
            </w:r>
            <w:r w:rsidRPr="008216E3">
              <w:rPr>
                <w:rFonts w:ascii="Times New Roman" w:hAnsi="Times New Roman" w:cs="Times New Roman"/>
                <w:sz w:val="24"/>
                <w:szCs w:val="24"/>
              </w:rPr>
              <w:t>l’icône</w:t>
            </w:r>
            <w:r>
              <w:rPr>
                <w:rFonts w:ascii="Times New Roman" w:hAnsi="Times New Roman" w:cs="Times New Roman"/>
                <w:sz w:val="24"/>
                <w:szCs w:val="24"/>
              </w:rPr>
              <w:t xml:space="preserve"> </w:t>
            </w:r>
            <w:r w:rsidRPr="008216E3">
              <w:rPr>
                <w:rFonts w:ascii="Times New Roman" w:hAnsi="Times New Roman" w:cs="Times New Roman"/>
                <w:sz w:val="24"/>
                <w:szCs w:val="24"/>
              </w:rPr>
              <w:t xml:space="preserve">« </w:t>
            </w:r>
            <w:r>
              <w:rPr>
                <w:rFonts w:ascii="Times New Roman" w:hAnsi="Times New Roman" w:cs="Times New Roman"/>
                <w:sz w:val="24"/>
                <w:szCs w:val="24"/>
              </w:rPr>
              <w:t>modifier</w:t>
            </w:r>
            <w:r w:rsidRPr="008216E3">
              <w:rPr>
                <w:rFonts w:ascii="Times New Roman" w:hAnsi="Times New Roman" w:cs="Times New Roman"/>
                <w:sz w:val="24"/>
                <w:szCs w:val="24"/>
              </w:rPr>
              <w:t xml:space="preserve"> ».</w:t>
            </w:r>
          </w:p>
          <w:p w14:paraId="4C68A315" w14:textId="49DA22BE" w:rsidR="008216E3" w:rsidRPr="008216E3" w:rsidRDefault="008216E3" w:rsidP="008216E3">
            <w:pPr>
              <w:rPr>
                <w:rFonts w:ascii="Times New Roman" w:hAnsi="Times New Roman" w:cs="Times New Roman"/>
                <w:sz w:val="24"/>
                <w:szCs w:val="24"/>
              </w:rPr>
            </w:pPr>
            <w:r>
              <w:rPr>
                <w:rFonts w:ascii="Times New Roman" w:hAnsi="Times New Roman" w:cs="Times New Roman"/>
                <w:sz w:val="24"/>
                <w:szCs w:val="24"/>
              </w:rPr>
              <w:t>4</w:t>
            </w:r>
            <w:r w:rsidRPr="008216E3">
              <w:rPr>
                <w:rFonts w:ascii="Times New Roman" w:hAnsi="Times New Roman" w:cs="Times New Roman"/>
                <w:sz w:val="24"/>
                <w:szCs w:val="24"/>
              </w:rPr>
              <w:t>.1. Le système affiche le formulaire de modification d’un utilisateur</w:t>
            </w:r>
          </w:p>
          <w:p w14:paraId="2E0A8B74" w14:textId="7C35AA6D" w:rsidR="008216E3" w:rsidRPr="008216E3" w:rsidRDefault="008216E3" w:rsidP="008216E3">
            <w:pPr>
              <w:rPr>
                <w:rFonts w:ascii="Times New Roman" w:hAnsi="Times New Roman" w:cs="Times New Roman"/>
                <w:sz w:val="24"/>
                <w:szCs w:val="24"/>
              </w:rPr>
            </w:pPr>
            <w:r>
              <w:rPr>
                <w:rFonts w:ascii="Times New Roman" w:hAnsi="Times New Roman" w:cs="Times New Roman"/>
                <w:sz w:val="24"/>
                <w:szCs w:val="24"/>
              </w:rPr>
              <w:t>4</w:t>
            </w:r>
            <w:r w:rsidRPr="008216E3">
              <w:rPr>
                <w:rFonts w:ascii="Times New Roman" w:hAnsi="Times New Roman" w:cs="Times New Roman"/>
                <w:sz w:val="24"/>
                <w:szCs w:val="24"/>
              </w:rPr>
              <w:t xml:space="preserve">.2. Le système met à jour les paramètres de </w:t>
            </w:r>
            <w:r>
              <w:rPr>
                <w:rFonts w:ascii="Times New Roman" w:hAnsi="Times New Roman" w:cs="Times New Roman"/>
                <w:sz w:val="24"/>
                <w:szCs w:val="24"/>
              </w:rPr>
              <w:t>l’intervention</w:t>
            </w:r>
            <w:r w:rsidRPr="008216E3">
              <w:rPr>
                <w:rFonts w:ascii="Times New Roman" w:hAnsi="Times New Roman" w:cs="Times New Roman"/>
                <w:sz w:val="24"/>
                <w:szCs w:val="24"/>
              </w:rPr>
              <w:t xml:space="preserve"> dans la base des</w:t>
            </w:r>
            <w:r>
              <w:rPr>
                <w:rFonts w:ascii="Times New Roman" w:hAnsi="Times New Roman" w:cs="Times New Roman"/>
                <w:sz w:val="24"/>
                <w:szCs w:val="24"/>
              </w:rPr>
              <w:t xml:space="preserve"> </w:t>
            </w:r>
            <w:r w:rsidRPr="008216E3">
              <w:rPr>
                <w:rFonts w:ascii="Times New Roman" w:hAnsi="Times New Roman" w:cs="Times New Roman"/>
                <w:sz w:val="24"/>
                <w:szCs w:val="24"/>
              </w:rPr>
              <w:t>données.</w:t>
            </w:r>
          </w:p>
          <w:p w14:paraId="13521DD4" w14:textId="46D8AEA4" w:rsidR="008216E3" w:rsidRPr="008216E3" w:rsidRDefault="008216E3" w:rsidP="008216E3">
            <w:pPr>
              <w:rPr>
                <w:rFonts w:ascii="Times New Roman" w:hAnsi="Times New Roman" w:cs="Times New Roman"/>
                <w:sz w:val="24"/>
                <w:szCs w:val="24"/>
              </w:rPr>
            </w:pPr>
            <w:r>
              <w:rPr>
                <w:rFonts w:ascii="Times New Roman" w:hAnsi="Times New Roman" w:cs="Times New Roman"/>
                <w:sz w:val="24"/>
                <w:szCs w:val="24"/>
              </w:rPr>
              <w:t>4</w:t>
            </w:r>
            <w:r w:rsidRPr="008216E3">
              <w:rPr>
                <w:rFonts w:ascii="Times New Roman" w:hAnsi="Times New Roman" w:cs="Times New Roman"/>
                <w:sz w:val="24"/>
                <w:szCs w:val="24"/>
              </w:rPr>
              <w:t>.3. Le système affiche à l’administrateur un message de succès de</w:t>
            </w:r>
            <w:r>
              <w:rPr>
                <w:rFonts w:ascii="Times New Roman" w:hAnsi="Times New Roman" w:cs="Times New Roman"/>
                <w:sz w:val="24"/>
                <w:szCs w:val="24"/>
              </w:rPr>
              <w:t xml:space="preserve"> </w:t>
            </w:r>
            <w:r w:rsidRPr="008216E3">
              <w:rPr>
                <w:rFonts w:ascii="Times New Roman" w:hAnsi="Times New Roman" w:cs="Times New Roman"/>
                <w:sz w:val="24"/>
                <w:szCs w:val="24"/>
              </w:rPr>
              <w:t>modification.</w:t>
            </w:r>
          </w:p>
          <w:p w14:paraId="0243CD16" w14:textId="0F001BBD" w:rsidR="008216E3" w:rsidRPr="008216E3" w:rsidRDefault="008216E3" w:rsidP="008216E3">
            <w:pPr>
              <w:rPr>
                <w:rFonts w:ascii="Times New Roman" w:hAnsi="Times New Roman" w:cs="Times New Roman"/>
                <w:sz w:val="24"/>
                <w:szCs w:val="24"/>
              </w:rPr>
            </w:pPr>
            <w:r>
              <w:rPr>
                <w:rFonts w:ascii="Times New Roman" w:hAnsi="Times New Roman" w:cs="Times New Roman"/>
                <w:sz w:val="24"/>
                <w:szCs w:val="24"/>
              </w:rPr>
              <w:t>5</w:t>
            </w:r>
            <w:r w:rsidRPr="008216E3">
              <w:rPr>
                <w:rFonts w:ascii="Times New Roman" w:hAnsi="Times New Roman" w:cs="Times New Roman"/>
                <w:sz w:val="24"/>
                <w:szCs w:val="24"/>
              </w:rPr>
              <w:t>. L</w:t>
            </w:r>
            <w:r>
              <w:rPr>
                <w:rFonts w:ascii="Times New Roman" w:hAnsi="Times New Roman" w:cs="Times New Roman"/>
                <w:sz w:val="24"/>
                <w:szCs w:val="24"/>
              </w:rPr>
              <w:t>e chef d’équipe ou le technicien</w:t>
            </w:r>
            <w:r w:rsidRPr="008216E3">
              <w:rPr>
                <w:rFonts w:ascii="Times New Roman" w:hAnsi="Times New Roman" w:cs="Times New Roman"/>
                <w:sz w:val="24"/>
                <w:szCs w:val="24"/>
              </w:rPr>
              <w:t xml:space="preserve"> demande </w:t>
            </w:r>
            <w:proofErr w:type="gramStart"/>
            <w:r w:rsidRPr="008216E3">
              <w:rPr>
                <w:rFonts w:ascii="Times New Roman" w:hAnsi="Times New Roman" w:cs="Times New Roman"/>
                <w:sz w:val="24"/>
                <w:szCs w:val="24"/>
              </w:rPr>
              <w:t>d</w:t>
            </w:r>
            <w:r w:rsidR="005106B7">
              <w:rPr>
                <w:rFonts w:ascii="Times New Roman" w:hAnsi="Times New Roman" w:cs="Times New Roman"/>
                <w:sz w:val="24"/>
                <w:szCs w:val="24"/>
              </w:rPr>
              <w:t>’annuler ,</w:t>
            </w:r>
            <w:proofErr w:type="gramEnd"/>
            <w:r w:rsidR="005106B7">
              <w:rPr>
                <w:rFonts w:ascii="Times New Roman" w:hAnsi="Times New Roman" w:cs="Times New Roman"/>
                <w:sz w:val="24"/>
                <w:szCs w:val="24"/>
              </w:rPr>
              <w:t xml:space="preserve"> clôturer une intervention </w:t>
            </w:r>
            <w:r w:rsidRPr="008216E3">
              <w:rPr>
                <w:rFonts w:ascii="Times New Roman" w:hAnsi="Times New Roman" w:cs="Times New Roman"/>
                <w:sz w:val="24"/>
                <w:szCs w:val="24"/>
              </w:rPr>
              <w:t>en cliquant sur</w:t>
            </w:r>
            <w:r>
              <w:rPr>
                <w:rFonts w:ascii="Times New Roman" w:hAnsi="Times New Roman" w:cs="Times New Roman"/>
                <w:sz w:val="24"/>
                <w:szCs w:val="24"/>
              </w:rPr>
              <w:t xml:space="preserve"> </w:t>
            </w:r>
            <w:r w:rsidRPr="008216E3">
              <w:rPr>
                <w:rFonts w:ascii="Times New Roman" w:hAnsi="Times New Roman" w:cs="Times New Roman"/>
                <w:sz w:val="24"/>
                <w:szCs w:val="24"/>
              </w:rPr>
              <w:t xml:space="preserve">l’icône « </w:t>
            </w:r>
            <w:r>
              <w:rPr>
                <w:rFonts w:ascii="Times New Roman" w:hAnsi="Times New Roman" w:cs="Times New Roman"/>
                <w:sz w:val="24"/>
                <w:szCs w:val="24"/>
              </w:rPr>
              <w:t>supprimer</w:t>
            </w:r>
            <w:r w:rsidRPr="008216E3">
              <w:rPr>
                <w:rFonts w:ascii="Times New Roman" w:hAnsi="Times New Roman" w:cs="Times New Roman"/>
                <w:sz w:val="24"/>
                <w:szCs w:val="24"/>
              </w:rPr>
              <w:t xml:space="preserve"> ».</w:t>
            </w:r>
          </w:p>
          <w:p w14:paraId="7E1F7FF5" w14:textId="7D8BD36A" w:rsidR="008216E3" w:rsidRPr="008216E3" w:rsidRDefault="008216E3" w:rsidP="008216E3">
            <w:pPr>
              <w:rPr>
                <w:rFonts w:ascii="Times New Roman" w:hAnsi="Times New Roman" w:cs="Times New Roman"/>
                <w:sz w:val="24"/>
                <w:szCs w:val="24"/>
              </w:rPr>
            </w:pPr>
            <w:r>
              <w:rPr>
                <w:rFonts w:ascii="Times New Roman" w:hAnsi="Times New Roman" w:cs="Times New Roman"/>
                <w:sz w:val="24"/>
                <w:szCs w:val="24"/>
              </w:rPr>
              <w:t>5</w:t>
            </w:r>
            <w:r w:rsidRPr="008216E3">
              <w:rPr>
                <w:rFonts w:ascii="Times New Roman" w:hAnsi="Times New Roman" w:cs="Times New Roman"/>
                <w:sz w:val="24"/>
                <w:szCs w:val="24"/>
              </w:rPr>
              <w:t>.1. Le système supprime l’utilisateur de la base des données.</w:t>
            </w:r>
          </w:p>
          <w:p w14:paraId="5469AEAA" w14:textId="0753F796" w:rsidR="008216E3" w:rsidRPr="00C92723" w:rsidRDefault="008216E3" w:rsidP="008216E3">
            <w:pPr>
              <w:rPr>
                <w:rFonts w:ascii="Times New Roman" w:hAnsi="Times New Roman" w:cs="Times New Roman"/>
                <w:sz w:val="24"/>
                <w:szCs w:val="24"/>
              </w:rPr>
            </w:pPr>
            <w:r>
              <w:rPr>
                <w:rFonts w:ascii="Times New Roman" w:hAnsi="Times New Roman" w:cs="Times New Roman"/>
                <w:sz w:val="24"/>
                <w:szCs w:val="24"/>
              </w:rPr>
              <w:t>5</w:t>
            </w:r>
            <w:r w:rsidRPr="008216E3">
              <w:rPr>
                <w:rFonts w:ascii="Times New Roman" w:hAnsi="Times New Roman" w:cs="Times New Roman"/>
                <w:sz w:val="24"/>
                <w:szCs w:val="24"/>
              </w:rPr>
              <w:t xml:space="preserve">.2. Le système affiche </w:t>
            </w:r>
            <w:r>
              <w:rPr>
                <w:rFonts w:ascii="Times New Roman" w:hAnsi="Times New Roman" w:cs="Times New Roman"/>
                <w:sz w:val="24"/>
                <w:szCs w:val="24"/>
              </w:rPr>
              <w:t>au chef d’équipe ou le technicien</w:t>
            </w:r>
            <w:r w:rsidRPr="008216E3">
              <w:rPr>
                <w:rFonts w:ascii="Times New Roman" w:hAnsi="Times New Roman" w:cs="Times New Roman"/>
                <w:sz w:val="24"/>
                <w:szCs w:val="24"/>
              </w:rPr>
              <w:t xml:space="preserve"> un message de succès de</w:t>
            </w:r>
            <w:r>
              <w:rPr>
                <w:rFonts w:ascii="Times New Roman" w:hAnsi="Times New Roman" w:cs="Times New Roman"/>
                <w:sz w:val="24"/>
                <w:szCs w:val="24"/>
              </w:rPr>
              <w:t xml:space="preserve"> </w:t>
            </w:r>
            <w:r w:rsidRPr="008216E3">
              <w:rPr>
                <w:rFonts w:ascii="Times New Roman" w:hAnsi="Times New Roman" w:cs="Times New Roman"/>
                <w:sz w:val="24"/>
                <w:szCs w:val="24"/>
              </w:rPr>
              <w:t>suppression.</w:t>
            </w:r>
          </w:p>
        </w:tc>
      </w:tr>
      <w:tr w:rsidR="008216E3" w:rsidRPr="00C92723" w14:paraId="5AD26FD4" w14:textId="77777777" w:rsidTr="008216E3">
        <w:trPr>
          <w:trHeight w:val="74"/>
        </w:trPr>
        <w:tc>
          <w:tcPr>
            <w:tcW w:w="3295" w:type="dxa"/>
          </w:tcPr>
          <w:p w14:paraId="4780DC5D" w14:textId="496BE907" w:rsidR="008216E3" w:rsidRPr="00C92723" w:rsidRDefault="008216E3" w:rsidP="008216E3">
            <w:pPr>
              <w:rPr>
                <w:rFonts w:ascii="Times New Roman" w:hAnsi="Times New Roman" w:cs="Times New Roman"/>
                <w:sz w:val="24"/>
              </w:rPr>
            </w:pPr>
            <w:r w:rsidRPr="00C92723">
              <w:rPr>
                <w:rFonts w:ascii="Times New Roman" w:hAnsi="Times New Roman" w:cs="Times New Roman"/>
                <w:sz w:val="24"/>
              </w:rPr>
              <w:t>Enchaînements alternatifs</w:t>
            </w:r>
          </w:p>
        </w:tc>
        <w:tc>
          <w:tcPr>
            <w:tcW w:w="6297" w:type="dxa"/>
          </w:tcPr>
          <w:p w14:paraId="3592C669" w14:textId="05D565CD" w:rsidR="008216E3" w:rsidRPr="00C92723" w:rsidRDefault="008216E3" w:rsidP="008216E3">
            <w:pPr>
              <w:rPr>
                <w:rFonts w:ascii="Times New Roman" w:hAnsi="Times New Roman" w:cs="Times New Roman"/>
                <w:sz w:val="24"/>
              </w:rPr>
            </w:pPr>
            <w:r w:rsidRPr="00C92723">
              <w:rPr>
                <w:rFonts w:ascii="Times New Roman" w:hAnsi="Times New Roman" w:cs="Times New Roman"/>
                <w:sz w:val="24"/>
              </w:rPr>
              <w:t>Aucune intervention disponible</w:t>
            </w:r>
          </w:p>
        </w:tc>
      </w:tr>
    </w:tbl>
    <w:p w14:paraId="60BFE1FC" w14:textId="410CC62E" w:rsidR="00D83410" w:rsidRDefault="00D83410" w:rsidP="002F59DA">
      <w:pPr>
        <w:rPr>
          <w:rFonts w:ascii="Times New Roman" w:hAnsi="Times New Roman" w:cs="Times New Roman"/>
          <w:sz w:val="24"/>
        </w:rPr>
      </w:pPr>
    </w:p>
    <w:p w14:paraId="221BA0A3" w14:textId="18EE6376" w:rsidR="008216E3" w:rsidRDefault="008216E3" w:rsidP="002F59DA">
      <w:pPr>
        <w:rPr>
          <w:rFonts w:ascii="Times New Roman" w:hAnsi="Times New Roman" w:cs="Times New Roman"/>
          <w:sz w:val="24"/>
        </w:rPr>
      </w:pPr>
    </w:p>
    <w:p w14:paraId="0C6A5BF8" w14:textId="6756F21D" w:rsidR="008216E3" w:rsidRDefault="008216E3" w:rsidP="002F59DA">
      <w:pPr>
        <w:rPr>
          <w:rFonts w:ascii="Times New Roman" w:hAnsi="Times New Roman" w:cs="Times New Roman"/>
          <w:sz w:val="24"/>
        </w:rPr>
      </w:pPr>
    </w:p>
    <w:p w14:paraId="0D932525" w14:textId="6104B16A" w:rsidR="008216E3" w:rsidRDefault="008216E3" w:rsidP="002F59DA">
      <w:pPr>
        <w:rPr>
          <w:rFonts w:ascii="Times New Roman" w:hAnsi="Times New Roman" w:cs="Times New Roman"/>
          <w:sz w:val="24"/>
        </w:rPr>
      </w:pPr>
    </w:p>
    <w:p w14:paraId="5562AF88" w14:textId="45F4C70D" w:rsidR="00096F58" w:rsidRDefault="00096F58" w:rsidP="002F59DA">
      <w:pPr>
        <w:rPr>
          <w:rFonts w:ascii="Times New Roman" w:hAnsi="Times New Roman" w:cs="Times New Roman"/>
          <w:sz w:val="24"/>
        </w:rPr>
      </w:pPr>
    </w:p>
    <w:p w14:paraId="5A8524F9" w14:textId="77777777" w:rsidR="00096F58" w:rsidRDefault="00096F58" w:rsidP="002F59DA">
      <w:pPr>
        <w:rPr>
          <w:rFonts w:ascii="Times New Roman" w:hAnsi="Times New Roman" w:cs="Times New Roman"/>
          <w:sz w:val="24"/>
        </w:rPr>
      </w:pPr>
    </w:p>
    <w:p w14:paraId="32CC39C6" w14:textId="1B414D93" w:rsidR="004F7FF0" w:rsidRDefault="004F7FF0" w:rsidP="002F59DA">
      <w:pPr>
        <w:rPr>
          <w:rFonts w:ascii="Times New Roman" w:hAnsi="Times New Roman" w:cs="Times New Roman"/>
          <w:sz w:val="24"/>
          <w:szCs w:val="24"/>
        </w:rPr>
      </w:pPr>
      <w:r w:rsidRPr="004F7FF0">
        <w:rPr>
          <w:rFonts w:ascii="Times New Roman" w:hAnsi="Times New Roman" w:cs="Times New Roman"/>
          <w:sz w:val="24"/>
          <w:szCs w:val="24"/>
        </w:rPr>
        <w:lastRenderedPageBreak/>
        <w:t xml:space="preserve">Description textuelle de cas d’utilisation " </w:t>
      </w:r>
      <w:r w:rsidRPr="004F7FF0">
        <w:rPr>
          <w:rFonts w:ascii="Times New Roman" w:hAnsi="Times New Roman" w:cs="Times New Roman"/>
          <w:color w:val="0D0D0D"/>
          <w:sz w:val="24"/>
          <w:szCs w:val="24"/>
          <w:shd w:val="clear" w:color="auto" w:fill="FFFFFF"/>
        </w:rPr>
        <w:t>Ajouter une intervention</w:t>
      </w:r>
      <w:r w:rsidRPr="004F7FF0">
        <w:rPr>
          <w:rFonts w:ascii="Times New Roman" w:hAnsi="Times New Roman" w:cs="Times New Roman"/>
          <w:sz w:val="24"/>
          <w:szCs w:val="24"/>
        </w:rPr>
        <w:t xml:space="preserve"> "</w:t>
      </w:r>
    </w:p>
    <w:p w14:paraId="3349B108" w14:textId="77777777" w:rsidR="00096F58" w:rsidRPr="004F7FF0" w:rsidRDefault="00096F58" w:rsidP="002F59DA">
      <w:pPr>
        <w:rPr>
          <w:rFonts w:ascii="Times New Roman" w:hAnsi="Times New Roman" w:cs="Times New Roman"/>
          <w:sz w:val="24"/>
          <w:szCs w:val="24"/>
        </w:rPr>
      </w:pPr>
    </w:p>
    <w:tbl>
      <w:tblPr>
        <w:tblStyle w:val="TableGrid"/>
        <w:tblW w:w="9634" w:type="dxa"/>
        <w:tblLook w:val="04A0" w:firstRow="1" w:lastRow="0" w:firstColumn="1" w:lastColumn="0" w:noHBand="0" w:noVBand="1"/>
      </w:tblPr>
      <w:tblGrid>
        <w:gridCol w:w="3256"/>
        <w:gridCol w:w="6378"/>
      </w:tblGrid>
      <w:tr w:rsidR="00C92723" w:rsidRPr="00C92723" w14:paraId="05A75B27" w14:textId="77777777" w:rsidTr="00C92723">
        <w:tc>
          <w:tcPr>
            <w:tcW w:w="9634" w:type="dxa"/>
            <w:gridSpan w:val="2"/>
          </w:tcPr>
          <w:p w14:paraId="65C65B3F" w14:textId="1C472D54" w:rsidR="00C92723" w:rsidRPr="00C92723" w:rsidRDefault="00C92723" w:rsidP="00C92723">
            <w:pPr>
              <w:jc w:val="center"/>
              <w:rPr>
                <w:rFonts w:ascii="Times New Roman" w:hAnsi="Times New Roman" w:cs="Times New Roman"/>
                <w:sz w:val="24"/>
              </w:rPr>
            </w:pPr>
            <w:r w:rsidRPr="00C92723">
              <w:rPr>
                <w:rFonts w:ascii="Times New Roman" w:hAnsi="Times New Roman" w:cs="Times New Roman"/>
                <w:i/>
                <w:sz w:val="24"/>
              </w:rPr>
              <w:t>Sommaire d’identification</w:t>
            </w:r>
          </w:p>
        </w:tc>
      </w:tr>
      <w:tr w:rsidR="00C92723" w:rsidRPr="00C92723" w14:paraId="1B834017" w14:textId="77777777" w:rsidTr="00C92723">
        <w:trPr>
          <w:trHeight w:val="456"/>
        </w:trPr>
        <w:tc>
          <w:tcPr>
            <w:tcW w:w="3256" w:type="dxa"/>
          </w:tcPr>
          <w:p w14:paraId="0060A3CA" w14:textId="16483647" w:rsidR="00C92723" w:rsidRPr="00C92723" w:rsidRDefault="00C92723" w:rsidP="002F59DA">
            <w:pPr>
              <w:rPr>
                <w:rFonts w:ascii="Times New Roman" w:hAnsi="Times New Roman" w:cs="Times New Roman"/>
                <w:sz w:val="24"/>
              </w:rPr>
            </w:pPr>
            <w:r w:rsidRPr="00C92723">
              <w:rPr>
                <w:rFonts w:ascii="Times New Roman" w:hAnsi="Times New Roman" w:cs="Times New Roman"/>
                <w:sz w:val="24"/>
              </w:rPr>
              <w:t>Titre</w:t>
            </w:r>
          </w:p>
        </w:tc>
        <w:tc>
          <w:tcPr>
            <w:tcW w:w="6378" w:type="dxa"/>
          </w:tcPr>
          <w:p w14:paraId="16782DD7" w14:textId="4DFA9E44" w:rsidR="00C92723" w:rsidRPr="00C92723" w:rsidRDefault="00C92723" w:rsidP="002F59DA">
            <w:pPr>
              <w:rPr>
                <w:rFonts w:ascii="Times New Roman" w:hAnsi="Times New Roman" w:cs="Times New Roman"/>
                <w:b/>
                <w:sz w:val="24"/>
                <w:szCs w:val="24"/>
              </w:rPr>
            </w:pPr>
            <w:r w:rsidRPr="00C92723">
              <w:rPr>
                <w:rFonts w:ascii="Times New Roman" w:hAnsi="Times New Roman" w:cs="Times New Roman"/>
                <w:b/>
                <w:color w:val="0D0D0D"/>
                <w:sz w:val="24"/>
                <w:szCs w:val="24"/>
                <w:shd w:val="clear" w:color="auto" w:fill="FFFFFF"/>
              </w:rPr>
              <w:t>Ajouter une intervention</w:t>
            </w:r>
          </w:p>
        </w:tc>
      </w:tr>
      <w:tr w:rsidR="00C92723" w:rsidRPr="00C92723" w14:paraId="437CB6D9" w14:textId="77777777" w:rsidTr="00C92723">
        <w:trPr>
          <w:trHeight w:val="690"/>
        </w:trPr>
        <w:tc>
          <w:tcPr>
            <w:tcW w:w="3256" w:type="dxa"/>
          </w:tcPr>
          <w:p w14:paraId="153E6FEE" w14:textId="5C1C24CF" w:rsidR="00C92723" w:rsidRPr="00C92723" w:rsidRDefault="00C92723" w:rsidP="002F59DA">
            <w:pPr>
              <w:rPr>
                <w:rFonts w:ascii="Times New Roman" w:hAnsi="Times New Roman" w:cs="Times New Roman"/>
                <w:sz w:val="24"/>
              </w:rPr>
            </w:pPr>
            <w:r w:rsidRPr="00C92723">
              <w:rPr>
                <w:rFonts w:ascii="Times New Roman" w:hAnsi="Times New Roman" w:cs="Times New Roman"/>
                <w:sz w:val="24"/>
              </w:rPr>
              <w:t>Résumé</w:t>
            </w:r>
          </w:p>
        </w:tc>
        <w:tc>
          <w:tcPr>
            <w:tcW w:w="6378" w:type="dxa"/>
          </w:tcPr>
          <w:p w14:paraId="1758C4A5" w14:textId="655237F1" w:rsidR="00C92723" w:rsidRPr="00C92723" w:rsidRDefault="00C92723" w:rsidP="002F59DA">
            <w:pPr>
              <w:rPr>
                <w:rFonts w:ascii="Times New Roman" w:hAnsi="Times New Roman" w:cs="Times New Roman"/>
                <w:sz w:val="24"/>
                <w:szCs w:val="24"/>
              </w:rPr>
            </w:pPr>
            <w:r w:rsidRPr="00C92723">
              <w:rPr>
                <w:rFonts w:ascii="Times New Roman" w:hAnsi="Times New Roman" w:cs="Times New Roman"/>
                <w:color w:val="0D0D0D"/>
                <w:sz w:val="24"/>
                <w:szCs w:val="24"/>
                <w:shd w:val="clear" w:color="auto" w:fill="FFFFFF"/>
              </w:rPr>
              <w:t>L'utilisateur peut ajouter une nouvelle intervention dans le système.</w:t>
            </w:r>
          </w:p>
        </w:tc>
      </w:tr>
      <w:tr w:rsidR="00C92723" w:rsidRPr="00C92723" w14:paraId="442A94AE" w14:textId="77777777" w:rsidTr="00C92723">
        <w:trPr>
          <w:trHeight w:val="416"/>
        </w:trPr>
        <w:tc>
          <w:tcPr>
            <w:tcW w:w="3256" w:type="dxa"/>
          </w:tcPr>
          <w:p w14:paraId="227F728F" w14:textId="48C526E1" w:rsidR="00C92723" w:rsidRPr="00C92723" w:rsidRDefault="00C92723" w:rsidP="002F59DA">
            <w:pPr>
              <w:rPr>
                <w:rFonts w:ascii="Times New Roman" w:hAnsi="Times New Roman" w:cs="Times New Roman"/>
                <w:sz w:val="24"/>
              </w:rPr>
            </w:pPr>
            <w:r w:rsidRPr="00C92723">
              <w:rPr>
                <w:rFonts w:ascii="Times New Roman" w:hAnsi="Times New Roman" w:cs="Times New Roman"/>
                <w:sz w:val="24"/>
              </w:rPr>
              <w:t>Acteur</w:t>
            </w:r>
          </w:p>
        </w:tc>
        <w:tc>
          <w:tcPr>
            <w:tcW w:w="6378" w:type="dxa"/>
          </w:tcPr>
          <w:p w14:paraId="0E5A959E" w14:textId="718437BC" w:rsidR="00C92723" w:rsidRPr="00C92723" w:rsidRDefault="00C92723" w:rsidP="002F59DA">
            <w:pPr>
              <w:rPr>
                <w:rFonts w:ascii="Times New Roman" w:hAnsi="Times New Roman" w:cs="Times New Roman"/>
                <w:sz w:val="24"/>
                <w:szCs w:val="24"/>
              </w:rPr>
            </w:pPr>
            <w:r w:rsidRPr="00C92723">
              <w:rPr>
                <w:rFonts w:ascii="Times New Roman" w:hAnsi="Times New Roman" w:cs="Times New Roman"/>
                <w:color w:val="0D0D0D"/>
                <w:sz w:val="24"/>
                <w:szCs w:val="24"/>
                <w:shd w:val="clear" w:color="auto" w:fill="FFFFFF"/>
              </w:rPr>
              <w:t>Chef d'équipe</w:t>
            </w:r>
          </w:p>
        </w:tc>
      </w:tr>
      <w:tr w:rsidR="00C92723" w:rsidRPr="00C92723" w14:paraId="27EB67DF" w14:textId="77777777" w:rsidTr="00C92723">
        <w:tc>
          <w:tcPr>
            <w:tcW w:w="9634" w:type="dxa"/>
            <w:gridSpan w:val="2"/>
          </w:tcPr>
          <w:p w14:paraId="1ADA78C2" w14:textId="77777777" w:rsidR="00C92723" w:rsidRPr="00C92723" w:rsidRDefault="00C92723" w:rsidP="00C92723">
            <w:pPr>
              <w:jc w:val="center"/>
              <w:rPr>
                <w:rFonts w:ascii="Times New Roman" w:hAnsi="Times New Roman" w:cs="Times New Roman"/>
                <w:i/>
                <w:sz w:val="24"/>
                <w:szCs w:val="24"/>
              </w:rPr>
            </w:pPr>
            <w:r w:rsidRPr="00C92723">
              <w:rPr>
                <w:rFonts w:ascii="Times New Roman" w:hAnsi="Times New Roman" w:cs="Times New Roman"/>
                <w:i/>
                <w:sz w:val="24"/>
                <w:szCs w:val="24"/>
              </w:rPr>
              <w:t>Description des</w:t>
            </w:r>
          </w:p>
          <w:p w14:paraId="2240B84F" w14:textId="4A5764EC" w:rsidR="00C92723" w:rsidRPr="00C92723" w:rsidRDefault="00C92723" w:rsidP="00C92723">
            <w:pPr>
              <w:jc w:val="center"/>
              <w:rPr>
                <w:rFonts w:ascii="Times New Roman" w:hAnsi="Times New Roman" w:cs="Times New Roman"/>
                <w:sz w:val="24"/>
                <w:szCs w:val="24"/>
              </w:rPr>
            </w:pPr>
            <w:r w:rsidRPr="00C92723">
              <w:rPr>
                <w:rFonts w:ascii="Times New Roman" w:hAnsi="Times New Roman" w:cs="Times New Roman"/>
                <w:i/>
                <w:sz w:val="24"/>
                <w:szCs w:val="24"/>
              </w:rPr>
              <w:t>Enchaînements</w:t>
            </w:r>
          </w:p>
        </w:tc>
      </w:tr>
      <w:tr w:rsidR="00C92723" w:rsidRPr="00C92723" w14:paraId="04381DE5" w14:textId="77777777" w:rsidTr="00C92723">
        <w:trPr>
          <w:trHeight w:val="699"/>
        </w:trPr>
        <w:tc>
          <w:tcPr>
            <w:tcW w:w="3256" w:type="dxa"/>
          </w:tcPr>
          <w:p w14:paraId="0CFCA032" w14:textId="1E1DD43A" w:rsidR="00C92723" w:rsidRPr="00C92723" w:rsidRDefault="00C92723" w:rsidP="002F59DA">
            <w:pPr>
              <w:rPr>
                <w:rFonts w:ascii="Times New Roman" w:hAnsi="Times New Roman" w:cs="Times New Roman"/>
                <w:sz w:val="24"/>
              </w:rPr>
            </w:pPr>
            <w:r w:rsidRPr="00C92723">
              <w:rPr>
                <w:rFonts w:ascii="Times New Roman" w:hAnsi="Times New Roman" w:cs="Times New Roman"/>
                <w:sz w:val="24"/>
              </w:rPr>
              <w:t>Pré-condition</w:t>
            </w:r>
          </w:p>
        </w:tc>
        <w:tc>
          <w:tcPr>
            <w:tcW w:w="6378" w:type="dxa"/>
          </w:tcPr>
          <w:p w14:paraId="529A4AE5" w14:textId="524621BB" w:rsidR="00C92723" w:rsidRPr="00C92723" w:rsidRDefault="00C92723" w:rsidP="002F59DA">
            <w:pPr>
              <w:rPr>
                <w:rFonts w:ascii="Times New Roman" w:hAnsi="Times New Roman" w:cs="Times New Roman"/>
                <w:sz w:val="24"/>
                <w:szCs w:val="24"/>
              </w:rPr>
            </w:pPr>
            <w:r w:rsidRPr="00C92723">
              <w:rPr>
                <w:rFonts w:ascii="Times New Roman" w:hAnsi="Times New Roman" w:cs="Times New Roman"/>
                <w:color w:val="0D0D0D"/>
                <w:sz w:val="24"/>
                <w:szCs w:val="24"/>
                <w:shd w:val="clear" w:color="auto" w:fill="FFFFFF"/>
              </w:rPr>
              <w:t>L'utilisateur doit être authentifié et avoir les droits nécessaires pour ajouter une intervention.</w:t>
            </w:r>
          </w:p>
        </w:tc>
      </w:tr>
      <w:tr w:rsidR="00C92723" w:rsidRPr="00C92723" w14:paraId="391E3A88" w14:textId="77777777" w:rsidTr="00C92723">
        <w:tc>
          <w:tcPr>
            <w:tcW w:w="3256" w:type="dxa"/>
          </w:tcPr>
          <w:p w14:paraId="77DF807A" w14:textId="60FF4383" w:rsidR="00C92723" w:rsidRPr="00C92723" w:rsidRDefault="00C92723" w:rsidP="002F59DA">
            <w:pPr>
              <w:rPr>
                <w:rFonts w:ascii="Times New Roman" w:hAnsi="Times New Roman" w:cs="Times New Roman"/>
                <w:sz w:val="24"/>
              </w:rPr>
            </w:pPr>
            <w:r w:rsidRPr="00C92723">
              <w:rPr>
                <w:rFonts w:ascii="Times New Roman" w:hAnsi="Times New Roman" w:cs="Times New Roman"/>
                <w:sz w:val="24"/>
              </w:rPr>
              <w:t>Post-condition</w:t>
            </w:r>
          </w:p>
        </w:tc>
        <w:tc>
          <w:tcPr>
            <w:tcW w:w="6378" w:type="dxa"/>
          </w:tcPr>
          <w:p w14:paraId="5450C18E" w14:textId="328E2EA1" w:rsidR="00C92723" w:rsidRPr="00C92723" w:rsidRDefault="00C92723" w:rsidP="002F59DA">
            <w:pPr>
              <w:rPr>
                <w:rFonts w:ascii="Times New Roman" w:hAnsi="Times New Roman" w:cs="Times New Roman"/>
                <w:sz w:val="24"/>
                <w:szCs w:val="24"/>
              </w:rPr>
            </w:pPr>
            <w:r w:rsidRPr="00C92723">
              <w:rPr>
                <w:rFonts w:ascii="Times New Roman" w:hAnsi="Times New Roman" w:cs="Times New Roman"/>
                <w:color w:val="0D0D0D"/>
                <w:sz w:val="24"/>
                <w:szCs w:val="24"/>
                <w:shd w:val="clear" w:color="auto" w:fill="FFFFFF"/>
              </w:rPr>
              <w:t>L'intervention est ajoutée à la liste des interventions disponibles dans le système.</w:t>
            </w:r>
          </w:p>
        </w:tc>
      </w:tr>
      <w:tr w:rsidR="00C92723" w:rsidRPr="00C92723" w14:paraId="78E0512F" w14:textId="77777777" w:rsidTr="00C92723">
        <w:tc>
          <w:tcPr>
            <w:tcW w:w="3256" w:type="dxa"/>
          </w:tcPr>
          <w:p w14:paraId="57B833FE" w14:textId="27781720" w:rsidR="00C92723" w:rsidRPr="00C92723" w:rsidRDefault="00C92723" w:rsidP="002F59DA">
            <w:pPr>
              <w:rPr>
                <w:rFonts w:ascii="Times New Roman" w:hAnsi="Times New Roman" w:cs="Times New Roman"/>
                <w:sz w:val="24"/>
              </w:rPr>
            </w:pPr>
            <w:r w:rsidRPr="00C92723">
              <w:rPr>
                <w:rFonts w:ascii="Times New Roman" w:hAnsi="Times New Roman" w:cs="Times New Roman"/>
                <w:sz w:val="24"/>
              </w:rPr>
              <w:t>Scénario nominal</w:t>
            </w:r>
          </w:p>
        </w:tc>
        <w:tc>
          <w:tcPr>
            <w:tcW w:w="6378" w:type="dxa"/>
          </w:tcPr>
          <w:p w14:paraId="0AFB9D41" w14:textId="6B60A32C" w:rsidR="00C92723" w:rsidRPr="00C92723" w:rsidRDefault="00C92723" w:rsidP="00C92723">
            <w:pPr>
              <w:rPr>
                <w:rFonts w:ascii="Times New Roman" w:hAnsi="Times New Roman" w:cs="Times New Roman"/>
                <w:color w:val="0D0D0D"/>
                <w:sz w:val="24"/>
                <w:szCs w:val="24"/>
                <w:shd w:val="clear" w:color="auto" w:fill="FFFFFF"/>
              </w:rPr>
            </w:pPr>
            <w:r w:rsidRPr="00C92723">
              <w:rPr>
                <w:rFonts w:ascii="Times New Roman" w:hAnsi="Times New Roman" w:cs="Times New Roman"/>
                <w:color w:val="0D0D0D"/>
                <w:sz w:val="24"/>
                <w:szCs w:val="24"/>
                <w:shd w:val="clear" w:color="auto" w:fill="FFFFFF"/>
              </w:rPr>
              <w:t>1.L'utilisateur sélectionne l'option "Ajouter une intervention" dans le système.</w:t>
            </w:r>
          </w:p>
          <w:p w14:paraId="2AB241F9" w14:textId="7560BBED" w:rsidR="00C92723" w:rsidRPr="008216E3" w:rsidRDefault="00C92723" w:rsidP="00C92723">
            <w:pPr>
              <w:rPr>
                <w:rFonts w:ascii="Times New Roman" w:hAnsi="Times New Roman" w:cs="Times New Roman"/>
                <w:color w:val="0D0D0D"/>
                <w:sz w:val="24"/>
                <w:szCs w:val="24"/>
                <w:shd w:val="clear" w:color="auto" w:fill="FFFFFF"/>
              </w:rPr>
            </w:pPr>
            <w:r w:rsidRPr="00C92723">
              <w:rPr>
                <w:rFonts w:ascii="Times New Roman" w:hAnsi="Times New Roman" w:cs="Times New Roman"/>
                <w:sz w:val="24"/>
                <w:szCs w:val="24"/>
              </w:rPr>
              <w:t>2.</w:t>
            </w:r>
            <w:r w:rsidRPr="00C92723">
              <w:rPr>
                <w:rFonts w:ascii="Times New Roman" w:hAnsi="Times New Roman" w:cs="Times New Roman"/>
                <w:color w:val="0D0D0D"/>
                <w:sz w:val="24"/>
                <w:szCs w:val="24"/>
                <w:shd w:val="clear" w:color="auto" w:fill="FFFFFF"/>
              </w:rPr>
              <w:t xml:space="preserve"> Le système affiche un formulaire permettant de saisir les détails de l'intervention (titre, description, priorité, date, etc.).</w:t>
            </w:r>
          </w:p>
          <w:p w14:paraId="3C61851F" w14:textId="1B167780" w:rsidR="00C92723" w:rsidRPr="008216E3" w:rsidRDefault="00C92723" w:rsidP="00C92723">
            <w:pPr>
              <w:rPr>
                <w:rFonts w:ascii="Times New Roman" w:hAnsi="Times New Roman" w:cs="Times New Roman"/>
                <w:color w:val="0D0D0D"/>
                <w:sz w:val="24"/>
                <w:szCs w:val="24"/>
                <w:shd w:val="clear" w:color="auto" w:fill="FFFFFF"/>
              </w:rPr>
            </w:pPr>
            <w:r w:rsidRPr="00C92723">
              <w:rPr>
                <w:rFonts w:ascii="Times New Roman" w:hAnsi="Times New Roman" w:cs="Times New Roman"/>
                <w:sz w:val="24"/>
                <w:szCs w:val="24"/>
              </w:rPr>
              <w:t>3.</w:t>
            </w:r>
            <w:r w:rsidRPr="00C92723">
              <w:rPr>
                <w:rFonts w:ascii="Times New Roman" w:hAnsi="Times New Roman" w:cs="Times New Roman"/>
                <w:color w:val="0D0D0D"/>
                <w:sz w:val="24"/>
                <w:szCs w:val="24"/>
                <w:shd w:val="clear" w:color="auto" w:fill="FFFFFF"/>
              </w:rPr>
              <w:t xml:space="preserve"> L'utilisateur remplit le formulaire avec les informations requises.</w:t>
            </w:r>
          </w:p>
          <w:p w14:paraId="0AE14E68" w14:textId="47F31B7A" w:rsidR="00C92723" w:rsidRPr="008216E3" w:rsidRDefault="00C92723" w:rsidP="00C92723">
            <w:pPr>
              <w:rPr>
                <w:rFonts w:ascii="Times New Roman" w:hAnsi="Times New Roman" w:cs="Times New Roman"/>
                <w:color w:val="0D0D0D"/>
                <w:sz w:val="24"/>
                <w:szCs w:val="24"/>
                <w:shd w:val="clear" w:color="auto" w:fill="FFFFFF"/>
              </w:rPr>
            </w:pPr>
            <w:r w:rsidRPr="00C92723">
              <w:rPr>
                <w:rFonts w:ascii="Times New Roman" w:hAnsi="Times New Roman" w:cs="Times New Roman"/>
                <w:sz w:val="24"/>
                <w:szCs w:val="24"/>
              </w:rPr>
              <w:t>4.</w:t>
            </w:r>
            <w:r w:rsidRPr="00C92723">
              <w:rPr>
                <w:rFonts w:ascii="Times New Roman" w:hAnsi="Times New Roman" w:cs="Times New Roman"/>
                <w:color w:val="0D0D0D"/>
                <w:sz w:val="24"/>
                <w:szCs w:val="24"/>
                <w:shd w:val="clear" w:color="auto" w:fill="FFFFFF"/>
              </w:rPr>
              <w:t xml:space="preserve"> L'utilisateur soumet le formulaire.</w:t>
            </w:r>
          </w:p>
          <w:p w14:paraId="3320995A" w14:textId="04A7D86E" w:rsidR="008216E3" w:rsidRPr="008216E3" w:rsidRDefault="00C92723" w:rsidP="00C92723">
            <w:pPr>
              <w:rPr>
                <w:rFonts w:ascii="Times New Roman" w:hAnsi="Times New Roman" w:cs="Times New Roman"/>
                <w:color w:val="0D0D0D"/>
                <w:sz w:val="24"/>
                <w:szCs w:val="24"/>
                <w:shd w:val="clear" w:color="auto" w:fill="FFFFFF"/>
              </w:rPr>
            </w:pPr>
            <w:r w:rsidRPr="00C92723">
              <w:rPr>
                <w:rFonts w:ascii="Times New Roman" w:hAnsi="Times New Roman" w:cs="Times New Roman"/>
                <w:sz w:val="24"/>
                <w:szCs w:val="24"/>
              </w:rPr>
              <w:t>5.</w:t>
            </w:r>
            <w:r w:rsidRPr="00C92723">
              <w:rPr>
                <w:rFonts w:ascii="Times New Roman" w:hAnsi="Times New Roman" w:cs="Times New Roman"/>
                <w:color w:val="0D0D0D"/>
                <w:sz w:val="24"/>
                <w:szCs w:val="24"/>
                <w:shd w:val="clear" w:color="auto" w:fill="FFFFFF"/>
              </w:rPr>
              <w:t xml:space="preserve"> Le système vérifie la validité des informations saisies.</w:t>
            </w:r>
          </w:p>
          <w:p w14:paraId="1FBCF1DA" w14:textId="3626B96C" w:rsidR="00C92723" w:rsidRPr="008216E3" w:rsidRDefault="00C92723" w:rsidP="00C92723">
            <w:pPr>
              <w:rPr>
                <w:rFonts w:ascii="Times New Roman" w:hAnsi="Times New Roman" w:cs="Times New Roman"/>
                <w:color w:val="0D0D0D"/>
                <w:sz w:val="24"/>
                <w:szCs w:val="24"/>
                <w:shd w:val="clear" w:color="auto" w:fill="FFFFFF"/>
              </w:rPr>
            </w:pPr>
            <w:r w:rsidRPr="00C92723">
              <w:rPr>
                <w:rFonts w:ascii="Times New Roman" w:hAnsi="Times New Roman" w:cs="Times New Roman"/>
                <w:sz w:val="24"/>
                <w:szCs w:val="24"/>
              </w:rPr>
              <w:t>6.</w:t>
            </w:r>
            <w:r w:rsidRPr="00C92723">
              <w:rPr>
                <w:rFonts w:ascii="Times New Roman" w:hAnsi="Times New Roman" w:cs="Times New Roman"/>
                <w:color w:val="0D0D0D"/>
                <w:sz w:val="24"/>
                <w:szCs w:val="24"/>
                <w:shd w:val="clear" w:color="auto" w:fill="FFFFFF"/>
              </w:rPr>
              <w:t xml:space="preserve"> Le système enregistre la nouvelle intervention dans la base de données.</w:t>
            </w:r>
          </w:p>
          <w:p w14:paraId="464708E2" w14:textId="77777777" w:rsidR="00C92723" w:rsidRDefault="00C92723" w:rsidP="00C92723">
            <w:pPr>
              <w:rPr>
                <w:rFonts w:ascii="Times New Roman" w:hAnsi="Times New Roman" w:cs="Times New Roman"/>
                <w:color w:val="0D0D0D"/>
                <w:sz w:val="24"/>
                <w:szCs w:val="24"/>
                <w:shd w:val="clear" w:color="auto" w:fill="FFFFFF"/>
              </w:rPr>
            </w:pPr>
            <w:r w:rsidRPr="00C92723">
              <w:rPr>
                <w:rFonts w:ascii="Times New Roman" w:hAnsi="Times New Roman" w:cs="Times New Roman"/>
                <w:sz w:val="24"/>
                <w:szCs w:val="24"/>
              </w:rPr>
              <w:t>7.</w:t>
            </w:r>
            <w:r w:rsidRPr="00C92723">
              <w:rPr>
                <w:rFonts w:ascii="Times New Roman" w:hAnsi="Times New Roman" w:cs="Times New Roman"/>
                <w:color w:val="0D0D0D"/>
                <w:sz w:val="24"/>
                <w:szCs w:val="24"/>
                <w:shd w:val="clear" w:color="auto" w:fill="FFFFFF"/>
              </w:rPr>
              <w:t xml:space="preserve"> Le système confirme l'ajout de l'intervention à l'utilisateur et met à jour la liste des interventions.</w:t>
            </w:r>
          </w:p>
          <w:p w14:paraId="50AF8724" w14:textId="02B07361" w:rsidR="00893AAF" w:rsidRPr="00C92723" w:rsidRDefault="00893AAF" w:rsidP="00C92723">
            <w:pPr>
              <w:rPr>
                <w:rFonts w:ascii="Times New Roman" w:hAnsi="Times New Roman" w:cs="Times New Roman"/>
                <w:sz w:val="24"/>
                <w:szCs w:val="24"/>
              </w:rPr>
            </w:pPr>
          </w:p>
        </w:tc>
      </w:tr>
      <w:tr w:rsidR="00C92723" w:rsidRPr="00C92723" w14:paraId="1CEC88BB" w14:textId="77777777" w:rsidTr="00C92723">
        <w:tc>
          <w:tcPr>
            <w:tcW w:w="3256" w:type="dxa"/>
          </w:tcPr>
          <w:p w14:paraId="7653FBD2" w14:textId="77777777" w:rsidR="00C92723" w:rsidRDefault="00C92723" w:rsidP="00C92723">
            <w:pPr>
              <w:rPr>
                <w:rFonts w:ascii="Times New Roman" w:hAnsi="Times New Roman" w:cs="Times New Roman"/>
                <w:sz w:val="24"/>
              </w:rPr>
            </w:pPr>
          </w:p>
          <w:p w14:paraId="428FB059" w14:textId="77777777" w:rsidR="00C92723" w:rsidRDefault="00C92723" w:rsidP="00C92723">
            <w:pPr>
              <w:rPr>
                <w:rFonts w:ascii="Times New Roman" w:hAnsi="Times New Roman" w:cs="Times New Roman"/>
                <w:sz w:val="24"/>
              </w:rPr>
            </w:pPr>
          </w:p>
          <w:p w14:paraId="5097617F" w14:textId="0EF0AFA9" w:rsidR="00C92723" w:rsidRPr="00C92723" w:rsidRDefault="00C92723" w:rsidP="00C92723">
            <w:pPr>
              <w:rPr>
                <w:rFonts w:ascii="Times New Roman" w:hAnsi="Times New Roman" w:cs="Times New Roman"/>
                <w:sz w:val="24"/>
              </w:rPr>
            </w:pPr>
            <w:r w:rsidRPr="00C92723">
              <w:rPr>
                <w:rFonts w:ascii="Times New Roman" w:hAnsi="Times New Roman" w:cs="Times New Roman"/>
                <w:sz w:val="24"/>
              </w:rPr>
              <w:t>Enchaînements alternatifs</w:t>
            </w:r>
          </w:p>
        </w:tc>
        <w:tc>
          <w:tcPr>
            <w:tcW w:w="6378" w:type="dxa"/>
          </w:tcPr>
          <w:p w14:paraId="4CBF52AA" w14:textId="7E4B671F" w:rsidR="00C92723" w:rsidRPr="00C92723" w:rsidRDefault="00C92723" w:rsidP="00C92723">
            <w:pPr>
              <w:rPr>
                <w:rFonts w:ascii="Times New Roman" w:hAnsi="Times New Roman" w:cs="Times New Roman"/>
                <w:color w:val="0D0D0D"/>
                <w:sz w:val="24"/>
                <w:szCs w:val="24"/>
                <w:shd w:val="clear" w:color="auto" w:fill="FFFFFF"/>
              </w:rPr>
            </w:pPr>
            <w:r w:rsidRPr="00C92723">
              <w:rPr>
                <w:rFonts w:ascii="Times New Roman" w:hAnsi="Times New Roman" w:cs="Times New Roman"/>
                <w:color w:val="0D0D0D"/>
                <w:sz w:val="24"/>
                <w:szCs w:val="24"/>
                <w:shd w:val="clear" w:color="auto" w:fill="FFFFFF"/>
              </w:rPr>
              <w:t>Les informations saisies sont invalides :</w:t>
            </w:r>
          </w:p>
          <w:p w14:paraId="5942BB52" w14:textId="3775F1D2" w:rsidR="00C92723" w:rsidRPr="008216E3" w:rsidRDefault="008216E3" w:rsidP="00C92723">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w:t>
            </w:r>
            <w:r w:rsidR="00C92723" w:rsidRPr="00C92723">
              <w:rPr>
                <w:rFonts w:ascii="Times New Roman" w:hAnsi="Times New Roman" w:cs="Times New Roman"/>
                <w:color w:val="0D0D0D"/>
                <w:sz w:val="24"/>
                <w:szCs w:val="24"/>
                <w:shd w:val="clear" w:color="auto" w:fill="FFFFFF"/>
              </w:rPr>
              <w:t xml:space="preserve"> Le système affiche un message d'erreur indiquant les champs à corriger</w:t>
            </w:r>
          </w:p>
          <w:p w14:paraId="5595C2F1" w14:textId="7FAE198A" w:rsidR="00C92723" w:rsidRPr="00C92723" w:rsidRDefault="008216E3" w:rsidP="00C92723">
            <w:pPr>
              <w:rPr>
                <w:rFonts w:ascii="Times New Roman" w:hAnsi="Times New Roman" w:cs="Times New Roman"/>
                <w:sz w:val="24"/>
                <w:szCs w:val="24"/>
              </w:rPr>
            </w:pPr>
            <w:r>
              <w:rPr>
                <w:rFonts w:ascii="Times New Roman" w:hAnsi="Times New Roman" w:cs="Times New Roman"/>
                <w:color w:val="0D0D0D"/>
                <w:sz w:val="24"/>
                <w:szCs w:val="24"/>
              </w:rPr>
              <w:t>-</w:t>
            </w:r>
            <w:r w:rsidR="00C92723" w:rsidRPr="00C92723">
              <w:rPr>
                <w:rFonts w:ascii="Times New Roman" w:hAnsi="Times New Roman" w:cs="Times New Roman"/>
                <w:color w:val="0D0D0D"/>
                <w:sz w:val="24"/>
                <w:szCs w:val="24"/>
              </w:rPr>
              <w:t>L'utilisateur corrige les informations et soumet à nouveau le formulaire.</w:t>
            </w:r>
          </w:p>
          <w:p w14:paraId="5A8434DA" w14:textId="1BB0AAD2" w:rsidR="00C92723" w:rsidRPr="00C92723" w:rsidRDefault="00C92723" w:rsidP="00C92723">
            <w:pPr>
              <w:rPr>
                <w:rFonts w:ascii="Times New Roman" w:hAnsi="Times New Roman" w:cs="Times New Roman"/>
                <w:sz w:val="24"/>
                <w:szCs w:val="24"/>
              </w:rPr>
            </w:pPr>
          </w:p>
        </w:tc>
      </w:tr>
    </w:tbl>
    <w:p w14:paraId="3160B818" w14:textId="3C449F4A" w:rsidR="002E3766" w:rsidRDefault="002E3766" w:rsidP="002F59DA">
      <w:pPr>
        <w:rPr>
          <w:rFonts w:ascii="Times New Roman" w:hAnsi="Times New Roman" w:cs="Times New Roman"/>
          <w:sz w:val="24"/>
        </w:rPr>
      </w:pPr>
    </w:p>
    <w:p w14:paraId="2F9FB85E" w14:textId="1D70C9DD" w:rsidR="00096F58" w:rsidRDefault="00096F58" w:rsidP="002F59DA">
      <w:pPr>
        <w:rPr>
          <w:rFonts w:ascii="Times New Roman" w:hAnsi="Times New Roman" w:cs="Times New Roman"/>
          <w:sz w:val="24"/>
        </w:rPr>
      </w:pPr>
    </w:p>
    <w:p w14:paraId="0AFCE35A" w14:textId="22AAB2C9" w:rsidR="00096F58" w:rsidRDefault="00096F58" w:rsidP="002F59DA">
      <w:pPr>
        <w:rPr>
          <w:rFonts w:ascii="Times New Roman" w:hAnsi="Times New Roman" w:cs="Times New Roman"/>
          <w:sz w:val="24"/>
        </w:rPr>
      </w:pPr>
    </w:p>
    <w:p w14:paraId="0999A09D" w14:textId="65B36779" w:rsidR="00096F58" w:rsidRDefault="00096F58" w:rsidP="002F59DA">
      <w:pPr>
        <w:rPr>
          <w:rFonts w:ascii="Times New Roman" w:hAnsi="Times New Roman" w:cs="Times New Roman"/>
          <w:sz w:val="24"/>
        </w:rPr>
      </w:pPr>
    </w:p>
    <w:p w14:paraId="2E956EE4" w14:textId="35CBE3D1" w:rsidR="00096F58" w:rsidRDefault="00096F58" w:rsidP="002F59DA">
      <w:pPr>
        <w:rPr>
          <w:rFonts w:ascii="Times New Roman" w:hAnsi="Times New Roman" w:cs="Times New Roman"/>
          <w:sz w:val="24"/>
        </w:rPr>
      </w:pPr>
    </w:p>
    <w:p w14:paraId="69EF8B3C" w14:textId="25BD737C" w:rsidR="00096F58" w:rsidRDefault="00096F58" w:rsidP="002F59DA">
      <w:pPr>
        <w:rPr>
          <w:rFonts w:ascii="Times New Roman" w:hAnsi="Times New Roman" w:cs="Times New Roman"/>
          <w:sz w:val="24"/>
        </w:rPr>
      </w:pPr>
    </w:p>
    <w:p w14:paraId="70042B18" w14:textId="78D2FE8F" w:rsidR="00096F58" w:rsidRDefault="00096F58" w:rsidP="002F59DA">
      <w:pPr>
        <w:rPr>
          <w:rFonts w:ascii="Times New Roman" w:hAnsi="Times New Roman" w:cs="Times New Roman"/>
          <w:sz w:val="24"/>
        </w:rPr>
      </w:pPr>
    </w:p>
    <w:p w14:paraId="517CA5B1" w14:textId="77777777" w:rsidR="005106B7" w:rsidRDefault="005106B7" w:rsidP="002F59DA">
      <w:pPr>
        <w:rPr>
          <w:rFonts w:ascii="Times New Roman" w:hAnsi="Times New Roman" w:cs="Times New Roman"/>
          <w:sz w:val="24"/>
        </w:rPr>
      </w:pPr>
    </w:p>
    <w:p w14:paraId="2202E309" w14:textId="2D195553" w:rsidR="00A60D1C" w:rsidRDefault="004F7FF0" w:rsidP="002F59DA">
      <w:pPr>
        <w:rPr>
          <w:rFonts w:ascii="Times New Roman" w:hAnsi="Times New Roman" w:cs="Times New Roman"/>
          <w:sz w:val="24"/>
        </w:rPr>
      </w:pPr>
      <w:r w:rsidRPr="004F7FF0">
        <w:rPr>
          <w:rFonts w:ascii="Times New Roman" w:hAnsi="Times New Roman" w:cs="Times New Roman"/>
          <w:sz w:val="24"/>
        </w:rPr>
        <w:t>Description textuelle de cas d’utilisation “Planifier une intervention "</w:t>
      </w:r>
    </w:p>
    <w:p w14:paraId="3FEB2DB0" w14:textId="77777777" w:rsidR="00096F58" w:rsidRPr="004F7FF0" w:rsidRDefault="00096F58" w:rsidP="002F59DA">
      <w:pPr>
        <w:rPr>
          <w:rFonts w:ascii="Times New Roman" w:hAnsi="Times New Roman" w:cs="Times New Roman"/>
          <w:sz w:val="24"/>
        </w:rPr>
      </w:pPr>
    </w:p>
    <w:tbl>
      <w:tblPr>
        <w:tblStyle w:val="TableGrid"/>
        <w:tblW w:w="9634" w:type="dxa"/>
        <w:tblLook w:val="04A0" w:firstRow="1" w:lastRow="0" w:firstColumn="1" w:lastColumn="0" w:noHBand="0" w:noVBand="1"/>
      </w:tblPr>
      <w:tblGrid>
        <w:gridCol w:w="3256"/>
        <w:gridCol w:w="6378"/>
      </w:tblGrid>
      <w:tr w:rsidR="00D0400F" w14:paraId="714555BE" w14:textId="77777777" w:rsidTr="004F7FF0">
        <w:tc>
          <w:tcPr>
            <w:tcW w:w="9634" w:type="dxa"/>
            <w:gridSpan w:val="2"/>
          </w:tcPr>
          <w:p w14:paraId="4DF9552C" w14:textId="73006989" w:rsidR="00D0400F" w:rsidRPr="00D0400F" w:rsidRDefault="00D0400F" w:rsidP="00D0400F">
            <w:pPr>
              <w:jc w:val="center"/>
              <w:rPr>
                <w:rFonts w:ascii="Times New Roman" w:hAnsi="Times New Roman" w:cs="Times New Roman"/>
                <w:i/>
                <w:sz w:val="24"/>
                <w:szCs w:val="24"/>
              </w:rPr>
            </w:pPr>
            <w:r w:rsidRPr="00D0400F">
              <w:rPr>
                <w:rFonts w:ascii="Times New Roman" w:hAnsi="Times New Roman" w:cs="Times New Roman"/>
                <w:i/>
                <w:sz w:val="24"/>
                <w:szCs w:val="24"/>
              </w:rPr>
              <w:t>Sommaire d’identification</w:t>
            </w:r>
          </w:p>
        </w:tc>
      </w:tr>
      <w:tr w:rsidR="00D0400F" w:rsidRPr="002A5027" w14:paraId="5DC8C980" w14:textId="77777777" w:rsidTr="00D0400F">
        <w:tc>
          <w:tcPr>
            <w:tcW w:w="3256" w:type="dxa"/>
          </w:tcPr>
          <w:p w14:paraId="0BF75549" w14:textId="4B70DF64" w:rsidR="00D0400F" w:rsidRPr="002A5027" w:rsidRDefault="00D0400F" w:rsidP="00D0400F">
            <w:pPr>
              <w:rPr>
                <w:rFonts w:ascii="Times New Roman" w:hAnsi="Times New Roman" w:cs="Times New Roman"/>
                <w:sz w:val="24"/>
                <w:szCs w:val="24"/>
              </w:rPr>
            </w:pPr>
            <w:r w:rsidRPr="002A5027">
              <w:rPr>
                <w:rFonts w:ascii="Times New Roman" w:hAnsi="Times New Roman" w:cs="Times New Roman"/>
                <w:sz w:val="24"/>
                <w:szCs w:val="24"/>
              </w:rPr>
              <w:t>Titre</w:t>
            </w:r>
          </w:p>
        </w:tc>
        <w:tc>
          <w:tcPr>
            <w:tcW w:w="6378" w:type="dxa"/>
          </w:tcPr>
          <w:p w14:paraId="2A8F7D5B" w14:textId="6B6AAB47" w:rsidR="00D0400F" w:rsidRPr="002A5027" w:rsidRDefault="00D0400F" w:rsidP="00D0400F">
            <w:pPr>
              <w:rPr>
                <w:rFonts w:ascii="Times New Roman" w:hAnsi="Times New Roman" w:cs="Times New Roman"/>
                <w:b/>
                <w:sz w:val="24"/>
                <w:szCs w:val="24"/>
              </w:rPr>
            </w:pPr>
            <w:r w:rsidRPr="002A5027">
              <w:rPr>
                <w:rFonts w:ascii="Times New Roman" w:hAnsi="Times New Roman" w:cs="Times New Roman"/>
                <w:b/>
                <w:color w:val="0D0D0D"/>
                <w:sz w:val="24"/>
                <w:szCs w:val="24"/>
                <w:shd w:val="clear" w:color="auto" w:fill="FFFFFF"/>
              </w:rPr>
              <w:t>Planifier une intervention</w:t>
            </w:r>
          </w:p>
        </w:tc>
      </w:tr>
      <w:tr w:rsidR="00D0400F" w:rsidRPr="002A5027" w14:paraId="014CAC66" w14:textId="77777777" w:rsidTr="00D0400F">
        <w:tc>
          <w:tcPr>
            <w:tcW w:w="3256" w:type="dxa"/>
          </w:tcPr>
          <w:p w14:paraId="7AE70B3D" w14:textId="4436EDB3" w:rsidR="00D0400F" w:rsidRPr="002A5027" w:rsidRDefault="00D0400F" w:rsidP="00D0400F">
            <w:pPr>
              <w:rPr>
                <w:rFonts w:ascii="Times New Roman" w:hAnsi="Times New Roman" w:cs="Times New Roman"/>
                <w:sz w:val="24"/>
                <w:szCs w:val="24"/>
              </w:rPr>
            </w:pPr>
            <w:r w:rsidRPr="002A5027">
              <w:rPr>
                <w:rFonts w:ascii="Times New Roman" w:hAnsi="Times New Roman" w:cs="Times New Roman"/>
                <w:sz w:val="24"/>
                <w:szCs w:val="24"/>
              </w:rPr>
              <w:t>Résumé</w:t>
            </w:r>
          </w:p>
        </w:tc>
        <w:tc>
          <w:tcPr>
            <w:tcW w:w="6378" w:type="dxa"/>
          </w:tcPr>
          <w:p w14:paraId="0CA717E7" w14:textId="7FA220DF" w:rsidR="00D0400F" w:rsidRPr="002A5027" w:rsidRDefault="00D0400F" w:rsidP="00D0400F">
            <w:pPr>
              <w:rPr>
                <w:rFonts w:ascii="Times New Roman" w:hAnsi="Times New Roman" w:cs="Times New Roman"/>
                <w:sz w:val="24"/>
                <w:szCs w:val="24"/>
              </w:rPr>
            </w:pPr>
            <w:r w:rsidRPr="002A5027">
              <w:rPr>
                <w:rFonts w:ascii="Times New Roman" w:hAnsi="Times New Roman" w:cs="Times New Roman"/>
                <w:color w:val="0D0D0D"/>
                <w:sz w:val="24"/>
                <w:szCs w:val="24"/>
                <w:shd w:val="clear" w:color="auto" w:fill="FFFFFF"/>
              </w:rPr>
              <w:t>L'utilisateur peut planifier une nouvelle intervention dans le système.</w:t>
            </w:r>
          </w:p>
        </w:tc>
      </w:tr>
      <w:tr w:rsidR="00D0400F" w:rsidRPr="002A5027" w14:paraId="169A8D31" w14:textId="77777777" w:rsidTr="00D0400F">
        <w:tc>
          <w:tcPr>
            <w:tcW w:w="3256" w:type="dxa"/>
          </w:tcPr>
          <w:p w14:paraId="757E705C" w14:textId="0A49B4DC" w:rsidR="00D0400F" w:rsidRPr="002A5027" w:rsidRDefault="00D0400F" w:rsidP="00D0400F">
            <w:pPr>
              <w:rPr>
                <w:rFonts w:ascii="Times New Roman" w:hAnsi="Times New Roman" w:cs="Times New Roman"/>
                <w:sz w:val="24"/>
                <w:szCs w:val="24"/>
              </w:rPr>
            </w:pPr>
            <w:r w:rsidRPr="002A5027">
              <w:rPr>
                <w:rFonts w:ascii="Times New Roman" w:hAnsi="Times New Roman" w:cs="Times New Roman"/>
                <w:sz w:val="24"/>
                <w:szCs w:val="24"/>
              </w:rPr>
              <w:t>Acteur</w:t>
            </w:r>
          </w:p>
        </w:tc>
        <w:tc>
          <w:tcPr>
            <w:tcW w:w="6378" w:type="dxa"/>
          </w:tcPr>
          <w:p w14:paraId="0EA9792E" w14:textId="3C41ADC1" w:rsidR="00D0400F" w:rsidRPr="002A5027" w:rsidRDefault="00D0400F" w:rsidP="00D0400F">
            <w:pPr>
              <w:rPr>
                <w:rFonts w:ascii="Times New Roman" w:hAnsi="Times New Roman" w:cs="Times New Roman"/>
                <w:sz w:val="24"/>
                <w:szCs w:val="24"/>
              </w:rPr>
            </w:pPr>
            <w:r w:rsidRPr="002A5027">
              <w:rPr>
                <w:rFonts w:ascii="Times New Roman" w:hAnsi="Times New Roman" w:cs="Times New Roman"/>
                <w:color w:val="0D0D0D"/>
                <w:sz w:val="24"/>
                <w:szCs w:val="24"/>
                <w:shd w:val="clear" w:color="auto" w:fill="FFFFFF"/>
              </w:rPr>
              <w:t>Chef d'équipe</w:t>
            </w:r>
          </w:p>
        </w:tc>
      </w:tr>
      <w:tr w:rsidR="00D0400F" w:rsidRPr="002A5027" w14:paraId="240F7D8A" w14:textId="77777777" w:rsidTr="004F7FF0">
        <w:tc>
          <w:tcPr>
            <w:tcW w:w="9634" w:type="dxa"/>
            <w:gridSpan w:val="2"/>
          </w:tcPr>
          <w:p w14:paraId="44540D1F" w14:textId="77777777" w:rsidR="00D0400F" w:rsidRPr="002A5027" w:rsidRDefault="00D0400F" w:rsidP="00D0400F">
            <w:pPr>
              <w:jc w:val="center"/>
              <w:rPr>
                <w:rFonts w:ascii="Times New Roman" w:hAnsi="Times New Roman" w:cs="Times New Roman"/>
                <w:i/>
                <w:sz w:val="24"/>
                <w:szCs w:val="24"/>
              </w:rPr>
            </w:pPr>
            <w:r w:rsidRPr="002A5027">
              <w:rPr>
                <w:rFonts w:ascii="Times New Roman" w:hAnsi="Times New Roman" w:cs="Times New Roman"/>
                <w:i/>
                <w:sz w:val="24"/>
                <w:szCs w:val="24"/>
              </w:rPr>
              <w:t>Description des</w:t>
            </w:r>
          </w:p>
          <w:p w14:paraId="7639D78F" w14:textId="6788394C" w:rsidR="00D0400F" w:rsidRPr="002A5027" w:rsidRDefault="00D0400F" w:rsidP="00D0400F">
            <w:pPr>
              <w:jc w:val="center"/>
              <w:rPr>
                <w:rFonts w:ascii="Times New Roman" w:hAnsi="Times New Roman" w:cs="Times New Roman"/>
                <w:sz w:val="24"/>
                <w:szCs w:val="24"/>
              </w:rPr>
            </w:pPr>
            <w:r w:rsidRPr="002A5027">
              <w:rPr>
                <w:rFonts w:ascii="Times New Roman" w:hAnsi="Times New Roman" w:cs="Times New Roman"/>
                <w:i/>
                <w:sz w:val="24"/>
                <w:szCs w:val="24"/>
              </w:rPr>
              <w:t>Enchaînements</w:t>
            </w:r>
          </w:p>
        </w:tc>
      </w:tr>
      <w:tr w:rsidR="00D0400F" w:rsidRPr="002A5027" w14:paraId="0D91D1F0" w14:textId="77777777" w:rsidTr="00D0400F">
        <w:tc>
          <w:tcPr>
            <w:tcW w:w="3256" w:type="dxa"/>
          </w:tcPr>
          <w:p w14:paraId="014FE2E4" w14:textId="3D826AE9" w:rsidR="00D0400F" w:rsidRPr="002A5027" w:rsidRDefault="00D0400F" w:rsidP="00D0400F">
            <w:pPr>
              <w:rPr>
                <w:rFonts w:ascii="Times New Roman" w:hAnsi="Times New Roman" w:cs="Times New Roman"/>
                <w:sz w:val="24"/>
                <w:szCs w:val="24"/>
              </w:rPr>
            </w:pPr>
            <w:r w:rsidRPr="002A5027">
              <w:rPr>
                <w:rFonts w:ascii="Times New Roman" w:hAnsi="Times New Roman" w:cs="Times New Roman"/>
                <w:sz w:val="24"/>
                <w:szCs w:val="24"/>
              </w:rPr>
              <w:t>Pré-condition</w:t>
            </w:r>
          </w:p>
        </w:tc>
        <w:tc>
          <w:tcPr>
            <w:tcW w:w="6378" w:type="dxa"/>
          </w:tcPr>
          <w:p w14:paraId="70BFEA71" w14:textId="2CDA3295" w:rsidR="00D0400F" w:rsidRPr="002A5027" w:rsidRDefault="00D0400F" w:rsidP="00D0400F">
            <w:pPr>
              <w:rPr>
                <w:rFonts w:ascii="Times New Roman" w:hAnsi="Times New Roman" w:cs="Times New Roman"/>
                <w:sz w:val="24"/>
                <w:szCs w:val="24"/>
              </w:rPr>
            </w:pPr>
            <w:r w:rsidRPr="002A5027">
              <w:rPr>
                <w:rFonts w:ascii="Times New Roman" w:hAnsi="Times New Roman" w:cs="Times New Roman"/>
                <w:color w:val="0D0D0D"/>
                <w:sz w:val="24"/>
                <w:szCs w:val="24"/>
                <w:shd w:val="clear" w:color="auto" w:fill="FFFFFF"/>
              </w:rPr>
              <w:t>L'utilisateur doit être authentifié et avoir les droits nécessaires pour planifier une intervention.</w:t>
            </w:r>
          </w:p>
        </w:tc>
      </w:tr>
      <w:tr w:rsidR="00D0400F" w:rsidRPr="002A5027" w14:paraId="651BE22A" w14:textId="77777777" w:rsidTr="00D0400F">
        <w:tc>
          <w:tcPr>
            <w:tcW w:w="3256" w:type="dxa"/>
          </w:tcPr>
          <w:p w14:paraId="2E2F9DF5" w14:textId="4F4C322D" w:rsidR="00D0400F" w:rsidRPr="002A5027" w:rsidRDefault="00D0400F" w:rsidP="00D0400F">
            <w:pPr>
              <w:rPr>
                <w:rFonts w:ascii="Times New Roman" w:hAnsi="Times New Roman" w:cs="Times New Roman"/>
                <w:sz w:val="24"/>
                <w:szCs w:val="24"/>
              </w:rPr>
            </w:pPr>
            <w:r w:rsidRPr="002A5027">
              <w:rPr>
                <w:rFonts w:ascii="Times New Roman" w:hAnsi="Times New Roman" w:cs="Times New Roman"/>
                <w:sz w:val="24"/>
                <w:szCs w:val="24"/>
              </w:rPr>
              <w:t>Post-condition</w:t>
            </w:r>
          </w:p>
        </w:tc>
        <w:tc>
          <w:tcPr>
            <w:tcW w:w="6378" w:type="dxa"/>
          </w:tcPr>
          <w:p w14:paraId="73CB9B90" w14:textId="3A9FFCDE" w:rsidR="00D0400F" w:rsidRPr="002A5027" w:rsidRDefault="00D0400F" w:rsidP="00D0400F">
            <w:pPr>
              <w:rPr>
                <w:rFonts w:ascii="Times New Roman" w:hAnsi="Times New Roman" w:cs="Times New Roman"/>
                <w:sz w:val="24"/>
                <w:szCs w:val="24"/>
              </w:rPr>
            </w:pPr>
            <w:r w:rsidRPr="002A5027">
              <w:rPr>
                <w:rFonts w:ascii="Times New Roman" w:hAnsi="Times New Roman" w:cs="Times New Roman"/>
                <w:color w:val="0D0D0D"/>
                <w:sz w:val="24"/>
                <w:szCs w:val="24"/>
                <w:shd w:val="clear" w:color="auto" w:fill="FFFFFF"/>
              </w:rPr>
              <w:t>L'intervention est ajoutée à la liste des interventions planifiées dans le système.</w:t>
            </w:r>
          </w:p>
        </w:tc>
      </w:tr>
      <w:tr w:rsidR="00D0400F" w:rsidRPr="002A5027" w14:paraId="022C936C" w14:textId="77777777" w:rsidTr="00D0400F">
        <w:tc>
          <w:tcPr>
            <w:tcW w:w="3256" w:type="dxa"/>
          </w:tcPr>
          <w:p w14:paraId="79C05306" w14:textId="392DD7C4" w:rsidR="00D0400F" w:rsidRPr="002A5027" w:rsidRDefault="00D0400F" w:rsidP="00D0400F">
            <w:pPr>
              <w:rPr>
                <w:rFonts w:ascii="Times New Roman" w:hAnsi="Times New Roman" w:cs="Times New Roman"/>
                <w:sz w:val="24"/>
                <w:szCs w:val="24"/>
              </w:rPr>
            </w:pPr>
            <w:r w:rsidRPr="002A5027">
              <w:rPr>
                <w:rFonts w:ascii="Times New Roman" w:hAnsi="Times New Roman" w:cs="Times New Roman"/>
                <w:sz w:val="24"/>
                <w:szCs w:val="24"/>
              </w:rPr>
              <w:t>Scénario nominal</w:t>
            </w:r>
          </w:p>
        </w:tc>
        <w:tc>
          <w:tcPr>
            <w:tcW w:w="6378" w:type="dxa"/>
          </w:tcPr>
          <w:p w14:paraId="1B749990" w14:textId="6092944A" w:rsidR="00D0400F" w:rsidRPr="002A5027" w:rsidRDefault="009604C9" w:rsidP="00D0400F">
            <w:pPr>
              <w:rPr>
                <w:rFonts w:ascii="Times New Roman" w:hAnsi="Times New Roman" w:cs="Times New Roman"/>
                <w:sz w:val="24"/>
                <w:szCs w:val="24"/>
              </w:rPr>
            </w:pPr>
            <w:r w:rsidRPr="002A5027">
              <w:rPr>
                <w:rFonts w:ascii="Times New Roman" w:hAnsi="Times New Roman" w:cs="Times New Roman"/>
                <w:sz w:val="24"/>
                <w:szCs w:val="24"/>
              </w:rPr>
              <w:t>1.</w:t>
            </w:r>
            <w:r w:rsidRPr="002A5027">
              <w:rPr>
                <w:rFonts w:ascii="Times New Roman" w:hAnsi="Times New Roman" w:cs="Times New Roman"/>
                <w:color w:val="0D0D0D"/>
                <w:sz w:val="24"/>
                <w:szCs w:val="24"/>
                <w:shd w:val="clear" w:color="auto" w:fill="FFFFFF"/>
              </w:rPr>
              <w:t xml:space="preserve"> L'utilisateur sélectionne l'option "Planifier une intervention" dans le système.</w:t>
            </w:r>
          </w:p>
          <w:p w14:paraId="2229A205" w14:textId="1CBD66DF" w:rsidR="009604C9" w:rsidRPr="002A5027" w:rsidRDefault="009604C9" w:rsidP="00D0400F">
            <w:pPr>
              <w:rPr>
                <w:rFonts w:ascii="Times New Roman" w:hAnsi="Times New Roman" w:cs="Times New Roman"/>
                <w:sz w:val="24"/>
                <w:szCs w:val="24"/>
              </w:rPr>
            </w:pPr>
            <w:r w:rsidRPr="002A5027">
              <w:rPr>
                <w:rFonts w:ascii="Times New Roman" w:hAnsi="Times New Roman" w:cs="Times New Roman"/>
                <w:sz w:val="24"/>
                <w:szCs w:val="24"/>
              </w:rPr>
              <w:t>2.</w:t>
            </w:r>
            <w:r w:rsidRPr="002A5027">
              <w:rPr>
                <w:rFonts w:ascii="Times New Roman" w:hAnsi="Times New Roman" w:cs="Times New Roman"/>
                <w:color w:val="0D0D0D"/>
                <w:sz w:val="24"/>
                <w:szCs w:val="24"/>
                <w:shd w:val="clear" w:color="auto" w:fill="FFFFFF"/>
              </w:rPr>
              <w:t xml:space="preserve"> Le système affiche un formulaire permettant de saisir les détails de l’intervention (date de demande, date de prise en charge, date de réparage, date de </w:t>
            </w:r>
            <w:proofErr w:type="gramStart"/>
            <w:r w:rsidRPr="002A5027">
              <w:rPr>
                <w:rFonts w:ascii="Times New Roman" w:hAnsi="Times New Roman" w:cs="Times New Roman"/>
                <w:color w:val="0D0D0D"/>
                <w:sz w:val="24"/>
                <w:szCs w:val="24"/>
                <w:shd w:val="clear" w:color="auto" w:fill="FFFFFF"/>
              </w:rPr>
              <w:t>validation )</w:t>
            </w:r>
            <w:proofErr w:type="gramEnd"/>
          </w:p>
          <w:p w14:paraId="78BF30CA" w14:textId="38C990A5" w:rsidR="009604C9" w:rsidRPr="002A5027" w:rsidRDefault="009604C9" w:rsidP="00D0400F">
            <w:pPr>
              <w:rPr>
                <w:rFonts w:ascii="Times New Roman" w:hAnsi="Times New Roman" w:cs="Times New Roman"/>
                <w:sz w:val="24"/>
                <w:szCs w:val="24"/>
              </w:rPr>
            </w:pPr>
            <w:r w:rsidRPr="002A5027">
              <w:rPr>
                <w:rFonts w:ascii="Times New Roman" w:hAnsi="Times New Roman" w:cs="Times New Roman"/>
                <w:sz w:val="24"/>
                <w:szCs w:val="24"/>
              </w:rPr>
              <w:t>3.</w:t>
            </w:r>
            <w:r w:rsidRPr="002A5027">
              <w:rPr>
                <w:rFonts w:ascii="Times New Roman" w:hAnsi="Times New Roman" w:cs="Times New Roman"/>
                <w:color w:val="0D0D0D"/>
                <w:sz w:val="24"/>
                <w:szCs w:val="24"/>
                <w:shd w:val="clear" w:color="auto" w:fill="FFFFFF"/>
              </w:rPr>
              <w:t xml:space="preserve"> L'utilisateur remplit le formulaire avec les informations requises.</w:t>
            </w:r>
          </w:p>
          <w:p w14:paraId="191A882C" w14:textId="29E6B2CA" w:rsidR="009604C9" w:rsidRPr="002A5027" w:rsidRDefault="009604C9" w:rsidP="00D0400F">
            <w:pPr>
              <w:rPr>
                <w:rFonts w:ascii="Times New Roman" w:hAnsi="Times New Roman" w:cs="Times New Roman"/>
                <w:color w:val="0D0D0D"/>
                <w:sz w:val="24"/>
                <w:szCs w:val="24"/>
                <w:shd w:val="clear" w:color="auto" w:fill="FFFFFF"/>
              </w:rPr>
            </w:pPr>
            <w:r w:rsidRPr="002A5027">
              <w:rPr>
                <w:rFonts w:ascii="Times New Roman" w:hAnsi="Times New Roman" w:cs="Times New Roman"/>
                <w:sz w:val="24"/>
                <w:szCs w:val="24"/>
              </w:rPr>
              <w:t>4.</w:t>
            </w:r>
            <w:r w:rsidRPr="002A5027">
              <w:rPr>
                <w:rFonts w:ascii="Times New Roman" w:hAnsi="Times New Roman" w:cs="Times New Roman"/>
                <w:color w:val="0D0D0D"/>
                <w:sz w:val="24"/>
                <w:szCs w:val="24"/>
                <w:shd w:val="clear" w:color="auto" w:fill="FFFFFF"/>
              </w:rPr>
              <w:t xml:space="preserve"> L'utilisateur soumet le formulaire.</w:t>
            </w:r>
          </w:p>
          <w:p w14:paraId="567A9F9B" w14:textId="424F1D74" w:rsidR="009604C9" w:rsidRPr="002A5027" w:rsidRDefault="009604C9" w:rsidP="00D0400F">
            <w:pPr>
              <w:rPr>
                <w:rFonts w:ascii="Times New Roman" w:hAnsi="Times New Roman" w:cs="Times New Roman"/>
                <w:sz w:val="24"/>
                <w:szCs w:val="24"/>
              </w:rPr>
            </w:pPr>
            <w:r w:rsidRPr="002A5027">
              <w:rPr>
                <w:rFonts w:ascii="Times New Roman" w:hAnsi="Times New Roman" w:cs="Times New Roman"/>
                <w:sz w:val="24"/>
                <w:szCs w:val="24"/>
              </w:rPr>
              <w:t>5.</w:t>
            </w:r>
            <w:r w:rsidRPr="002A5027">
              <w:rPr>
                <w:rFonts w:ascii="Times New Roman" w:hAnsi="Times New Roman" w:cs="Times New Roman"/>
                <w:color w:val="0D0D0D"/>
                <w:sz w:val="24"/>
                <w:szCs w:val="24"/>
                <w:shd w:val="clear" w:color="auto" w:fill="FFFFFF"/>
              </w:rPr>
              <w:t xml:space="preserve"> Le système vérifie la validité des informations saisies.</w:t>
            </w:r>
          </w:p>
          <w:p w14:paraId="4E03721C" w14:textId="77777777" w:rsidR="009604C9" w:rsidRPr="002A5027" w:rsidRDefault="009604C9" w:rsidP="00D0400F">
            <w:pPr>
              <w:rPr>
                <w:rFonts w:ascii="Times New Roman" w:hAnsi="Times New Roman" w:cs="Times New Roman"/>
                <w:color w:val="0D0D0D"/>
                <w:sz w:val="24"/>
                <w:szCs w:val="24"/>
                <w:shd w:val="clear" w:color="auto" w:fill="FFFFFF"/>
              </w:rPr>
            </w:pPr>
            <w:r w:rsidRPr="002A5027">
              <w:rPr>
                <w:rFonts w:ascii="Times New Roman" w:hAnsi="Times New Roman" w:cs="Times New Roman"/>
                <w:sz w:val="24"/>
                <w:szCs w:val="24"/>
              </w:rPr>
              <w:t>6.</w:t>
            </w:r>
            <w:r w:rsidRPr="002A5027">
              <w:rPr>
                <w:rFonts w:ascii="Times New Roman" w:hAnsi="Times New Roman" w:cs="Times New Roman"/>
                <w:color w:val="0D0D0D"/>
                <w:sz w:val="24"/>
                <w:szCs w:val="24"/>
                <w:shd w:val="clear" w:color="auto" w:fill="FFFFFF"/>
              </w:rPr>
              <w:t xml:space="preserve"> Le système enregistre la nouvelle intervention planifiée dans la base de données.</w:t>
            </w:r>
          </w:p>
          <w:p w14:paraId="123E4B31" w14:textId="2EBCA950" w:rsidR="009604C9" w:rsidRPr="002A5027" w:rsidRDefault="009604C9" w:rsidP="009604C9">
            <w:pPr>
              <w:rPr>
                <w:rFonts w:ascii="Times New Roman" w:hAnsi="Times New Roman" w:cs="Times New Roman"/>
                <w:sz w:val="24"/>
                <w:szCs w:val="24"/>
              </w:rPr>
            </w:pPr>
            <w:r w:rsidRPr="002A5027">
              <w:rPr>
                <w:rFonts w:ascii="Times New Roman" w:hAnsi="Times New Roman" w:cs="Times New Roman"/>
                <w:sz w:val="24"/>
                <w:szCs w:val="24"/>
              </w:rPr>
              <w:t>7.</w:t>
            </w:r>
            <w:r w:rsidRPr="002A5027">
              <w:rPr>
                <w:rFonts w:ascii="Times New Roman" w:hAnsi="Times New Roman" w:cs="Times New Roman"/>
                <w:color w:val="0D0D0D"/>
                <w:sz w:val="24"/>
                <w:szCs w:val="24"/>
              </w:rPr>
              <w:t>Le système confirme l'ajout de l'intervention à l'utilisateur et met à jour la liste des interventions planifiées.</w:t>
            </w:r>
          </w:p>
          <w:p w14:paraId="623E115A" w14:textId="21F75113" w:rsidR="009604C9" w:rsidRPr="002A5027" w:rsidRDefault="009604C9" w:rsidP="00D0400F">
            <w:pPr>
              <w:rPr>
                <w:rFonts w:ascii="Times New Roman" w:hAnsi="Times New Roman" w:cs="Times New Roman"/>
                <w:sz w:val="24"/>
                <w:szCs w:val="24"/>
              </w:rPr>
            </w:pPr>
          </w:p>
        </w:tc>
      </w:tr>
      <w:tr w:rsidR="00D0400F" w:rsidRPr="002A5027" w14:paraId="38EC5743" w14:textId="77777777" w:rsidTr="00D0400F">
        <w:tc>
          <w:tcPr>
            <w:tcW w:w="3256" w:type="dxa"/>
          </w:tcPr>
          <w:p w14:paraId="03205507" w14:textId="3731C0EF" w:rsidR="00D0400F" w:rsidRPr="002A5027" w:rsidRDefault="00D0400F" w:rsidP="00D0400F">
            <w:pPr>
              <w:rPr>
                <w:rFonts w:ascii="Times New Roman" w:hAnsi="Times New Roman" w:cs="Times New Roman"/>
                <w:sz w:val="24"/>
                <w:szCs w:val="24"/>
              </w:rPr>
            </w:pPr>
            <w:r w:rsidRPr="002A5027">
              <w:rPr>
                <w:rFonts w:ascii="Times New Roman" w:hAnsi="Times New Roman" w:cs="Times New Roman"/>
                <w:sz w:val="24"/>
                <w:szCs w:val="24"/>
              </w:rPr>
              <w:t>Enchaînements alternatifs</w:t>
            </w:r>
          </w:p>
        </w:tc>
        <w:tc>
          <w:tcPr>
            <w:tcW w:w="6378" w:type="dxa"/>
          </w:tcPr>
          <w:p w14:paraId="0A6AA944" w14:textId="11F19875" w:rsidR="002A5027" w:rsidRPr="002A5027" w:rsidRDefault="002A5027" w:rsidP="00D0400F">
            <w:pPr>
              <w:rPr>
                <w:rFonts w:ascii="Times New Roman" w:hAnsi="Times New Roman" w:cs="Times New Roman"/>
                <w:color w:val="0D0D0D"/>
                <w:sz w:val="24"/>
                <w:szCs w:val="24"/>
                <w:shd w:val="clear" w:color="auto" w:fill="FFFFFF"/>
              </w:rPr>
            </w:pPr>
            <w:r w:rsidRPr="002A5027">
              <w:rPr>
                <w:rFonts w:ascii="Times New Roman" w:hAnsi="Times New Roman" w:cs="Times New Roman"/>
                <w:color w:val="0D0D0D"/>
                <w:sz w:val="24"/>
                <w:szCs w:val="24"/>
                <w:shd w:val="clear" w:color="auto" w:fill="FFFFFF"/>
              </w:rPr>
              <w:t xml:space="preserve">Les informations saisies sont invalides </w:t>
            </w:r>
          </w:p>
        </w:tc>
      </w:tr>
    </w:tbl>
    <w:p w14:paraId="335042DB" w14:textId="77777777" w:rsidR="004F7FF0" w:rsidRDefault="004F7FF0">
      <w:pPr>
        <w:rPr>
          <w:rFonts w:ascii="Times New Roman" w:hAnsi="Times New Roman" w:cs="Times New Roman"/>
        </w:rPr>
      </w:pPr>
    </w:p>
    <w:p w14:paraId="0A4BF1CF" w14:textId="6F77BE9F" w:rsidR="004F7FF0" w:rsidRPr="004F7FF0" w:rsidRDefault="004F7FF0">
      <w:pPr>
        <w:rPr>
          <w:rFonts w:ascii="Times New Roman" w:hAnsi="Times New Roman" w:cs="Times New Roman"/>
          <w:sz w:val="24"/>
        </w:rPr>
      </w:pPr>
      <w:r w:rsidRPr="004F7FF0">
        <w:rPr>
          <w:rFonts w:ascii="Times New Roman" w:hAnsi="Times New Roman" w:cs="Times New Roman"/>
          <w:sz w:val="24"/>
        </w:rPr>
        <w:t>Description textuelle de cas d’utilisation “Consulter l’historique des interventions "</w:t>
      </w:r>
    </w:p>
    <w:tbl>
      <w:tblPr>
        <w:tblStyle w:val="TableGrid"/>
        <w:tblW w:w="9655" w:type="dxa"/>
        <w:tblLook w:val="04A0" w:firstRow="1" w:lastRow="0" w:firstColumn="1" w:lastColumn="0" w:noHBand="0" w:noVBand="1"/>
      </w:tblPr>
      <w:tblGrid>
        <w:gridCol w:w="2514"/>
        <w:gridCol w:w="7141"/>
      </w:tblGrid>
      <w:tr w:rsidR="002A5027" w14:paraId="634CC29E" w14:textId="77777777" w:rsidTr="002A5027">
        <w:trPr>
          <w:trHeight w:val="255"/>
        </w:trPr>
        <w:tc>
          <w:tcPr>
            <w:tcW w:w="9655" w:type="dxa"/>
            <w:gridSpan w:val="2"/>
          </w:tcPr>
          <w:p w14:paraId="6CD5DB58" w14:textId="056E5A06" w:rsidR="002A5027" w:rsidRDefault="002A5027" w:rsidP="002A5027">
            <w:pPr>
              <w:jc w:val="center"/>
              <w:rPr>
                <w:rFonts w:ascii="Times New Roman" w:hAnsi="Times New Roman" w:cs="Times New Roman"/>
                <w:sz w:val="24"/>
                <w:szCs w:val="24"/>
              </w:rPr>
            </w:pPr>
            <w:r w:rsidRPr="00D0400F">
              <w:rPr>
                <w:rFonts w:ascii="Times New Roman" w:hAnsi="Times New Roman" w:cs="Times New Roman"/>
                <w:i/>
                <w:sz w:val="24"/>
                <w:szCs w:val="24"/>
              </w:rPr>
              <w:t>Sommaire d’identification</w:t>
            </w:r>
          </w:p>
        </w:tc>
      </w:tr>
      <w:tr w:rsidR="002A5027" w14:paraId="63482AAD" w14:textId="77777777" w:rsidTr="004F7FF0">
        <w:trPr>
          <w:trHeight w:val="255"/>
        </w:trPr>
        <w:tc>
          <w:tcPr>
            <w:tcW w:w="2514" w:type="dxa"/>
          </w:tcPr>
          <w:p w14:paraId="049109B8" w14:textId="267D93F6" w:rsidR="002A5027" w:rsidRDefault="002A5027" w:rsidP="002A5027">
            <w:pPr>
              <w:rPr>
                <w:rFonts w:ascii="Times New Roman" w:hAnsi="Times New Roman" w:cs="Times New Roman"/>
                <w:sz w:val="24"/>
                <w:szCs w:val="24"/>
              </w:rPr>
            </w:pPr>
            <w:r w:rsidRPr="002A5027">
              <w:rPr>
                <w:rFonts w:ascii="Times New Roman" w:hAnsi="Times New Roman" w:cs="Times New Roman"/>
                <w:sz w:val="24"/>
                <w:szCs w:val="24"/>
              </w:rPr>
              <w:t>Titre</w:t>
            </w:r>
          </w:p>
        </w:tc>
        <w:tc>
          <w:tcPr>
            <w:tcW w:w="714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37"/>
            </w:tblGrid>
            <w:tr w:rsidR="002A5027" w:rsidRPr="002A5027" w14:paraId="3474FDE2" w14:textId="77777777" w:rsidTr="002A5027">
              <w:trPr>
                <w:tblCellSpacing w:w="15" w:type="dxa"/>
              </w:trPr>
              <w:tc>
                <w:tcPr>
                  <w:tcW w:w="0" w:type="auto"/>
                  <w:vAlign w:val="center"/>
                  <w:hideMark/>
                </w:tcPr>
                <w:p w14:paraId="19E2FF9E" w14:textId="77777777" w:rsidR="002A5027" w:rsidRPr="002A5027" w:rsidRDefault="002A5027" w:rsidP="002A5027">
                  <w:pPr>
                    <w:spacing w:after="0" w:line="240" w:lineRule="auto"/>
                    <w:rPr>
                      <w:rFonts w:ascii="Times New Roman" w:eastAsia="Times New Roman" w:hAnsi="Times New Roman" w:cs="Times New Roman"/>
                      <w:b/>
                      <w:sz w:val="24"/>
                      <w:szCs w:val="24"/>
                      <w:lang w:eastAsia="fr-FR"/>
                    </w:rPr>
                  </w:pPr>
                  <w:r w:rsidRPr="002A5027">
                    <w:rPr>
                      <w:rFonts w:ascii="Times New Roman" w:eastAsia="Times New Roman" w:hAnsi="Times New Roman" w:cs="Times New Roman"/>
                      <w:b/>
                      <w:sz w:val="24"/>
                      <w:szCs w:val="24"/>
                      <w:lang w:eastAsia="fr-FR"/>
                    </w:rPr>
                    <w:t>Consulter l'historique des interventions</w:t>
                  </w:r>
                </w:p>
              </w:tc>
            </w:tr>
          </w:tbl>
          <w:p w14:paraId="073C8466" w14:textId="77777777" w:rsidR="002A5027" w:rsidRPr="002A5027" w:rsidRDefault="002A5027" w:rsidP="002A5027">
            <w:pPr>
              <w:rPr>
                <w:rFonts w:ascii="Times New Roman" w:eastAsia="Times New Roman" w:hAnsi="Times New Roman" w:cs="Times New Roman"/>
                <w:vanish/>
                <w:sz w:val="24"/>
                <w:szCs w:val="24"/>
                <w:lang w:eastAsia="fr-FR"/>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A5027" w:rsidRPr="002A5027" w14:paraId="71443EC0" w14:textId="77777777" w:rsidTr="002A5027">
              <w:trPr>
                <w:tblCellSpacing w:w="15" w:type="dxa"/>
              </w:trPr>
              <w:tc>
                <w:tcPr>
                  <w:tcW w:w="0" w:type="auto"/>
                  <w:vAlign w:val="center"/>
                  <w:hideMark/>
                </w:tcPr>
                <w:p w14:paraId="37AFE07F" w14:textId="77777777" w:rsidR="002A5027" w:rsidRPr="002A5027" w:rsidRDefault="002A5027" w:rsidP="002A5027">
                  <w:pPr>
                    <w:spacing w:after="0" w:line="240" w:lineRule="auto"/>
                    <w:rPr>
                      <w:rFonts w:ascii="Times New Roman" w:eastAsia="Times New Roman" w:hAnsi="Times New Roman" w:cs="Times New Roman"/>
                      <w:sz w:val="24"/>
                      <w:szCs w:val="24"/>
                      <w:lang w:eastAsia="fr-FR"/>
                    </w:rPr>
                  </w:pPr>
                </w:p>
              </w:tc>
            </w:tr>
          </w:tbl>
          <w:p w14:paraId="44B80943" w14:textId="77777777" w:rsidR="002A5027" w:rsidRPr="00D75ADD" w:rsidRDefault="002A5027" w:rsidP="002A5027">
            <w:pPr>
              <w:rPr>
                <w:rFonts w:ascii="Times New Roman" w:hAnsi="Times New Roman" w:cs="Times New Roman"/>
                <w:sz w:val="24"/>
                <w:szCs w:val="24"/>
              </w:rPr>
            </w:pPr>
          </w:p>
        </w:tc>
      </w:tr>
      <w:tr w:rsidR="002A5027" w14:paraId="01A23D8F" w14:textId="77777777" w:rsidTr="004F7FF0">
        <w:trPr>
          <w:trHeight w:val="255"/>
        </w:trPr>
        <w:tc>
          <w:tcPr>
            <w:tcW w:w="2514" w:type="dxa"/>
          </w:tcPr>
          <w:p w14:paraId="518A12A5" w14:textId="3AA212D1" w:rsidR="002A5027" w:rsidRDefault="002A5027" w:rsidP="002A5027">
            <w:pPr>
              <w:rPr>
                <w:rFonts w:ascii="Times New Roman" w:hAnsi="Times New Roman" w:cs="Times New Roman"/>
                <w:sz w:val="24"/>
                <w:szCs w:val="24"/>
              </w:rPr>
            </w:pPr>
            <w:r w:rsidRPr="002A5027">
              <w:rPr>
                <w:rFonts w:ascii="Times New Roman" w:hAnsi="Times New Roman" w:cs="Times New Roman"/>
                <w:sz w:val="24"/>
                <w:szCs w:val="24"/>
              </w:rPr>
              <w:t>Résumé</w:t>
            </w:r>
          </w:p>
        </w:tc>
        <w:tc>
          <w:tcPr>
            <w:tcW w:w="7141" w:type="dxa"/>
          </w:tcPr>
          <w:p w14:paraId="4CB61DCE" w14:textId="0A220A43" w:rsidR="002A5027" w:rsidRPr="00D75ADD" w:rsidRDefault="002A5027" w:rsidP="002A5027">
            <w:pPr>
              <w:rPr>
                <w:rFonts w:ascii="Times New Roman" w:hAnsi="Times New Roman" w:cs="Times New Roman"/>
                <w:sz w:val="24"/>
                <w:szCs w:val="24"/>
              </w:rPr>
            </w:pPr>
            <w:r w:rsidRPr="00D75ADD">
              <w:rPr>
                <w:rFonts w:ascii="Times New Roman" w:hAnsi="Times New Roman" w:cs="Times New Roman"/>
                <w:sz w:val="24"/>
                <w:szCs w:val="24"/>
              </w:rPr>
              <w:t>L'utilisateur peut consulter l'historique des interventions passées.</w:t>
            </w:r>
          </w:p>
        </w:tc>
      </w:tr>
      <w:tr w:rsidR="002A5027" w14:paraId="29D97C4B" w14:textId="77777777" w:rsidTr="004F7FF0">
        <w:trPr>
          <w:trHeight w:val="255"/>
        </w:trPr>
        <w:tc>
          <w:tcPr>
            <w:tcW w:w="2514" w:type="dxa"/>
          </w:tcPr>
          <w:p w14:paraId="6EC56E48" w14:textId="76B8BC95" w:rsidR="002A5027" w:rsidRDefault="002A5027" w:rsidP="002A5027">
            <w:pPr>
              <w:rPr>
                <w:rFonts w:ascii="Times New Roman" w:hAnsi="Times New Roman" w:cs="Times New Roman"/>
                <w:sz w:val="24"/>
                <w:szCs w:val="24"/>
              </w:rPr>
            </w:pPr>
            <w:r w:rsidRPr="002A5027">
              <w:rPr>
                <w:rFonts w:ascii="Times New Roman" w:hAnsi="Times New Roman" w:cs="Times New Roman"/>
                <w:sz w:val="24"/>
                <w:szCs w:val="24"/>
              </w:rPr>
              <w:t>Acteur</w:t>
            </w:r>
          </w:p>
        </w:tc>
        <w:tc>
          <w:tcPr>
            <w:tcW w:w="7141" w:type="dxa"/>
          </w:tcPr>
          <w:p w14:paraId="18A916B9" w14:textId="40C92FF3" w:rsidR="002A5027" w:rsidRPr="00D75ADD" w:rsidRDefault="002A5027" w:rsidP="002A5027">
            <w:pPr>
              <w:rPr>
                <w:rFonts w:ascii="Times New Roman" w:hAnsi="Times New Roman" w:cs="Times New Roman"/>
                <w:sz w:val="24"/>
                <w:szCs w:val="24"/>
              </w:rPr>
            </w:pPr>
            <w:r w:rsidRPr="00D75ADD">
              <w:rPr>
                <w:rFonts w:ascii="Times New Roman" w:hAnsi="Times New Roman" w:cs="Times New Roman"/>
                <w:sz w:val="24"/>
                <w:szCs w:val="24"/>
              </w:rPr>
              <w:t>Chef d’équipe et technicien</w:t>
            </w:r>
          </w:p>
        </w:tc>
      </w:tr>
      <w:tr w:rsidR="002A5027" w14:paraId="2C0FA8AB" w14:textId="77777777" w:rsidTr="002A5027">
        <w:trPr>
          <w:trHeight w:val="525"/>
        </w:trPr>
        <w:tc>
          <w:tcPr>
            <w:tcW w:w="9655" w:type="dxa"/>
            <w:gridSpan w:val="2"/>
          </w:tcPr>
          <w:p w14:paraId="14776205" w14:textId="77777777" w:rsidR="002A5027" w:rsidRPr="00D75ADD" w:rsidRDefault="002A5027" w:rsidP="002A5027">
            <w:pPr>
              <w:jc w:val="center"/>
              <w:rPr>
                <w:rFonts w:ascii="Times New Roman" w:hAnsi="Times New Roman" w:cs="Times New Roman"/>
                <w:i/>
                <w:sz w:val="24"/>
                <w:szCs w:val="24"/>
              </w:rPr>
            </w:pPr>
            <w:r w:rsidRPr="00D75ADD">
              <w:rPr>
                <w:rFonts w:ascii="Times New Roman" w:hAnsi="Times New Roman" w:cs="Times New Roman"/>
                <w:i/>
                <w:sz w:val="24"/>
                <w:szCs w:val="24"/>
              </w:rPr>
              <w:t>Description des</w:t>
            </w:r>
          </w:p>
          <w:p w14:paraId="7380B794" w14:textId="42F82126" w:rsidR="002A5027" w:rsidRPr="00D75ADD" w:rsidRDefault="002A5027" w:rsidP="002A5027">
            <w:pPr>
              <w:jc w:val="center"/>
              <w:rPr>
                <w:rFonts w:ascii="Times New Roman" w:hAnsi="Times New Roman" w:cs="Times New Roman"/>
                <w:sz w:val="24"/>
                <w:szCs w:val="24"/>
              </w:rPr>
            </w:pPr>
            <w:r w:rsidRPr="00D75ADD">
              <w:rPr>
                <w:rFonts w:ascii="Times New Roman" w:hAnsi="Times New Roman" w:cs="Times New Roman"/>
                <w:i/>
                <w:sz w:val="24"/>
                <w:szCs w:val="24"/>
              </w:rPr>
              <w:t>Enchaînements</w:t>
            </w:r>
          </w:p>
        </w:tc>
      </w:tr>
      <w:tr w:rsidR="002A5027" w14:paraId="33FA71AD" w14:textId="77777777" w:rsidTr="004F7FF0">
        <w:trPr>
          <w:trHeight w:val="255"/>
        </w:trPr>
        <w:tc>
          <w:tcPr>
            <w:tcW w:w="2514" w:type="dxa"/>
          </w:tcPr>
          <w:p w14:paraId="584C9883" w14:textId="22794AC1" w:rsidR="002A5027" w:rsidRDefault="002A5027" w:rsidP="002A5027">
            <w:pPr>
              <w:rPr>
                <w:rFonts w:ascii="Times New Roman" w:hAnsi="Times New Roman" w:cs="Times New Roman"/>
                <w:sz w:val="24"/>
                <w:szCs w:val="24"/>
              </w:rPr>
            </w:pPr>
            <w:r w:rsidRPr="002A5027">
              <w:rPr>
                <w:rFonts w:ascii="Times New Roman" w:hAnsi="Times New Roman" w:cs="Times New Roman"/>
                <w:sz w:val="24"/>
                <w:szCs w:val="24"/>
              </w:rPr>
              <w:t>Pré-condition</w:t>
            </w:r>
          </w:p>
        </w:tc>
        <w:tc>
          <w:tcPr>
            <w:tcW w:w="7141" w:type="dxa"/>
          </w:tcPr>
          <w:p w14:paraId="2DD087E7" w14:textId="5AECB06D" w:rsidR="002A5027" w:rsidRPr="00D75ADD" w:rsidRDefault="002A5027" w:rsidP="002A5027">
            <w:pPr>
              <w:rPr>
                <w:rFonts w:ascii="Times New Roman" w:hAnsi="Times New Roman" w:cs="Times New Roman"/>
                <w:sz w:val="24"/>
                <w:szCs w:val="24"/>
              </w:rPr>
            </w:pPr>
            <w:r w:rsidRPr="00D75ADD">
              <w:rPr>
                <w:rFonts w:ascii="Times New Roman" w:hAnsi="Times New Roman" w:cs="Times New Roman"/>
                <w:sz w:val="24"/>
                <w:szCs w:val="24"/>
              </w:rPr>
              <w:t>Aucune</w:t>
            </w:r>
          </w:p>
        </w:tc>
      </w:tr>
      <w:tr w:rsidR="002A5027" w14:paraId="7E27EB28" w14:textId="77777777" w:rsidTr="004F7FF0">
        <w:trPr>
          <w:trHeight w:val="255"/>
        </w:trPr>
        <w:tc>
          <w:tcPr>
            <w:tcW w:w="2514" w:type="dxa"/>
          </w:tcPr>
          <w:p w14:paraId="1108AED1" w14:textId="2235882F" w:rsidR="002A5027" w:rsidRDefault="002A5027" w:rsidP="002A5027">
            <w:pPr>
              <w:rPr>
                <w:rFonts w:ascii="Times New Roman" w:hAnsi="Times New Roman" w:cs="Times New Roman"/>
                <w:sz w:val="24"/>
                <w:szCs w:val="24"/>
              </w:rPr>
            </w:pPr>
            <w:r w:rsidRPr="002A5027">
              <w:rPr>
                <w:rFonts w:ascii="Times New Roman" w:hAnsi="Times New Roman" w:cs="Times New Roman"/>
                <w:sz w:val="24"/>
                <w:szCs w:val="24"/>
              </w:rPr>
              <w:t>Post-condition</w:t>
            </w:r>
          </w:p>
        </w:tc>
        <w:tc>
          <w:tcPr>
            <w:tcW w:w="7141" w:type="dxa"/>
          </w:tcPr>
          <w:p w14:paraId="3A162220" w14:textId="70FC5B29" w:rsidR="002A5027" w:rsidRPr="00D75ADD" w:rsidRDefault="00D75ADD" w:rsidP="002A5027">
            <w:pPr>
              <w:rPr>
                <w:rFonts w:ascii="Times New Roman" w:hAnsi="Times New Roman" w:cs="Times New Roman"/>
                <w:sz w:val="24"/>
                <w:szCs w:val="24"/>
              </w:rPr>
            </w:pPr>
            <w:r w:rsidRPr="00D75ADD">
              <w:rPr>
                <w:rFonts w:ascii="Times New Roman" w:hAnsi="Times New Roman" w:cs="Times New Roman"/>
                <w:sz w:val="24"/>
                <w:szCs w:val="24"/>
              </w:rPr>
              <w:t>Aucune</w:t>
            </w:r>
          </w:p>
        </w:tc>
      </w:tr>
      <w:tr w:rsidR="002A5027" w14:paraId="31D929D9" w14:textId="77777777" w:rsidTr="004F7FF0">
        <w:trPr>
          <w:trHeight w:val="255"/>
        </w:trPr>
        <w:tc>
          <w:tcPr>
            <w:tcW w:w="2514" w:type="dxa"/>
          </w:tcPr>
          <w:p w14:paraId="1E01C5E0" w14:textId="7AB64425" w:rsidR="002A5027" w:rsidRDefault="002A5027" w:rsidP="002A5027">
            <w:pPr>
              <w:rPr>
                <w:rFonts w:ascii="Times New Roman" w:hAnsi="Times New Roman" w:cs="Times New Roman"/>
                <w:sz w:val="24"/>
                <w:szCs w:val="24"/>
              </w:rPr>
            </w:pPr>
            <w:r w:rsidRPr="002A5027">
              <w:rPr>
                <w:rFonts w:ascii="Times New Roman" w:hAnsi="Times New Roman" w:cs="Times New Roman"/>
                <w:sz w:val="24"/>
                <w:szCs w:val="24"/>
              </w:rPr>
              <w:t>Scénario nominal</w:t>
            </w:r>
          </w:p>
        </w:tc>
        <w:tc>
          <w:tcPr>
            <w:tcW w:w="7141" w:type="dxa"/>
          </w:tcPr>
          <w:p w14:paraId="416B48E2" w14:textId="71B133AF" w:rsidR="002A5027" w:rsidRPr="00D75ADD" w:rsidRDefault="00D75ADD" w:rsidP="002A5027">
            <w:pPr>
              <w:rPr>
                <w:rFonts w:ascii="Times New Roman" w:hAnsi="Times New Roman" w:cs="Times New Roman"/>
                <w:sz w:val="24"/>
                <w:szCs w:val="24"/>
              </w:rPr>
            </w:pPr>
            <w:r w:rsidRPr="00D75ADD">
              <w:rPr>
                <w:rFonts w:ascii="Times New Roman" w:hAnsi="Times New Roman" w:cs="Times New Roman"/>
                <w:sz w:val="24"/>
                <w:szCs w:val="24"/>
              </w:rPr>
              <w:t>1. L'utilisateur sélectionne l'option "Historique des interventions" dans le système.</w:t>
            </w:r>
          </w:p>
          <w:p w14:paraId="2CA6D16E" w14:textId="446D00BA" w:rsidR="00D75ADD" w:rsidRPr="00D75ADD" w:rsidRDefault="00D75ADD" w:rsidP="002A5027">
            <w:pPr>
              <w:rPr>
                <w:rFonts w:ascii="Times New Roman" w:hAnsi="Times New Roman" w:cs="Times New Roman"/>
                <w:sz w:val="24"/>
                <w:szCs w:val="24"/>
              </w:rPr>
            </w:pPr>
            <w:r w:rsidRPr="00D75ADD">
              <w:rPr>
                <w:rFonts w:ascii="Times New Roman" w:hAnsi="Times New Roman" w:cs="Times New Roman"/>
                <w:sz w:val="24"/>
                <w:szCs w:val="24"/>
              </w:rPr>
              <w:t>2. Le système récupère l'historique complet des interventions passées.</w:t>
            </w:r>
          </w:p>
          <w:p w14:paraId="1B15E404" w14:textId="45B53AA1" w:rsidR="00D75ADD" w:rsidRPr="00D75ADD" w:rsidRDefault="00D75ADD" w:rsidP="002A5027">
            <w:pPr>
              <w:rPr>
                <w:rFonts w:ascii="Times New Roman" w:hAnsi="Times New Roman" w:cs="Times New Roman"/>
                <w:sz w:val="24"/>
                <w:szCs w:val="24"/>
              </w:rPr>
            </w:pPr>
            <w:r w:rsidRPr="00D75ADD">
              <w:rPr>
                <w:rFonts w:ascii="Times New Roman" w:hAnsi="Times New Roman" w:cs="Times New Roman"/>
                <w:sz w:val="24"/>
                <w:szCs w:val="24"/>
              </w:rPr>
              <w:t>3. Le système affiche l'historique des interventions, avec les détails tels que la priorité, la date, la description, etc.</w:t>
            </w:r>
          </w:p>
        </w:tc>
      </w:tr>
      <w:tr w:rsidR="002A5027" w14:paraId="45C81861" w14:textId="77777777" w:rsidTr="004F7FF0">
        <w:trPr>
          <w:trHeight w:val="255"/>
        </w:trPr>
        <w:tc>
          <w:tcPr>
            <w:tcW w:w="2514" w:type="dxa"/>
          </w:tcPr>
          <w:p w14:paraId="34CB9CA2" w14:textId="3D612DD0" w:rsidR="002A5027" w:rsidRDefault="002A5027" w:rsidP="002A5027">
            <w:pPr>
              <w:rPr>
                <w:rFonts w:ascii="Times New Roman" w:hAnsi="Times New Roman" w:cs="Times New Roman"/>
                <w:sz w:val="24"/>
                <w:szCs w:val="24"/>
              </w:rPr>
            </w:pPr>
            <w:r w:rsidRPr="002A5027">
              <w:rPr>
                <w:rFonts w:ascii="Times New Roman" w:hAnsi="Times New Roman" w:cs="Times New Roman"/>
                <w:sz w:val="24"/>
                <w:szCs w:val="24"/>
              </w:rPr>
              <w:t>Enchaînements alternatifs</w:t>
            </w:r>
          </w:p>
        </w:tc>
        <w:tc>
          <w:tcPr>
            <w:tcW w:w="7141" w:type="dxa"/>
          </w:tcPr>
          <w:p w14:paraId="40EC56BB" w14:textId="3CCB5BAE" w:rsidR="002A5027" w:rsidRPr="00D75ADD" w:rsidRDefault="002A5027" w:rsidP="002A5027">
            <w:pPr>
              <w:rPr>
                <w:rFonts w:ascii="Times New Roman" w:hAnsi="Times New Roman" w:cs="Times New Roman"/>
                <w:sz w:val="24"/>
                <w:szCs w:val="24"/>
              </w:rPr>
            </w:pPr>
            <w:r w:rsidRPr="00D75ADD">
              <w:rPr>
                <w:rFonts w:ascii="Times New Roman" w:hAnsi="Times New Roman" w:cs="Times New Roman"/>
                <w:sz w:val="24"/>
                <w:szCs w:val="24"/>
              </w:rPr>
              <w:t>Aucune intervention passée disponible</w:t>
            </w:r>
          </w:p>
        </w:tc>
      </w:tr>
    </w:tbl>
    <w:p w14:paraId="6093B631" w14:textId="77777777" w:rsidR="004F7FF0" w:rsidRDefault="004F7FF0" w:rsidP="004F7FF0">
      <w:pPr>
        <w:rPr>
          <w:rFonts w:ascii="Times New Roman" w:hAnsi="Times New Roman" w:cs="Times New Roman"/>
        </w:rPr>
      </w:pPr>
    </w:p>
    <w:p w14:paraId="4F81A2B7" w14:textId="6AF629C2" w:rsidR="002A5027" w:rsidRDefault="004F7FF0" w:rsidP="004F7FF0">
      <w:pPr>
        <w:rPr>
          <w:rFonts w:ascii="Times New Roman" w:hAnsi="Times New Roman" w:cs="Times New Roman"/>
          <w:sz w:val="24"/>
        </w:rPr>
      </w:pPr>
      <w:r w:rsidRPr="004F7FF0">
        <w:rPr>
          <w:rFonts w:ascii="Times New Roman" w:hAnsi="Times New Roman" w:cs="Times New Roman"/>
          <w:sz w:val="24"/>
        </w:rPr>
        <w:t>Description textuelle de cas d’utilisation “Consulter la liste des taches avec filtrage "</w:t>
      </w:r>
    </w:p>
    <w:p w14:paraId="00ACE301" w14:textId="77777777" w:rsidR="00096F58" w:rsidRPr="004F7FF0" w:rsidRDefault="00096F58" w:rsidP="004F7FF0">
      <w:pPr>
        <w:rPr>
          <w:rFonts w:ascii="Times New Roman" w:hAnsi="Times New Roman" w:cs="Times New Roman"/>
          <w:sz w:val="24"/>
        </w:rPr>
      </w:pPr>
    </w:p>
    <w:tbl>
      <w:tblPr>
        <w:tblStyle w:val="TableGrid"/>
        <w:tblW w:w="9634" w:type="dxa"/>
        <w:tblLook w:val="04A0" w:firstRow="1" w:lastRow="0" w:firstColumn="1" w:lastColumn="0" w:noHBand="0" w:noVBand="1"/>
      </w:tblPr>
      <w:tblGrid>
        <w:gridCol w:w="1981"/>
        <w:gridCol w:w="7653"/>
      </w:tblGrid>
      <w:tr w:rsidR="00D75ADD" w14:paraId="66A5E37C" w14:textId="77777777" w:rsidTr="00D75ADD">
        <w:trPr>
          <w:trHeight w:val="237"/>
        </w:trPr>
        <w:tc>
          <w:tcPr>
            <w:tcW w:w="9634" w:type="dxa"/>
            <w:gridSpan w:val="2"/>
          </w:tcPr>
          <w:p w14:paraId="5D46227C" w14:textId="3AE7E5BC" w:rsidR="00D75ADD" w:rsidRDefault="00D75ADD" w:rsidP="00D75ADD">
            <w:pPr>
              <w:jc w:val="center"/>
              <w:rPr>
                <w:rFonts w:ascii="Times New Roman" w:hAnsi="Times New Roman" w:cs="Times New Roman"/>
                <w:sz w:val="24"/>
                <w:szCs w:val="24"/>
              </w:rPr>
            </w:pPr>
            <w:r w:rsidRPr="00D0400F">
              <w:rPr>
                <w:rFonts w:ascii="Times New Roman" w:hAnsi="Times New Roman" w:cs="Times New Roman"/>
                <w:i/>
                <w:sz w:val="24"/>
                <w:szCs w:val="24"/>
              </w:rPr>
              <w:t>Sommaire d’identification</w:t>
            </w:r>
          </w:p>
        </w:tc>
      </w:tr>
      <w:tr w:rsidR="00D75ADD" w14:paraId="2647B805" w14:textId="77777777" w:rsidTr="00D75ADD">
        <w:trPr>
          <w:trHeight w:val="237"/>
        </w:trPr>
        <w:tc>
          <w:tcPr>
            <w:tcW w:w="1981" w:type="dxa"/>
          </w:tcPr>
          <w:p w14:paraId="64C7E5EE" w14:textId="034B1A09" w:rsidR="00D75ADD" w:rsidRDefault="00D75ADD" w:rsidP="00D75ADD">
            <w:pPr>
              <w:rPr>
                <w:rFonts w:ascii="Times New Roman" w:hAnsi="Times New Roman" w:cs="Times New Roman"/>
                <w:sz w:val="24"/>
                <w:szCs w:val="24"/>
              </w:rPr>
            </w:pPr>
            <w:r w:rsidRPr="002A5027">
              <w:rPr>
                <w:rFonts w:ascii="Times New Roman" w:hAnsi="Times New Roman" w:cs="Times New Roman"/>
                <w:sz w:val="24"/>
                <w:szCs w:val="24"/>
              </w:rPr>
              <w:t>Titre</w:t>
            </w:r>
          </w:p>
        </w:tc>
        <w:tc>
          <w:tcPr>
            <w:tcW w:w="7653" w:type="dxa"/>
          </w:tcPr>
          <w:p w14:paraId="0F50B54B" w14:textId="5503CCDA" w:rsidR="00D75ADD" w:rsidRPr="00D75ADD" w:rsidRDefault="00D75ADD" w:rsidP="00D75ADD">
            <w:pPr>
              <w:rPr>
                <w:rFonts w:ascii="Times New Roman" w:hAnsi="Times New Roman" w:cs="Times New Roman"/>
                <w:b/>
                <w:sz w:val="24"/>
                <w:szCs w:val="24"/>
              </w:rPr>
            </w:pPr>
            <w:r w:rsidRPr="00D75ADD">
              <w:rPr>
                <w:b/>
              </w:rPr>
              <w:t>Consulter liste de tâches avec filtrage</w:t>
            </w:r>
          </w:p>
        </w:tc>
      </w:tr>
      <w:tr w:rsidR="00D75ADD" w14:paraId="54F18D3F" w14:textId="77777777" w:rsidTr="00D75ADD">
        <w:trPr>
          <w:trHeight w:val="237"/>
        </w:trPr>
        <w:tc>
          <w:tcPr>
            <w:tcW w:w="1981" w:type="dxa"/>
          </w:tcPr>
          <w:p w14:paraId="448FA061" w14:textId="733278C0" w:rsidR="00D75ADD" w:rsidRDefault="00D75ADD" w:rsidP="00D75ADD">
            <w:pPr>
              <w:rPr>
                <w:rFonts w:ascii="Times New Roman" w:hAnsi="Times New Roman" w:cs="Times New Roman"/>
                <w:sz w:val="24"/>
                <w:szCs w:val="24"/>
              </w:rPr>
            </w:pPr>
            <w:r w:rsidRPr="002A5027">
              <w:rPr>
                <w:rFonts w:ascii="Times New Roman" w:hAnsi="Times New Roman" w:cs="Times New Roman"/>
                <w:sz w:val="24"/>
                <w:szCs w:val="24"/>
              </w:rPr>
              <w:t>Résumé</w:t>
            </w:r>
          </w:p>
        </w:tc>
        <w:tc>
          <w:tcPr>
            <w:tcW w:w="7653" w:type="dxa"/>
          </w:tcPr>
          <w:p w14:paraId="37766AF2" w14:textId="44F902A1" w:rsidR="00D75ADD" w:rsidRDefault="00D75ADD" w:rsidP="00D75ADD">
            <w:pPr>
              <w:rPr>
                <w:rFonts w:ascii="Times New Roman" w:hAnsi="Times New Roman" w:cs="Times New Roman"/>
                <w:sz w:val="24"/>
                <w:szCs w:val="24"/>
              </w:rPr>
            </w:pPr>
            <w:r>
              <w:t>L'utilisateur peut consulter la liste des tâches disponibles et les filtrer en fonction de leur état et date.</w:t>
            </w:r>
          </w:p>
        </w:tc>
      </w:tr>
      <w:tr w:rsidR="00D75ADD" w14:paraId="4D25C049" w14:textId="77777777" w:rsidTr="00D75ADD">
        <w:trPr>
          <w:trHeight w:val="237"/>
        </w:trPr>
        <w:tc>
          <w:tcPr>
            <w:tcW w:w="1981" w:type="dxa"/>
          </w:tcPr>
          <w:p w14:paraId="4231EC98" w14:textId="724F4167" w:rsidR="00D75ADD" w:rsidRDefault="00D75ADD" w:rsidP="00D75ADD">
            <w:pPr>
              <w:rPr>
                <w:rFonts w:ascii="Times New Roman" w:hAnsi="Times New Roman" w:cs="Times New Roman"/>
                <w:sz w:val="24"/>
                <w:szCs w:val="24"/>
              </w:rPr>
            </w:pPr>
            <w:r w:rsidRPr="002A5027">
              <w:rPr>
                <w:rFonts w:ascii="Times New Roman" w:hAnsi="Times New Roman" w:cs="Times New Roman"/>
                <w:sz w:val="24"/>
                <w:szCs w:val="24"/>
              </w:rPr>
              <w:t>Acteur</w:t>
            </w:r>
          </w:p>
        </w:tc>
        <w:tc>
          <w:tcPr>
            <w:tcW w:w="7653" w:type="dxa"/>
          </w:tcPr>
          <w:p w14:paraId="7A8B4D69" w14:textId="1A26E78B" w:rsidR="00D75ADD" w:rsidRDefault="00D75ADD" w:rsidP="00D75ADD">
            <w:pPr>
              <w:rPr>
                <w:rFonts w:ascii="Times New Roman" w:hAnsi="Times New Roman" w:cs="Times New Roman"/>
                <w:sz w:val="24"/>
                <w:szCs w:val="24"/>
              </w:rPr>
            </w:pPr>
            <w:r>
              <w:rPr>
                <w:rFonts w:ascii="Times New Roman" w:hAnsi="Times New Roman" w:cs="Times New Roman"/>
                <w:sz w:val="24"/>
                <w:szCs w:val="24"/>
              </w:rPr>
              <w:t>Chef d’équipe et technicien</w:t>
            </w:r>
          </w:p>
        </w:tc>
      </w:tr>
      <w:tr w:rsidR="00D75ADD" w14:paraId="41BE75D5" w14:textId="77777777" w:rsidTr="00D75ADD">
        <w:trPr>
          <w:trHeight w:val="488"/>
        </w:trPr>
        <w:tc>
          <w:tcPr>
            <w:tcW w:w="9634" w:type="dxa"/>
            <w:gridSpan w:val="2"/>
          </w:tcPr>
          <w:p w14:paraId="2D3F79AF" w14:textId="77777777" w:rsidR="00D75ADD" w:rsidRPr="00D75ADD" w:rsidRDefault="00D75ADD" w:rsidP="00D75ADD">
            <w:pPr>
              <w:jc w:val="center"/>
              <w:rPr>
                <w:rFonts w:ascii="Times New Roman" w:hAnsi="Times New Roman" w:cs="Times New Roman"/>
                <w:i/>
                <w:sz w:val="24"/>
                <w:szCs w:val="24"/>
              </w:rPr>
            </w:pPr>
            <w:r w:rsidRPr="00D75ADD">
              <w:rPr>
                <w:rFonts w:ascii="Times New Roman" w:hAnsi="Times New Roman" w:cs="Times New Roman"/>
                <w:i/>
                <w:sz w:val="24"/>
                <w:szCs w:val="24"/>
              </w:rPr>
              <w:t>Description des</w:t>
            </w:r>
          </w:p>
          <w:p w14:paraId="2DE4E8A9" w14:textId="772C0317" w:rsidR="00D75ADD" w:rsidRDefault="00D75ADD" w:rsidP="00D75ADD">
            <w:pPr>
              <w:jc w:val="center"/>
              <w:rPr>
                <w:rFonts w:ascii="Times New Roman" w:hAnsi="Times New Roman" w:cs="Times New Roman"/>
                <w:sz w:val="24"/>
                <w:szCs w:val="24"/>
              </w:rPr>
            </w:pPr>
            <w:r w:rsidRPr="00D75ADD">
              <w:rPr>
                <w:rFonts w:ascii="Times New Roman" w:hAnsi="Times New Roman" w:cs="Times New Roman"/>
                <w:i/>
                <w:sz w:val="24"/>
                <w:szCs w:val="24"/>
              </w:rPr>
              <w:t>Enchaînements</w:t>
            </w:r>
          </w:p>
        </w:tc>
      </w:tr>
      <w:tr w:rsidR="00D75ADD" w14:paraId="7552E764" w14:textId="77777777" w:rsidTr="00D75ADD">
        <w:trPr>
          <w:trHeight w:val="237"/>
        </w:trPr>
        <w:tc>
          <w:tcPr>
            <w:tcW w:w="1981" w:type="dxa"/>
          </w:tcPr>
          <w:p w14:paraId="53B695E3" w14:textId="37639A4F" w:rsidR="00D75ADD" w:rsidRDefault="00D75ADD" w:rsidP="00D75ADD">
            <w:pPr>
              <w:rPr>
                <w:rFonts w:ascii="Times New Roman" w:hAnsi="Times New Roman" w:cs="Times New Roman"/>
                <w:sz w:val="24"/>
                <w:szCs w:val="24"/>
              </w:rPr>
            </w:pPr>
            <w:r w:rsidRPr="002A5027">
              <w:rPr>
                <w:rFonts w:ascii="Times New Roman" w:hAnsi="Times New Roman" w:cs="Times New Roman"/>
                <w:sz w:val="24"/>
                <w:szCs w:val="24"/>
              </w:rPr>
              <w:t>Pré-condition</w:t>
            </w:r>
          </w:p>
        </w:tc>
        <w:tc>
          <w:tcPr>
            <w:tcW w:w="7653" w:type="dxa"/>
          </w:tcPr>
          <w:p w14:paraId="26E3341C" w14:textId="07414C8B" w:rsidR="00D75ADD" w:rsidRDefault="00D75ADD" w:rsidP="00D75ADD">
            <w:pPr>
              <w:rPr>
                <w:rFonts w:ascii="Times New Roman" w:hAnsi="Times New Roman" w:cs="Times New Roman"/>
                <w:sz w:val="24"/>
                <w:szCs w:val="24"/>
              </w:rPr>
            </w:pPr>
            <w:r>
              <w:t>Aucune</w:t>
            </w:r>
          </w:p>
        </w:tc>
      </w:tr>
      <w:tr w:rsidR="00D75ADD" w14:paraId="67821C36" w14:textId="77777777" w:rsidTr="00D75ADD">
        <w:trPr>
          <w:trHeight w:val="237"/>
        </w:trPr>
        <w:tc>
          <w:tcPr>
            <w:tcW w:w="1981" w:type="dxa"/>
          </w:tcPr>
          <w:p w14:paraId="23E1C8D1" w14:textId="03238FA9" w:rsidR="00D75ADD" w:rsidRDefault="00D75ADD" w:rsidP="00D75ADD">
            <w:pPr>
              <w:rPr>
                <w:rFonts w:ascii="Times New Roman" w:hAnsi="Times New Roman" w:cs="Times New Roman"/>
                <w:sz w:val="24"/>
                <w:szCs w:val="24"/>
              </w:rPr>
            </w:pPr>
            <w:r w:rsidRPr="002A5027">
              <w:rPr>
                <w:rFonts w:ascii="Times New Roman" w:hAnsi="Times New Roman" w:cs="Times New Roman"/>
                <w:sz w:val="24"/>
                <w:szCs w:val="24"/>
              </w:rPr>
              <w:t>Post-condition</w:t>
            </w:r>
          </w:p>
        </w:tc>
        <w:tc>
          <w:tcPr>
            <w:tcW w:w="7653" w:type="dxa"/>
          </w:tcPr>
          <w:p w14:paraId="46C0A4E1" w14:textId="146BFC60" w:rsidR="00D75ADD" w:rsidRDefault="00D75ADD" w:rsidP="00D75ADD">
            <w:pPr>
              <w:rPr>
                <w:rFonts w:ascii="Times New Roman" w:hAnsi="Times New Roman" w:cs="Times New Roman"/>
                <w:sz w:val="24"/>
                <w:szCs w:val="24"/>
              </w:rPr>
            </w:pPr>
            <w:r>
              <w:t>La liste des tâches filtrées est affichée avec des couleurs de fond différentes pour chaque date.</w:t>
            </w:r>
          </w:p>
        </w:tc>
      </w:tr>
      <w:tr w:rsidR="00D75ADD" w14:paraId="55CC6E25" w14:textId="77777777" w:rsidTr="00D75ADD">
        <w:trPr>
          <w:trHeight w:val="237"/>
        </w:trPr>
        <w:tc>
          <w:tcPr>
            <w:tcW w:w="1981" w:type="dxa"/>
          </w:tcPr>
          <w:p w14:paraId="1B0D7454" w14:textId="064AFA66" w:rsidR="00D75ADD" w:rsidRDefault="00D75ADD" w:rsidP="00D75ADD">
            <w:pPr>
              <w:rPr>
                <w:rFonts w:ascii="Times New Roman" w:hAnsi="Times New Roman" w:cs="Times New Roman"/>
                <w:sz w:val="24"/>
                <w:szCs w:val="24"/>
              </w:rPr>
            </w:pPr>
            <w:r w:rsidRPr="002A5027">
              <w:rPr>
                <w:rFonts w:ascii="Times New Roman" w:hAnsi="Times New Roman" w:cs="Times New Roman"/>
                <w:sz w:val="24"/>
                <w:szCs w:val="24"/>
              </w:rPr>
              <w:t>Scénario nominal</w:t>
            </w:r>
          </w:p>
        </w:tc>
        <w:tc>
          <w:tcPr>
            <w:tcW w:w="7653" w:type="dxa"/>
          </w:tcPr>
          <w:p w14:paraId="37060B51" w14:textId="77777777" w:rsidR="00D75ADD" w:rsidRDefault="00D75ADD" w:rsidP="00D75ADD">
            <w:r>
              <w:t xml:space="preserve">1. L'utilisateur sélectionne l'option "Consulter liste de tâches" dans le système. </w:t>
            </w:r>
          </w:p>
          <w:p w14:paraId="03D0B9D5" w14:textId="77777777" w:rsidR="00D75ADD" w:rsidRDefault="00D75ADD" w:rsidP="00D75ADD">
            <w:r>
              <w:t>2. Le système récupère la liste complète des tâches disponibles.</w:t>
            </w:r>
          </w:p>
          <w:p w14:paraId="38CBC48A" w14:textId="77777777" w:rsidR="00D75ADD" w:rsidRDefault="00D75ADD" w:rsidP="00D75ADD">
            <w:r>
              <w:t xml:space="preserve"> 3. Le système affiche la liste des tâches, en montrant les détails pertinents tels que l'état, la date, la description, etc. </w:t>
            </w:r>
          </w:p>
          <w:p w14:paraId="35A1FF8B" w14:textId="77777777" w:rsidR="00D75ADD" w:rsidRDefault="00D75ADD" w:rsidP="00D75ADD">
            <w:r>
              <w:t xml:space="preserve">4. L'utilisateur utilise la barre de navigation pour sélectionner un filtre spécifique, tel que "Tâches terminées", "Tâches à faire", "Tâches pour aujourd'hui" ou "Tâches en retard". </w:t>
            </w:r>
          </w:p>
          <w:p w14:paraId="6911CAC7" w14:textId="77777777" w:rsidR="00D75ADD" w:rsidRDefault="00D75ADD" w:rsidP="00D75ADD">
            <w:r>
              <w:t xml:space="preserve">5. Le système applique le filtre sélectionné et affiche uniquement les tâches correspondantes. </w:t>
            </w:r>
          </w:p>
          <w:p w14:paraId="2B920235" w14:textId="77777777" w:rsidR="00D75ADD" w:rsidRDefault="00D75ADD" w:rsidP="00D75ADD">
            <w:r>
              <w:t>6. Le système attribue une couleur de fond différente à chaque tâche en fonction de son état :</w:t>
            </w:r>
          </w:p>
          <w:p w14:paraId="04CCD331" w14:textId="6CFE8D5C" w:rsidR="00D75ADD" w:rsidRDefault="00D75ADD" w:rsidP="00D75ADD">
            <w:r>
              <w:t xml:space="preserve"> - Tâches terminées : Fond vert</w:t>
            </w:r>
            <w:r w:rsidR="00400D10" w:rsidRPr="00400D10">
              <w:rPr>
                <w:color w:val="FF0000"/>
              </w:rPr>
              <w:t xml:space="preserve"> **************</w:t>
            </w:r>
          </w:p>
          <w:p w14:paraId="532FEFC2" w14:textId="77777777" w:rsidR="00D75ADD" w:rsidRDefault="00D75ADD" w:rsidP="00D75ADD">
            <w:r>
              <w:t xml:space="preserve"> - Tâches à faire : Fond jaune </w:t>
            </w:r>
          </w:p>
          <w:p w14:paraId="3A73B570" w14:textId="04046B53" w:rsidR="00D75ADD" w:rsidRDefault="00D75ADD" w:rsidP="00D75ADD">
            <w:r>
              <w:t xml:space="preserve"> - Tâches pour aujourd'hui : Fond orangé</w:t>
            </w:r>
          </w:p>
          <w:p w14:paraId="45CC9DBE" w14:textId="710DD365" w:rsidR="00D75ADD" w:rsidRDefault="00D75ADD" w:rsidP="00D75ADD">
            <w:pPr>
              <w:rPr>
                <w:rFonts w:ascii="Times New Roman" w:hAnsi="Times New Roman" w:cs="Times New Roman"/>
                <w:sz w:val="24"/>
                <w:szCs w:val="24"/>
              </w:rPr>
            </w:pPr>
            <w:r>
              <w:t xml:space="preserve"> - Tâches en retard : Fond rouge</w:t>
            </w:r>
          </w:p>
        </w:tc>
      </w:tr>
      <w:tr w:rsidR="00D75ADD" w14:paraId="62D32064" w14:textId="77777777" w:rsidTr="00D75ADD">
        <w:trPr>
          <w:trHeight w:val="475"/>
        </w:trPr>
        <w:tc>
          <w:tcPr>
            <w:tcW w:w="1981" w:type="dxa"/>
          </w:tcPr>
          <w:p w14:paraId="6FFE91D1" w14:textId="0574D0C9" w:rsidR="00D75ADD" w:rsidRDefault="00D75ADD" w:rsidP="00D75ADD">
            <w:pPr>
              <w:rPr>
                <w:rFonts w:ascii="Times New Roman" w:hAnsi="Times New Roman" w:cs="Times New Roman"/>
                <w:sz w:val="24"/>
                <w:szCs w:val="24"/>
              </w:rPr>
            </w:pPr>
            <w:r w:rsidRPr="002A5027">
              <w:rPr>
                <w:rFonts w:ascii="Times New Roman" w:hAnsi="Times New Roman" w:cs="Times New Roman"/>
                <w:sz w:val="24"/>
                <w:szCs w:val="24"/>
              </w:rPr>
              <w:t>Enchaînements alternatifs</w:t>
            </w:r>
          </w:p>
        </w:tc>
        <w:tc>
          <w:tcPr>
            <w:tcW w:w="7653" w:type="dxa"/>
            <w:tcBorders>
              <w:top w:val="nil"/>
            </w:tcBorders>
          </w:tcPr>
          <w:p w14:paraId="091AC3B8" w14:textId="5044CFE3" w:rsidR="00D75ADD" w:rsidRDefault="00D75ADD" w:rsidP="00D75ADD">
            <w:pPr>
              <w:rPr>
                <w:rFonts w:ascii="Times New Roman" w:hAnsi="Times New Roman" w:cs="Times New Roman"/>
                <w:sz w:val="24"/>
                <w:szCs w:val="24"/>
              </w:rPr>
            </w:pPr>
            <w:r>
              <w:t>Aucune tâche disponible</w:t>
            </w:r>
          </w:p>
        </w:tc>
      </w:tr>
    </w:tbl>
    <w:p w14:paraId="7FFADDE3" w14:textId="77777777" w:rsidR="004F7FF0" w:rsidRDefault="004F7FF0">
      <w:pPr>
        <w:rPr>
          <w:rFonts w:ascii="Times New Roman" w:hAnsi="Times New Roman" w:cs="Times New Roman"/>
        </w:rPr>
      </w:pPr>
    </w:p>
    <w:p w14:paraId="696B7E25" w14:textId="038D43A8" w:rsidR="00D75ADD" w:rsidRDefault="004F7FF0">
      <w:pPr>
        <w:rPr>
          <w:rFonts w:ascii="Times New Roman" w:hAnsi="Times New Roman" w:cs="Times New Roman"/>
          <w:sz w:val="24"/>
        </w:rPr>
      </w:pPr>
      <w:r w:rsidRPr="004F7FF0">
        <w:rPr>
          <w:rFonts w:ascii="Times New Roman" w:hAnsi="Times New Roman" w:cs="Times New Roman"/>
          <w:sz w:val="24"/>
        </w:rPr>
        <w:t>Description textuelle de cas d’utilisation “Ajouter une tache "</w:t>
      </w:r>
    </w:p>
    <w:p w14:paraId="5D69308A" w14:textId="77777777" w:rsidR="00096F58" w:rsidRPr="004F7FF0" w:rsidRDefault="00096F58">
      <w:pPr>
        <w:rPr>
          <w:rFonts w:ascii="Times New Roman" w:hAnsi="Times New Roman" w:cs="Times New Roman"/>
          <w:sz w:val="24"/>
        </w:rPr>
      </w:pPr>
    </w:p>
    <w:tbl>
      <w:tblPr>
        <w:tblStyle w:val="TableGrid"/>
        <w:tblW w:w="9725" w:type="dxa"/>
        <w:tblLook w:val="04A0" w:firstRow="1" w:lastRow="0" w:firstColumn="1" w:lastColumn="0" w:noHBand="0" w:noVBand="1"/>
      </w:tblPr>
      <w:tblGrid>
        <w:gridCol w:w="1683"/>
        <w:gridCol w:w="8042"/>
      </w:tblGrid>
      <w:tr w:rsidR="002370D0" w14:paraId="1D5F9DF4" w14:textId="77777777" w:rsidTr="00745301">
        <w:trPr>
          <w:trHeight w:val="245"/>
        </w:trPr>
        <w:tc>
          <w:tcPr>
            <w:tcW w:w="9725" w:type="dxa"/>
            <w:gridSpan w:val="2"/>
          </w:tcPr>
          <w:p w14:paraId="4DD5C7D2" w14:textId="01507CB5" w:rsidR="002370D0" w:rsidRDefault="002370D0" w:rsidP="002370D0">
            <w:pPr>
              <w:jc w:val="center"/>
              <w:rPr>
                <w:rFonts w:ascii="Times New Roman" w:hAnsi="Times New Roman" w:cs="Times New Roman"/>
                <w:sz w:val="24"/>
                <w:szCs w:val="24"/>
              </w:rPr>
            </w:pPr>
            <w:r w:rsidRPr="00D0400F">
              <w:rPr>
                <w:rFonts w:ascii="Times New Roman" w:hAnsi="Times New Roman" w:cs="Times New Roman"/>
                <w:i/>
                <w:sz w:val="24"/>
                <w:szCs w:val="24"/>
              </w:rPr>
              <w:t>Sommaire d’identification</w:t>
            </w:r>
          </w:p>
        </w:tc>
      </w:tr>
      <w:tr w:rsidR="002370D0" w14:paraId="4E478779" w14:textId="77777777" w:rsidTr="00745301">
        <w:trPr>
          <w:trHeight w:val="245"/>
        </w:trPr>
        <w:tc>
          <w:tcPr>
            <w:tcW w:w="1658" w:type="dxa"/>
          </w:tcPr>
          <w:p w14:paraId="44E9A8D1" w14:textId="777D9DE5" w:rsidR="002370D0" w:rsidRDefault="002370D0" w:rsidP="00D75ADD">
            <w:pPr>
              <w:rPr>
                <w:rFonts w:ascii="Times New Roman" w:hAnsi="Times New Roman" w:cs="Times New Roman"/>
                <w:sz w:val="24"/>
                <w:szCs w:val="24"/>
              </w:rPr>
            </w:pPr>
            <w:r w:rsidRPr="002A5027">
              <w:rPr>
                <w:rFonts w:ascii="Times New Roman" w:hAnsi="Times New Roman" w:cs="Times New Roman"/>
                <w:sz w:val="24"/>
                <w:szCs w:val="24"/>
              </w:rPr>
              <w:t>Titre</w:t>
            </w:r>
          </w:p>
        </w:tc>
        <w:tc>
          <w:tcPr>
            <w:tcW w:w="8067" w:type="dxa"/>
          </w:tcPr>
          <w:p w14:paraId="1A8DD595" w14:textId="1B11BF6C" w:rsidR="002370D0" w:rsidRPr="00F81479" w:rsidRDefault="00191128" w:rsidP="00D75ADD">
            <w:pPr>
              <w:rPr>
                <w:rFonts w:ascii="Times New Roman" w:hAnsi="Times New Roman" w:cs="Times New Roman"/>
                <w:b/>
                <w:sz w:val="24"/>
                <w:szCs w:val="24"/>
              </w:rPr>
            </w:pPr>
            <w:r w:rsidRPr="00F81479">
              <w:rPr>
                <w:rFonts w:ascii="Times New Roman" w:hAnsi="Times New Roman" w:cs="Times New Roman"/>
                <w:b/>
                <w:sz w:val="24"/>
                <w:szCs w:val="24"/>
              </w:rPr>
              <w:t>Ajouter une tâche</w:t>
            </w:r>
          </w:p>
        </w:tc>
      </w:tr>
      <w:tr w:rsidR="002370D0" w14:paraId="71DD722A" w14:textId="77777777" w:rsidTr="00745301">
        <w:trPr>
          <w:trHeight w:val="245"/>
        </w:trPr>
        <w:tc>
          <w:tcPr>
            <w:tcW w:w="1658" w:type="dxa"/>
          </w:tcPr>
          <w:p w14:paraId="7CF2396C" w14:textId="291F4F75" w:rsidR="002370D0" w:rsidRDefault="002370D0" w:rsidP="00D75ADD">
            <w:pPr>
              <w:rPr>
                <w:rFonts w:ascii="Times New Roman" w:hAnsi="Times New Roman" w:cs="Times New Roman"/>
                <w:sz w:val="24"/>
                <w:szCs w:val="24"/>
              </w:rPr>
            </w:pPr>
            <w:r w:rsidRPr="002A5027">
              <w:rPr>
                <w:rFonts w:ascii="Times New Roman" w:hAnsi="Times New Roman" w:cs="Times New Roman"/>
                <w:sz w:val="24"/>
                <w:szCs w:val="24"/>
              </w:rPr>
              <w:t>Résumé</w:t>
            </w:r>
          </w:p>
        </w:tc>
        <w:tc>
          <w:tcPr>
            <w:tcW w:w="8067" w:type="dxa"/>
          </w:tcPr>
          <w:p w14:paraId="10178888" w14:textId="5CEA07C6" w:rsidR="002370D0" w:rsidRPr="00F81479" w:rsidRDefault="00C1408C" w:rsidP="00D75ADD">
            <w:pPr>
              <w:rPr>
                <w:rFonts w:ascii="Times New Roman" w:hAnsi="Times New Roman" w:cs="Times New Roman"/>
                <w:sz w:val="24"/>
                <w:szCs w:val="24"/>
              </w:rPr>
            </w:pPr>
            <w:r w:rsidRPr="00F81479">
              <w:rPr>
                <w:rFonts w:ascii="Times New Roman" w:hAnsi="Times New Roman" w:cs="Times New Roman"/>
                <w:sz w:val="24"/>
                <w:szCs w:val="24"/>
              </w:rPr>
              <w:t>L'administrateur peut ajouter une nouvelle tâche et l'affecter à des techniciens, groupes ou sociétés</w:t>
            </w:r>
          </w:p>
        </w:tc>
      </w:tr>
      <w:tr w:rsidR="002370D0" w14:paraId="47B94EE4" w14:textId="77777777" w:rsidTr="00745301">
        <w:trPr>
          <w:trHeight w:val="245"/>
        </w:trPr>
        <w:tc>
          <w:tcPr>
            <w:tcW w:w="1658" w:type="dxa"/>
          </w:tcPr>
          <w:p w14:paraId="408D9C12" w14:textId="3137F952" w:rsidR="002370D0" w:rsidRDefault="002370D0" w:rsidP="00D75ADD">
            <w:pPr>
              <w:rPr>
                <w:rFonts w:ascii="Times New Roman" w:hAnsi="Times New Roman" w:cs="Times New Roman"/>
                <w:sz w:val="24"/>
                <w:szCs w:val="24"/>
              </w:rPr>
            </w:pPr>
            <w:r w:rsidRPr="002A5027">
              <w:rPr>
                <w:rFonts w:ascii="Times New Roman" w:hAnsi="Times New Roman" w:cs="Times New Roman"/>
                <w:sz w:val="24"/>
                <w:szCs w:val="24"/>
              </w:rPr>
              <w:t>Acteur</w:t>
            </w:r>
          </w:p>
        </w:tc>
        <w:tc>
          <w:tcPr>
            <w:tcW w:w="8067" w:type="dxa"/>
          </w:tcPr>
          <w:p w14:paraId="3F374E08" w14:textId="7BCA1431" w:rsidR="002370D0" w:rsidRPr="00F81479" w:rsidRDefault="00C1408C" w:rsidP="00D75ADD">
            <w:pPr>
              <w:rPr>
                <w:rFonts w:ascii="Times New Roman" w:hAnsi="Times New Roman" w:cs="Times New Roman"/>
                <w:sz w:val="24"/>
                <w:szCs w:val="24"/>
              </w:rPr>
            </w:pPr>
            <w:r w:rsidRPr="00F81479">
              <w:rPr>
                <w:rFonts w:ascii="Times New Roman" w:hAnsi="Times New Roman" w:cs="Times New Roman"/>
                <w:sz w:val="24"/>
                <w:szCs w:val="24"/>
              </w:rPr>
              <w:t>Chef d’équipe</w:t>
            </w:r>
          </w:p>
        </w:tc>
      </w:tr>
      <w:tr w:rsidR="002370D0" w14:paraId="7F5F5B98" w14:textId="77777777" w:rsidTr="00745301">
        <w:trPr>
          <w:trHeight w:val="504"/>
        </w:trPr>
        <w:tc>
          <w:tcPr>
            <w:tcW w:w="9725" w:type="dxa"/>
            <w:gridSpan w:val="2"/>
          </w:tcPr>
          <w:p w14:paraId="4BC4C65D" w14:textId="77777777" w:rsidR="002370D0" w:rsidRPr="00F81479" w:rsidRDefault="002370D0" w:rsidP="002370D0">
            <w:pPr>
              <w:jc w:val="center"/>
              <w:rPr>
                <w:rFonts w:ascii="Times New Roman" w:hAnsi="Times New Roman" w:cs="Times New Roman"/>
                <w:i/>
                <w:sz w:val="24"/>
                <w:szCs w:val="24"/>
              </w:rPr>
            </w:pPr>
            <w:r w:rsidRPr="00F81479">
              <w:rPr>
                <w:rFonts w:ascii="Times New Roman" w:hAnsi="Times New Roman" w:cs="Times New Roman"/>
                <w:i/>
                <w:sz w:val="24"/>
                <w:szCs w:val="24"/>
              </w:rPr>
              <w:t>Description des</w:t>
            </w:r>
          </w:p>
          <w:p w14:paraId="44E77AD0" w14:textId="56FAB3BA" w:rsidR="002370D0" w:rsidRPr="00F81479" w:rsidRDefault="002370D0" w:rsidP="002370D0">
            <w:pPr>
              <w:jc w:val="center"/>
              <w:rPr>
                <w:rFonts w:ascii="Times New Roman" w:hAnsi="Times New Roman" w:cs="Times New Roman"/>
                <w:sz w:val="24"/>
                <w:szCs w:val="24"/>
              </w:rPr>
            </w:pPr>
            <w:r w:rsidRPr="00F81479">
              <w:rPr>
                <w:rFonts w:ascii="Times New Roman" w:hAnsi="Times New Roman" w:cs="Times New Roman"/>
                <w:i/>
                <w:sz w:val="24"/>
                <w:szCs w:val="24"/>
              </w:rPr>
              <w:t>Enchaînements</w:t>
            </w:r>
          </w:p>
        </w:tc>
      </w:tr>
      <w:tr w:rsidR="002370D0" w14:paraId="65EEB3B5" w14:textId="77777777" w:rsidTr="00745301">
        <w:trPr>
          <w:trHeight w:val="245"/>
        </w:trPr>
        <w:tc>
          <w:tcPr>
            <w:tcW w:w="1658" w:type="dxa"/>
          </w:tcPr>
          <w:p w14:paraId="65F4F4FA" w14:textId="02FD3A7D" w:rsidR="002370D0" w:rsidRDefault="002370D0" w:rsidP="00D75ADD">
            <w:pPr>
              <w:rPr>
                <w:rFonts w:ascii="Times New Roman" w:hAnsi="Times New Roman" w:cs="Times New Roman"/>
                <w:sz w:val="24"/>
                <w:szCs w:val="24"/>
              </w:rPr>
            </w:pPr>
            <w:r w:rsidRPr="002A5027">
              <w:rPr>
                <w:rFonts w:ascii="Times New Roman" w:hAnsi="Times New Roman" w:cs="Times New Roman"/>
                <w:sz w:val="24"/>
                <w:szCs w:val="24"/>
              </w:rPr>
              <w:t>Pré-condition</w:t>
            </w:r>
          </w:p>
        </w:tc>
        <w:tc>
          <w:tcPr>
            <w:tcW w:w="8067" w:type="dxa"/>
          </w:tcPr>
          <w:p w14:paraId="137761C6" w14:textId="5744BED9" w:rsidR="002370D0" w:rsidRPr="00F81479" w:rsidRDefault="00C1408C" w:rsidP="00D75ADD">
            <w:pPr>
              <w:rPr>
                <w:rFonts w:ascii="Times New Roman" w:hAnsi="Times New Roman" w:cs="Times New Roman"/>
                <w:sz w:val="24"/>
                <w:szCs w:val="24"/>
              </w:rPr>
            </w:pPr>
            <w:r w:rsidRPr="00F81479">
              <w:rPr>
                <w:rFonts w:ascii="Times New Roman" w:hAnsi="Times New Roman" w:cs="Times New Roman"/>
                <w:sz w:val="24"/>
                <w:szCs w:val="24"/>
              </w:rPr>
              <w:t>Authentification préalable en tant que chef d’équipe.</w:t>
            </w:r>
          </w:p>
        </w:tc>
      </w:tr>
      <w:tr w:rsidR="002370D0" w14:paraId="0974F8B2" w14:textId="77777777" w:rsidTr="00745301">
        <w:trPr>
          <w:trHeight w:val="245"/>
        </w:trPr>
        <w:tc>
          <w:tcPr>
            <w:tcW w:w="1658" w:type="dxa"/>
          </w:tcPr>
          <w:p w14:paraId="689368BC" w14:textId="47B97FB0" w:rsidR="002370D0" w:rsidRDefault="002370D0" w:rsidP="00D75ADD">
            <w:pPr>
              <w:rPr>
                <w:rFonts w:ascii="Times New Roman" w:hAnsi="Times New Roman" w:cs="Times New Roman"/>
                <w:sz w:val="24"/>
                <w:szCs w:val="24"/>
              </w:rPr>
            </w:pPr>
            <w:r w:rsidRPr="002A5027">
              <w:rPr>
                <w:rFonts w:ascii="Times New Roman" w:hAnsi="Times New Roman" w:cs="Times New Roman"/>
                <w:sz w:val="24"/>
                <w:szCs w:val="24"/>
              </w:rPr>
              <w:t>Post-condition</w:t>
            </w:r>
          </w:p>
        </w:tc>
        <w:tc>
          <w:tcPr>
            <w:tcW w:w="8067" w:type="dxa"/>
          </w:tcPr>
          <w:p w14:paraId="38C8C687" w14:textId="1580821A" w:rsidR="002370D0" w:rsidRPr="00F81479" w:rsidRDefault="00C1408C" w:rsidP="00D75ADD">
            <w:pPr>
              <w:rPr>
                <w:rFonts w:ascii="Times New Roman" w:hAnsi="Times New Roman" w:cs="Times New Roman"/>
                <w:sz w:val="24"/>
                <w:szCs w:val="24"/>
              </w:rPr>
            </w:pPr>
            <w:r w:rsidRPr="00F81479">
              <w:rPr>
                <w:rFonts w:ascii="Times New Roman" w:hAnsi="Times New Roman" w:cs="Times New Roman"/>
                <w:sz w:val="24"/>
                <w:szCs w:val="24"/>
              </w:rPr>
              <w:t>La nouvelle tâche est ajoutée et attribuée au technicien, groupe et à société sélectionnée.</w:t>
            </w:r>
          </w:p>
        </w:tc>
      </w:tr>
      <w:tr w:rsidR="002370D0" w14:paraId="27723E71" w14:textId="77777777" w:rsidTr="00745301">
        <w:trPr>
          <w:trHeight w:val="245"/>
        </w:trPr>
        <w:tc>
          <w:tcPr>
            <w:tcW w:w="1658" w:type="dxa"/>
          </w:tcPr>
          <w:p w14:paraId="1825690F" w14:textId="32645836" w:rsidR="002370D0" w:rsidRDefault="002370D0" w:rsidP="00D75ADD">
            <w:pPr>
              <w:rPr>
                <w:rFonts w:ascii="Times New Roman" w:hAnsi="Times New Roman" w:cs="Times New Roman"/>
                <w:sz w:val="24"/>
                <w:szCs w:val="24"/>
              </w:rPr>
            </w:pPr>
            <w:r w:rsidRPr="002A5027">
              <w:rPr>
                <w:rFonts w:ascii="Times New Roman" w:hAnsi="Times New Roman" w:cs="Times New Roman"/>
                <w:sz w:val="24"/>
                <w:szCs w:val="24"/>
              </w:rPr>
              <w:t>Scénario nominal</w:t>
            </w:r>
          </w:p>
        </w:tc>
        <w:tc>
          <w:tcPr>
            <w:tcW w:w="8067" w:type="dxa"/>
          </w:tcPr>
          <w:p w14:paraId="5BE82C69" w14:textId="36E1671A" w:rsidR="00F81479" w:rsidRPr="00F81479" w:rsidRDefault="00F81479" w:rsidP="00F81479">
            <w:pPr>
              <w:rPr>
                <w:rFonts w:ascii="Times New Roman" w:eastAsia="Times New Roman" w:hAnsi="Times New Roman" w:cs="Times New Roman"/>
                <w:sz w:val="24"/>
                <w:szCs w:val="24"/>
                <w:lang w:eastAsia="fr-FR"/>
              </w:rPr>
            </w:pPr>
            <w:r w:rsidRPr="00F81479">
              <w:rPr>
                <w:rFonts w:ascii="Times New Roman" w:eastAsia="Times New Roman" w:hAnsi="Times New Roman" w:cs="Times New Roman"/>
                <w:sz w:val="24"/>
                <w:szCs w:val="24"/>
                <w:lang w:eastAsia="fr-FR"/>
              </w:rPr>
              <w:t>1. Le chef d’équipe accède à l'interface de gestion des tâches.</w:t>
            </w:r>
          </w:p>
          <w:p w14:paraId="74FC9906" w14:textId="7E87901E" w:rsidR="00F81479" w:rsidRPr="00F81479" w:rsidRDefault="00F81479" w:rsidP="00F81479">
            <w:pPr>
              <w:rPr>
                <w:rFonts w:ascii="Times New Roman" w:eastAsia="Times New Roman" w:hAnsi="Times New Roman" w:cs="Times New Roman"/>
                <w:sz w:val="24"/>
                <w:szCs w:val="24"/>
                <w:lang w:eastAsia="fr-FR"/>
              </w:rPr>
            </w:pPr>
            <w:r w:rsidRPr="00F81479">
              <w:rPr>
                <w:rFonts w:ascii="Times New Roman" w:eastAsia="Times New Roman" w:hAnsi="Times New Roman" w:cs="Times New Roman"/>
                <w:sz w:val="24"/>
                <w:szCs w:val="24"/>
                <w:lang w:eastAsia="fr-FR"/>
              </w:rPr>
              <w:t>2.Le système affiche la liste des tâches existantes.</w:t>
            </w:r>
          </w:p>
          <w:p w14:paraId="19877611" w14:textId="4544D3BA" w:rsidR="00F81479" w:rsidRPr="00F81479" w:rsidRDefault="00F81479" w:rsidP="00F81479">
            <w:pPr>
              <w:rPr>
                <w:rFonts w:ascii="Times New Roman" w:eastAsia="Times New Roman" w:hAnsi="Times New Roman" w:cs="Times New Roman"/>
                <w:sz w:val="24"/>
                <w:szCs w:val="24"/>
                <w:lang w:eastAsia="fr-FR"/>
              </w:rPr>
            </w:pPr>
            <w:r w:rsidRPr="00F81479">
              <w:rPr>
                <w:rFonts w:ascii="Times New Roman" w:eastAsia="Times New Roman" w:hAnsi="Times New Roman" w:cs="Times New Roman"/>
                <w:sz w:val="24"/>
                <w:szCs w:val="24"/>
                <w:lang w:eastAsia="fr-FR"/>
              </w:rPr>
              <w:t>3.  Le chef d’équipe clique sur le bouton « Ajouter ».</w:t>
            </w:r>
          </w:p>
          <w:p w14:paraId="7CC91974" w14:textId="6F2A1F17" w:rsidR="00F81479" w:rsidRPr="00F81479" w:rsidRDefault="00F81479" w:rsidP="00F81479">
            <w:pPr>
              <w:rPr>
                <w:rFonts w:ascii="Times New Roman" w:eastAsia="Times New Roman" w:hAnsi="Times New Roman" w:cs="Times New Roman"/>
                <w:sz w:val="24"/>
                <w:szCs w:val="24"/>
                <w:lang w:eastAsia="fr-FR"/>
              </w:rPr>
            </w:pPr>
            <w:r w:rsidRPr="00F81479">
              <w:rPr>
                <w:rFonts w:ascii="Times New Roman" w:eastAsia="Times New Roman" w:hAnsi="Times New Roman" w:cs="Times New Roman"/>
                <w:sz w:val="24"/>
                <w:szCs w:val="24"/>
                <w:lang w:eastAsia="fr-FR"/>
              </w:rPr>
              <w:t>4.  Le système affiche le formulaire d'ajout de tâche.</w:t>
            </w:r>
          </w:p>
          <w:p w14:paraId="49E26895" w14:textId="5E00DDC1" w:rsidR="00F81479" w:rsidRPr="00F81479" w:rsidRDefault="00F81479" w:rsidP="00F81479">
            <w:pPr>
              <w:rPr>
                <w:rFonts w:ascii="Times New Roman" w:eastAsia="Times New Roman" w:hAnsi="Times New Roman" w:cs="Times New Roman"/>
                <w:sz w:val="24"/>
                <w:szCs w:val="24"/>
                <w:lang w:eastAsia="fr-FR"/>
              </w:rPr>
            </w:pPr>
            <w:r w:rsidRPr="00F81479">
              <w:rPr>
                <w:rFonts w:ascii="Times New Roman" w:eastAsia="Times New Roman" w:hAnsi="Times New Roman" w:cs="Times New Roman"/>
                <w:sz w:val="24"/>
                <w:szCs w:val="24"/>
                <w:lang w:eastAsia="fr-FR"/>
              </w:rPr>
              <w:t>5.  Le chef d’équipe remplit les informations nécessaires pour la nouvelle tâche, telles que le titre, la description, la date limite, etc.</w:t>
            </w:r>
          </w:p>
          <w:p w14:paraId="0DD2F645" w14:textId="333E05BC" w:rsidR="00F81479" w:rsidRPr="00F81479" w:rsidRDefault="00F81479" w:rsidP="00F81479">
            <w:pPr>
              <w:rPr>
                <w:rFonts w:ascii="Times New Roman" w:eastAsia="Times New Roman" w:hAnsi="Times New Roman" w:cs="Times New Roman"/>
                <w:sz w:val="24"/>
                <w:szCs w:val="24"/>
                <w:lang w:eastAsia="fr-FR"/>
              </w:rPr>
            </w:pPr>
            <w:r w:rsidRPr="00F81479">
              <w:rPr>
                <w:rFonts w:ascii="Times New Roman" w:eastAsia="Times New Roman" w:hAnsi="Times New Roman" w:cs="Times New Roman"/>
                <w:sz w:val="24"/>
                <w:szCs w:val="24"/>
                <w:lang w:eastAsia="fr-FR"/>
              </w:rPr>
              <w:t>6.  Le système attribue automatiquement la tâche au chef d’équipe qui l'a ajoutée.</w:t>
            </w:r>
          </w:p>
          <w:p w14:paraId="713E7C3F" w14:textId="68A261F6" w:rsidR="00F81479" w:rsidRPr="00F81479" w:rsidRDefault="00F81479" w:rsidP="00F81479">
            <w:pPr>
              <w:rPr>
                <w:rFonts w:ascii="Times New Roman" w:eastAsia="Times New Roman" w:hAnsi="Times New Roman" w:cs="Times New Roman"/>
                <w:sz w:val="24"/>
                <w:szCs w:val="24"/>
                <w:lang w:eastAsia="fr-FR"/>
              </w:rPr>
            </w:pPr>
            <w:r w:rsidRPr="00F81479">
              <w:rPr>
                <w:rFonts w:ascii="Times New Roman" w:eastAsia="Times New Roman" w:hAnsi="Times New Roman" w:cs="Times New Roman"/>
                <w:sz w:val="24"/>
                <w:szCs w:val="24"/>
                <w:lang w:eastAsia="fr-FR"/>
              </w:rPr>
              <w:lastRenderedPageBreak/>
              <w:t>7.  Le chef d’équipe sélectionne l'option « Planifier ».</w:t>
            </w:r>
          </w:p>
          <w:p w14:paraId="05316C29" w14:textId="2C4EB964" w:rsidR="00F81479" w:rsidRPr="00F81479" w:rsidRDefault="00F81479" w:rsidP="00F81479">
            <w:pPr>
              <w:rPr>
                <w:rFonts w:ascii="Times New Roman" w:eastAsia="Times New Roman" w:hAnsi="Times New Roman" w:cs="Times New Roman"/>
                <w:sz w:val="24"/>
                <w:szCs w:val="24"/>
                <w:lang w:eastAsia="fr-FR"/>
              </w:rPr>
            </w:pPr>
            <w:r w:rsidRPr="00F81479">
              <w:rPr>
                <w:rFonts w:ascii="Times New Roman" w:eastAsia="Times New Roman" w:hAnsi="Times New Roman" w:cs="Times New Roman"/>
                <w:sz w:val="24"/>
                <w:szCs w:val="24"/>
                <w:lang w:eastAsia="fr-FR"/>
              </w:rPr>
              <w:t>8.  Le système affiche une autre liste avec deux champs de filtrage.</w:t>
            </w:r>
          </w:p>
          <w:p w14:paraId="26C8959C" w14:textId="77777777" w:rsidR="00F81479" w:rsidRPr="00F81479" w:rsidRDefault="00F81479" w:rsidP="00F81479">
            <w:pPr>
              <w:rPr>
                <w:rFonts w:ascii="Times New Roman" w:eastAsia="Times New Roman" w:hAnsi="Times New Roman" w:cs="Times New Roman"/>
                <w:sz w:val="24"/>
                <w:szCs w:val="24"/>
                <w:lang w:eastAsia="fr-FR"/>
              </w:rPr>
            </w:pPr>
            <w:r w:rsidRPr="00F81479">
              <w:rPr>
                <w:rFonts w:ascii="Times New Roman" w:eastAsia="Times New Roman" w:hAnsi="Times New Roman" w:cs="Times New Roman"/>
                <w:sz w:val="24"/>
                <w:szCs w:val="24"/>
                <w:lang w:eastAsia="fr-FR"/>
              </w:rPr>
              <w:t>9.  Le chef d’équipe sélectionne un de ces champs (équipement ou intervention).</w:t>
            </w:r>
          </w:p>
          <w:p w14:paraId="600C2383" w14:textId="6F7997FC" w:rsidR="00F81479" w:rsidRPr="00F81479" w:rsidRDefault="00F81479" w:rsidP="00F81479">
            <w:pPr>
              <w:rPr>
                <w:rFonts w:ascii="Times New Roman" w:eastAsia="Times New Roman" w:hAnsi="Times New Roman" w:cs="Times New Roman"/>
                <w:sz w:val="24"/>
                <w:szCs w:val="24"/>
                <w:lang w:eastAsia="fr-FR"/>
              </w:rPr>
            </w:pPr>
            <w:r w:rsidRPr="00F81479">
              <w:rPr>
                <w:rFonts w:ascii="Times New Roman" w:eastAsia="Times New Roman" w:hAnsi="Times New Roman" w:cs="Times New Roman"/>
                <w:sz w:val="24"/>
                <w:szCs w:val="24"/>
                <w:lang w:eastAsia="fr-FR"/>
              </w:rPr>
              <w:t>10.  Le système affiche une liste d'équipements disponibles ou d'interventions prévues.</w:t>
            </w:r>
          </w:p>
          <w:p w14:paraId="4CBB411D" w14:textId="50B4D3FD" w:rsidR="00F81479" w:rsidRPr="00F81479" w:rsidRDefault="00F81479" w:rsidP="00F81479">
            <w:pPr>
              <w:rPr>
                <w:rFonts w:ascii="Times New Roman" w:eastAsia="Times New Roman" w:hAnsi="Times New Roman" w:cs="Times New Roman"/>
                <w:sz w:val="24"/>
                <w:szCs w:val="24"/>
                <w:lang w:eastAsia="fr-FR"/>
              </w:rPr>
            </w:pPr>
            <w:r w:rsidRPr="00F81479">
              <w:rPr>
                <w:rFonts w:ascii="Times New Roman" w:eastAsia="Times New Roman" w:hAnsi="Times New Roman" w:cs="Times New Roman"/>
                <w:sz w:val="24"/>
                <w:szCs w:val="24"/>
                <w:lang w:eastAsia="fr-FR"/>
              </w:rPr>
              <w:t>11. Le chef d’équipe sélectionne un élément dans la liste.</w:t>
            </w:r>
          </w:p>
          <w:p w14:paraId="46BDDE49" w14:textId="39BC0337" w:rsidR="00F81479" w:rsidRPr="00F81479" w:rsidRDefault="00F81479" w:rsidP="00F81479">
            <w:pPr>
              <w:rPr>
                <w:rFonts w:ascii="Times New Roman" w:eastAsia="Times New Roman" w:hAnsi="Times New Roman" w:cs="Times New Roman"/>
                <w:sz w:val="24"/>
                <w:szCs w:val="24"/>
                <w:lang w:eastAsia="fr-FR"/>
              </w:rPr>
            </w:pPr>
            <w:r w:rsidRPr="00F81479">
              <w:rPr>
                <w:rFonts w:ascii="Times New Roman" w:eastAsia="Times New Roman" w:hAnsi="Times New Roman" w:cs="Times New Roman"/>
                <w:sz w:val="24"/>
                <w:szCs w:val="24"/>
                <w:lang w:eastAsia="fr-FR"/>
              </w:rPr>
              <w:t>12. Le chef d’équipe valide et soumet le formulaire.</w:t>
            </w:r>
          </w:p>
          <w:p w14:paraId="7D056DCF" w14:textId="219F8C5B" w:rsidR="00F81479" w:rsidRPr="00F81479" w:rsidRDefault="00F81479" w:rsidP="00F81479">
            <w:pPr>
              <w:rPr>
                <w:rFonts w:ascii="Times New Roman" w:eastAsia="Times New Roman" w:hAnsi="Times New Roman" w:cs="Times New Roman"/>
                <w:sz w:val="24"/>
                <w:szCs w:val="24"/>
                <w:lang w:eastAsia="fr-FR"/>
              </w:rPr>
            </w:pPr>
            <w:r w:rsidRPr="00F81479">
              <w:rPr>
                <w:rFonts w:ascii="Times New Roman" w:eastAsia="Times New Roman" w:hAnsi="Times New Roman" w:cs="Times New Roman"/>
                <w:sz w:val="24"/>
                <w:szCs w:val="24"/>
                <w:lang w:eastAsia="fr-FR"/>
              </w:rPr>
              <w:t>13. Le système enregistre la nouvelle tâche dans la base de données.</w:t>
            </w:r>
          </w:p>
          <w:p w14:paraId="210A6931" w14:textId="160838F3" w:rsidR="002370D0" w:rsidRPr="00F81479" w:rsidRDefault="00F81479" w:rsidP="00F81479">
            <w:pPr>
              <w:rPr>
                <w:rFonts w:ascii="Times New Roman" w:hAnsi="Times New Roman" w:cs="Times New Roman"/>
                <w:sz w:val="24"/>
                <w:szCs w:val="24"/>
              </w:rPr>
            </w:pPr>
            <w:r w:rsidRPr="00F81479">
              <w:rPr>
                <w:rFonts w:ascii="Times New Roman" w:eastAsia="Times New Roman" w:hAnsi="Times New Roman" w:cs="Times New Roman"/>
                <w:sz w:val="24"/>
                <w:szCs w:val="24"/>
                <w:lang w:eastAsia="fr-FR"/>
              </w:rPr>
              <w:t>14.Le système affiche un message de confirmation indiquant que la tâche a été ajoutée avec succès.</w:t>
            </w:r>
          </w:p>
        </w:tc>
      </w:tr>
      <w:tr w:rsidR="002370D0" w14:paraId="5EFBDB4F" w14:textId="77777777" w:rsidTr="00745301">
        <w:trPr>
          <w:trHeight w:val="490"/>
        </w:trPr>
        <w:tc>
          <w:tcPr>
            <w:tcW w:w="1658" w:type="dxa"/>
          </w:tcPr>
          <w:p w14:paraId="152C1138" w14:textId="4E98CEDB" w:rsidR="002370D0" w:rsidRDefault="002370D0" w:rsidP="00D75ADD">
            <w:pPr>
              <w:rPr>
                <w:rFonts w:ascii="Times New Roman" w:hAnsi="Times New Roman" w:cs="Times New Roman"/>
                <w:sz w:val="24"/>
                <w:szCs w:val="24"/>
              </w:rPr>
            </w:pPr>
            <w:r w:rsidRPr="002A5027">
              <w:rPr>
                <w:rFonts w:ascii="Times New Roman" w:hAnsi="Times New Roman" w:cs="Times New Roman"/>
                <w:sz w:val="24"/>
                <w:szCs w:val="24"/>
              </w:rPr>
              <w:lastRenderedPageBreak/>
              <w:t>Enchaînements alternatifs</w:t>
            </w:r>
          </w:p>
        </w:tc>
        <w:tc>
          <w:tcPr>
            <w:tcW w:w="8067" w:type="dxa"/>
          </w:tcPr>
          <w:p w14:paraId="124AB67D" w14:textId="08468682" w:rsidR="00F81479" w:rsidRPr="00F81479" w:rsidRDefault="00F81479" w:rsidP="00D75ADD">
            <w:pPr>
              <w:rPr>
                <w:rFonts w:ascii="Times New Roman" w:hAnsi="Times New Roman" w:cs="Times New Roman"/>
                <w:sz w:val="24"/>
                <w:szCs w:val="24"/>
              </w:rPr>
            </w:pPr>
            <w:r w:rsidRPr="00F81479">
              <w:rPr>
                <w:rFonts w:ascii="Times New Roman" w:hAnsi="Times New Roman" w:cs="Times New Roman"/>
                <w:sz w:val="24"/>
                <w:szCs w:val="24"/>
              </w:rPr>
              <w:t xml:space="preserve">Échec de l'ajout de la tâche : </w:t>
            </w:r>
          </w:p>
          <w:p w14:paraId="6E160CF4" w14:textId="5F426C89" w:rsidR="002370D0" w:rsidRPr="00F81479" w:rsidRDefault="00F81479" w:rsidP="00D75ADD">
            <w:pPr>
              <w:rPr>
                <w:rFonts w:ascii="Times New Roman" w:hAnsi="Times New Roman" w:cs="Times New Roman"/>
                <w:sz w:val="24"/>
                <w:szCs w:val="24"/>
              </w:rPr>
            </w:pPr>
            <w:r w:rsidRPr="00F81479">
              <w:rPr>
                <w:rFonts w:ascii="Times New Roman" w:hAnsi="Times New Roman" w:cs="Times New Roman"/>
                <w:sz w:val="24"/>
                <w:szCs w:val="24"/>
              </w:rPr>
              <w:t>- Le système affiche un message d'erreur indiquant la raison de l'échec de l'ajout de la tâche.</w:t>
            </w:r>
          </w:p>
        </w:tc>
      </w:tr>
    </w:tbl>
    <w:p w14:paraId="452962CA" w14:textId="3A0369EB" w:rsidR="00BD6A73" w:rsidRPr="00BD6A73" w:rsidRDefault="00BD6A73" w:rsidP="00BD6A73">
      <w:pPr>
        <w:rPr>
          <w:rFonts w:ascii="Times New Roman" w:hAnsi="Times New Roman" w:cs="Times New Roman"/>
          <w:sz w:val="24"/>
          <w:szCs w:val="24"/>
        </w:rPr>
      </w:pPr>
    </w:p>
    <w:p w14:paraId="4EA0EC09" w14:textId="0E8BEBD1" w:rsidR="00166D01" w:rsidRPr="00FD7579" w:rsidRDefault="00166D01">
      <w:pPr>
        <w:rPr>
          <w:rFonts w:ascii="Times New Roman" w:hAnsi="Times New Roman" w:cs="Times New Roman"/>
          <w:sz w:val="24"/>
        </w:rPr>
      </w:pPr>
    </w:p>
    <w:p w14:paraId="40A242E4" w14:textId="77777777" w:rsidR="00F81479" w:rsidRPr="00FD7579" w:rsidRDefault="00F81479" w:rsidP="00FD7579">
      <w:pPr>
        <w:rPr>
          <w:rFonts w:ascii="Times New Roman" w:hAnsi="Times New Roman" w:cs="Times New Roman"/>
          <w:b/>
          <w:sz w:val="24"/>
        </w:rPr>
      </w:pPr>
      <w:r w:rsidRPr="00FD7579">
        <w:rPr>
          <w:rFonts w:ascii="Times New Roman" w:hAnsi="Times New Roman" w:cs="Times New Roman"/>
          <w:b/>
          <w:sz w:val="24"/>
        </w:rPr>
        <w:t>Diagramme de classes</w:t>
      </w:r>
    </w:p>
    <w:p w14:paraId="17673016" w14:textId="05381731" w:rsidR="00FD7579" w:rsidRDefault="00F81479" w:rsidP="00FD7579">
      <w:pPr>
        <w:rPr>
          <w:rFonts w:ascii="Times New Roman" w:hAnsi="Times New Roman" w:cs="Times New Roman"/>
          <w:sz w:val="24"/>
        </w:rPr>
      </w:pPr>
      <w:r w:rsidRPr="00FD7579">
        <w:rPr>
          <w:rFonts w:ascii="Times New Roman" w:hAnsi="Times New Roman" w:cs="Times New Roman"/>
          <w:sz w:val="24"/>
        </w:rPr>
        <w:t xml:space="preserve"> Le diagramme de classe correspond </w:t>
      </w:r>
      <w:proofErr w:type="spellStart"/>
      <w:proofErr w:type="gramStart"/>
      <w:r w:rsidRPr="00FD7579">
        <w:rPr>
          <w:rFonts w:ascii="Times New Roman" w:hAnsi="Times New Roman" w:cs="Times New Roman"/>
          <w:sz w:val="24"/>
        </w:rPr>
        <w:t>a</w:t>
      </w:r>
      <w:proofErr w:type="spellEnd"/>
      <w:proofErr w:type="gramEnd"/>
      <w:r w:rsidRPr="00FD7579">
        <w:rPr>
          <w:rFonts w:ascii="Times New Roman" w:hAnsi="Times New Roman" w:cs="Times New Roman"/>
          <w:sz w:val="24"/>
        </w:rPr>
        <w:t xml:space="preserve"> ce sprint 2 comme présenté dans la figure 39 ci-dessous.</w:t>
      </w:r>
    </w:p>
    <w:p w14:paraId="53DE6D05" w14:textId="77777777" w:rsidR="00FD7579" w:rsidRPr="00096F58" w:rsidRDefault="00FD7579" w:rsidP="00FD7579">
      <w:pPr>
        <w:rPr>
          <w:rFonts w:ascii="Times New Roman" w:hAnsi="Times New Roman" w:cs="Times New Roman"/>
          <w:sz w:val="28"/>
        </w:rPr>
      </w:pPr>
    </w:p>
    <w:p w14:paraId="7A4AC512" w14:textId="170937D4" w:rsidR="00FD7579" w:rsidRPr="00096F58" w:rsidRDefault="00F81479" w:rsidP="001E528D">
      <w:pPr>
        <w:pStyle w:val="ListParagraph"/>
        <w:numPr>
          <w:ilvl w:val="0"/>
          <w:numId w:val="31"/>
        </w:numPr>
        <w:ind w:left="0" w:firstLine="0"/>
        <w:rPr>
          <w:rFonts w:ascii="Times New Roman" w:hAnsi="Times New Roman" w:cs="Times New Roman"/>
          <w:b/>
          <w:sz w:val="28"/>
        </w:rPr>
      </w:pPr>
      <w:r w:rsidRPr="00096F58">
        <w:rPr>
          <w:rFonts w:ascii="Times New Roman" w:hAnsi="Times New Roman" w:cs="Times New Roman"/>
          <w:b/>
          <w:sz w:val="28"/>
        </w:rPr>
        <w:t>Diagramme des classes</w:t>
      </w:r>
      <w:r w:rsidR="00FD7579" w:rsidRPr="00096F58">
        <w:rPr>
          <w:rFonts w:ascii="Times New Roman" w:hAnsi="Times New Roman" w:cs="Times New Roman"/>
          <w:b/>
          <w:sz w:val="28"/>
        </w:rPr>
        <w:t> :</w:t>
      </w:r>
    </w:p>
    <w:p w14:paraId="57AF7FC7" w14:textId="77777777" w:rsidR="00FD7579" w:rsidRPr="00FD7579" w:rsidRDefault="00FD7579" w:rsidP="00FD7579">
      <w:pPr>
        <w:pStyle w:val="ListParagraph"/>
        <w:ind w:left="0"/>
        <w:rPr>
          <w:rFonts w:ascii="Times New Roman" w:hAnsi="Times New Roman" w:cs="Times New Roman"/>
          <w:b/>
          <w:sz w:val="24"/>
        </w:rPr>
      </w:pPr>
    </w:p>
    <w:p w14:paraId="28E25C89" w14:textId="56FEE481" w:rsidR="00166D01" w:rsidRDefault="00F81479" w:rsidP="00FD7579">
      <w:pPr>
        <w:pStyle w:val="ListParagraph"/>
        <w:ind w:left="0"/>
        <w:rPr>
          <w:rFonts w:ascii="Times New Roman" w:hAnsi="Times New Roman" w:cs="Times New Roman"/>
          <w:sz w:val="24"/>
        </w:rPr>
      </w:pPr>
      <w:r w:rsidRPr="00FD7579">
        <w:rPr>
          <w:rFonts w:ascii="Times New Roman" w:hAnsi="Times New Roman" w:cs="Times New Roman"/>
          <w:sz w:val="24"/>
        </w:rPr>
        <w:t xml:space="preserve"> La figure 39 représente le diagramme des classes du deuxième sprint</w:t>
      </w:r>
    </w:p>
    <w:p w14:paraId="0B9108ED" w14:textId="56101A54" w:rsidR="00864D64" w:rsidRDefault="00864D64" w:rsidP="00FD7579">
      <w:pPr>
        <w:pStyle w:val="ListParagraph"/>
        <w:ind w:left="0"/>
        <w:rPr>
          <w:rFonts w:ascii="Times New Roman" w:hAnsi="Times New Roman" w:cs="Times New Roman"/>
          <w:sz w:val="24"/>
        </w:rPr>
      </w:pPr>
    </w:p>
    <w:p w14:paraId="42CEE521" w14:textId="77777777" w:rsidR="00864D64" w:rsidRDefault="00864D64" w:rsidP="00FD7579">
      <w:pPr>
        <w:pStyle w:val="ListParagraph"/>
        <w:ind w:left="0"/>
        <w:rPr>
          <w:rFonts w:ascii="Times New Roman" w:hAnsi="Times New Roman" w:cs="Times New Roman"/>
          <w:sz w:val="24"/>
        </w:rPr>
      </w:pPr>
    </w:p>
    <w:p w14:paraId="40627B5C" w14:textId="1638E9F3" w:rsidR="00FD7579" w:rsidRDefault="00864D64" w:rsidP="00FD7579">
      <w:pPr>
        <w:pStyle w:val="ListParagraph"/>
        <w:ind w:left="0"/>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2DECDC85" wp14:editId="2EB7A9EE">
            <wp:extent cx="5760720" cy="4490085"/>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print2 diag de classe.jpg"/>
                    <pic:cNvPicPr/>
                  </pic:nvPicPr>
                  <pic:blipFill>
                    <a:blip r:embed="rId64">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14:paraId="2073C348" w14:textId="141756E2" w:rsidR="00864D64" w:rsidRPr="00096F58" w:rsidRDefault="00864D64" w:rsidP="00FD7579">
      <w:pPr>
        <w:pStyle w:val="ListParagraph"/>
        <w:ind w:left="0"/>
        <w:rPr>
          <w:rFonts w:ascii="Times New Roman" w:hAnsi="Times New Roman" w:cs="Times New Roman"/>
          <w:sz w:val="28"/>
        </w:rPr>
      </w:pPr>
    </w:p>
    <w:p w14:paraId="5E6CD8A4" w14:textId="77777777" w:rsidR="00864D64" w:rsidRPr="00096F58" w:rsidRDefault="00864D64" w:rsidP="00FD7579">
      <w:pPr>
        <w:pStyle w:val="ListParagraph"/>
        <w:ind w:left="0"/>
        <w:rPr>
          <w:rFonts w:ascii="Times New Roman" w:hAnsi="Times New Roman" w:cs="Times New Roman"/>
          <w:sz w:val="28"/>
        </w:rPr>
      </w:pPr>
    </w:p>
    <w:p w14:paraId="621E0659" w14:textId="2CA34952" w:rsidR="00FD7579" w:rsidRPr="00096F58" w:rsidRDefault="00FD7579" w:rsidP="001E528D">
      <w:pPr>
        <w:pStyle w:val="ListParagraph"/>
        <w:numPr>
          <w:ilvl w:val="0"/>
          <w:numId w:val="31"/>
        </w:numPr>
        <w:ind w:left="-142" w:firstLine="142"/>
        <w:rPr>
          <w:rFonts w:ascii="Times New Roman" w:hAnsi="Times New Roman" w:cs="Times New Roman"/>
          <w:b/>
          <w:sz w:val="28"/>
        </w:rPr>
      </w:pPr>
      <w:r w:rsidRPr="00096F58">
        <w:rPr>
          <w:rFonts w:ascii="Times New Roman" w:hAnsi="Times New Roman" w:cs="Times New Roman"/>
          <w:b/>
          <w:sz w:val="28"/>
        </w:rPr>
        <w:t>Diagramme de séquences :</w:t>
      </w:r>
    </w:p>
    <w:p w14:paraId="0F40A26A" w14:textId="77777777" w:rsidR="00FD7579" w:rsidRPr="00FD7579" w:rsidRDefault="00FD7579" w:rsidP="00FD7579">
      <w:pPr>
        <w:pStyle w:val="ListParagraph"/>
        <w:ind w:left="0"/>
        <w:rPr>
          <w:rFonts w:ascii="Times New Roman" w:hAnsi="Times New Roman" w:cs="Times New Roman"/>
          <w:sz w:val="24"/>
        </w:rPr>
      </w:pPr>
    </w:p>
    <w:p w14:paraId="32110339" w14:textId="390F585E" w:rsidR="00FD7579" w:rsidRDefault="00FD7579" w:rsidP="00FD7579">
      <w:pPr>
        <w:pStyle w:val="ListParagraph"/>
        <w:ind w:left="0"/>
        <w:rPr>
          <w:rFonts w:ascii="Times New Roman" w:hAnsi="Times New Roman" w:cs="Times New Roman"/>
          <w:sz w:val="24"/>
        </w:rPr>
      </w:pPr>
      <w:r w:rsidRPr="00FD7579">
        <w:rPr>
          <w:rFonts w:ascii="Times New Roman" w:hAnsi="Times New Roman" w:cs="Times New Roman"/>
          <w:sz w:val="24"/>
        </w:rPr>
        <w:t>Dans cette partie, nous présentons les diagrammes des séquences des différents scénarios possibles dans le cadre du 2ème sprint.</w:t>
      </w:r>
    </w:p>
    <w:p w14:paraId="1CBDE657" w14:textId="77777777" w:rsidR="001F6DCB" w:rsidRPr="00FD7579" w:rsidRDefault="001F6DCB" w:rsidP="00FD7579">
      <w:pPr>
        <w:pStyle w:val="ListParagraph"/>
        <w:ind w:left="0"/>
        <w:rPr>
          <w:rFonts w:ascii="Times New Roman" w:hAnsi="Times New Roman" w:cs="Times New Roman"/>
          <w:sz w:val="24"/>
        </w:rPr>
      </w:pPr>
    </w:p>
    <w:p w14:paraId="4C85836A" w14:textId="3C3A696D" w:rsidR="001F6DCB" w:rsidRDefault="00FD7579" w:rsidP="00FD7579">
      <w:pPr>
        <w:pStyle w:val="ListParagraph"/>
        <w:ind w:left="0"/>
        <w:rPr>
          <w:rFonts w:ascii="Times New Roman" w:hAnsi="Times New Roman" w:cs="Times New Roman"/>
          <w:b/>
          <w:sz w:val="24"/>
        </w:rPr>
      </w:pPr>
      <w:r w:rsidRPr="001F6DCB">
        <w:rPr>
          <w:rFonts w:ascii="Times New Roman" w:hAnsi="Times New Roman" w:cs="Times New Roman"/>
          <w:b/>
          <w:sz w:val="24"/>
        </w:rPr>
        <w:t xml:space="preserve">Côté Chef d’équipe </w:t>
      </w:r>
    </w:p>
    <w:p w14:paraId="27EB61ED" w14:textId="77777777" w:rsidR="001F6DCB" w:rsidRPr="001F6DCB" w:rsidRDefault="001F6DCB" w:rsidP="00FD7579">
      <w:pPr>
        <w:pStyle w:val="ListParagraph"/>
        <w:ind w:left="0"/>
        <w:rPr>
          <w:rFonts w:ascii="Times New Roman" w:hAnsi="Times New Roman" w:cs="Times New Roman"/>
          <w:b/>
          <w:sz w:val="24"/>
        </w:rPr>
      </w:pPr>
    </w:p>
    <w:p w14:paraId="44ACFE3A" w14:textId="34CB43D0" w:rsidR="00166D01" w:rsidRDefault="00FD7579" w:rsidP="00FD7579">
      <w:pPr>
        <w:pStyle w:val="ListParagraph"/>
        <w:ind w:left="0"/>
        <w:rPr>
          <w:rFonts w:ascii="Times New Roman" w:hAnsi="Times New Roman" w:cs="Times New Roman"/>
          <w:sz w:val="24"/>
        </w:rPr>
      </w:pPr>
      <w:r w:rsidRPr="00FD7579">
        <w:rPr>
          <w:rFonts w:ascii="Times New Roman" w:hAnsi="Times New Roman" w:cs="Times New Roman"/>
          <w:sz w:val="24"/>
        </w:rPr>
        <w:t xml:space="preserve">Dans cette partie, nous montrons les diagrammes de séquences qui sont reliés par </w:t>
      </w:r>
      <w:r w:rsidR="004F42BC">
        <w:rPr>
          <w:rFonts w:ascii="Times New Roman" w:hAnsi="Times New Roman" w:cs="Times New Roman"/>
          <w:sz w:val="24"/>
        </w:rPr>
        <w:t xml:space="preserve">le </w:t>
      </w:r>
      <w:r w:rsidRPr="00FD7579">
        <w:rPr>
          <w:rFonts w:ascii="Times New Roman" w:hAnsi="Times New Roman" w:cs="Times New Roman"/>
          <w:sz w:val="24"/>
        </w:rPr>
        <w:t>chef d’équipe :</w:t>
      </w:r>
    </w:p>
    <w:p w14:paraId="3D341E2D" w14:textId="77777777" w:rsidR="00864D64" w:rsidRDefault="00864D64" w:rsidP="00FD7579">
      <w:pPr>
        <w:pStyle w:val="ListParagraph"/>
        <w:ind w:left="0"/>
        <w:rPr>
          <w:rFonts w:ascii="Times New Roman" w:hAnsi="Times New Roman" w:cs="Times New Roman"/>
          <w:sz w:val="24"/>
        </w:rPr>
      </w:pPr>
    </w:p>
    <w:p w14:paraId="1239C923" w14:textId="189595C7" w:rsidR="00FD7579" w:rsidRDefault="00FD7579" w:rsidP="00FD7579">
      <w:pPr>
        <w:pStyle w:val="ListParagraph"/>
        <w:ind w:left="0"/>
        <w:rPr>
          <w:rFonts w:ascii="Times New Roman" w:hAnsi="Times New Roman" w:cs="Times New Roman"/>
          <w:b/>
          <w:sz w:val="24"/>
        </w:rPr>
      </w:pPr>
      <w:r w:rsidRPr="00FD7579">
        <w:rPr>
          <w:rFonts w:ascii="Times New Roman" w:hAnsi="Times New Roman" w:cs="Times New Roman"/>
          <w:b/>
          <w:sz w:val="24"/>
        </w:rPr>
        <w:t>Scénario 1 : Ajout</w:t>
      </w:r>
      <w:r>
        <w:rPr>
          <w:rFonts w:ascii="Times New Roman" w:hAnsi="Times New Roman" w:cs="Times New Roman"/>
          <w:b/>
          <w:sz w:val="24"/>
        </w:rPr>
        <w:t xml:space="preserve"> Intervention</w:t>
      </w:r>
    </w:p>
    <w:p w14:paraId="096E854F" w14:textId="77777777" w:rsidR="00FD7579" w:rsidRPr="00FD7579" w:rsidRDefault="00FD7579" w:rsidP="00FD7579">
      <w:pPr>
        <w:pStyle w:val="ListParagraph"/>
        <w:ind w:left="0"/>
        <w:rPr>
          <w:rFonts w:ascii="Times New Roman" w:hAnsi="Times New Roman" w:cs="Times New Roman"/>
          <w:b/>
          <w:sz w:val="24"/>
        </w:rPr>
      </w:pPr>
    </w:p>
    <w:p w14:paraId="4CEE277F" w14:textId="6FFCD7F3" w:rsidR="00FD7579" w:rsidRDefault="00FD7579" w:rsidP="00FD7579">
      <w:pPr>
        <w:pStyle w:val="ListParagraph"/>
        <w:ind w:left="0"/>
        <w:rPr>
          <w:rFonts w:ascii="Times New Roman" w:hAnsi="Times New Roman" w:cs="Times New Roman"/>
          <w:b/>
          <w:sz w:val="24"/>
        </w:rPr>
      </w:pPr>
      <w:r w:rsidRPr="00FD7579">
        <w:rPr>
          <w:rFonts w:ascii="Times New Roman" w:hAnsi="Times New Roman" w:cs="Times New Roman"/>
          <w:b/>
          <w:sz w:val="24"/>
        </w:rPr>
        <w:t xml:space="preserve">Interprétation : </w:t>
      </w:r>
    </w:p>
    <w:p w14:paraId="51F58494" w14:textId="77777777" w:rsidR="00FD7579" w:rsidRPr="00FD7579" w:rsidRDefault="00FD7579" w:rsidP="00FD7579">
      <w:pPr>
        <w:pStyle w:val="ListParagraph"/>
        <w:ind w:left="0"/>
        <w:rPr>
          <w:rFonts w:ascii="Times New Roman" w:hAnsi="Times New Roman" w:cs="Times New Roman"/>
          <w:b/>
          <w:sz w:val="24"/>
        </w:rPr>
      </w:pPr>
    </w:p>
    <w:p w14:paraId="22EBE0C1" w14:textId="11C8AE93" w:rsidR="00FD7579" w:rsidRDefault="00FD7579" w:rsidP="00FD7579">
      <w:pPr>
        <w:pStyle w:val="ListParagraph"/>
        <w:ind w:left="0"/>
        <w:rPr>
          <w:rFonts w:ascii="Times New Roman" w:hAnsi="Times New Roman" w:cs="Times New Roman"/>
          <w:sz w:val="24"/>
        </w:rPr>
      </w:pPr>
      <w:r w:rsidRPr="00FD7579">
        <w:rPr>
          <w:rFonts w:ascii="Times New Roman" w:hAnsi="Times New Roman" w:cs="Times New Roman"/>
          <w:sz w:val="24"/>
        </w:rPr>
        <w:t xml:space="preserve">Dans ce diagramme, nous pouvons remarquer que </w:t>
      </w:r>
      <w:r>
        <w:t xml:space="preserve">chef d’équipe </w:t>
      </w:r>
      <w:r w:rsidRPr="00FD7579">
        <w:rPr>
          <w:rFonts w:ascii="Times New Roman" w:hAnsi="Times New Roman" w:cs="Times New Roman"/>
          <w:sz w:val="24"/>
        </w:rPr>
        <w:t xml:space="preserve">peut affecter une </w:t>
      </w:r>
      <w:r>
        <w:rPr>
          <w:rFonts w:ascii="Times New Roman" w:hAnsi="Times New Roman" w:cs="Times New Roman"/>
          <w:sz w:val="24"/>
        </w:rPr>
        <w:t>intervention</w:t>
      </w:r>
      <w:r w:rsidRPr="00FD7579">
        <w:rPr>
          <w:rFonts w:ascii="Times New Roman" w:hAnsi="Times New Roman" w:cs="Times New Roman"/>
          <w:sz w:val="24"/>
        </w:rPr>
        <w:t xml:space="preserve"> pour un </w:t>
      </w:r>
      <w:r>
        <w:rPr>
          <w:rFonts w:ascii="Times New Roman" w:hAnsi="Times New Roman" w:cs="Times New Roman"/>
          <w:sz w:val="24"/>
        </w:rPr>
        <w:t>technicien, groupe</w:t>
      </w:r>
      <w:r w:rsidRPr="00FD7579">
        <w:rPr>
          <w:rFonts w:ascii="Times New Roman" w:hAnsi="Times New Roman" w:cs="Times New Roman"/>
          <w:sz w:val="24"/>
        </w:rPr>
        <w:t xml:space="preserve"> </w:t>
      </w:r>
      <w:r>
        <w:rPr>
          <w:rFonts w:ascii="Times New Roman" w:hAnsi="Times New Roman" w:cs="Times New Roman"/>
          <w:sz w:val="24"/>
        </w:rPr>
        <w:t>ou</w:t>
      </w:r>
      <w:r w:rsidRPr="00FD7579">
        <w:rPr>
          <w:rFonts w:ascii="Times New Roman" w:hAnsi="Times New Roman" w:cs="Times New Roman"/>
          <w:sz w:val="24"/>
        </w:rPr>
        <w:t xml:space="preserve"> une société.</w:t>
      </w:r>
    </w:p>
    <w:p w14:paraId="1EA2013C" w14:textId="77777777" w:rsidR="00FD7579" w:rsidRPr="00FD7579" w:rsidRDefault="00FD7579" w:rsidP="00FD7579">
      <w:pPr>
        <w:pStyle w:val="ListParagraph"/>
        <w:ind w:left="0"/>
        <w:rPr>
          <w:rFonts w:ascii="Times New Roman" w:hAnsi="Times New Roman" w:cs="Times New Roman"/>
          <w:sz w:val="28"/>
        </w:rPr>
      </w:pPr>
    </w:p>
    <w:p w14:paraId="38F79B8C" w14:textId="093B69A9" w:rsidR="00FD7579" w:rsidRPr="00FD7579" w:rsidRDefault="00FD7579" w:rsidP="00FD7579">
      <w:pPr>
        <w:pStyle w:val="ListParagraph"/>
        <w:ind w:left="0"/>
        <w:rPr>
          <w:rFonts w:ascii="Times New Roman" w:hAnsi="Times New Roman" w:cs="Times New Roman"/>
          <w:sz w:val="28"/>
        </w:rPr>
      </w:pPr>
      <w:r w:rsidRPr="00FD7579">
        <w:rPr>
          <w:rFonts w:ascii="Times New Roman" w:hAnsi="Times New Roman" w:cs="Times New Roman"/>
          <w:sz w:val="24"/>
        </w:rPr>
        <w:t xml:space="preserve">La figure 40 représente le diagramme de séquences correspondant à l’ajout d’une </w:t>
      </w:r>
      <w:r>
        <w:rPr>
          <w:rFonts w:ascii="Times New Roman" w:hAnsi="Times New Roman" w:cs="Times New Roman"/>
          <w:sz w:val="24"/>
        </w:rPr>
        <w:t>intervention</w:t>
      </w:r>
      <w:r w:rsidRPr="00FD7579">
        <w:rPr>
          <w:rFonts w:ascii="Times New Roman" w:hAnsi="Times New Roman" w:cs="Times New Roman"/>
          <w:sz w:val="24"/>
        </w:rPr>
        <w:t>.</w:t>
      </w:r>
    </w:p>
    <w:p w14:paraId="68491EFB" w14:textId="1234E4B9" w:rsidR="00166D01" w:rsidRDefault="00166D01"/>
    <w:p w14:paraId="1237567D" w14:textId="7592E775" w:rsidR="005106B7" w:rsidRDefault="005106B7">
      <w:r>
        <w:rPr>
          <w:noProof/>
        </w:rPr>
        <w:lastRenderedPageBreak/>
        <w:drawing>
          <wp:inline distT="0" distB="0" distL="0" distR="0" wp14:anchorId="1FC66207" wp14:editId="67BEDB8C">
            <wp:extent cx="5760720" cy="52482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ntervention.jpg"/>
                    <pic:cNvPicPr/>
                  </pic:nvPicPr>
                  <pic:blipFill>
                    <a:blip r:embed="rId65">
                      <a:extLst>
                        <a:ext uri="{28A0092B-C50C-407E-A947-70E740481C1C}">
                          <a14:useLocalDpi xmlns:a14="http://schemas.microsoft.com/office/drawing/2010/main" val="0"/>
                        </a:ext>
                      </a:extLst>
                    </a:blip>
                    <a:stretch>
                      <a:fillRect/>
                    </a:stretch>
                  </pic:blipFill>
                  <pic:spPr>
                    <a:xfrm>
                      <a:off x="0" y="0"/>
                      <a:ext cx="5760720" cy="5248275"/>
                    </a:xfrm>
                    <a:prstGeom prst="rect">
                      <a:avLst/>
                    </a:prstGeom>
                  </pic:spPr>
                </pic:pic>
              </a:graphicData>
            </a:graphic>
          </wp:inline>
        </w:drawing>
      </w:r>
    </w:p>
    <w:p w14:paraId="15BE0565" w14:textId="30FBB1BD" w:rsidR="001F6DCB" w:rsidRPr="001F6DCB" w:rsidRDefault="005106B7">
      <w:pPr>
        <w:rPr>
          <w:rFonts w:ascii="Times New Roman" w:hAnsi="Times New Roman" w:cs="Times New Roman"/>
          <w:b/>
          <w:sz w:val="24"/>
        </w:rPr>
      </w:pPr>
      <w:r w:rsidRPr="001F6DCB">
        <w:rPr>
          <w:rFonts w:ascii="Times New Roman" w:hAnsi="Times New Roman" w:cs="Times New Roman"/>
          <w:b/>
          <w:sz w:val="24"/>
        </w:rPr>
        <w:t xml:space="preserve">Scénario </w:t>
      </w:r>
      <w:r w:rsidR="001F6DCB">
        <w:rPr>
          <w:rFonts w:ascii="Times New Roman" w:hAnsi="Times New Roman" w:cs="Times New Roman"/>
          <w:b/>
          <w:sz w:val="24"/>
        </w:rPr>
        <w:t>2</w:t>
      </w:r>
      <w:r w:rsidRPr="001F6DCB">
        <w:rPr>
          <w:rFonts w:ascii="Times New Roman" w:hAnsi="Times New Roman" w:cs="Times New Roman"/>
          <w:b/>
          <w:sz w:val="24"/>
        </w:rPr>
        <w:t xml:space="preserve"> : </w:t>
      </w:r>
      <w:r w:rsidR="001F6DCB">
        <w:rPr>
          <w:rFonts w:ascii="Times New Roman" w:hAnsi="Times New Roman" w:cs="Times New Roman"/>
          <w:b/>
          <w:sz w:val="24"/>
        </w:rPr>
        <w:t>Planifier une intervention</w:t>
      </w:r>
    </w:p>
    <w:p w14:paraId="30D92020" w14:textId="77777777" w:rsidR="001F6DCB" w:rsidRPr="001F6DCB" w:rsidRDefault="005106B7">
      <w:pPr>
        <w:rPr>
          <w:rFonts w:ascii="Times New Roman" w:hAnsi="Times New Roman" w:cs="Times New Roman"/>
          <w:b/>
          <w:sz w:val="24"/>
        </w:rPr>
      </w:pPr>
      <w:r w:rsidRPr="001F6DCB">
        <w:rPr>
          <w:rFonts w:ascii="Times New Roman" w:hAnsi="Times New Roman" w:cs="Times New Roman"/>
          <w:b/>
          <w:sz w:val="24"/>
        </w:rPr>
        <w:t xml:space="preserve"> Interprétation :</w:t>
      </w:r>
    </w:p>
    <w:p w14:paraId="140BEFD5" w14:textId="674E305F" w:rsidR="001F6DCB" w:rsidRPr="001F6DCB" w:rsidRDefault="005106B7">
      <w:pPr>
        <w:rPr>
          <w:rFonts w:ascii="Times New Roman" w:hAnsi="Times New Roman" w:cs="Times New Roman"/>
          <w:sz w:val="24"/>
        </w:rPr>
      </w:pPr>
      <w:r w:rsidRPr="001F6DCB">
        <w:rPr>
          <w:rFonts w:ascii="Times New Roman" w:hAnsi="Times New Roman" w:cs="Times New Roman"/>
          <w:sz w:val="24"/>
        </w:rPr>
        <w:t xml:space="preserve"> Dans ce diagramme, </w:t>
      </w:r>
      <w:r w:rsidR="001F6DCB">
        <w:rPr>
          <w:rFonts w:ascii="Times New Roman" w:hAnsi="Times New Roman" w:cs="Times New Roman"/>
          <w:sz w:val="24"/>
        </w:rPr>
        <w:t>le chef d’équipe</w:t>
      </w:r>
      <w:r w:rsidRPr="001F6DCB">
        <w:rPr>
          <w:rFonts w:ascii="Times New Roman" w:hAnsi="Times New Roman" w:cs="Times New Roman"/>
          <w:sz w:val="24"/>
        </w:rPr>
        <w:t xml:space="preserve"> peut </w:t>
      </w:r>
      <w:r w:rsidR="001F6DCB">
        <w:rPr>
          <w:rFonts w:ascii="Times New Roman" w:hAnsi="Times New Roman" w:cs="Times New Roman"/>
          <w:sz w:val="24"/>
        </w:rPr>
        <w:t>planifier la liste des interventions.</w:t>
      </w:r>
    </w:p>
    <w:p w14:paraId="3AB7E88A" w14:textId="3537ADE6" w:rsidR="00166D01" w:rsidRDefault="005106B7">
      <w:pPr>
        <w:rPr>
          <w:rFonts w:ascii="Times New Roman" w:hAnsi="Times New Roman" w:cs="Times New Roman"/>
          <w:sz w:val="24"/>
        </w:rPr>
      </w:pPr>
      <w:r w:rsidRPr="001F6DCB">
        <w:rPr>
          <w:rFonts w:ascii="Times New Roman" w:hAnsi="Times New Roman" w:cs="Times New Roman"/>
          <w:sz w:val="24"/>
        </w:rPr>
        <w:t xml:space="preserve"> La figure 41 représente le diagramme de séquences correspondant de </w:t>
      </w:r>
      <w:r w:rsidR="001F6DCB">
        <w:rPr>
          <w:rFonts w:ascii="Times New Roman" w:hAnsi="Times New Roman" w:cs="Times New Roman"/>
          <w:sz w:val="24"/>
        </w:rPr>
        <w:t>planifier une intervention</w:t>
      </w:r>
    </w:p>
    <w:p w14:paraId="34172467" w14:textId="766C9860" w:rsidR="001F6DCB" w:rsidRDefault="00462303">
      <w:pP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3F1E8F3D" wp14:editId="313D59EE">
            <wp:extent cx="5760720" cy="4321810"/>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lanifier 1 int.png"/>
                    <pic:cNvPicPr/>
                  </pic:nvPicPr>
                  <pic:blipFill>
                    <a:blip r:embed="rId66">
                      <a:extLst>
                        <a:ext uri="{28A0092B-C50C-407E-A947-70E740481C1C}">
                          <a14:useLocalDpi xmlns:a14="http://schemas.microsoft.com/office/drawing/2010/main" val="0"/>
                        </a:ext>
                      </a:extLst>
                    </a:blip>
                    <a:stretch>
                      <a:fillRect/>
                    </a:stretch>
                  </pic:blipFill>
                  <pic:spPr>
                    <a:xfrm>
                      <a:off x="0" y="0"/>
                      <a:ext cx="5760720" cy="4321810"/>
                    </a:xfrm>
                    <a:prstGeom prst="rect">
                      <a:avLst/>
                    </a:prstGeom>
                  </pic:spPr>
                </pic:pic>
              </a:graphicData>
            </a:graphic>
          </wp:inline>
        </w:drawing>
      </w:r>
    </w:p>
    <w:p w14:paraId="7AAB4FEB" w14:textId="1925E76E" w:rsidR="001F6DCB" w:rsidRDefault="001F6DCB">
      <w:pPr>
        <w:rPr>
          <w:rFonts w:ascii="Times New Roman" w:hAnsi="Times New Roman" w:cs="Times New Roman"/>
          <w:sz w:val="24"/>
        </w:rPr>
      </w:pPr>
    </w:p>
    <w:p w14:paraId="5E2C2094" w14:textId="77777777" w:rsidR="001F6DCB" w:rsidRPr="001F6DCB" w:rsidRDefault="001F6DCB">
      <w:pPr>
        <w:rPr>
          <w:rFonts w:ascii="Times New Roman" w:hAnsi="Times New Roman" w:cs="Times New Roman"/>
          <w:sz w:val="24"/>
        </w:rPr>
      </w:pPr>
    </w:p>
    <w:p w14:paraId="1C7229DA" w14:textId="20455E63" w:rsidR="001F6DCB" w:rsidRPr="001F6DCB" w:rsidRDefault="001F6DCB" w:rsidP="001F6DCB">
      <w:pPr>
        <w:rPr>
          <w:rFonts w:ascii="Times New Roman" w:hAnsi="Times New Roman" w:cs="Times New Roman"/>
          <w:b/>
          <w:sz w:val="24"/>
        </w:rPr>
      </w:pPr>
      <w:r w:rsidRPr="001F6DCB">
        <w:rPr>
          <w:rFonts w:ascii="Times New Roman" w:hAnsi="Times New Roman" w:cs="Times New Roman"/>
          <w:b/>
          <w:sz w:val="24"/>
        </w:rPr>
        <w:t xml:space="preserve">Scénario </w:t>
      </w:r>
      <w:r>
        <w:rPr>
          <w:rFonts w:ascii="Times New Roman" w:hAnsi="Times New Roman" w:cs="Times New Roman"/>
          <w:b/>
          <w:sz w:val="24"/>
        </w:rPr>
        <w:t>3</w:t>
      </w:r>
      <w:r w:rsidRPr="001F6DCB">
        <w:rPr>
          <w:rFonts w:ascii="Times New Roman" w:hAnsi="Times New Roman" w:cs="Times New Roman"/>
          <w:b/>
          <w:sz w:val="24"/>
        </w:rPr>
        <w:t xml:space="preserve"> : </w:t>
      </w:r>
      <w:r>
        <w:rPr>
          <w:rFonts w:ascii="Times New Roman" w:hAnsi="Times New Roman" w:cs="Times New Roman"/>
          <w:b/>
          <w:sz w:val="24"/>
        </w:rPr>
        <w:t>Ajouter une tache</w:t>
      </w:r>
    </w:p>
    <w:p w14:paraId="62BC4C49" w14:textId="77777777" w:rsidR="001F6DCB" w:rsidRPr="001F6DCB" w:rsidRDefault="001F6DCB" w:rsidP="001F6DCB">
      <w:pPr>
        <w:rPr>
          <w:rFonts w:ascii="Times New Roman" w:hAnsi="Times New Roman" w:cs="Times New Roman"/>
          <w:b/>
          <w:sz w:val="24"/>
        </w:rPr>
      </w:pPr>
      <w:r w:rsidRPr="001F6DCB">
        <w:rPr>
          <w:rFonts w:ascii="Times New Roman" w:hAnsi="Times New Roman" w:cs="Times New Roman"/>
          <w:b/>
          <w:sz w:val="24"/>
        </w:rPr>
        <w:t xml:space="preserve"> Interprétation :</w:t>
      </w:r>
    </w:p>
    <w:p w14:paraId="6CC78048" w14:textId="51FFF483" w:rsidR="001F6DCB" w:rsidRPr="001F6DCB" w:rsidRDefault="001F6DCB" w:rsidP="001F6DCB">
      <w:pPr>
        <w:rPr>
          <w:rFonts w:ascii="Times New Roman" w:hAnsi="Times New Roman" w:cs="Times New Roman"/>
          <w:sz w:val="24"/>
        </w:rPr>
      </w:pPr>
      <w:r w:rsidRPr="001F6DCB">
        <w:rPr>
          <w:rFonts w:ascii="Times New Roman" w:hAnsi="Times New Roman" w:cs="Times New Roman"/>
          <w:sz w:val="24"/>
        </w:rPr>
        <w:t xml:space="preserve"> Dans ce diagramme, </w:t>
      </w:r>
      <w:r>
        <w:rPr>
          <w:rFonts w:ascii="Times New Roman" w:hAnsi="Times New Roman" w:cs="Times New Roman"/>
          <w:sz w:val="24"/>
        </w:rPr>
        <w:t>le chef d’équipe</w:t>
      </w:r>
      <w:r w:rsidRPr="001F6DCB">
        <w:rPr>
          <w:rFonts w:ascii="Times New Roman" w:hAnsi="Times New Roman" w:cs="Times New Roman"/>
          <w:sz w:val="24"/>
        </w:rPr>
        <w:t xml:space="preserve"> peut </w:t>
      </w:r>
      <w:r>
        <w:rPr>
          <w:rFonts w:ascii="Times New Roman" w:hAnsi="Times New Roman" w:cs="Times New Roman"/>
          <w:sz w:val="24"/>
        </w:rPr>
        <w:t>ajouter une tache.</w:t>
      </w:r>
    </w:p>
    <w:p w14:paraId="3C913C59" w14:textId="4BC38C67" w:rsidR="001F6DCB" w:rsidRDefault="001F6DCB" w:rsidP="001F6DCB">
      <w:pPr>
        <w:rPr>
          <w:rFonts w:ascii="Times New Roman" w:hAnsi="Times New Roman" w:cs="Times New Roman"/>
          <w:sz w:val="24"/>
        </w:rPr>
      </w:pPr>
      <w:r w:rsidRPr="001F6DCB">
        <w:rPr>
          <w:rFonts w:ascii="Times New Roman" w:hAnsi="Times New Roman" w:cs="Times New Roman"/>
          <w:sz w:val="24"/>
        </w:rPr>
        <w:t xml:space="preserve"> La figure 41 représente le diagramme de séquences correspondant </w:t>
      </w:r>
      <w:r>
        <w:rPr>
          <w:rFonts w:ascii="Times New Roman" w:hAnsi="Times New Roman" w:cs="Times New Roman"/>
          <w:sz w:val="24"/>
        </w:rPr>
        <w:t>d’ajouter une tache :</w:t>
      </w:r>
    </w:p>
    <w:p w14:paraId="27EE34C5" w14:textId="427F2710" w:rsidR="001F6DCB" w:rsidRDefault="001F6DCB" w:rsidP="001F6DCB">
      <w:pP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230A5FDD" wp14:editId="2ADCBB4B">
            <wp:extent cx="6124575" cy="54102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diagram de sequance tache.jpg"/>
                    <pic:cNvPicPr/>
                  </pic:nvPicPr>
                  <pic:blipFill>
                    <a:blip r:embed="rId67">
                      <a:extLst>
                        <a:ext uri="{28A0092B-C50C-407E-A947-70E740481C1C}">
                          <a14:useLocalDpi xmlns:a14="http://schemas.microsoft.com/office/drawing/2010/main" val="0"/>
                        </a:ext>
                      </a:extLst>
                    </a:blip>
                    <a:stretch>
                      <a:fillRect/>
                    </a:stretch>
                  </pic:blipFill>
                  <pic:spPr>
                    <a:xfrm>
                      <a:off x="0" y="0"/>
                      <a:ext cx="6124575" cy="5410200"/>
                    </a:xfrm>
                    <a:prstGeom prst="rect">
                      <a:avLst/>
                    </a:prstGeom>
                  </pic:spPr>
                </pic:pic>
              </a:graphicData>
            </a:graphic>
          </wp:inline>
        </w:drawing>
      </w:r>
    </w:p>
    <w:p w14:paraId="610902EB" w14:textId="77777777" w:rsidR="004F42BC" w:rsidRPr="001F6DCB" w:rsidRDefault="004F42BC" w:rsidP="004F42BC">
      <w:pPr>
        <w:rPr>
          <w:rFonts w:ascii="Times New Roman" w:hAnsi="Times New Roman" w:cs="Times New Roman"/>
          <w:sz w:val="24"/>
        </w:rPr>
      </w:pPr>
    </w:p>
    <w:p w14:paraId="31C1E0A5" w14:textId="077781ED" w:rsidR="004F42BC" w:rsidRPr="009C3745" w:rsidRDefault="004F42BC" w:rsidP="004F42BC">
      <w:pPr>
        <w:rPr>
          <w:rFonts w:ascii="Times New Roman" w:hAnsi="Times New Roman" w:cs="Times New Roman"/>
          <w:b/>
          <w:sz w:val="28"/>
          <w:szCs w:val="28"/>
        </w:rPr>
      </w:pPr>
      <w:r w:rsidRPr="009C3745">
        <w:rPr>
          <w:rFonts w:ascii="Times New Roman" w:hAnsi="Times New Roman" w:cs="Times New Roman"/>
          <w:b/>
          <w:sz w:val="28"/>
          <w:szCs w:val="28"/>
        </w:rPr>
        <w:t xml:space="preserve">Scénario 4 : </w:t>
      </w:r>
      <w:r w:rsidR="009C3745" w:rsidRPr="009C3745">
        <w:rPr>
          <w:rFonts w:ascii="Times New Roman" w:hAnsi="Times New Roman" w:cs="Times New Roman"/>
          <w:b/>
          <w:sz w:val="28"/>
          <w:szCs w:val="28"/>
        </w:rPr>
        <w:t>Consulter liste du Tâche</w:t>
      </w:r>
    </w:p>
    <w:p w14:paraId="75D3DA4D" w14:textId="77777777" w:rsidR="004F42BC" w:rsidRPr="001F6DCB" w:rsidRDefault="004F42BC" w:rsidP="004F42BC">
      <w:pPr>
        <w:rPr>
          <w:rFonts w:ascii="Times New Roman" w:hAnsi="Times New Roman" w:cs="Times New Roman"/>
          <w:b/>
          <w:sz w:val="24"/>
        </w:rPr>
      </w:pPr>
      <w:r w:rsidRPr="001F6DCB">
        <w:rPr>
          <w:rFonts w:ascii="Times New Roman" w:hAnsi="Times New Roman" w:cs="Times New Roman"/>
          <w:b/>
          <w:sz w:val="24"/>
        </w:rPr>
        <w:t xml:space="preserve"> Interprétation :</w:t>
      </w:r>
    </w:p>
    <w:p w14:paraId="5B6ABD4C" w14:textId="6E09977B" w:rsidR="004F42BC" w:rsidRPr="001F6DCB" w:rsidRDefault="004F42BC" w:rsidP="004F42BC">
      <w:pPr>
        <w:rPr>
          <w:rFonts w:ascii="Times New Roman" w:hAnsi="Times New Roman" w:cs="Times New Roman"/>
          <w:sz w:val="24"/>
        </w:rPr>
      </w:pPr>
      <w:r w:rsidRPr="001F6DCB">
        <w:rPr>
          <w:rFonts w:ascii="Times New Roman" w:hAnsi="Times New Roman" w:cs="Times New Roman"/>
          <w:sz w:val="24"/>
        </w:rPr>
        <w:t xml:space="preserve"> Dans ce diagramme, </w:t>
      </w:r>
      <w:r>
        <w:rPr>
          <w:rFonts w:ascii="Times New Roman" w:hAnsi="Times New Roman" w:cs="Times New Roman"/>
          <w:sz w:val="24"/>
        </w:rPr>
        <w:t>le chef d’équipe</w:t>
      </w:r>
      <w:r w:rsidRPr="001F6DCB">
        <w:rPr>
          <w:rFonts w:ascii="Times New Roman" w:hAnsi="Times New Roman" w:cs="Times New Roman"/>
          <w:sz w:val="24"/>
        </w:rPr>
        <w:t xml:space="preserve"> peut </w:t>
      </w:r>
      <w:r>
        <w:rPr>
          <w:rFonts w:ascii="Times New Roman" w:hAnsi="Times New Roman" w:cs="Times New Roman"/>
          <w:sz w:val="24"/>
        </w:rPr>
        <w:t>planifier une tache.</w:t>
      </w:r>
    </w:p>
    <w:p w14:paraId="28ECFA3B" w14:textId="01052C12" w:rsidR="004F42BC" w:rsidRDefault="004F42BC" w:rsidP="004F42BC">
      <w:pPr>
        <w:rPr>
          <w:rFonts w:ascii="Times New Roman" w:hAnsi="Times New Roman" w:cs="Times New Roman"/>
          <w:sz w:val="24"/>
        </w:rPr>
      </w:pPr>
      <w:r w:rsidRPr="001F6DCB">
        <w:rPr>
          <w:rFonts w:ascii="Times New Roman" w:hAnsi="Times New Roman" w:cs="Times New Roman"/>
          <w:sz w:val="24"/>
        </w:rPr>
        <w:t xml:space="preserve"> La figure 41 représente le diagramme de séquences correspondant </w:t>
      </w:r>
      <w:r>
        <w:rPr>
          <w:rFonts w:ascii="Times New Roman" w:hAnsi="Times New Roman" w:cs="Times New Roman"/>
          <w:sz w:val="24"/>
        </w:rPr>
        <w:t>de planifier une tache :</w:t>
      </w:r>
    </w:p>
    <w:p w14:paraId="3E784EAF" w14:textId="671DA2AE" w:rsidR="004F42BC" w:rsidRDefault="00EA2902" w:rsidP="004F42BC">
      <w:pP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76F6C89F" wp14:editId="657DBB0E">
            <wp:extent cx="5760720" cy="432498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Untitled.jpg"/>
                    <pic:cNvPicPr/>
                  </pic:nvPicPr>
                  <pic:blipFill>
                    <a:blip r:embed="rId68">
                      <a:extLst>
                        <a:ext uri="{28A0092B-C50C-407E-A947-70E740481C1C}">
                          <a14:useLocalDpi xmlns:a14="http://schemas.microsoft.com/office/drawing/2010/main" val="0"/>
                        </a:ext>
                      </a:extLst>
                    </a:blip>
                    <a:stretch>
                      <a:fillRect/>
                    </a:stretch>
                  </pic:blipFill>
                  <pic:spPr>
                    <a:xfrm>
                      <a:off x="0" y="0"/>
                      <a:ext cx="5760720" cy="4324985"/>
                    </a:xfrm>
                    <a:prstGeom prst="rect">
                      <a:avLst/>
                    </a:prstGeom>
                  </pic:spPr>
                </pic:pic>
              </a:graphicData>
            </a:graphic>
          </wp:inline>
        </w:drawing>
      </w:r>
    </w:p>
    <w:p w14:paraId="212D3B61" w14:textId="77777777" w:rsidR="004F42BC" w:rsidRPr="00FD7579" w:rsidRDefault="004F42BC" w:rsidP="004F42BC">
      <w:pPr>
        <w:pStyle w:val="ListParagraph"/>
        <w:ind w:left="0"/>
        <w:rPr>
          <w:rFonts w:ascii="Times New Roman" w:hAnsi="Times New Roman" w:cs="Times New Roman"/>
          <w:sz w:val="24"/>
        </w:rPr>
      </w:pPr>
    </w:p>
    <w:p w14:paraId="5F4BB4C7" w14:textId="7B348CBB" w:rsidR="004F42BC" w:rsidRDefault="004F42BC" w:rsidP="004F42BC">
      <w:pPr>
        <w:pStyle w:val="ListParagraph"/>
        <w:ind w:left="0"/>
        <w:rPr>
          <w:rFonts w:ascii="Times New Roman" w:hAnsi="Times New Roman" w:cs="Times New Roman"/>
          <w:b/>
          <w:sz w:val="24"/>
        </w:rPr>
      </w:pPr>
      <w:r w:rsidRPr="001F6DCB">
        <w:rPr>
          <w:rFonts w:ascii="Times New Roman" w:hAnsi="Times New Roman" w:cs="Times New Roman"/>
          <w:b/>
          <w:sz w:val="24"/>
        </w:rPr>
        <w:t xml:space="preserve">Côté </w:t>
      </w:r>
      <w:r>
        <w:rPr>
          <w:rFonts w:ascii="Times New Roman" w:hAnsi="Times New Roman" w:cs="Times New Roman"/>
          <w:b/>
          <w:sz w:val="24"/>
        </w:rPr>
        <w:t>Technicien :</w:t>
      </w:r>
    </w:p>
    <w:p w14:paraId="76632D80" w14:textId="77777777" w:rsidR="004F42BC" w:rsidRPr="001F6DCB" w:rsidRDefault="004F42BC" w:rsidP="004F42BC">
      <w:pPr>
        <w:pStyle w:val="ListParagraph"/>
        <w:ind w:left="0"/>
        <w:rPr>
          <w:rFonts w:ascii="Times New Roman" w:hAnsi="Times New Roman" w:cs="Times New Roman"/>
          <w:b/>
          <w:sz w:val="24"/>
        </w:rPr>
      </w:pPr>
    </w:p>
    <w:p w14:paraId="55D58754" w14:textId="2877304C" w:rsidR="004F42BC" w:rsidRDefault="004F42BC" w:rsidP="004F42BC">
      <w:pPr>
        <w:pStyle w:val="ListParagraph"/>
        <w:ind w:left="0"/>
        <w:rPr>
          <w:rFonts w:ascii="Times New Roman" w:hAnsi="Times New Roman" w:cs="Times New Roman"/>
          <w:sz w:val="24"/>
        </w:rPr>
      </w:pPr>
      <w:r w:rsidRPr="00FD7579">
        <w:rPr>
          <w:rFonts w:ascii="Times New Roman" w:hAnsi="Times New Roman" w:cs="Times New Roman"/>
          <w:sz w:val="24"/>
        </w:rPr>
        <w:t xml:space="preserve">Dans cette partie, nous montrons les diagrammes de séquences qui sont reliés par </w:t>
      </w:r>
      <w:r>
        <w:rPr>
          <w:rFonts w:ascii="Times New Roman" w:hAnsi="Times New Roman" w:cs="Times New Roman"/>
          <w:sz w:val="24"/>
        </w:rPr>
        <w:t>le technicien :</w:t>
      </w:r>
    </w:p>
    <w:p w14:paraId="67E6A2D6" w14:textId="1601D3F8" w:rsidR="00166D01" w:rsidRDefault="00166D01"/>
    <w:p w14:paraId="5F2D9DF8" w14:textId="74121ADE" w:rsidR="00166D01" w:rsidRDefault="00166D01"/>
    <w:p w14:paraId="1C82EA52" w14:textId="1629DFD1" w:rsidR="004F42BC" w:rsidRPr="001F6DCB" w:rsidRDefault="004F42BC" w:rsidP="004F42BC">
      <w:pPr>
        <w:rPr>
          <w:rFonts w:ascii="Times New Roman" w:hAnsi="Times New Roman" w:cs="Times New Roman"/>
          <w:b/>
          <w:sz w:val="24"/>
        </w:rPr>
      </w:pPr>
      <w:r w:rsidRPr="001F6DCB">
        <w:rPr>
          <w:rFonts w:ascii="Times New Roman" w:hAnsi="Times New Roman" w:cs="Times New Roman"/>
          <w:b/>
          <w:sz w:val="24"/>
        </w:rPr>
        <w:t xml:space="preserve">Scénario </w:t>
      </w:r>
      <w:r>
        <w:rPr>
          <w:rFonts w:ascii="Times New Roman" w:hAnsi="Times New Roman" w:cs="Times New Roman"/>
          <w:b/>
          <w:sz w:val="24"/>
        </w:rPr>
        <w:t>1</w:t>
      </w:r>
      <w:r w:rsidRPr="001F6DCB">
        <w:rPr>
          <w:rFonts w:ascii="Times New Roman" w:hAnsi="Times New Roman" w:cs="Times New Roman"/>
          <w:b/>
          <w:sz w:val="24"/>
        </w:rPr>
        <w:t xml:space="preserve"> : </w:t>
      </w:r>
      <w:r>
        <w:rPr>
          <w:rFonts w:ascii="Times New Roman" w:hAnsi="Times New Roman" w:cs="Times New Roman"/>
          <w:b/>
          <w:sz w:val="24"/>
        </w:rPr>
        <w:t>Consulter l’historique d’une intervention :</w:t>
      </w:r>
    </w:p>
    <w:p w14:paraId="65640A21" w14:textId="77777777" w:rsidR="004F42BC" w:rsidRPr="001F6DCB" w:rsidRDefault="004F42BC" w:rsidP="004F42BC">
      <w:pPr>
        <w:rPr>
          <w:rFonts w:ascii="Times New Roman" w:hAnsi="Times New Roman" w:cs="Times New Roman"/>
          <w:b/>
          <w:sz w:val="24"/>
        </w:rPr>
      </w:pPr>
      <w:r w:rsidRPr="001F6DCB">
        <w:rPr>
          <w:rFonts w:ascii="Times New Roman" w:hAnsi="Times New Roman" w:cs="Times New Roman"/>
          <w:b/>
          <w:sz w:val="24"/>
        </w:rPr>
        <w:t xml:space="preserve"> Interprétation :</w:t>
      </w:r>
    </w:p>
    <w:p w14:paraId="49E5729F" w14:textId="77777777" w:rsidR="004F42BC" w:rsidRPr="001F6DCB" w:rsidRDefault="004F42BC" w:rsidP="004F42BC">
      <w:pPr>
        <w:rPr>
          <w:rFonts w:ascii="Times New Roman" w:hAnsi="Times New Roman" w:cs="Times New Roman"/>
          <w:sz w:val="24"/>
        </w:rPr>
      </w:pPr>
      <w:r w:rsidRPr="001F6DCB">
        <w:rPr>
          <w:rFonts w:ascii="Times New Roman" w:hAnsi="Times New Roman" w:cs="Times New Roman"/>
          <w:sz w:val="24"/>
        </w:rPr>
        <w:t xml:space="preserve"> Dans ce diagramme, </w:t>
      </w:r>
      <w:r>
        <w:rPr>
          <w:rFonts w:ascii="Times New Roman" w:hAnsi="Times New Roman" w:cs="Times New Roman"/>
          <w:sz w:val="24"/>
        </w:rPr>
        <w:t>le chef d’équipe</w:t>
      </w:r>
      <w:r w:rsidRPr="001F6DCB">
        <w:rPr>
          <w:rFonts w:ascii="Times New Roman" w:hAnsi="Times New Roman" w:cs="Times New Roman"/>
          <w:sz w:val="24"/>
        </w:rPr>
        <w:t xml:space="preserve"> peut </w:t>
      </w:r>
      <w:r>
        <w:rPr>
          <w:rFonts w:ascii="Times New Roman" w:hAnsi="Times New Roman" w:cs="Times New Roman"/>
          <w:sz w:val="24"/>
        </w:rPr>
        <w:t>planifier une tache.</w:t>
      </w:r>
    </w:p>
    <w:p w14:paraId="63D3C554" w14:textId="58CB0AB2" w:rsidR="004F42BC" w:rsidRDefault="004F42BC" w:rsidP="004F42BC">
      <w:pPr>
        <w:rPr>
          <w:rFonts w:ascii="Times New Roman" w:hAnsi="Times New Roman" w:cs="Times New Roman"/>
          <w:sz w:val="24"/>
        </w:rPr>
      </w:pPr>
      <w:r w:rsidRPr="001F6DCB">
        <w:rPr>
          <w:rFonts w:ascii="Times New Roman" w:hAnsi="Times New Roman" w:cs="Times New Roman"/>
          <w:sz w:val="24"/>
        </w:rPr>
        <w:t xml:space="preserve"> La figure 41 représente le diagramme de séquences correspondant </w:t>
      </w:r>
      <w:r>
        <w:rPr>
          <w:rFonts w:ascii="Times New Roman" w:hAnsi="Times New Roman" w:cs="Times New Roman"/>
          <w:sz w:val="24"/>
        </w:rPr>
        <w:t xml:space="preserve">de </w:t>
      </w:r>
      <w:r w:rsidR="007B7F00">
        <w:rPr>
          <w:rFonts w:ascii="Times New Roman" w:hAnsi="Times New Roman" w:cs="Times New Roman"/>
          <w:sz w:val="24"/>
        </w:rPr>
        <w:t xml:space="preserve">consulter l’historique de </w:t>
      </w:r>
      <w:proofErr w:type="gramStart"/>
      <w:r w:rsidR="007B7F00">
        <w:rPr>
          <w:rFonts w:ascii="Times New Roman" w:hAnsi="Times New Roman" w:cs="Times New Roman"/>
          <w:sz w:val="24"/>
        </w:rPr>
        <w:t>l’intervention</w:t>
      </w:r>
      <w:r>
        <w:rPr>
          <w:rFonts w:ascii="Times New Roman" w:hAnsi="Times New Roman" w:cs="Times New Roman"/>
          <w:sz w:val="24"/>
        </w:rPr>
        <w:t>:</w:t>
      </w:r>
      <w:proofErr w:type="gramEnd"/>
    </w:p>
    <w:p w14:paraId="7D5E013D" w14:textId="77777777" w:rsidR="004F42BC" w:rsidRDefault="004F42BC"/>
    <w:p w14:paraId="4D439E66" w14:textId="44593401" w:rsidR="004F42BC" w:rsidRDefault="007B7F00">
      <w:r>
        <w:rPr>
          <w:noProof/>
        </w:rPr>
        <w:lastRenderedPageBreak/>
        <w:drawing>
          <wp:inline distT="0" distB="0" distL="0" distR="0" wp14:anchorId="2D2CD2AC" wp14:editId="160D9473">
            <wp:extent cx="6081824" cy="4284345"/>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historique.png"/>
                    <pic:cNvPicPr/>
                  </pic:nvPicPr>
                  <pic:blipFill>
                    <a:blip r:embed="rId69">
                      <a:extLst>
                        <a:ext uri="{28A0092B-C50C-407E-A947-70E740481C1C}">
                          <a14:useLocalDpi xmlns:a14="http://schemas.microsoft.com/office/drawing/2010/main" val="0"/>
                        </a:ext>
                      </a:extLst>
                    </a:blip>
                    <a:stretch>
                      <a:fillRect/>
                    </a:stretch>
                  </pic:blipFill>
                  <pic:spPr>
                    <a:xfrm>
                      <a:off x="0" y="0"/>
                      <a:ext cx="6094413" cy="4293213"/>
                    </a:xfrm>
                    <a:prstGeom prst="rect">
                      <a:avLst/>
                    </a:prstGeom>
                  </pic:spPr>
                </pic:pic>
              </a:graphicData>
            </a:graphic>
          </wp:inline>
        </w:drawing>
      </w:r>
    </w:p>
    <w:p w14:paraId="1C300856" w14:textId="77777777" w:rsidR="004F42BC" w:rsidRDefault="004F42BC"/>
    <w:p w14:paraId="51197636" w14:textId="77777777" w:rsidR="004F42BC" w:rsidRDefault="004F42BC"/>
    <w:p w14:paraId="58D8D440" w14:textId="5DE4F8A6" w:rsidR="004F42BC" w:rsidRPr="001F6DCB" w:rsidRDefault="004F42BC" w:rsidP="004F42BC">
      <w:pPr>
        <w:rPr>
          <w:rFonts w:ascii="Times New Roman" w:hAnsi="Times New Roman" w:cs="Times New Roman"/>
          <w:b/>
          <w:sz w:val="24"/>
        </w:rPr>
      </w:pPr>
      <w:r w:rsidRPr="001F6DCB">
        <w:rPr>
          <w:rFonts w:ascii="Times New Roman" w:hAnsi="Times New Roman" w:cs="Times New Roman"/>
          <w:b/>
          <w:sz w:val="24"/>
        </w:rPr>
        <w:t xml:space="preserve">Scénario </w:t>
      </w:r>
      <w:r>
        <w:rPr>
          <w:rFonts w:ascii="Times New Roman" w:hAnsi="Times New Roman" w:cs="Times New Roman"/>
          <w:b/>
          <w:sz w:val="24"/>
        </w:rPr>
        <w:t>2</w:t>
      </w:r>
      <w:r w:rsidRPr="001F6DCB">
        <w:rPr>
          <w:rFonts w:ascii="Times New Roman" w:hAnsi="Times New Roman" w:cs="Times New Roman"/>
          <w:b/>
          <w:sz w:val="24"/>
        </w:rPr>
        <w:t xml:space="preserve"> : </w:t>
      </w:r>
      <w:r>
        <w:rPr>
          <w:rFonts w:ascii="Times New Roman" w:hAnsi="Times New Roman" w:cs="Times New Roman"/>
          <w:b/>
          <w:sz w:val="24"/>
        </w:rPr>
        <w:t xml:space="preserve">Consulter la liste des </w:t>
      </w:r>
      <w:r w:rsidR="006E0D0E">
        <w:rPr>
          <w:rFonts w:ascii="Times New Roman" w:hAnsi="Times New Roman" w:cs="Times New Roman"/>
          <w:b/>
          <w:sz w:val="24"/>
        </w:rPr>
        <w:t>interventions :</w:t>
      </w:r>
    </w:p>
    <w:p w14:paraId="115384E7" w14:textId="77777777" w:rsidR="004F42BC" w:rsidRPr="001F6DCB" w:rsidRDefault="004F42BC" w:rsidP="004F42BC">
      <w:pPr>
        <w:rPr>
          <w:rFonts w:ascii="Times New Roman" w:hAnsi="Times New Roman" w:cs="Times New Roman"/>
          <w:b/>
          <w:sz w:val="24"/>
        </w:rPr>
      </w:pPr>
      <w:r w:rsidRPr="001F6DCB">
        <w:rPr>
          <w:rFonts w:ascii="Times New Roman" w:hAnsi="Times New Roman" w:cs="Times New Roman"/>
          <w:b/>
          <w:sz w:val="24"/>
        </w:rPr>
        <w:t xml:space="preserve"> Interprétation :</w:t>
      </w:r>
    </w:p>
    <w:p w14:paraId="4C1E49BD" w14:textId="77777777" w:rsidR="004F42BC" w:rsidRPr="001F6DCB" w:rsidRDefault="004F42BC" w:rsidP="004F42BC">
      <w:pPr>
        <w:rPr>
          <w:rFonts w:ascii="Times New Roman" w:hAnsi="Times New Roman" w:cs="Times New Roman"/>
          <w:sz w:val="24"/>
        </w:rPr>
      </w:pPr>
      <w:r w:rsidRPr="001F6DCB">
        <w:rPr>
          <w:rFonts w:ascii="Times New Roman" w:hAnsi="Times New Roman" w:cs="Times New Roman"/>
          <w:sz w:val="24"/>
        </w:rPr>
        <w:t xml:space="preserve"> Dans ce diagramme, </w:t>
      </w:r>
      <w:r>
        <w:rPr>
          <w:rFonts w:ascii="Times New Roman" w:hAnsi="Times New Roman" w:cs="Times New Roman"/>
          <w:sz w:val="24"/>
        </w:rPr>
        <w:t>le chef d’équipe</w:t>
      </w:r>
      <w:r w:rsidRPr="001F6DCB">
        <w:rPr>
          <w:rFonts w:ascii="Times New Roman" w:hAnsi="Times New Roman" w:cs="Times New Roman"/>
          <w:sz w:val="24"/>
        </w:rPr>
        <w:t xml:space="preserve"> peut </w:t>
      </w:r>
      <w:r>
        <w:rPr>
          <w:rFonts w:ascii="Times New Roman" w:hAnsi="Times New Roman" w:cs="Times New Roman"/>
          <w:sz w:val="24"/>
        </w:rPr>
        <w:t>planifier une tache.</w:t>
      </w:r>
    </w:p>
    <w:p w14:paraId="40FFBDDD" w14:textId="77777777" w:rsidR="004F42BC" w:rsidRDefault="004F42BC" w:rsidP="004F42BC">
      <w:pPr>
        <w:rPr>
          <w:rFonts w:ascii="Times New Roman" w:hAnsi="Times New Roman" w:cs="Times New Roman"/>
          <w:sz w:val="24"/>
        </w:rPr>
      </w:pPr>
      <w:r w:rsidRPr="001F6DCB">
        <w:rPr>
          <w:rFonts w:ascii="Times New Roman" w:hAnsi="Times New Roman" w:cs="Times New Roman"/>
          <w:sz w:val="24"/>
        </w:rPr>
        <w:t xml:space="preserve"> La figure 41 représente le diagramme de séquences correspondant </w:t>
      </w:r>
      <w:r>
        <w:rPr>
          <w:rFonts w:ascii="Times New Roman" w:hAnsi="Times New Roman" w:cs="Times New Roman"/>
          <w:sz w:val="24"/>
        </w:rPr>
        <w:t>de planifier une tache :</w:t>
      </w:r>
    </w:p>
    <w:p w14:paraId="759DA670" w14:textId="13850F9D" w:rsidR="001F6DCB" w:rsidRDefault="001F6DCB">
      <w:r>
        <w:br w:type="page"/>
      </w:r>
      <w:r w:rsidR="007B7F00">
        <w:rPr>
          <w:noProof/>
        </w:rPr>
        <w:lastRenderedPageBreak/>
        <w:drawing>
          <wp:inline distT="0" distB="0" distL="0" distR="0" wp14:anchorId="35E312D0" wp14:editId="21255097">
            <wp:extent cx="6283325" cy="5975498"/>
            <wp:effectExtent l="0" t="0" r="3175"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ntervention (1).jpg"/>
                    <pic:cNvPicPr/>
                  </pic:nvPicPr>
                  <pic:blipFill>
                    <a:blip r:embed="rId70">
                      <a:extLst>
                        <a:ext uri="{28A0092B-C50C-407E-A947-70E740481C1C}">
                          <a14:useLocalDpi xmlns:a14="http://schemas.microsoft.com/office/drawing/2010/main" val="0"/>
                        </a:ext>
                      </a:extLst>
                    </a:blip>
                    <a:stretch>
                      <a:fillRect/>
                    </a:stretch>
                  </pic:blipFill>
                  <pic:spPr>
                    <a:xfrm>
                      <a:off x="0" y="0"/>
                      <a:ext cx="6299125" cy="5990524"/>
                    </a:xfrm>
                    <a:prstGeom prst="rect">
                      <a:avLst/>
                    </a:prstGeom>
                  </pic:spPr>
                </pic:pic>
              </a:graphicData>
            </a:graphic>
          </wp:inline>
        </w:drawing>
      </w:r>
    </w:p>
    <w:p w14:paraId="72B4BB72" w14:textId="1A87F436" w:rsidR="007B7F00" w:rsidRDefault="007B7F00"/>
    <w:p w14:paraId="6CB06F64" w14:textId="77777777" w:rsidR="007B7F00" w:rsidRDefault="007B7F00"/>
    <w:p w14:paraId="33446BC3" w14:textId="6F11A07C" w:rsidR="00166D01" w:rsidRDefault="004F42BC" w:rsidP="001E528D">
      <w:pPr>
        <w:pStyle w:val="ListParagraph"/>
        <w:numPr>
          <w:ilvl w:val="0"/>
          <w:numId w:val="29"/>
        </w:numPr>
        <w:rPr>
          <w:rFonts w:ascii="Times New Roman" w:hAnsi="Times New Roman" w:cs="Times New Roman"/>
          <w:b/>
          <w:sz w:val="32"/>
        </w:rPr>
      </w:pPr>
      <w:r w:rsidRPr="004F42BC">
        <w:rPr>
          <w:rFonts w:ascii="Times New Roman" w:hAnsi="Times New Roman" w:cs="Times New Roman"/>
          <w:b/>
          <w:sz w:val="32"/>
        </w:rPr>
        <w:t>Revue du sprint 2 :</w:t>
      </w:r>
    </w:p>
    <w:p w14:paraId="1246BAF2" w14:textId="77777777" w:rsidR="004F42BC" w:rsidRPr="004F42BC" w:rsidRDefault="004F42BC" w:rsidP="004F42BC">
      <w:pPr>
        <w:pStyle w:val="ListParagraph"/>
        <w:ind w:left="1080"/>
        <w:rPr>
          <w:rFonts w:ascii="Times New Roman" w:hAnsi="Times New Roman" w:cs="Times New Roman"/>
          <w:b/>
          <w:sz w:val="32"/>
        </w:rPr>
      </w:pPr>
    </w:p>
    <w:p w14:paraId="0787B016" w14:textId="0AC735FF" w:rsidR="004F42BC" w:rsidRDefault="004F42BC" w:rsidP="004F42BC">
      <w:pPr>
        <w:pStyle w:val="ListParagraph"/>
        <w:ind w:left="426"/>
        <w:rPr>
          <w:rFonts w:ascii="Times New Roman" w:hAnsi="Times New Roman" w:cs="Times New Roman"/>
          <w:sz w:val="24"/>
        </w:rPr>
      </w:pPr>
      <w:r w:rsidRPr="004F42BC">
        <w:rPr>
          <w:rFonts w:ascii="Times New Roman" w:hAnsi="Times New Roman" w:cs="Times New Roman"/>
          <w:sz w:val="24"/>
        </w:rPr>
        <w:t>Dans cette section nous présentons les différentes interfaces graphiques de gestion de</w:t>
      </w:r>
      <w:r>
        <w:rPr>
          <w:rFonts w:ascii="Times New Roman" w:hAnsi="Times New Roman" w:cs="Times New Roman"/>
          <w:sz w:val="24"/>
        </w:rPr>
        <w:t xml:space="preserve"> l’intervention :</w:t>
      </w:r>
    </w:p>
    <w:p w14:paraId="176F2353" w14:textId="77777777" w:rsidR="004F42BC" w:rsidRDefault="004F42BC" w:rsidP="004F42BC">
      <w:pPr>
        <w:pStyle w:val="ListParagraph"/>
        <w:ind w:left="426"/>
        <w:rPr>
          <w:rFonts w:ascii="Times New Roman" w:hAnsi="Times New Roman" w:cs="Times New Roman"/>
          <w:sz w:val="24"/>
        </w:rPr>
      </w:pPr>
    </w:p>
    <w:p w14:paraId="3DF9CB04" w14:textId="39C69C94" w:rsidR="004F42BC" w:rsidRPr="004F42BC" w:rsidRDefault="004F42BC" w:rsidP="004F42BC">
      <w:pPr>
        <w:pStyle w:val="ListParagraph"/>
        <w:ind w:left="426"/>
        <w:rPr>
          <w:rFonts w:ascii="Times New Roman" w:hAnsi="Times New Roman" w:cs="Times New Roman"/>
          <w:b/>
          <w:sz w:val="24"/>
        </w:rPr>
      </w:pPr>
      <w:r w:rsidRPr="004F42BC">
        <w:rPr>
          <w:rFonts w:ascii="Times New Roman" w:hAnsi="Times New Roman" w:cs="Times New Roman"/>
          <w:b/>
          <w:sz w:val="24"/>
        </w:rPr>
        <w:t xml:space="preserve">Côté </w:t>
      </w:r>
      <w:r>
        <w:rPr>
          <w:rFonts w:ascii="Times New Roman" w:hAnsi="Times New Roman" w:cs="Times New Roman"/>
          <w:b/>
          <w:sz w:val="24"/>
        </w:rPr>
        <w:t>Chef d’équipe :</w:t>
      </w:r>
    </w:p>
    <w:p w14:paraId="7537ADFF" w14:textId="29DF595B" w:rsidR="004F42BC" w:rsidRDefault="004F42BC" w:rsidP="004F42BC">
      <w:pPr>
        <w:pStyle w:val="ListParagraph"/>
        <w:ind w:left="426"/>
        <w:rPr>
          <w:rFonts w:ascii="Times New Roman" w:hAnsi="Times New Roman" w:cs="Times New Roman"/>
          <w:sz w:val="24"/>
        </w:rPr>
      </w:pPr>
      <w:r w:rsidRPr="004F42BC">
        <w:rPr>
          <w:rFonts w:ascii="Times New Roman" w:hAnsi="Times New Roman" w:cs="Times New Roman"/>
          <w:sz w:val="24"/>
        </w:rPr>
        <w:t xml:space="preserve">Cette partie, présente les différentes interfaces de gestion de </w:t>
      </w:r>
      <w:r>
        <w:rPr>
          <w:rFonts w:ascii="Times New Roman" w:hAnsi="Times New Roman" w:cs="Times New Roman"/>
          <w:sz w:val="24"/>
        </w:rPr>
        <w:t xml:space="preserve">l’intervention </w:t>
      </w:r>
      <w:r w:rsidRPr="004F42BC">
        <w:rPr>
          <w:rFonts w:ascii="Times New Roman" w:hAnsi="Times New Roman" w:cs="Times New Roman"/>
          <w:sz w:val="24"/>
        </w:rPr>
        <w:t xml:space="preserve">qui sont réalisées dans ce deuxième sprint du côté utilisateur. </w:t>
      </w:r>
    </w:p>
    <w:p w14:paraId="61FBC25D" w14:textId="77777777" w:rsidR="004F42BC" w:rsidRPr="004F42BC" w:rsidRDefault="004F42BC" w:rsidP="004F42BC">
      <w:pPr>
        <w:pStyle w:val="ListParagraph"/>
        <w:ind w:left="426"/>
        <w:rPr>
          <w:rFonts w:ascii="Times New Roman" w:hAnsi="Times New Roman" w:cs="Times New Roman"/>
          <w:sz w:val="24"/>
        </w:rPr>
      </w:pPr>
    </w:p>
    <w:p w14:paraId="4A58BE2A" w14:textId="77777777" w:rsidR="004F42BC" w:rsidRPr="004F42BC" w:rsidRDefault="004F42BC" w:rsidP="004F42BC">
      <w:pPr>
        <w:pStyle w:val="ListParagraph"/>
        <w:ind w:left="426"/>
        <w:rPr>
          <w:rFonts w:ascii="Times New Roman" w:hAnsi="Times New Roman" w:cs="Times New Roman"/>
          <w:b/>
          <w:sz w:val="24"/>
        </w:rPr>
      </w:pPr>
      <w:r w:rsidRPr="004F42BC">
        <w:rPr>
          <w:rFonts w:ascii="Times New Roman" w:hAnsi="Times New Roman" w:cs="Times New Roman"/>
          <w:b/>
          <w:sz w:val="24"/>
        </w:rPr>
        <w:t>Interface de Gérer tâche</w:t>
      </w:r>
    </w:p>
    <w:p w14:paraId="6E3CB257" w14:textId="1FA79566" w:rsidR="004F42BC" w:rsidRDefault="004F42BC" w:rsidP="004F42BC">
      <w:pPr>
        <w:pStyle w:val="ListParagraph"/>
        <w:ind w:left="426"/>
        <w:rPr>
          <w:rFonts w:ascii="Times New Roman" w:hAnsi="Times New Roman" w:cs="Times New Roman"/>
          <w:sz w:val="24"/>
        </w:rPr>
      </w:pPr>
      <w:r w:rsidRPr="004F42BC">
        <w:rPr>
          <w:rFonts w:ascii="Times New Roman" w:hAnsi="Times New Roman" w:cs="Times New Roman"/>
          <w:sz w:val="24"/>
        </w:rPr>
        <w:lastRenderedPageBreak/>
        <w:t xml:space="preserve">Cette interface englobe les opérations classiques qui peuvent être exécutées par le commercial sur une </w:t>
      </w:r>
      <w:r>
        <w:rPr>
          <w:rFonts w:ascii="Times New Roman" w:hAnsi="Times New Roman" w:cs="Times New Roman"/>
          <w:sz w:val="24"/>
        </w:rPr>
        <w:t>intervention</w:t>
      </w:r>
      <w:r w:rsidRPr="004F42BC">
        <w:rPr>
          <w:rFonts w:ascii="Times New Roman" w:hAnsi="Times New Roman" w:cs="Times New Roman"/>
          <w:sz w:val="24"/>
        </w:rPr>
        <w:t xml:space="preserve"> tel que l’ajout, la modification, la consultation</w:t>
      </w:r>
      <w:proofErr w:type="gramStart"/>
      <w:r w:rsidRPr="004F42BC">
        <w:rPr>
          <w:rFonts w:ascii="Times New Roman" w:hAnsi="Times New Roman" w:cs="Times New Roman"/>
          <w:sz w:val="24"/>
        </w:rPr>
        <w:t>, ,</w:t>
      </w:r>
      <w:proofErr w:type="gramEnd"/>
      <w:r w:rsidRPr="004F42BC">
        <w:rPr>
          <w:rFonts w:ascii="Times New Roman" w:hAnsi="Times New Roman" w:cs="Times New Roman"/>
          <w:sz w:val="24"/>
        </w:rPr>
        <w:t xml:space="preserve"> l</w:t>
      </w:r>
      <w:r>
        <w:rPr>
          <w:rFonts w:ascii="Times New Roman" w:hAnsi="Times New Roman" w:cs="Times New Roman"/>
          <w:sz w:val="24"/>
        </w:rPr>
        <w:t>’annulation,</w:t>
      </w:r>
      <w:r w:rsidRPr="004F42BC">
        <w:rPr>
          <w:rFonts w:ascii="Times New Roman" w:hAnsi="Times New Roman" w:cs="Times New Roman"/>
          <w:sz w:val="24"/>
        </w:rPr>
        <w:t xml:space="preserve"> </w:t>
      </w:r>
      <w:r>
        <w:rPr>
          <w:rFonts w:ascii="Times New Roman" w:hAnsi="Times New Roman" w:cs="Times New Roman"/>
          <w:sz w:val="24"/>
        </w:rPr>
        <w:t>la validation ,</w:t>
      </w:r>
      <w:r>
        <w:rPr>
          <w:rFonts w:ascii="Segoe UI" w:hAnsi="Segoe UI" w:cs="Segoe UI"/>
          <w:color w:val="0D0D0D"/>
          <w:shd w:val="clear" w:color="auto" w:fill="FFFFFF"/>
        </w:rPr>
        <w:t xml:space="preserve"> </w:t>
      </w:r>
      <w:r>
        <w:rPr>
          <w:rFonts w:ascii="Times New Roman" w:hAnsi="Times New Roman" w:cs="Times New Roman"/>
          <w:color w:val="0D0D0D"/>
          <w:sz w:val="24"/>
          <w:shd w:val="clear" w:color="auto" w:fill="FFFFFF"/>
        </w:rPr>
        <w:t xml:space="preserve">clôture </w:t>
      </w:r>
      <w:r>
        <w:rPr>
          <w:rFonts w:ascii="Times New Roman" w:hAnsi="Times New Roman" w:cs="Times New Roman"/>
          <w:sz w:val="24"/>
        </w:rPr>
        <w:t>,</w:t>
      </w:r>
      <w:r w:rsidRPr="004F42BC">
        <w:rPr>
          <w:rFonts w:ascii="Times New Roman" w:hAnsi="Times New Roman" w:cs="Times New Roman"/>
          <w:sz w:val="24"/>
        </w:rPr>
        <w:t xml:space="preserve"> filtrage et la recherche</w:t>
      </w:r>
      <w:r>
        <w:rPr>
          <w:rFonts w:ascii="Times New Roman" w:hAnsi="Times New Roman" w:cs="Times New Roman"/>
          <w:sz w:val="24"/>
        </w:rPr>
        <w:t xml:space="preserve"> .</w:t>
      </w:r>
    </w:p>
    <w:p w14:paraId="78FCDE66" w14:textId="77777777" w:rsidR="004F42BC" w:rsidRPr="004F42BC" w:rsidRDefault="004F42BC" w:rsidP="004F42BC">
      <w:pPr>
        <w:pStyle w:val="ListParagraph"/>
        <w:ind w:left="426"/>
        <w:rPr>
          <w:rFonts w:ascii="Times New Roman" w:hAnsi="Times New Roman" w:cs="Times New Roman"/>
          <w:sz w:val="24"/>
        </w:rPr>
      </w:pPr>
    </w:p>
    <w:p w14:paraId="4A050C02" w14:textId="46B9A6E5" w:rsidR="004F42BC" w:rsidRDefault="004F42BC" w:rsidP="004F42BC">
      <w:pPr>
        <w:pStyle w:val="ListParagraph"/>
        <w:ind w:left="426"/>
        <w:rPr>
          <w:rFonts w:ascii="Times New Roman" w:hAnsi="Times New Roman" w:cs="Times New Roman"/>
          <w:sz w:val="24"/>
        </w:rPr>
      </w:pPr>
      <w:r w:rsidRPr="004F42BC">
        <w:rPr>
          <w:rFonts w:ascii="Times New Roman" w:hAnsi="Times New Roman" w:cs="Times New Roman"/>
          <w:sz w:val="24"/>
        </w:rPr>
        <w:t xml:space="preserve"> La figure 44 décrit l’interface gérer </w:t>
      </w:r>
      <w:r>
        <w:rPr>
          <w:rFonts w:ascii="Times New Roman" w:hAnsi="Times New Roman" w:cs="Times New Roman"/>
          <w:sz w:val="24"/>
        </w:rPr>
        <w:t>intervention :</w:t>
      </w:r>
    </w:p>
    <w:p w14:paraId="5B448791" w14:textId="3E7EA02B" w:rsidR="004F42BC" w:rsidRDefault="004F42BC" w:rsidP="004F42BC">
      <w:pPr>
        <w:pStyle w:val="ListParagraph"/>
        <w:ind w:left="426"/>
        <w:rPr>
          <w:rFonts w:ascii="Times New Roman" w:hAnsi="Times New Roman" w:cs="Times New Roman"/>
          <w:sz w:val="40"/>
        </w:rPr>
      </w:pPr>
    </w:p>
    <w:p w14:paraId="1AD36BB0" w14:textId="2C697584" w:rsidR="004F42BC" w:rsidRDefault="004F42BC" w:rsidP="004F42BC">
      <w:pPr>
        <w:pStyle w:val="ListParagraph"/>
        <w:ind w:left="426"/>
        <w:rPr>
          <w:rFonts w:ascii="Times New Roman" w:hAnsi="Times New Roman" w:cs="Times New Roman"/>
          <w:sz w:val="40"/>
        </w:rPr>
      </w:pPr>
    </w:p>
    <w:p w14:paraId="64CE0A24" w14:textId="77777777" w:rsidR="004F42BC" w:rsidRDefault="004F42BC">
      <w:pPr>
        <w:rPr>
          <w:rFonts w:ascii="Times New Roman" w:hAnsi="Times New Roman" w:cs="Times New Roman"/>
          <w:sz w:val="40"/>
        </w:rPr>
      </w:pPr>
      <w:r>
        <w:rPr>
          <w:rFonts w:ascii="Times New Roman" w:hAnsi="Times New Roman" w:cs="Times New Roman"/>
          <w:sz w:val="40"/>
        </w:rPr>
        <w:br w:type="page"/>
      </w:r>
    </w:p>
    <w:p w14:paraId="7FED1162" w14:textId="068B8F76" w:rsidR="004F42BC" w:rsidRDefault="004F42BC" w:rsidP="004F42BC">
      <w:pPr>
        <w:pStyle w:val="ListParagraph"/>
        <w:ind w:left="426"/>
        <w:rPr>
          <w:rFonts w:ascii="Times New Roman" w:hAnsi="Times New Roman" w:cs="Times New Roman"/>
          <w:b/>
          <w:sz w:val="24"/>
        </w:rPr>
      </w:pPr>
      <w:r w:rsidRPr="004F42BC">
        <w:rPr>
          <w:rFonts w:ascii="Times New Roman" w:hAnsi="Times New Roman" w:cs="Times New Roman"/>
          <w:b/>
          <w:sz w:val="24"/>
        </w:rPr>
        <w:lastRenderedPageBreak/>
        <w:t xml:space="preserve">Côté </w:t>
      </w:r>
      <w:r>
        <w:rPr>
          <w:rFonts w:ascii="Times New Roman" w:hAnsi="Times New Roman" w:cs="Times New Roman"/>
          <w:b/>
          <w:sz w:val="24"/>
        </w:rPr>
        <w:t>Technicien :</w:t>
      </w:r>
    </w:p>
    <w:p w14:paraId="396CB48B" w14:textId="77777777" w:rsidR="004F42BC" w:rsidRPr="004F42BC" w:rsidRDefault="004F42BC" w:rsidP="004F42BC">
      <w:pPr>
        <w:pStyle w:val="ListParagraph"/>
        <w:ind w:left="426"/>
        <w:rPr>
          <w:rFonts w:ascii="Times New Roman" w:hAnsi="Times New Roman" w:cs="Times New Roman"/>
          <w:b/>
          <w:sz w:val="24"/>
        </w:rPr>
      </w:pPr>
    </w:p>
    <w:p w14:paraId="4AA508C2" w14:textId="4EEFB13A" w:rsidR="004F42BC" w:rsidRPr="004F42BC" w:rsidRDefault="004F42BC" w:rsidP="004F42BC">
      <w:pPr>
        <w:pStyle w:val="ListParagraph"/>
        <w:ind w:left="426"/>
        <w:rPr>
          <w:rFonts w:ascii="Times New Roman" w:hAnsi="Times New Roman" w:cs="Times New Roman"/>
          <w:sz w:val="24"/>
        </w:rPr>
      </w:pPr>
      <w:r w:rsidRPr="004F42BC">
        <w:rPr>
          <w:rFonts w:ascii="Times New Roman" w:hAnsi="Times New Roman" w:cs="Times New Roman"/>
          <w:sz w:val="24"/>
        </w:rPr>
        <w:t xml:space="preserve">Donc pour </w:t>
      </w:r>
      <w:r>
        <w:rPr>
          <w:rFonts w:ascii="Times New Roman" w:hAnsi="Times New Roman" w:cs="Times New Roman"/>
          <w:sz w:val="24"/>
        </w:rPr>
        <w:t>le technicien</w:t>
      </w:r>
      <w:r w:rsidRPr="004F42BC">
        <w:rPr>
          <w:rFonts w:ascii="Times New Roman" w:hAnsi="Times New Roman" w:cs="Times New Roman"/>
          <w:sz w:val="24"/>
        </w:rPr>
        <w:t xml:space="preserve"> en a juste ce filtre spécial, qui contient une liste avec le nom de tous les utilisateurs que </w:t>
      </w:r>
      <w:r>
        <w:rPr>
          <w:rFonts w:ascii="Times New Roman" w:hAnsi="Times New Roman" w:cs="Times New Roman"/>
          <w:sz w:val="24"/>
        </w:rPr>
        <w:t>technicien</w:t>
      </w:r>
      <w:r w:rsidRPr="004F42BC">
        <w:rPr>
          <w:rFonts w:ascii="Times New Roman" w:hAnsi="Times New Roman" w:cs="Times New Roman"/>
          <w:sz w:val="24"/>
        </w:rPr>
        <w:t xml:space="preserve"> seulement peut voir et peut effectuer cette tâche à l’utilisateur sélectionné.</w:t>
      </w:r>
    </w:p>
    <w:p w14:paraId="1C0DC227" w14:textId="77E3CD84" w:rsidR="004F42BC" w:rsidRPr="004F42BC" w:rsidRDefault="004F42BC" w:rsidP="004F42BC">
      <w:pPr>
        <w:pStyle w:val="ListParagraph"/>
        <w:ind w:left="426"/>
        <w:rPr>
          <w:rFonts w:ascii="Times New Roman" w:hAnsi="Times New Roman" w:cs="Times New Roman"/>
          <w:b/>
          <w:sz w:val="24"/>
        </w:rPr>
      </w:pPr>
      <w:r w:rsidRPr="004F42BC">
        <w:rPr>
          <w:rFonts w:ascii="Times New Roman" w:hAnsi="Times New Roman" w:cs="Times New Roman"/>
          <w:b/>
          <w:sz w:val="24"/>
        </w:rPr>
        <w:t xml:space="preserve">Interface de sélection d’utilisateur </w:t>
      </w:r>
    </w:p>
    <w:p w14:paraId="180E4E70" w14:textId="77777777" w:rsidR="004F42BC" w:rsidRPr="004F42BC" w:rsidRDefault="004F42BC" w:rsidP="004F42BC">
      <w:pPr>
        <w:pStyle w:val="ListParagraph"/>
        <w:ind w:left="426"/>
        <w:rPr>
          <w:rFonts w:ascii="Times New Roman" w:hAnsi="Times New Roman" w:cs="Times New Roman"/>
          <w:sz w:val="24"/>
        </w:rPr>
      </w:pPr>
    </w:p>
    <w:p w14:paraId="5A307FFB" w14:textId="77777777" w:rsidR="004F42BC" w:rsidRDefault="004F42BC" w:rsidP="004F42BC">
      <w:pPr>
        <w:pStyle w:val="ListParagraph"/>
        <w:ind w:left="426"/>
        <w:rPr>
          <w:rFonts w:ascii="Times New Roman" w:hAnsi="Times New Roman" w:cs="Times New Roman"/>
          <w:sz w:val="24"/>
        </w:rPr>
      </w:pPr>
      <w:r w:rsidRPr="004F42BC">
        <w:rPr>
          <w:rFonts w:ascii="Times New Roman" w:hAnsi="Times New Roman" w:cs="Times New Roman"/>
          <w:sz w:val="24"/>
        </w:rPr>
        <w:t>Cette interface englobe les opérations classiques qui peuvent être exécutées par l’administrateur sur une tâche tel que l’ajout, la modification, la suppression, la consultation et la recherche même que l’autres interfaces pour le commercial.</w:t>
      </w:r>
    </w:p>
    <w:p w14:paraId="1425ECA2" w14:textId="0DF3B9ED" w:rsidR="004F42BC" w:rsidRDefault="004F42BC" w:rsidP="004F42BC">
      <w:pPr>
        <w:pStyle w:val="ListParagraph"/>
        <w:ind w:left="426"/>
        <w:rPr>
          <w:rFonts w:ascii="Times New Roman" w:hAnsi="Times New Roman" w:cs="Times New Roman"/>
          <w:sz w:val="24"/>
        </w:rPr>
      </w:pPr>
      <w:r w:rsidRPr="004F42BC">
        <w:rPr>
          <w:rFonts w:ascii="Times New Roman" w:hAnsi="Times New Roman" w:cs="Times New Roman"/>
          <w:sz w:val="24"/>
        </w:rPr>
        <w:t xml:space="preserve"> </w:t>
      </w:r>
    </w:p>
    <w:p w14:paraId="42074832" w14:textId="64703423" w:rsidR="004F42BC" w:rsidRPr="004F42BC" w:rsidRDefault="004F42BC" w:rsidP="004F42BC">
      <w:pPr>
        <w:pStyle w:val="ListParagraph"/>
        <w:ind w:left="426"/>
        <w:rPr>
          <w:rFonts w:ascii="Times New Roman" w:hAnsi="Times New Roman" w:cs="Times New Roman"/>
          <w:sz w:val="44"/>
        </w:rPr>
      </w:pPr>
      <w:r w:rsidRPr="004F42BC">
        <w:rPr>
          <w:rFonts w:ascii="Times New Roman" w:hAnsi="Times New Roman" w:cs="Times New Roman"/>
          <w:sz w:val="24"/>
        </w:rPr>
        <w:t xml:space="preserve">La figure 54 décrit l’interface Ajout </w:t>
      </w:r>
      <w:r>
        <w:rPr>
          <w:rFonts w:ascii="Times New Roman" w:hAnsi="Times New Roman" w:cs="Times New Roman"/>
          <w:sz w:val="24"/>
        </w:rPr>
        <w:t>intervention</w:t>
      </w:r>
      <w:r w:rsidRPr="004F42BC">
        <w:rPr>
          <w:rFonts w:ascii="Times New Roman" w:hAnsi="Times New Roman" w:cs="Times New Roman"/>
          <w:sz w:val="24"/>
        </w:rPr>
        <w:t xml:space="preserve"> spécifiquement à la « sélection d’utilisateur »</w:t>
      </w:r>
    </w:p>
    <w:p w14:paraId="77117A0E" w14:textId="74846152" w:rsidR="00166D01" w:rsidRDefault="00166D01" w:rsidP="004F42BC">
      <w:pPr>
        <w:ind w:left="426"/>
      </w:pPr>
    </w:p>
    <w:p w14:paraId="159678E8" w14:textId="77777777" w:rsidR="00166D01" w:rsidRDefault="00166D01"/>
    <w:p w14:paraId="796DA609" w14:textId="5265E98D" w:rsidR="001F6DCB" w:rsidRDefault="001F6DCB"/>
    <w:p w14:paraId="21B9C742" w14:textId="33EDF973" w:rsidR="004F42BC" w:rsidRDefault="004F42BC" w:rsidP="001E528D">
      <w:pPr>
        <w:pStyle w:val="ListParagraph"/>
        <w:numPr>
          <w:ilvl w:val="0"/>
          <w:numId w:val="29"/>
        </w:numPr>
        <w:rPr>
          <w:rFonts w:ascii="Times New Roman" w:hAnsi="Times New Roman" w:cs="Times New Roman"/>
          <w:b/>
          <w:sz w:val="32"/>
        </w:rPr>
      </w:pPr>
      <w:r w:rsidRPr="004F42BC">
        <w:rPr>
          <w:rFonts w:ascii="Times New Roman" w:hAnsi="Times New Roman" w:cs="Times New Roman"/>
          <w:b/>
          <w:sz w:val="32"/>
        </w:rPr>
        <w:t>Conclusion</w:t>
      </w:r>
      <w:r>
        <w:rPr>
          <w:rFonts w:ascii="Times New Roman" w:hAnsi="Times New Roman" w:cs="Times New Roman"/>
          <w:b/>
          <w:sz w:val="32"/>
        </w:rPr>
        <w:t> :</w:t>
      </w:r>
    </w:p>
    <w:p w14:paraId="4B87788F" w14:textId="77777777" w:rsidR="004F42BC" w:rsidRPr="004F42BC" w:rsidRDefault="004F42BC" w:rsidP="004F42BC">
      <w:pPr>
        <w:pStyle w:val="ListParagraph"/>
        <w:ind w:left="1080"/>
        <w:rPr>
          <w:rFonts w:ascii="Times New Roman" w:hAnsi="Times New Roman" w:cs="Times New Roman"/>
          <w:b/>
          <w:sz w:val="32"/>
        </w:rPr>
      </w:pPr>
    </w:p>
    <w:p w14:paraId="7CC8B5AE" w14:textId="77777777" w:rsidR="00997E35" w:rsidRDefault="004F42BC" w:rsidP="004F42BC">
      <w:pPr>
        <w:pStyle w:val="ListParagraph"/>
        <w:ind w:left="426"/>
        <w:rPr>
          <w:sz w:val="24"/>
        </w:rPr>
      </w:pPr>
      <w:r w:rsidRPr="004F42BC">
        <w:rPr>
          <w:rFonts w:ascii="Times New Roman" w:hAnsi="Times New Roman" w:cs="Times New Roman"/>
          <w:sz w:val="24"/>
        </w:rPr>
        <w:t>Dans ce chapitre nous avons présenté la spécification des sprints étudiés dans le deuxième chapitre, les diagrammes et les différentes fonctionnalités développées. Dans le chapitre suivant nous allons mettre l’accent sur le troisième sprint qui est la gestion de</w:t>
      </w:r>
      <w:r w:rsidR="00F94D60">
        <w:rPr>
          <w:rFonts w:ascii="Times New Roman" w:hAnsi="Times New Roman" w:cs="Times New Roman"/>
          <w:sz w:val="24"/>
        </w:rPr>
        <w:t xml:space="preserve"> stock </w:t>
      </w:r>
      <w:r w:rsidRPr="004F42BC">
        <w:rPr>
          <w:rFonts w:ascii="Times New Roman" w:hAnsi="Times New Roman" w:cs="Times New Roman"/>
          <w:sz w:val="24"/>
        </w:rPr>
        <w:t xml:space="preserve">et la </w:t>
      </w:r>
      <w:r w:rsidR="00F94D60">
        <w:rPr>
          <w:rFonts w:ascii="Times New Roman" w:hAnsi="Times New Roman" w:cs="Times New Roman"/>
          <w:sz w:val="24"/>
        </w:rPr>
        <w:t>partie analyse</w:t>
      </w:r>
      <w:r w:rsidRPr="004F42BC">
        <w:rPr>
          <w:rFonts w:ascii="Times New Roman" w:hAnsi="Times New Roman" w:cs="Times New Roman"/>
          <w:sz w:val="24"/>
        </w:rPr>
        <w:t>.</w:t>
      </w:r>
      <w:r w:rsidRPr="004F42BC">
        <w:rPr>
          <w:sz w:val="24"/>
        </w:rPr>
        <w:t xml:space="preserve"> </w:t>
      </w:r>
    </w:p>
    <w:p w14:paraId="787FCB01" w14:textId="77777777" w:rsidR="00997E35" w:rsidRDefault="00997E35">
      <w:pPr>
        <w:rPr>
          <w:sz w:val="24"/>
        </w:rPr>
      </w:pPr>
      <w:r>
        <w:rPr>
          <w:sz w:val="24"/>
        </w:rPr>
        <w:br w:type="page"/>
      </w:r>
    </w:p>
    <w:p w14:paraId="01C5F8C1" w14:textId="53A5C1C8" w:rsidR="00BA0AA4" w:rsidRDefault="00BA0AA4" w:rsidP="00BA0AA4">
      <w:pPr>
        <w:ind w:left="360"/>
        <w:rPr>
          <w:rFonts w:ascii="Times New Roman" w:hAnsi="Times New Roman" w:cs="Times New Roman"/>
          <w:b/>
          <w:sz w:val="32"/>
        </w:rPr>
      </w:pPr>
      <w:r>
        <w:rPr>
          <w:rFonts w:ascii="Times New Roman" w:hAnsi="Times New Roman" w:cs="Times New Roman"/>
          <w:b/>
          <w:sz w:val="32"/>
        </w:rPr>
        <w:lastRenderedPageBreak/>
        <w:t>Chapitre5 :</w:t>
      </w:r>
    </w:p>
    <w:p w14:paraId="451F0DD9" w14:textId="2C37630C" w:rsidR="00BA0AA4" w:rsidRPr="00BA0AA4" w:rsidRDefault="00BA0AA4" w:rsidP="001E528D">
      <w:pPr>
        <w:pStyle w:val="ListParagraph"/>
        <w:numPr>
          <w:ilvl w:val="0"/>
          <w:numId w:val="34"/>
        </w:numPr>
        <w:ind w:left="0" w:firstLine="0"/>
        <w:rPr>
          <w:rFonts w:ascii="Times New Roman" w:hAnsi="Times New Roman" w:cs="Times New Roman"/>
          <w:b/>
          <w:sz w:val="32"/>
        </w:rPr>
      </w:pPr>
      <w:r w:rsidRPr="00BA0AA4">
        <w:rPr>
          <w:rFonts w:ascii="Times New Roman" w:hAnsi="Times New Roman" w:cs="Times New Roman"/>
          <w:b/>
          <w:sz w:val="32"/>
        </w:rPr>
        <w:t>Introduction :</w:t>
      </w:r>
    </w:p>
    <w:p w14:paraId="0001C34A" w14:textId="77777777" w:rsidR="00BA0AA4" w:rsidRPr="00BA0AA4" w:rsidRDefault="00BA0AA4" w:rsidP="00BA0AA4">
      <w:pPr>
        <w:pStyle w:val="ListParagraph"/>
        <w:ind w:left="0"/>
        <w:rPr>
          <w:rFonts w:ascii="Times New Roman" w:hAnsi="Times New Roman" w:cs="Times New Roman"/>
          <w:b/>
          <w:sz w:val="32"/>
        </w:rPr>
      </w:pPr>
    </w:p>
    <w:p w14:paraId="10D983F2" w14:textId="40665E1E" w:rsidR="00BA0AA4" w:rsidRDefault="00BA0AA4" w:rsidP="00316295">
      <w:pPr>
        <w:pStyle w:val="ListParagraph"/>
        <w:spacing w:line="360" w:lineRule="auto"/>
        <w:ind w:left="0"/>
        <w:jc w:val="both"/>
        <w:rPr>
          <w:rFonts w:ascii="Times New Roman" w:hAnsi="Times New Roman" w:cs="Times New Roman"/>
          <w:sz w:val="24"/>
        </w:rPr>
      </w:pPr>
      <w:r w:rsidRPr="00BA0AA4">
        <w:rPr>
          <w:rFonts w:ascii="Times New Roman" w:hAnsi="Times New Roman" w:cs="Times New Roman"/>
          <w:sz w:val="24"/>
        </w:rPr>
        <w:t xml:space="preserve"> </w:t>
      </w:r>
      <w:r w:rsidR="00316295">
        <w:rPr>
          <w:rFonts w:ascii="Times New Roman" w:hAnsi="Times New Roman" w:cs="Times New Roman"/>
          <w:sz w:val="24"/>
        </w:rPr>
        <w:tab/>
      </w:r>
      <w:r w:rsidRPr="00BA0AA4">
        <w:rPr>
          <w:rFonts w:ascii="Times New Roman" w:hAnsi="Times New Roman" w:cs="Times New Roman"/>
          <w:sz w:val="24"/>
        </w:rPr>
        <w:t>Le troisième sprint de ce travail est la Gestion de</w:t>
      </w:r>
      <w:r>
        <w:rPr>
          <w:rFonts w:ascii="Times New Roman" w:hAnsi="Times New Roman" w:cs="Times New Roman"/>
          <w:sz w:val="24"/>
        </w:rPr>
        <w:t xml:space="preserve"> stock et Gestion de fournisseurs</w:t>
      </w:r>
      <w:r w:rsidRPr="00BA0AA4">
        <w:rPr>
          <w:rFonts w:ascii="Times New Roman" w:hAnsi="Times New Roman" w:cs="Times New Roman"/>
          <w:sz w:val="24"/>
        </w:rPr>
        <w:t xml:space="preserve">. Dans ce chapitre, nous exposons les étapes des travaux réalisés afin d’atteindre les objectifs de la gestion des </w:t>
      </w:r>
      <w:r>
        <w:rPr>
          <w:rFonts w:ascii="Times New Roman" w:hAnsi="Times New Roman" w:cs="Times New Roman"/>
          <w:sz w:val="24"/>
        </w:rPr>
        <w:t xml:space="preserve">stocks et gestion de </w:t>
      </w:r>
      <w:r w:rsidR="00760432">
        <w:rPr>
          <w:rFonts w:ascii="Times New Roman" w:hAnsi="Times New Roman" w:cs="Times New Roman"/>
          <w:sz w:val="24"/>
        </w:rPr>
        <w:t>fournisseurs.</w:t>
      </w:r>
      <w:r w:rsidRPr="00BA0AA4">
        <w:rPr>
          <w:rFonts w:ascii="Times New Roman" w:hAnsi="Times New Roman" w:cs="Times New Roman"/>
          <w:sz w:val="24"/>
        </w:rPr>
        <w:t xml:space="preserve"> Nous commençons par définir le backlog correspondant à ce sprint. Ensuite, nous présentons les différents diagrammes élaborés pour la conception de ce sprint. Finalement, nous montrons la revue de ce sprint à travers les interfaces de l’application réalisées. Nous montrons la rétrospective de ce sprint.</w:t>
      </w:r>
    </w:p>
    <w:p w14:paraId="503EEAC8" w14:textId="77777777" w:rsidR="00BA0AA4" w:rsidRPr="00BA0AA4" w:rsidRDefault="00BA0AA4" w:rsidP="00BA0AA4">
      <w:pPr>
        <w:pStyle w:val="ListParagraph"/>
        <w:ind w:left="0"/>
        <w:rPr>
          <w:rFonts w:ascii="Times New Roman" w:hAnsi="Times New Roman" w:cs="Times New Roman"/>
          <w:b/>
          <w:sz w:val="32"/>
          <w:szCs w:val="24"/>
        </w:rPr>
      </w:pPr>
    </w:p>
    <w:p w14:paraId="518FB505" w14:textId="08AD01BE" w:rsidR="00BA0AA4" w:rsidRDefault="00BA0AA4" w:rsidP="001E528D">
      <w:pPr>
        <w:pStyle w:val="ListParagraph"/>
        <w:numPr>
          <w:ilvl w:val="0"/>
          <w:numId w:val="34"/>
        </w:numPr>
        <w:ind w:left="0" w:firstLine="0"/>
        <w:rPr>
          <w:rFonts w:ascii="Times New Roman" w:hAnsi="Times New Roman" w:cs="Times New Roman"/>
          <w:b/>
          <w:sz w:val="32"/>
          <w:szCs w:val="24"/>
        </w:rPr>
      </w:pPr>
      <w:r w:rsidRPr="00BA0AA4">
        <w:rPr>
          <w:rFonts w:ascii="Times New Roman" w:hAnsi="Times New Roman" w:cs="Times New Roman"/>
          <w:b/>
          <w:sz w:val="32"/>
          <w:szCs w:val="24"/>
        </w:rPr>
        <w:t>Backlog du sprint 3 :</w:t>
      </w:r>
    </w:p>
    <w:p w14:paraId="7028981C" w14:textId="77777777" w:rsidR="00365AF6" w:rsidRPr="00365AF6" w:rsidRDefault="00365AF6" w:rsidP="00365AF6">
      <w:pPr>
        <w:pStyle w:val="ListParagraph"/>
        <w:ind w:left="0"/>
        <w:rPr>
          <w:rFonts w:ascii="Times New Roman" w:hAnsi="Times New Roman" w:cs="Times New Roman"/>
          <w:b/>
          <w:sz w:val="36"/>
          <w:szCs w:val="24"/>
        </w:rPr>
      </w:pPr>
    </w:p>
    <w:p w14:paraId="7514F684" w14:textId="77777777" w:rsidR="00365AF6" w:rsidRDefault="00365AF6" w:rsidP="00365AF6">
      <w:pPr>
        <w:pStyle w:val="ListParagraph"/>
        <w:ind w:left="0"/>
        <w:rPr>
          <w:rFonts w:ascii="Times New Roman" w:hAnsi="Times New Roman" w:cs="Times New Roman"/>
          <w:sz w:val="24"/>
        </w:rPr>
      </w:pPr>
      <w:r w:rsidRPr="00365AF6">
        <w:rPr>
          <w:rFonts w:ascii="Times New Roman" w:hAnsi="Times New Roman" w:cs="Times New Roman"/>
          <w:sz w:val="24"/>
        </w:rPr>
        <w:t>Le tableau 17 représente le Backlog du 3ème sprint. Chaque thème de ce Backlog est constitué d’une user story.</w:t>
      </w:r>
    </w:p>
    <w:p w14:paraId="4DB3CC06" w14:textId="404210E0" w:rsidR="00365AF6" w:rsidRPr="00365AF6" w:rsidRDefault="00365AF6" w:rsidP="00365AF6">
      <w:pPr>
        <w:pStyle w:val="ListParagraph"/>
        <w:ind w:left="0"/>
        <w:rPr>
          <w:rFonts w:ascii="Times New Roman" w:hAnsi="Times New Roman" w:cs="Times New Roman"/>
          <w:b/>
          <w:sz w:val="36"/>
          <w:szCs w:val="24"/>
        </w:rPr>
      </w:pPr>
      <w:r w:rsidRPr="00365AF6">
        <w:rPr>
          <w:rFonts w:ascii="Times New Roman" w:hAnsi="Times New Roman" w:cs="Times New Roman"/>
          <w:sz w:val="24"/>
        </w:rPr>
        <w:t>Une user story est définie par un identifiant ID et un ordre d’importance de réalisation</w:t>
      </w:r>
    </w:p>
    <w:p w14:paraId="261ADCD2" w14:textId="77777777" w:rsidR="00760432" w:rsidRDefault="00760432" w:rsidP="00760432">
      <w:pPr>
        <w:pStyle w:val="ListParagraph"/>
        <w:ind w:left="0"/>
        <w:rPr>
          <w:rFonts w:ascii="Times New Roman" w:hAnsi="Times New Roman" w:cs="Times New Roman"/>
          <w:b/>
          <w:sz w:val="32"/>
          <w:szCs w:val="24"/>
        </w:rPr>
      </w:pPr>
    </w:p>
    <w:tbl>
      <w:tblPr>
        <w:tblStyle w:val="TableGrid"/>
        <w:tblW w:w="9470" w:type="dxa"/>
        <w:tblInd w:w="-5" w:type="dxa"/>
        <w:tblLook w:val="04A0" w:firstRow="1" w:lastRow="0" w:firstColumn="1" w:lastColumn="0" w:noHBand="0" w:noVBand="1"/>
      </w:tblPr>
      <w:tblGrid>
        <w:gridCol w:w="2528"/>
        <w:gridCol w:w="726"/>
        <w:gridCol w:w="4543"/>
        <w:gridCol w:w="1673"/>
      </w:tblGrid>
      <w:tr w:rsidR="00365AF6" w14:paraId="2A29F2EE" w14:textId="77777777" w:rsidTr="00365AF6">
        <w:trPr>
          <w:trHeight w:val="450"/>
        </w:trPr>
        <w:tc>
          <w:tcPr>
            <w:tcW w:w="2528" w:type="dxa"/>
          </w:tcPr>
          <w:p w14:paraId="2F941136" w14:textId="49528461" w:rsidR="00760432" w:rsidRPr="00365AF6" w:rsidRDefault="00760432" w:rsidP="00760432">
            <w:pPr>
              <w:pStyle w:val="ListParagraph"/>
              <w:ind w:left="0"/>
              <w:jc w:val="center"/>
              <w:rPr>
                <w:rFonts w:ascii="Times New Roman" w:hAnsi="Times New Roman" w:cs="Times New Roman"/>
                <w:b/>
                <w:sz w:val="28"/>
              </w:rPr>
            </w:pPr>
            <w:r w:rsidRPr="00365AF6">
              <w:rPr>
                <w:rFonts w:ascii="Times New Roman" w:hAnsi="Times New Roman" w:cs="Times New Roman"/>
                <w:b/>
                <w:sz w:val="28"/>
              </w:rPr>
              <w:t>Thème</w:t>
            </w:r>
          </w:p>
        </w:tc>
        <w:tc>
          <w:tcPr>
            <w:tcW w:w="726" w:type="dxa"/>
          </w:tcPr>
          <w:p w14:paraId="5E650F52" w14:textId="4A2EAB85" w:rsidR="00760432" w:rsidRPr="00365AF6" w:rsidRDefault="00760432" w:rsidP="00760432">
            <w:pPr>
              <w:pStyle w:val="ListParagraph"/>
              <w:ind w:left="0"/>
              <w:jc w:val="center"/>
              <w:rPr>
                <w:rFonts w:ascii="Times New Roman" w:hAnsi="Times New Roman" w:cs="Times New Roman"/>
                <w:b/>
                <w:sz w:val="28"/>
              </w:rPr>
            </w:pPr>
            <w:r w:rsidRPr="00365AF6">
              <w:rPr>
                <w:rFonts w:ascii="Times New Roman" w:hAnsi="Times New Roman" w:cs="Times New Roman"/>
                <w:b/>
                <w:sz w:val="28"/>
              </w:rPr>
              <w:t>ID</w:t>
            </w:r>
          </w:p>
        </w:tc>
        <w:tc>
          <w:tcPr>
            <w:tcW w:w="4543" w:type="dxa"/>
          </w:tcPr>
          <w:p w14:paraId="66099A4C" w14:textId="03B09AE5" w:rsidR="00760432" w:rsidRPr="00365AF6" w:rsidRDefault="00760432" w:rsidP="00760432">
            <w:pPr>
              <w:ind w:left="360"/>
              <w:jc w:val="center"/>
              <w:rPr>
                <w:rFonts w:ascii="Times New Roman" w:hAnsi="Times New Roman" w:cs="Times New Roman"/>
                <w:b/>
                <w:sz w:val="28"/>
              </w:rPr>
            </w:pPr>
            <w:r w:rsidRPr="00365AF6">
              <w:rPr>
                <w:rFonts w:ascii="Times New Roman" w:hAnsi="Times New Roman" w:cs="Times New Roman"/>
                <w:b/>
                <w:sz w:val="28"/>
              </w:rPr>
              <w:t>User Story</w:t>
            </w:r>
          </w:p>
        </w:tc>
        <w:tc>
          <w:tcPr>
            <w:tcW w:w="1673" w:type="dxa"/>
          </w:tcPr>
          <w:p w14:paraId="197149D3" w14:textId="58CE7A7B" w:rsidR="00760432" w:rsidRPr="00365AF6" w:rsidRDefault="00760432" w:rsidP="00760432">
            <w:pPr>
              <w:pStyle w:val="ListParagraph"/>
              <w:ind w:left="0"/>
              <w:jc w:val="center"/>
              <w:rPr>
                <w:rFonts w:ascii="Times New Roman" w:hAnsi="Times New Roman" w:cs="Times New Roman"/>
                <w:b/>
                <w:sz w:val="28"/>
              </w:rPr>
            </w:pPr>
            <w:r w:rsidRPr="00365AF6">
              <w:rPr>
                <w:rFonts w:ascii="Times New Roman" w:hAnsi="Times New Roman" w:cs="Times New Roman"/>
                <w:b/>
                <w:sz w:val="28"/>
              </w:rPr>
              <w:t>Importance</w:t>
            </w:r>
          </w:p>
        </w:tc>
      </w:tr>
      <w:tr w:rsidR="00617034" w14:paraId="25B550FF" w14:textId="77777777" w:rsidTr="00365AF6">
        <w:trPr>
          <w:trHeight w:val="499"/>
        </w:trPr>
        <w:tc>
          <w:tcPr>
            <w:tcW w:w="2528" w:type="dxa"/>
            <w:vMerge w:val="restart"/>
          </w:tcPr>
          <w:p w14:paraId="5F3C614E" w14:textId="77777777" w:rsidR="00617034" w:rsidRPr="00365AF6" w:rsidRDefault="00617034" w:rsidP="00760432">
            <w:pPr>
              <w:pStyle w:val="ListParagraph"/>
              <w:ind w:left="0"/>
              <w:rPr>
                <w:rFonts w:ascii="Times New Roman" w:hAnsi="Times New Roman" w:cs="Times New Roman"/>
                <w:b/>
                <w:sz w:val="24"/>
              </w:rPr>
            </w:pPr>
          </w:p>
          <w:p w14:paraId="41DF2B80" w14:textId="77777777" w:rsidR="00617034" w:rsidRPr="00365AF6" w:rsidRDefault="00617034" w:rsidP="00760432">
            <w:pPr>
              <w:pStyle w:val="ListParagraph"/>
              <w:ind w:left="0"/>
              <w:rPr>
                <w:rFonts w:ascii="Times New Roman" w:hAnsi="Times New Roman" w:cs="Times New Roman"/>
                <w:b/>
                <w:sz w:val="24"/>
              </w:rPr>
            </w:pPr>
            <w:r>
              <w:rPr>
                <w:rFonts w:ascii="Times New Roman" w:hAnsi="Times New Roman" w:cs="Times New Roman"/>
                <w:b/>
                <w:sz w:val="24"/>
              </w:rPr>
              <w:t>Gérer le stock</w:t>
            </w:r>
          </w:p>
          <w:p w14:paraId="2994B3C7" w14:textId="77777777" w:rsidR="00617034" w:rsidRPr="00365AF6" w:rsidRDefault="00617034" w:rsidP="00AF4AF8">
            <w:pPr>
              <w:pStyle w:val="ListParagraph"/>
              <w:ind w:left="0"/>
              <w:rPr>
                <w:rFonts w:ascii="Times New Roman" w:hAnsi="Times New Roman" w:cs="Times New Roman"/>
                <w:b/>
                <w:sz w:val="24"/>
              </w:rPr>
            </w:pPr>
          </w:p>
          <w:p w14:paraId="26594EAF" w14:textId="794BF3A8" w:rsidR="00617034" w:rsidRPr="00365AF6" w:rsidRDefault="00617034" w:rsidP="00AF4AF8">
            <w:pPr>
              <w:pStyle w:val="ListParagraph"/>
              <w:ind w:left="0"/>
              <w:rPr>
                <w:rFonts w:ascii="Times New Roman" w:hAnsi="Times New Roman" w:cs="Times New Roman"/>
                <w:b/>
                <w:sz w:val="24"/>
              </w:rPr>
            </w:pPr>
          </w:p>
        </w:tc>
        <w:tc>
          <w:tcPr>
            <w:tcW w:w="726" w:type="dxa"/>
          </w:tcPr>
          <w:p w14:paraId="4B2C4838" w14:textId="520DB46C" w:rsidR="00617034" w:rsidRPr="00365AF6" w:rsidRDefault="00617034" w:rsidP="00365AF6">
            <w:pPr>
              <w:rPr>
                <w:rFonts w:ascii="Times New Roman" w:hAnsi="Times New Roman" w:cs="Times New Roman"/>
                <w:sz w:val="24"/>
              </w:rPr>
            </w:pPr>
            <w:r w:rsidRPr="00365AF6">
              <w:rPr>
                <w:rFonts w:ascii="Times New Roman" w:hAnsi="Times New Roman" w:cs="Times New Roman"/>
                <w:sz w:val="24"/>
              </w:rPr>
              <w:t>1.1</w:t>
            </w:r>
          </w:p>
        </w:tc>
        <w:tc>
          <w:tcPr>
            <w:tcW w:w="4543" w:type="dxa"/>
          </w:tcPr>
          <w:p w14:paraId="7CDB7278" w14:textId="457D104C" w:rsidR="00617034" w:rsidRPr="00AF4AF8" w:rsidRDefault="00617034" w:rsidP="00A37680">
            <w:pPr>
              <w:pStyle w:val="ListParagraph"/>
              <w:ind w:left="0"/>
              <w:rPr>
                <w:rFonts w:ascii="Times New Roman" w:hAnsi="Times New Roman" w:cs="Times New Roman"/>
                <w:sz w:val="24"/>
              </w:rPr>
            </w:pPr>
            <w:r w:rsidRPr="00AF4AF8">
              <w:rPr>
                <w:rFonts w:ascii="Times New Roman" w:hAnsi="Times New Roman" w:cs="Times New Roman"/>
                <w:sz w:val="24"/>
              </w:rPr>
              <w:t>En tant qu</w:t>
            </w:r>
            <w:r>
              <w:rPr>
                <w:rFonts w:ascii="Times New Roman" w:hAnsi="Times New Roman" w:cs="Times New Roman"/>
                <w:sz w:val="24"/>
              </w:rPr>
              <w:t>e magasinier</w:t>
            </w:r>
            <w:r w:rsidRPr="00AF4AF8">
              <w:rPr>
                <w:rFonts w:ascii="Times New Roman" w:hAnsi="Times New Roman" w:cs="Times New Roman"/>
                <w:sz w:val="24"/>
              </w:rPr>
              <w:t xml:space="preserve">, je veux consulter la liste de </w:t>
            </w:r>
            <w:r>
              <w:rPr>
                <w:rFonts w:ascii="Times New Roman" w:hAnsi="Times New Roman" w:cs="Times New Roman"/>
                <w:sz w:val="24"/>
              </w:rPr>
              <w:t>stock</w:t>
            </w:r>
            <w:r w:rsidRPr="00AF4AF8">
              <w:rPr>
                <w:rFonts w:ascii="Times New Roman" w:hAnsi="Times New Roman" w:cs="Times New Roman"/>
                <w:sz w:val="24"/>
              </w:rPr>
              <w:t>.</w:t>
            </w:r>
          </w:p>
        </w:tc>
        <w:tc>
          <w:tcPr>
            <w:tcW w:w="1673" w:type="dxa"/>
          </w:tcPr>
          <w:p w14:paraId="09C3558A" w14:textId="3793B479" w:rsidR="00617034" w:rsidRPr="00365AF6" w:rsidRDefault="00617034" w:rsidP="00AF4AF8">
            <w:pPr>
              <w:pStyle w:val="ListParagraph"/>
              <w:ind w:left="0"/>
              <w:jc w:val="center"/>
              <w:rPr>
                <w:rFonts w:ascii="Times New Roman" w:hAnsi="Times New Roman" w:cs="Times New Roman"/>
                <w:sz w:val="24"/>
              </w:rPr>
            </w:pPr>
            <w:r>
              <w:rPr>
                <w:rFonts w:ascii="Times New Roman" w:hAnsi="Times New Roman" w:cs="Times New Roman"/>
                <w:sz w:val="24"/>
              </w:rPr>
              <w:t>Must</w:t>
            </w:r>
          </w:p>
        </w:tc>
      </w:tr>
      <w:tr w:rsidR="00617034" w14:paraId="74042FA5" w14:textId="77777777" w:rsidTr="00365AF6">
        <w:trPr>
          <w:trHeight w:val="499"/>
        </w:trPr>
        <w:tc>
          <w:tcPr>
            <w:tcW w:w="2528" w:type="dxa"/>
            <w:vMerge/>
          </w:tcPr>
          <w:p w14:paraId="0F2F937A" w14:textId="6B33EB85" w:rsidR="00617034" w:rsidRPr="00365AF6" w:rsidRDefault="00617034" w:rsidP="00AF4AF8">
            <w:pPr>
              <w:pStyle w:val="ListParagraph"/>
              <w:ind w:left="0"/>
              <w:rPr>
                <w:rFonts w:ascii="Times New Roman" w:hAnsi="Times New Roman" w:cs="Times New Roman"/>
                <w:b/>
                <w:sz w:val="24"/>
              </w:rPr>
            </w:pPr>
          </w:p>
        </w:tc>
        <w:tc>
          <w:tcPr>
            <w:tcW w:w="726" w:type="dxa"/>
          </w:tcPr>
          <w:p w14:paraId="2F395F20" w14:textId="4BDC8AD3" w:rsidR="00617034" w:rsidRPr="00365AF6" w:rsidRDefault="00617034" w:rsidP="00AF4AF8">
            <w:pPr>
              <w:rPr>
                <w:rFonts w:ascii="Times New Roman" w:hAnsi="Times New Roman" w:cs="Times New Roman"/>
                <w:sz w:val="24"/>
              </w:rPr>
            </w:pPr>
            <w:r w:rsidRPr="00365AF6">
              <w:rPr>
                <w:rFonts w:ascii="Times New Roman" w:hAnsi="Times New Roman" w:cs="Times New Roman"/>
                <w:sz w:val="24"/>
              </w:rPr>
              <w:t>2.1</w:t>
            </w:r>
          </w:p>
        </w:tc>
        <w:tc>
          <w:tcPr>
            <w:tcW w:w="4543" w:type="dxa"/>
          </w:tcPr>
          <w:p w14:paraId="4703241E" w14:textId="4436D0FF" w:rsidR="00617034" w:rsidRPr="00365AF6" w:rsidRDefault="00617034" w:rsidP="00AF4AF8">
            <w:pPr>
              <w:pStyle w:val="ListParagraph"/>
              <w:ind w:left="0"/>
              <w:rPr>
                <w:rFonts w:ascii="Times New Roman" w:hAnsi="Times New Roman" w:cs="Times New Roman"/>
                <w:sz w:val="24"/>
              </w:rPr>
            </w:pPr>
            <w:r w:rsidRPr="00AF4AF8">
              <w:rPr>
                <w:rFonts w:ascii="Times New Roman" w:hAnsi="Times New Roman" w:cs="Times New Roman"/>
                <w:sz w:val="24"/>
              </w:rPr>
              <w:t>En tant qu</w:t>
            </w:r>
            <w:r>
              <w:rPr>
                <w:rFonts w:ascii="Times New Roman" w:hAnsi="Times New Roman" w:cs="Times New Roman"/>
                <w:sz w:val="24"/>
              </w:rPr>
              <w:t>e magasinier</w:t>
            </w:r>
            <w:r w:rsidRPr="00AF4AF8">
              <w:rPr>
                <w:rFonts w:ascii="Times New Roman" w:hAnsi="Times New Roman" w:cs="Times New Roman"/>
                <w:sz w:val="24"/>
              </w:rPr>
              <w:t xml:space="preserve">, je veux </w:t>
            </w:r>
            <w:r>
              <w:rPr>
                <w:rFonts w:ascii="Times New Roman" w:hAnsi="Times New Roman" w:cs="Times New Roman"/>
                <w:sz w:val="24"/>
              </w:rPr>
              <w:t>ajouter</w:t>
            </w:r>
            <w:r w:rsidRPr="00AF4AF8">
              <w:rPr>
                <w:rFonts w:ascii="Times New Roman" w:hAnsi="Times New Roman" w:cs="Times New Roman"/>
                <w:sz w:val="24"/>
              </w:rPr>
              <w:t xml:space="preserve"> </w:t>
            </w:r>
            <w:r>
              <w:rPr>
                <w:rFonts w:ascii="Times New Roman" w:hAnsi="Times New Roman" w:cs="Times New Roman"/>
                <w:sz w:val="24"/>
              </w:rPr>
              <w:t>un stock</w:t>
            </w:r>
            <w:r w:rsidRPr="00AF4AF8">
              <w:rPr>
                <w:rFonts w:ascii="Times New Roman" w:hAnsi="Times New Roman" w:cs="Times New Roman"/>
                <w:sz w:val="24"/>
              </w:rPr>
              <w:t>.</w:t>
            </w:r>
          </w:p>
        </w:tc>
        <w:tc>
          <w:tcPr>
            <w:tcW w:w="1673" w:type="dxa"/>
          </w:tcPr>
          <w:p w14:paraId="5E8D7667" w14:textId="0272EB06" w:rsidR="00617034" w:rsidRPr="00365AF6" w:rsidRDefault="00617034" w:rsidP="00AF4AF8">
            <w:pPr>
              <w:pStyle w:val="ListParagraph"/>
              <w:ind w:left="0"/>
              <w:jc w:val="center"/>
              <w:rPr>
                <w:rFonts w:ascii="Times New Roman" w:hAnsi="Times New Roman" w:cs="Times New Roman"/>
                <w:sz w:val="24"/>
              </w:rPr>
            </w:pPr>
            <w:r>
              <w:rPr>
                <w:rFonts w:ascii="Times New Roman" w:hAnsi="Times New Roman" w:cs="Times New Roman"/>
                <w:sz w:val="24"/>
              </w:rPr>
              <w:t>Could</w:t>
            </w:r>
          </w:p>
        </w:tc>
      </w:tr>
      <w:tr w:rsidR="00617034" w14:paraId="5359E8E2" w14:textId="77777777" w:rsidTr="00365AF6">
        <w:trPr>
          <w:trHeight w:val="499"/>
        </w:trPr>
        <w:tc>
          <w:tcPr>
            <w:tcW w:w="2528" w:type="dxa"/>
            <w:vMerge/>
          </w:tcPr>
          <w:p w14:paraId="763AAB08" w14:textId="558BF610" w:rsidR="00617034" w:rsidRPr="00365AF6" w:rsidRDefault="00617034" w:rsidP="00AF4AF8">
            <w:pPr>
              <w:pStyle w:val="ListParagraph"/>
              <w:ind w:left="0"/>
              <w:rPr>
                <w:rFonts w:ascii="Times New Roman" w:hAnsi="Times New Roman" w:cs="Times New Roman"/>
                <w:b/>
                <w:sz w:val="24"/>
              </w:rPr>
            </w:pPr>
          </w:p>
        </w:tc>
        <w:tc>
          <w:tcPr>
            <w:tcW w:w="726" w:type="dxa"/>
          </w:tcPr>
          <w:p w14:paraId="43C03DBA" w14:textId="6D9B8F81" w:rsidR="00617034" w:rsidRPr="00365AF6" w:rsidRDefault="00617034" w:rsidP="00AF4AF8">
            <w:pPr>
              <w:rPr>
                <w:rFonts w:ascii="Times New Roman" w:hAnsi="Times New Roman" w:cs="Times New Roman"/>
                <w:sz w:val="24"/>
              </w:rPr>
            </w:pPr>
            <w:r w:rsidRPr="00365AF6">
              <w:rPr>
                <w:rFonts w:ascii="Times New Roman" w:hAnsi="Times New Roman" w:cs="Times New Roman"/>
                <w:sz w:val="24"/>
              </w:rPr>
              <w:t>3.1</w:t>
            </w:r>
          </w:p>
        </w:tc>
        <w:tc>
          <w:tcPr>
            <w:tcW w:w="4543" w:type="dxa"/>
          </w:tcPr>
          <w:p w14:paraId="410CF118" w14:textId="6CA40C82" w:rsidR="00617034" w:rsidRPr="00365AF6" w:rsidRDefault="00617034" w:rsidP="00AF4AF8">
            <w:pPr>
              <w:pStyle w:val="ListParagraph"/>
              <w:ind w:left="0"/>
              <w:rPr>
                <w:rFonts w:ascii="Times New Roman" w:hAnsi="Times New Roman" w:cs="Times New Roman"/>
                <w:sz w:val="24"/>
              </w:rPr>
            </w:pPr>
            <w:r w:rsidRPr="00AF4AF8">
              <w:rPr>
                <w:rFonts w:ascii="Times New Roman" w:hAnsi="Times New Roman" w:cs="Times New Roman"/>
                <w:sz w:val="24"/>
              </w:rPr>
              <w:t>En tant qu</w:t>
            </w:r>
            <w:r>
              <w:rPr>
                <w:rFonts w:ascii="Times New Roman" w:hAnsi="Times New Roman" w:cs="Times New Roman"/>
                <w:sz w:val="24"/>
              </w:rPr>
              <w:t>e magasinier</w:t>
            </w:r>
            <w:r w:rsidRPr="00AF4AF8">
              <w:rPr>
                <w:rFonts w:ascii="Times New Roman" w:hAnsi="Times New Roman" w:cs="Times New Roman"/>
                <w:sz w:val="24"/>
              </w:rPr>
              <w:t xml:space="preserve">, je veux </w:t>
            </w:r>
            <w:r>
              <w:rPr>
                <w:rFonts w:ascii="Times New Roman" w:hAnsi="Times New Roman" w:cs="Times New Roman"/>
                <w:sz w:val="24"/>
              </w:rPr>
              <w:t>modifier</w:t>
            </w:r>
            <w:r w:rsidRPr="00AF4AF8">
              <w:rPr>
                <w:rFonts w:ascii="Times New Roman" w:hAnsi="Times New Roman" w:cs="Times New Roman"/>
                <w:sz w:val="24"/>
              </w:rPr>
              <w:t xml:space="preserve"> l</w:t>
            </w:r>
            <w:r>
              <w:rPr>
                <w:rFonts w:ascii="Times New Roman" w:hAnsi="Times New Roman" w:cs="Times New Roman"/>
                <w:sz w:val="24"/>
              </w:rPr>
              <w:t>e stock</w:t>
            </w:r>
            <w:r w:rsidRPr="00AF4AF8">
              <w:rPr>
                <w:rFonts w:ascii="Times New Roman" w:hAnsi="Times New Roman" w:cs="Times New Roman"/>
                <w:sz w:val="24"/>
              </w:rPr>
              <w:t>.</w:t>
            </w:r>
          </w:p>
        </w:tc>
        <w:tc>
          <w:tcPr>
            <w:tcW w:w="1673" w:type="dxa"/>
          </w:tcPr>
          <w:p w14:paraId="288A0E78" w14:textId="09DFB53B" w:rsidR="00617034" w:rsidRPr="00365AF6" w:rsidRDefault="00617034" w:rsidP="00AF4AF8">
            <w:pPr>
              <w:pStyle w:val="ListParagraph"/>
              <w:ind w:left="0"/>
              <w:jc w:val="center"/>
              <w:rPr>
                <w:rFonts w:ascii="Times New Roman" w:hAnsi="Times New Roman" w:cs="Times New Roman"/>
                <w:sz w:val="24"/>
              </w:rPr>
            </w:pPr>
            <w:r>
              <w:rPr>
                <w:rFonts w:ascii="Times New Roman" w:hAnsi="Times New Roman" w:cs="Times New Roman"/>
                <w:sz w:val="24"/>
              </w:rPr>
              <w:t>Could</w:t>
            </w:r>
          </w:p>
        </w:tc>
      </w:tr>
      <w:tr w:rsidR="00617034" w14:paraId="69A409C9" w14:textId="77777777" w:rsidTr="00617034">
        <w:trPr>
          <w:trHeight w:val="687"/>
        </w:trPr>
        <w:tc>
          <w:tcPr>
            <w:tcW w:w="2528" w:type="dxa"/>
            <w:vMerge/>
          </w:tcPr>
          <w:p w14:paraId="275D8BF3" w14:textId="78AD5935" w:rsidR="00617034" w:rsidRPr="00365AF6" w:rsidRDefault="00617034" w:rsidP="00AF4AF8">
            <w:pPr>
              <w:pStyle w:val="ListParagraph"/>
              <w:ind w:left="0"/>
              <w:rPr>
                <w:rFonts w:ascii="Times New Roman" w:hAnsi="Times New Roman" w:cs="Times New Roman"/>
                <w:b/>
                <w:sz w:val="24"/>
              </w:rPr>
            </w:pPr>
          </w:p>
        </w:tc>
        <w:tc>
          <w:tcPr>
            <w:tcW w:w="726" w:type="dxa"/>
          </w:tcPr>
          <w:p w14:paraId="4ACEB0D5" w14:textId="2944B458" w:rsidR="00617034" w:rsidRPr="00365AF6" w:rsidRDefault="00617034" w:rsidP="00AF4AF8">
            <w:pPr>
              <w:rPr>
                <w:rFonts w:ascii="Times New Roman" w:hAnsi="Times New Roman" w:cs="Times New Roman"/>
                <w:sz w:val="24"/>
              </w:rPr>
            </w:pPr>
            <w:r w:rsidRPr="00365AF6">
              <w:rPr>
                <w:rFonts w:ascii="Times New Roman" w:hAnsi="Times New Roman" w:cs="Times New Roman"/>
                <w:sz w:val="24"/>
              </w:rPr>
              <w:t>4.1</w:t>
            </w:r>
          </w:p>
        </w:tc>
        <w:tc>
          <w:tcPr>
            <w:tcW w:w="4543" w:type="dxa"/>
          </w:tcPr>
          <w:p w14:paraId="7662C71F" w14:textId="181D1C06" w:rsidR="00617034" w:rsidRPr="00365AF6" w:rsidRDefault="00617034" w:rsidP="00AF4AF8">
            <w:pPr>
              <w:pStyle w:val="ListParagraph"/>
              <w:ind w:left="0"/>
              <w:rPr>
                <w:rFonts w:ascii="Times New Roman" w:hAnsi="Times New Roman" w:cs="Times New Roman"/>
                <w:sz w:val="24"/>
              </w:rPr>
            </w:pPr>
            <w:r w:rsidRPr="00AF4AF8">
              <w:rPr>
                <w:rFonts w:ascii="Times New Roman" w:hAnsi="Times New Roman" w:cs="Times New Roman"/>
                <w:sz w:val="24"/>
              </w:rPr>
              <w:t>En tant qu</w:t>
            </w:r>
            <w:r>
              <w:rPr>
                <w:rFonts w:ascii="Times New Roman" w:hAnsi="Times New Roman" w:cs="Times New Roman"/>
                <w:sz w:val="24"/>
              </w:rPr>
              <w:t>e magasinier</w:t>
            </w:r>
            <w:r w:rsidRPr="00AF4AF8">
              <w:rPr>
                <w:rFonts w:ascii="Times New Roman" w:hAnsi="Times New Roman" w:cs="Times New Roman"/>
                <w:sz w:val="24"/>
              </w:rPr>
              <w:t xml:space="preserve">, je veux </w:t>
            </w:r>
            <w:r>
              <w:rPr>
                <w:rFonts w:ascii="Times New Roman" w:hAnsi="Times New Roman" w:cs="Times New Roman"/>
                <w:sz w:val="24"/>
              </w:rPr>
              <w:t>supprimer le stock.</w:t>
            </w:r>
          </w:p>
        </w:tc>
        <w:tc>
          <w:tcPr>
            <w:tcW w:w="1673" w:type="dxa"/>
          </w:tcPr>
          <w:p w14:paraId="467DF81B" w14:textId="66384996" w:rsidR="00617034" w:rsidRPr="00365AF6" w:rsidRDefault="00617034" w:rsidP="00AF4AF8">
            <w:pPr>
              <w:pStyle w:val="ListParagraph"/>
              <w:ind w:left="0"/>
              <w:jc w:val="center"/>
              <w:rPr>
                <w:rFonts w:ascii="Times New Roman" w:hAnsi="Times New Roman" w:cs="Times New Roman"/>
                <w:sz w:val="24"/>
              </w:rPr>
            </w:pPr>
            <w:r>
              <w:rPr>
                <w:rFonts w:ascii="Times New Roman" w:hAnsi="Times New Roman" w:cs="Times New Roman"/>
                <w:sz w:val="24"/>
              </w:rPr>
              <w:t>Could</w:t>
            </w:r>
          </w:p>
        </w:tc>
      </w:tr>
    </w:tbl>
    <w:p w14:paraId="4DE1AE1B" w14:textId="77777777" w:rsidR="00AF4AF8" w:rsidRDefault="00AF4AF8" w:rsidP="00AF4AF8">
      <w:pPr>
        <w:jc w:val="both"/>
        <w:rPr>
          <w:rFonts w:ascii="Times New Roman" w:hAnsi="Times New Roman" w:cs="Times New Roman"/>
          <w:sz w:val="32"/>
        </w:rPr>
      </w:pPr>
    </w:p>
    <w:p w14:paraId="1C682918" w14:textId="1335AE0B" w:rsidR="00AF4AF8" w:rsidRDefault="00AF4AF8" w:rsidP="001E528D">
      <w:pPr>
        <w:pStyle w:val="ListParagraph"/>
        <w:numPr>
          <w:ilvl w:val="0"/>
          <w:numId w:val="34"/>
        </w:numPr>
        <w:ind w:left="0" w:firstLine="0"/>
        <w:jc w:val="both"/>
        <w:rPr>
          <w:rFonts w:ascii="Times New Roman" w:hAnsi="Times New Roman" w:cs="Times New Roman"/>
          <w:b/>
          <w:sz w:val="32"/>
          <w:szCs w:val="24"/>
        </w:rPr>
      </w:pPr>
      <w:r w:rsidRPr="00AF4AF8">
        <w:rPr>
          <w:rFonts w:ascii="Times New Roman" w:hAnsi="Times New Roman" w:cs="Times New Roman"/>
          <w:b/>
          <w:sz w:val="32"/>
          <w:szCs w:val="24"/>
        </w:rPr>
        <w:t>Conception :</w:t>
      </w:r>
    </w:p>
    <w:p w14:paraId="0D628E20" w14:textId="77777777" w:rsidR="00AF4AF8" w:rsidRPr="00AF4AF8" w:rsidRDefault="00AF4AF8" w:rsidP="00AF4AF8">
      <w:pPr>
        <w:pStyle w:val="ListParagraph"/>
        <w:ind w:left="0"/>
        <w:jc w:val="both"/>
        <w:rPr>
          <w:rFonts w:ascii="Times New Roman" w:hAnsi="Times New Roman" w:cs="Times New Roman"/>
          <w:b/>
          <w:sz w:val="32"/>
          <w:szCs w:val="24"/>
        </w:rPr>
      </w:pPr>
    </w:p>
    <w:p w14:paraId="49119889" w14:textId="18F328F6" w:rsidR="0004735B" w:rsidRDefault="00AF4AF8" w:rsidP="00AF4AF8">
      <w:pPr>
        <w:pStyle w:val="ListParagraph"/>
        <w:ind w:left="0"/>
        <w:jc w:val="both"/>
        <w:rPr>
          <w:rFonts w:ascii="Times New Roman" w:hAnsi="Times New Roman" w:cs="Times New Roman"/>
          <w:sz w:val="32"/>
        </w:rPr>
      </w:pPr>
      <w:r w:rsidRPr="00AF4AF8">
        <w:rPr>
          <w:rFonts w:ascii="Times New Roman" w:hAnsi="Times New Roman" w:cs="Times New Roman"/>
          <w:sz w:val="24"/>
          <w:szCs w:val="24"/>
        </w:rPr>
        <w:t xml:space="preserve"> Dans cette partie, nous expliquons les résultats des différents diagrammes de cette partie qui sont les diagrammes de cas d’utilisation, de classes et de séquences pour atteindre les objectifs de ce sprint.</w:t>
      </w:r>
      <w:r w:rsidRPr="00AF4AF8">
        <w:rPr>
          <w:rFonts w:ascii="Times New Roman" w:hAnsi="Times New Roman" w:cs="Times New Roman"/>
          <w:sz w:val="32"/>
        </w:rPr>
        <w:t xml:space="preserve"> </w:t>
      </w:r>
      <w:r w:rsidR="0004735B" w:rsidRPr="00AF4AF8">
        <w:rPr>
          <w:rFonts w:ascii="Times New Roman" w:hAnsi="Times New Roman" w:cs="Times New Roman"/>
          <w:sz w:val="32"/>
        </w:rPr>
        <w:br w:type="page"/>
      </w:r>
    </w:p>
    <w:p w14:paraId="628B48D9" w14:textId="7FDD7D12" w:rsidR="00AF4AF8" w:rsidRPr="00AF4AF8" w:rsidRDefault="00AF4AF8" w:rsidP="001E528D">
      <w:pPr>
        <w:pStyle w:val="ListParagraph"/>
        <w:numPr>
          <w:ilvl w:val="0"/>
          <w:numId w:val="35"/>
        </w:numPr>
        <w:ind w:left="284" w:firstLine="0"/>
        <w:rPr>
          <w:rFonts w:ascii="Times New Roman" w:hAnsi="Times New Roman" w:cs="Times New Roman"/>
          <w:b/>
          <w:sz w:val="28"/>
          <w:szCs w:val="24"/>
        </w:rPr>
      </w:pPr>
      <w:r w:rsidRPr="00AF4AF8">
        <w:rPr>
          <w:rFonts w:ascii="Times New Roman" w:hAnsi="Times New Roman" w:cs="Times New Roman"/>
          <w:b/>
          <w:sz w:val="28"/>
          <w:szCs w:val="24"/>
        </w:rPr>
        <w:lastRenderedPageBreak/>
        <w:t>Diagramme de cas d’utilisation :</w:t>
      </w:r>
    </w:p>
    <w:p w14:paraId="6F1407A8" w14:textId="77777777" w:rsidR="00AF4AF8" w:rsidRPr="00AF4AF8" w:rsidRDefault="00AF4AF8" w:rsidP="00AF4AF8">
      <w:pPr>
        <w:pStyle w:val="ListParagraph"/>
        <w:ind w:left="284"/>
        <w:rPr>
          <w:rFonts w:ascii="Times New Roman" w:hAnsi="Times New Roman" w:cs="Times New Roman"/>
          <w:sz w:val="24"/>
          <w:szCs w:val="24"/>
        </w:rPr>
      </w:pPr>
    </w:p>
    <w:p w14:paraId="4838E94D" w14:textId="77777777" w:rsidR="00AF4AF8" w:rsidRDefault="00AF4AF8" w:rsidP="00AF4AF8">
      <w:pPr>
        <w:pStyle w:val="ListParagraph"/>
        <w:ind w:left="284"/>
        <w:rPr>
          <w:rFonts w:ascii="Times New Roman" w:hAnsi="Times New Roman" w:cs="Times New Roman"/>
          <w:sz w:val="32"/>
        </w:rPr>
      </w:pPr>
      <w:r w:rsidRPr="00AF4AF8">
        <w:rPr>
          <w:rFonts w:ascii="Times New Roman" w:hAnsi="Times New Roman" w:cs="Times New Roman"/>
          <w:sz w:val="24"/>
          <w:szCs w:val="24"/>
        </w:rPr>
        <w:t>La figure ci-dessous représente le diagramme de cas d’utilisation spécifique au 3ème sprint</w:t>
      </w:r>
      <w:r>
        <w:rPr>
          <w:rFonts w:ascii="Times New Roman" w:hAnsi="Times New Roman" w:cs="Times New Roman"/>
          <w:sz w:val="32"/>
        </w:rPr>
        <w:t> :</w:t>
      </w:r>
    </w:p>
    <w:p w14:paraId="437715D9" w14:textId="6BC6E480" w:rsidR="00AF4AF8" w:rsidRPr="00AF4AF8" w:rsidRDefault="00AF4AF8" w:rsidP="00AF4AF8">
      <w:pPr>
        <w:pStyle w:val="ListParagraph"/>
        <w:ind w:left="284"/>
        <w:rPr>
          <w:rFonts w:ascii="Times New Roman" w:hAnsi="Times New Roman" w:cs="Times New Roman"/>
          <w:sz w:val="32"/>
        </w:rPr>
      </w:pPr>
      <w:r w:rsidRPr="00AF4AF8">
        <w:rPr>
          <w:rFonts w:ascii="Times New Roman" w:hAnsi="Times New Roman" w:cs="Times New Roman"/>
          <w:sz w:val="32"/>
        </w:rPr>
        <w:br w:type="page"/>
      </w:r>
    </w:p>
    <w:p w14:paraId="557BBC5B" w14:textId="77777777" w:rsidR="00AF4AF8" w:rsidRPr="00AF4AF8" w:rsidRDefault="00AF4AF8" w:rsidP="00AF4AF8">
      <w:pPr>
        <w:pStyle w:val="ListParagraph"/>
        <w:ind w:left="0"/>
        <w:jc w:val="both"/>
        <w:rPr>
          <w:rFonts w:ascii="Times New Roman" w:hAnsi="Times New Roman" w:cs="Times New Roman"/>
          <w:sz w:val="32"/>
        </w:rPr>
      </w:pPr>
    </w:p>
    <w:p w14:paraId="22E1FFD7" w14:textId="2F52D3AF" w:rsidR="0004735B" w:rsidRDefault="0004735B" w:rsidP="00095F09">
      <w:pPr>
        <w:pStyle w:val="ListParagraph"/>
        <w:ind w:left="426"/>
        <w:jc w:val="center"/>
        <w:rPr>
          <w:rFonts w:ascii="Times New Roman" w:hAnsi="Times New Roman" w:cs="Times New Roman"/>
          <w:b/>
          <w:i/>
          <w:sz w:val="44"/>
        </w:rPr>
      </w:pPr>
      <w:r w:rsidRPr="00095F09">
        <w:rPr>
          <w:rFonts w:ascii="Times New Roman" w:hAnsi="Times New Roman" w:cs="Times New Roman"/>
          <w:b/>
          <w:i/>
          <w:sz w:val="44"/>
        </w:rPr>
        <w:t>Conclusion générale et perspectives</w:t>
      </w:r>
    </w:p>
    <w:p w14:paraId="178FB120" w14:textId="77777777" w:rsidR="00095F09" w:rsidRPr="00095F09" w:rsidRDefault="00095F09" w:rsidP="00095F09">
      <w:pPr>
        <w:pStyle w:val="ListParagraph"/>
        <w:ind w:left="426"/>
        <w:jc w:val="center"/>
        <w:rPr>
          <w:rFonts w:ascii="Times New Roman" w:hAnsi="Times New Roman" w:cs="Times New Roman"/>
          <w:b/>
          <w:i/>
          <w:sz w:val="44"/>
        </w:rPr>
      </w:pPr>
    </w:p>
    <w:p w14:paraId="49EDDC83" w14:textId="5E555C57" w:rsidR="00095F09" w:rsidRPr="00095F09" w:rsidRDefault="00095F09" w:rsidP="00C17DD4">
      <w:pPr>
        <w:pStyle w:val="ListParagraph"/>
        <w:ind w:left="426"/>
        <w:rPr>
          <w:rFonts w:ascii="Times New Roman" w:hAnsi="Times New Roman" w:cs="Times New Roman"/>
          <w:sz w:val="24"/>
        </w:rPr>
      </w:pPr>
      <w:r w:rsidRPr="00095F09">
        <w:rPr>
          <w:rFonts w:ascii="Times New Roman" w:hAnsi="Times New Roman" w:cs="Times New Roman"/>
          <w:sz w:val="24"/>
        </w:rPr>
        <w:t>Ce rapport présente le travail réalisé au sein de la société de développement informatique Diva Software spécialisée dans le textile, dans le cadre de mon stage de fin d’études. Il s’agit de la conception et de la réalisation d'une application web de Gestion de Maintenance Assistée par Ordinateur (GMAO) pour l'optimisation efficace des opérations industrielles, spécifiquement dans le secteur textile. Cette application couvre les besoins des divers acteurs impliqués dans la maintenance des équipements.</w:t>
      </w:r>
    </w:p>
    <w:p w14:paraId="45315FF0" w14:textId="77777777" w:rsidR="00095F09" w:rsidRPr="00095F09" w:rsidRDefault="00095F09" w:rsidP="00C17DD4">
      <w:pPr>
        <w:pStyle w:val="ListParagraph"/>
        <w:ind w:left="426"/>
        <w:rPr>
          <w:rFonts w:ascii="Times New Roman" w:hAnsi="Times New Roman" w:cs="Times New Roman"/>
          <w:sz w:val="24"/>
        </w:rPr>
      </w:pPr>
    </w:p>
    <w:p w14:paraId="123A4592" w14:textId="77777777" w:rsidR="00095F09" w:rsidRPr="00095F09" w:rsidRDefault="00095F09" w:rsidP="00C17DD4">
      <w:pPr>
        <w:pStyle w:val="ListParagraph"/>
        <w:ind w:left="426"/>
        <w:rPr>
          <w:rFonts w:ascii="Times New Roman" w:hAnsi="Times New Roman" w:cs="Times New Roman"/>
          <w:sz w:val="24"/>
        </w:rPr>
      </w:pPr>
      <w:r w:rsidRPr="00095F09">
        <w:rPr>
          <w:rFonts w:ascii="Times New Roman" w:hAnsi="Times New Roman" w:cs="Times New Roman"/>
          <w:sz w:val="24"/>
        </w:rPr>
        <w:t>Elle permet principalement aux techniciens de suivre et de gérer les interventions de maintenance, de consulter l'historique des interventions, et de recevoir des notifications pour les tâches à venir. De plus, elle propose aux responsables de maintenance un outil de gestion des équipements, des stocks de pièces de rechange, et des calendriers de maintenance préventive. L'administrateur dispose de fonctionnalités avancées pour gérer les utilisateurs, les droits d'accès, et les divers paramètres de l'application.</w:t>
      </w:r>
    </w:p>
    <w:p w14:paraId="608B9B2C" w14:textId="77777777" w:rsidR="00095F09" w:rsidRPr="00095F09" w:rsidRDefault="00095F09" w:rsidP="00C17DD4">
      <w:pPr>
        <w:pStyle w:val="ListParagraph"/>
        <w:ind w:left="426"/>
        <w:rPr>
          <w:rFonts w:ascii="Times New Roman" w:hAnsi="Times New Roman" w:cs="Times New Roman"/>
          <w:sz w:val="24"/>
        </w:rPr>
      </w:pPr>
    </w:p>
    <w:p w14:paraId="66CCDC78" w14:textId="77777777" w:rsidR="00095F09" w:rsidRPr="00095F09" w:rsidRDefault="00095F09" w:rsidP="00C17DD4">
      <w:pPr>
        <w:pStyle w:val="ListParagraph"/>
        <w:ind w:left="426"/>
        <w:rPr>
          <w:rFonts w:ascii="Times New Roman" w:hAnsi="Times New Roman" w:cs="Times New Roman"/>
          <w:sz w:val="24"/>
        </w:rPr>
      </w:pPr>
      <w:r w:rsidRPr="00095F09">
        <w:rPr>
          <w:rFonts w:ascii="Times New Roman" w:hAnsi="Times New Roman" w:cs="Times New Roman"/>
          <w:sz w:val="24"/>
        </w:rPr>
        <w:t>Afin d’assurer un meilleur déroulement du travail, nous avons adopté la méthodologie Scrum et avons utilisé le langage UML pour modéliser notre système durant la phase de conception. Ce projet nous a donné l’occasion d’acquérir de nouvelles connaissances sur la gestion de la maintenance assistée par ordinateur et d’améliorer nos compétences en développement web, ce qui sera certainement utile dans notre future carrière professionnelle. De plus, il nous a permis de renforcer notre pratique de la gestion de projet à travers la mise en œuvre de la méthodologie Scrum.</w:t>
      </w:r>
    </w:p>
    <w:p w14:paraId="5C32E09A" w14:textId="77777777" w:rsidR="00095F09" w:rsidRPr="00095F09" w:rsidRDefault="00095F09" w:rsidP="00C17DD4">
      <w:pPr>
        <w:pStyle w:val="ListParagraph"/>
        <w:ind w:left="426"/>
        <w:rPr>
          <w:rFonts w:ascii="Times New Roman" w:hAnsi="Times New Roman" w:cs="Times New Roman"/>
          <w:sz w:val="24"/>
        </w:rPr>
      </w:pPr>
    </w:p>
    <w:p w14:paraId="26DF5B33" w14:textId="77777777" w:rsidR="00095F09" w:rsidRPr="00095F09" w:rsidRDefault="00095F09" w:rsidP="00C17DD4">
      <w:pPr>
        <w:pStyle w:val="ListParagraph"/>
        <w:ind w:left="426"/>
        <w:rPr>
          <w:rFonts w:ascii="Times New Roman" w:hAnsi="Times New Roman" w:cs="Times New Roman"/>
          <w:sz w:val="24"/>
        </w:rPr>
      </w:pPr>
      <w:r w:rsidRPr="00095F09">
        <w:rPr>
          <w:rFonts w:ascii="Times New Roman" w:hAnsi="Times New Roman" w:cs="Times New Roman"/>
          <w:sz w:val="24"/>
        </w:rPr>
        <w:t>Néanmoins, ce projet reste ouvert à diverses améliorations telles que :</w:t>
      </w:r>
    </w:p>
    <w:p w14:paraId="61BA728A" w14:textId="77C93844" w:rsidR="00095F09" w:rsidRPr="00095F09" w:rsidRDefault="00095F09" w:rsidP="00C17DD4">
      <w:pPr>
        <w:pStyle w:val="ListParagraph"/>
        <w:ind w:left="426"/>
        <w:rPr>
          <w:rFonts w:ascii="Times New Roman" w:hAnsi="Times New Roman" w:cs="Times New Roman"/>
          <w:sz w:val="24"/>
        </w:rPr>
      </w:pPr>
      <w:r w:rsidRPr="00095F09">
        <w:rPr>
          <w:rFonts w:ascii="Times New Roman" w:hAnsi="Times New Roman" w:cs="Times New Roman"/>
          <w:sz w:val="24"/>
        </w:rPr>
        <w:t xml:space="preserve">- La création d’une application </w:t>
      </w:r>
      <w:r w:rsidR="00C17DD4">
        <w:rPr>
          <w:rFonts w:ascii="Times New Roman" w:hAnsi="Times New Roman" w:cs="Times New Roman"/>
          <w:sz w:val="24"/>
        </w:rPr>
        <w:t>web</w:t>
      </w:r>
      <w:r w:rsidRPr="00095F09">
        <w:rPr>
          <w:rFonts w:ascii="Times New Roman" w:hAnsi="Times New Roman" w:cs="Times New Roman"/>
          <w:sz w:val="24"/>
        </w:rPr>
        <w:t xml:space="preserve"> pour la GMAO.</w:t>
      </w:r>
    </w:p>
    <w:p w14:paraId="48C90F1E" w14:textId="77777777" w:rsidR="00095F09" w:rsidRPr="00095F09" w:rsidRDefault="00095F09" w:rsidP="00C17DD4">
      <w:pPr>
        <w:pStyle w:val="ListParagraph"/>
        <w:ind w:left="426"/>
        <w:rPr>
          <w:rFonts w:ascii="Times New Roman" w:hAnsi="Times New Roman" w:cs="Times New Roman"/>
          <w:sz w:val="24"/>
        </w:rPr>
      </w:pPr>
      <w:r w:rsidRPr="00095F09">
        <w:rPr>
          <w:rFonts w:ascii="Times New Roman" w:hAnsi="Times New Roman" w:cs="Times New Roman"/>
          <w:sz w:val="24"/>
        </w:rPr>
        <w:t>- L'intégration de modules de formation pour les utilisateurs afin d'améliorer leur prise en main de l'application.</w:t>
      </w:r>
    </w:p>
    <w:p w14:paraId="6455DCD2" w14:textId="45A6CE53" w:rsidR="00095F09" w:rsidRPr="00095F09" w:rsidRDefault="00095F09" w:rsidP="00C17DD4">
      <w:pPr>
        <w:pStyle w:val="ListParagraph"/>
        <w:ind w:left="426"/>
        <w:rPr>
          <w:rFonts w:ascii="Times New Roman" w:hAnsi="Times New Roman" w:cs="Times New Roman"/>
          <w:sz w:val="24"/>
        </w:rPr>
      </w:pPr>
      <w:r w:rsidRPr="00095F09">
        <w:rPr>
          <w:rFonts w:ascii="Times New Roman" w:hAnsi="Times New Roman" w:cs="Times New Roman"/>
          <w:sz w:val="24"/>
        </w:rPr>
        <w:t xml:space="preserve">- L'ajout de fonctionnalités de machine </w:t>
      </w:r>
      <w:r w:rsidR="00C17DD4" w:rsidRPr="00095F09">
        <w:rPr>
          <w:rFonts w:ascii="Times New Roman" w:hAnsi="Times New Roman" w:cs="Times New Roman"/>
          <w:sz w:val="24"/>
        </w:rPr>
        <w:t>Learning</w:t>
      </w:r>
      <w:r w:rsidRPr="00095F09">
        <w:rPr>
          <w:rFonts w:ascii="Times New Roman" w:hAnsi="Times New Roman" w:cs="Times New Roman"/>
          <w:sz w:val="24"/>
        </w:rPr>
        <w:t xml:space="preserve"> pour la prédiction des pannes et l'optimisation des opérations de maintenance.</w:t>
      </w:r>
    </w:p>
    <w:p w14:paraId="2ABD9FFD" w14:textId="3C60DCC7" w:rsidR="00C17DD4" w:rsidRDefault="00095F09">
      <w:pPr>
        <w:rPr>
          <w:rFonts w:ascii="Times New Roman" w:hAnsi="Times New Roman" w:cs="Times New Roman"/>
          <w:sz w:val="48"/>
          <w:szCs w:val="48"/>
        </w:rPr>
      </w:pPr>
      <w:r w:rsidRPr="00095F09">
        <w:rPr>
          <w:rFonts w:ascii="Times New Roman" w:hAnsi="Times New Roman" w:cs="Times New Roman"/>
          <w:sz w:val="24"/>
        </w:rPr>
        <w:t>- L'extension des fonctionnalités pour couvrir d'autres secteurs industriels en plus du textile, rendant l'application plus versatile et inclusive.</w:t>
      </w:r>
      <w:r w:rsidR="001F6DCB" w:rsidRPr="0004735B">
        <w:rPr>
          <w:rFonts w:ascii="Times New Roman" w:hAnsi="Times New Roman" w:cs="Times New Roman"/>
          <w:sz w:val="48"/>
          <w:szCs w:val="48"/>
        </w:rPr>
        <w:br w:type="page"/>
      </w:r>
      <w:r w:rsidR="00C17DD4">
        <w:rPr>
          <w:rFonts w:ascii="Times New Roman" w:hAnsi="Times New Roman" w:cs="Times New Roman"/>
          <w:sz w:val="48"/>
          <w:szCs w:val="48"/>
        </w:rPr>
        <w:lastRenderedPageBreak/>
        <w:br w:type="page"/>
      </w:r>
    </w:p>
    <w:p w14:paraId="11E2D8A3" w14:textId="395F8747" w:rsidR="003D5199" w:rsidRPr="008902E1" w:rsidRDefault="00C17DD4" w:rsidP="008902E1">
      <w:pPr>
        <w:pStyle w:val="ListParagraph"/>
        <w:ind w:left="0"/>
        <w:jc w:val="center"/>
        <w:rPr>
          <w:rFonts w:ascii="Times New Roman" w:hAnsi="Times New Roman" w:cs="Times New Roman"/>
          <w:b/>
          <w:i/>
          <w:sz w:val="48"/>
          <w:szCs w:val="48"/>
        </w:rPr>
      </w:pPr>
      <w:r w:rsidRPr="00C17DD4">
        <w:rPr>
          <w:rFonts w:ascii="Times New Roman" w:hAnsi="Times New Roman" w:cs="Times New Roman"/>
          <w:b/>
          <w:i/>
          <w:sz w:val="48"/>
          <w:szCs w:val="48"/>
        </w:rPr>
        <w:lastRenderedPageBreak/>
        <w:t>Résume</w:t>
      </w:r>
    </w:p>
    <w:p w14:paraId="29789322" w14:textId="11B15A78" w:rsidR="003D5199" w:rsidRPr="00E31EFE" w:rsidRDefault="003D5199">
      <w:pPr>
        <w:rPr>
          <w:rFonts w:ascii="Times New Roman" w:hAnsi="Times New Roman" w:cs="Times New Roman"/>
          <w:sz w:val="24"/>
        </w:rPr>
      </w:pPr>
    </w:p>
    <w:p w14:paraId="609EDF62" w14:textId="77777777" w:rsidR="00E31EFE" w:rsidRDefault="008902E1">
      <w:pPr>
        <w:rPr>
          <w:rFonts w:ascii="Times New Roman" w:hAnsi="Times New Roman" w:cs="Times New Roman"/>
          <w:sz w:val="24"/>
        </w:rPr>
      </w:pPr>
      <w:r w:rsidRPr="00E31EFE">
        <w:rPr>
          <w:rFonts w:ascii="Times New Roman" w:hAnsi="Times New Roman" w:cs="Times New Roman"/>
          <w:sz w:val="24"/>
        </w:rPr>
        <w:t>Le présent rapport a été rédigé dans le cadre d’un stage de fin d’études en vue de l’obtention du Diplôme National de Licence en Technologie de l'Informatique au sein de l’Institut Supérieur des Études Technologiques de Sousse (ISET Sousse).</w:t>
      </w:r>
    </w:p>
    <w:p w14:paraId="13029AA8" w14:textId="77777777" w:rsidR="00E31EFE" w:rsidRDefault="008902E1">
      <w:pPr>
        <w:rPr>
          <w:rFonts w:ascii="Times New Roman" w:hAnsi="Times New Roman" w:cs="Times New Roman"/>
          <w:sz w:val="24"/>
        </w:rPr>
      </w:pPr>
      <w:r w:rsidRPr="00E31EFE">
        <w:rPr>
          <w:rFonts w:ascii="Times New Roman" w:hAnsi="Times New Roman" w:cs="Times New Roman"/>
          <w:sz w:val="24"/>
        </w:rPr>
        <w:t xml:space="preserve"> Ce projet a été réalisé au sein de la société Diva Software et a pour objectif de concevoir et développer une application web de Gestion de Maintenance Assistée par Ordinateur (GMAO) pour la maintenance des équipements. </w:t>
      </w:r>
    </w:p>
    <w:p w14:paraId="576C450D" w14:textId="77777777" w:rsidR="00E31EFE" w:rsidRDefault="008902E1">
      <w:pPr>
        <w:rPr>
          <w:rFonts w:ascii="Times New Roman" w:hAnsi="Times New Roman" w:cs="Times New Roman"/>
          <w:sz w:val="24"/>
        </w:rPr>
      </w:pPr>
      <w:r w:rsidRPr="00E31EFE">
        <w:rPr>
          <w:rFonts w:ascii="Times New Roman" w:hAnsi="Times New Roman" w:cs="Times New Roman"/>
          <w:sz w:val="24"/>
        </w:rPr>
        <w:t xml:space="preserve">L’application s’articule autour de quatre acteurs principaux : l’administrateur, le chef d’équipe, les techniciens et les magasiniers. </w:t>
      </w:r>
    </w:p>
    <w:p w14:paraId="30AF241F" w14:textId="77777777" w:rsidR="00E31EFE" w:rsidRDefault="008902E1">
      <w:pPr>
        <w:rPr>
          <w:rFonts w:ascii="Times New Roman" w:hAnsi="Times New Roman" w:cs="Times New Roman"/>
          <w:sz w:val="24"/>
        </w:rPr>
      </w:pPr>
      <w:r w:rsidRPr="00E31EFE">
        <w:rPr>
          <w:rFonts w:ascii="Times New Roman" w:hAnsi="Times New Roman" w:cs="Times New Roman"/>
          <w:sz w:val="24"/>
        </w:rPr>
        <w:t>Elle offre à la société la facilité de maintenir les équipements, une gestion efficace des interventions et un gain de temps considérable.</w:t>
      </w:r>
    </w:p>
    <w:p w14:paraId="6DCE7776" w14:textId="29014348" w:rsidR="00E31EFE" w:rsidRDefault="008902E1">
      <w:pPr>
        <w:rPr>
          <w:rFonts w:ascii="Times New Roman" w:hAnsi="Times New Roman" w:cs="Times New Roman"/>
          <w:sz w:val="24"/>
        </w:rPr>
      </w:pPr>
      <w:r w:rsidRPr="00E31EFE">
        <w:rPr>
          <w:rFonts w:ascii="Times New Roman" w:hAnsi="Times New Roman" w:cs="Times New Roman"/>
          <w:sz w:val="24"/>
        </w:rPr>
        <w:t xml:space="preserve"> Les fonctionnalités principales de l'application incluent : </w:t>
      </w:r>
      <w:r w:rsidR="00E31EFE">
        <w:rPr>
          <w:rFonts w:ascii="Times New Roman" w:hAnsi="Times New Roman" w:cs="Times New Roman"/>
          <w:sz w:val="24"/>
        </w:rPr>
        <w:t xml:space="preserve">Gestion des utilisateurs, Gestion des équipements, Gestion des interventions, Gestion de Stock et aussi </w:t>
      </w:r>
      <w:r w:rsidRPr="00E31EFE">
        <w:rPr>
          <w:rFonts w:ascii="Times New Roman" w:hAnsi="Times New Roman" w:cs="Times New Roman"/>
          <w:sz w:val="24"/>
        </w:rPr>
        <w:t xml:space="preserve">génération de rapports et statistiques détaillés. </w:t>
      </w:r>
    </w:p>
    <w:p w14:paraId="5BE85C46" w14:textId="628A46E4" w:rsidR="003D5199" w:rsidRPr="00E31EFE" w:rsidRDefault="008902E1">
      <w:pPr>
        <w:rPr>
          <w:rFonts w:ascii="Times New Roman" w:hAnsi="Times New Roman" w:cs="Times New Roman"/>
          <w:sz w:val="24"/>
        </w:rPr>
      </w:pPr>
      <w:r w:rsidRPr="00E31EFE">
        <w:rPr>
          <w:rFonts w:ascii="Times New Roman" w:hAnsi="Times New Roman" w:cs="Times New Roman"/>
          <w:sz w:val="24"/>
        </w:rPr>
        <w:t>Ce projet a fourni une base solide pour une gestion de maintenance efficace et reste ouvert à des améliorations pour répondre aux besoins futurs des utilisateurs et des entreprises.</w:t>
      </w:r>
    </w:p>
    <w:p w14:paraId="43C69501" w14:textId="344F240D" w:rsidR="003D5199" w:rsidRDefault="003D5199"/>
    <w:p w14:paraId="5B26D4A6" w14:textId="7BB8BA8B" w:rsidR="003D5199" w:rsidRDefault="003D5199"/>
    <w:p w14:paraId="78D96951" w14:textId="47AA4E53" w:rsidR="003D5199" w:rsidRDefault="003D5199"/>
    <w:p w14:paraId="6B8B9067" w14:textId="642FBFD8" w:rsidR="003D5199" w:rsidRDefault="003D5199"/>
    <w:p w14:paraId="16DFA833" w14:textId="1D446121" w:rsidR="003D5199" w:rsidRDefault="003D5199"/>
    <w:p w14:paraId="634EF618" w14:textId="6743DF04" w:rsidR="003D5199" w:rsidRDefault="003D5199"/>
    <w:p w14:paraId="31CF96AA" w14:textId="03D3B50E" w:rsidR="003D5199" w:rsidRDefault="003D5199"/>
    <w:p w14:paraId="6BD57D86" w14:textId="783D7AA8" w:rsidR="003D5199" w:rsidRDefault="003D5199"/>
    <w:p w14:paraId="69977E55" w14:textId="73D67418" w:rsidR="003D5199" w:rsidRDefault="003D5199"/>
    <w:p w14:paraId="0530A82B" w14:textId="36B03F61" w:rsidR="003D5199" w:rsidRDefault="003D5199"/>
    <w:p w14:paraId="227C4A33" w14:textId="153757D4" w:rsidR="003D5199" w:rsidRDefault="003D5199"/>
    <w:p w14:paraId="4CBF7428" w14:textId="307EFC58" w:rsidR="003D5199" w:rsidRDefault="003D5199"/>
    <w:p w14:paraId="12A397FC" w14:textId="290A541F" w:rsidR="00E31EFE" w:rsidRDefault="00E31EFE"/>
    <w:p w14:paraId="0C49FE3C" w14:textId="0DAAF687" w:rsidR="00E31EFE" w:rsidRDefault="00E31EFE"/>
    <w:p w14:paraId="72C04B64" w14:textId="77777777" w:rsidR="00E31EFE" w:rsidRDefault="00E31EFE"/>
    <w:p w14:paraId="2BCD7C86" w14:textId="77777777" w:rsidR="00F1630A" w:rsidRDefault="00EC6F49" w:rsidP="00EC6F49">
      <w:pPr>
        <w:jc w:val="center"/>
      </w:pPr>
      <w:r>
        <w:t>Bibliographie</w:t>
      </w:r>
    </w:p>
    <w:p w14:paraId="294817F1" w14:textId="64D91B19" w:rsidR="00370038" w:rsidRDefault="00B546D0">
      <w:r>
        <w:lastRenderedPageBreak/>
        <w:t>[7] :</w:t>
      </w:r>
      <w:r w:rsidRPr="00B546D0">
        <w:t xml:space="preserve"> https://fr.ryte.com/wiki/Product_owner. [En ligne] [Citation : </w:t>
      </w:r>
      <w:r w:rsidR="00BC7FDA">
        <w:t>17</w:t>
      </w:r>
      <w:r w:rsidRPr="00B546D0">
        <w:t xml:space="preserve"> Mars 202</w:t>
      </w:r>
      <w:r w:rsidR="00BC7FDA">
        <w:t>4</w:t>
      </w:r>
      <w:r w:rsidRPr="00B546D0">
        <w:t>].</w:t>
      </w:r>
    </w:p>
    <w:p w14:paraId="6C85958E" w14:textId="75817ED0" w:rsidR="007576E9" w:rsidRPr="00A4795A" w:rsidRDefault="007576E9">
      <w:pPr>
        <w:rPr>
          <w:rFonts w:ascii="Times New Roman" w:hAnsi="Times New Roman" w:cs="Times New Roman"/>
          <w:sz w:val="24"/>
          <w:szCs w:val="24"/>
        </w:rPr>
      </w:pPr>
      <w:r>
        <w:t>[</w:t>
      </w:r>
      <w:r w:rsidRPr="00A4795A">
        <w:rPr>
          <w:rFonts w:ascii="Times New Roman" w:hAnsi="Times New Roman" w:cs="Times New Roman"/>
          <w:sz w:val="24"/>
          <w:szCs w:val="24"/>
        </w:rPr>
        <w:t>8]</w:t>
      </w:r>
      <w:r w:rsidR="00A4795A" w:rsidRPr="00A4795A">
        <w:rPr>
          <w:rFonts w:ascii="Times New Roman" w:hAnsi="Times New Roman" w:cs="Times New Roman"/>
          <w:sz w:val="24"/>
          <w:szCs w:val="24"/>
        </w:rPr>
        <w:t> : https://www.tuleap.org/fr/agile/comprendre-methode-agile-scrum-10-minutes#grands-principes-scrum</w:t>
      </w:r>
      <w:r w:rsidRPr="00A4795A">
        <w:rPr>
          <w:rFonts w:ascii="Times New Roman" w:hAnsi="Times New Roman" w:cs="Times New Roman"/>
          <w:sz w:val="24"/>
          <w:szCs w:val="24"/>
        </w:rPr>
        <w:t>. [En ligne] [Citation : 17 Mars 2024].</w:t>
      </w:r>
    </w:p>
    <w:p w14:paraId="31F654C2" w14:textId="22AE4D8A" w:rsidR="007576E9" w:rsidRPr="00166D01" w:rsidRDefault="007576E9">
      <w:pPr>
        <w:rPr>
          <w:rFonts w:ascii="Times New Roman" w:hAnsi="Times New Roman" w:cs="Times New Roman"/>
          <w:sz w:val="24"/>
          <w:szCs w:val="24"/>
        </w:rPr>
      </w:pPr>
      <w:r w:rsidRPr="00166D01">
        <w:rPr>
          <w:rFonts w:ascii="Times New Roman" w:hAnsi="Times New Roman" w:cs="Times New Roman"/>
          <w:sz w:val="24"/>
          <w:szCs w:val="24"/>
        </w:rPr>
        <w:t xml:space="preserve">[9] : </w:t>
      </w:r>
      <w:hyperlink r:id="rId71" w:history="1">
        <w:r w:rsidRPr="00166D01">
          <w:rPr>
            <w:rStyle w:val="Hyperlink"/>
            <w:rFonts w:ascii="Times New Roman" w:hAnsi="Times New Roman" w:cs="Times New Roman"/>
            <w:color w:val="auto"/>
            <w:sz w:val="24"/>
            <w:szCs w:val="24"/>
            <w:u w:val="none"/>
          </w:rPr>
          <w:t>https://blog.myagilepartner.fr/index.php/2018/05/27/role-de-scrum-master/</w:t>
        </w:r>
      </w:hyperlink>
      <w:r w:rsidRPr="00166D01">
        <w:rPr>
          <w:rFonts w:ascii="Times New Roman" w:hAnsi="Times New Roman" w:cs="Times New Roman"/>
          <w:sz w:val="24"/>
          <w:szCs w:val="24"/>
        </w:rPr>
        <w:t>.  [En ligne] [Citation : 17 Mars 2024].</w:t>
      </w:r>
    </w:p>
    <w:p w14:paraId="13E17835" w14:textId="5539334B" w:rsidR="007576E9" w:rsidRPr="00166D01" w:rsidRDefault="009711CB">
      <w:pPr>
        <w:rPr>
          <w:rFonts w:ascii="Times New Roman" w:hAnsi="Times New Roman" w:cs="Times New Roman"/>
          <w:sz w:val="24"/>
          <w:szCs w:val="24"/>
        </w:rPr>
      </w:pPr>
      <w:r w:rsidRPr="00166D01">
        <w:rPr>
          <w:rFonts w:ascii="Times New Roman" w:hAnsi="Times New Roman" w:cs="Times New Roman"/>
          <w:sz w:val="24"/>
          <w:szCs w:val="24"/>
        </w:rPr>
        <w:t xml:space="preserve">[10] : </w:t>
      </w:r>
      <w:hyperlink r:id="rId72" w:history="1">
        <w:r w:rsidRPr="00166D01">
          <w:rPr>
            <w:rStyle w:val="Hyperlink"/>
            <w:rFonts w:ascii="Times New Roman" w:hAnsi="Times New Roman" w:cs="Times New Roman"/>
            <w:color w:val="auto"/>
            <w:sz w:val="24"/>
            <w:szCs w:val="24"/>
            <w:u w:val="none"/>
          </w:rPr>
          <w:t>https://fr.wikipedia.org/wiki/Diagramme_de_cas_d%27utilisation</w:t>
        </w:r>
      </w:hyperlink>
      <w:r w:rsidRPr="00166D01">
        <w:rPr>
          <w:rFonts w:ascii="Times New Roman" w:hAnsi="Times New Roman" w:cs="Times New Roman"/>
          <w:sz w:val="24"/>
          <w:szCs w:val="24"/>
        </w:rPr>
        <w:t>. [En ligne] [Citation : 17 Mars 2024].</w:t>
      </w:r>
    </w:p>
    <w:p w14:paraId="0E719FA9" w14:textId="469E2516" w:rsidR="00192BEB" w:rsidRPr="00166D01" w:rsidRDefault="00192BEB">
      <w:pPr>
        <w:rPr>
          <w:rFonts w:ascii="Times New Roman" w:hAnsi="Times New Roman" w:cs="Times New Roman"/>
          <w:sz w:val="24"/>
          <w:szCs w:val="24"/>
        </w:rPr>
      </w:pPr>
      <w:r w:rsidRPr="00166D01">
        <w:rPr>
          <w:rFonts w:ascii="Times New Roman" w:hAnsi="Times New Roman" w:cs="Times New Roman"/>
          <w:sz w:val="24"/>
          <w:szCs w:val="24"/>
        </w:rPr>
        <w:t xml:space="preserve">[11] : </w:t>
      </w:r>
      <w:hyperlink r:id="rId73" w:history="1">
        <w:r w:rsidRPr="00166D01">
          <w:rPr>
            <w:rStyle w:val="Hyperlink"/>
            <w:rFonts w:ascii="Times New Roman" w:hAnsi="Times New Roman" w:cs="Times New Roman"/>
            <w:color w:val="auto"/>
            <w:sz w:val="24"/>
            <w:szCs w:val="24"/>
            <w:u w:val="none"/>
          </w:rPr>
          <w:t>https://www.lucidchart.com/pages/fr/diagramme-de-classes-uml</w:t>
        </w:r>
      </w:hyperlink>
      <w:r w:rsidRPr="00166D01">
        <w:rPr>
          <w:rFonts w:ascii="Times New Roman" w:hAnsi="Times New Roman" w:cs="Times New Roman"/>
          <w:sz w:val="24"/>
          <w:szCs w:val="24"/>
        </w:rPr>
        <w:t>. [En ligne] [Citation : 17 Mars 2024].</w:t>
      </w:r>
    </w:p>
    <w:p w14:paraId="3C01934F" w14:textId="5D891622" w:rsidR="002828CD" w:rsidRPr="00A4795A" w:rsidRDefault="002828CD">
      <w:pPr>
        <w:rPr>
          <w:rFonts w:ascii="Times New Roman" w:hAnsi="Times New Roman" w:cs="Times New Roman"/>
          <w:sz w:val="24"/>
          <w:szCs w:val="24"/>
        </w:rPr>
      </w:pPr>
      <w:r w:rsidRPr="00A4795A">
        <w:rPr>
          <w:rFonts w:ascii="Times New Roman" w:hAnsi="Times New Roman" w:cs="Times New Roman"/>
          <w:sz w:val="24"/>
          <w:szCs w:val="24"/>
        </w:rPr>
        <w:t>[12] : https://en.wikipedia.org/wiki/JSON. [En ligne] [Citation : 18 Mars 2024].</w:t>
      </w:r>
    </w:p>
    <w:p w14:paraId="34FA83F9" w14:textId="4D28729A" w:rsidR="002828CD" w:rsidRPr="00A4795A" w:rsidRDefault="002828CD" w:rsidP="002828CD">
      <w:pPr>
        <w:rPr>
          <w:rFonts w:ascii="Times New Roman" w:hAnsi="Times New Roman" w:cs="Times New Roman"/>
          <w:sz w:val="24"/>
          <w:szCs w:val="24"/>
        </w:rPr>
      </w:pPr>
      <w:r w:rsidRPr="00A4795A">
        <w:rPr>
          <w:rFonts w:ascii="Times New Roman" w:hAnsi="Times New Roman" w:cs="Times New Roman"/>
          <w:sz w:val="24"/>
          <w:szCs w:val="24"/>
        </w:rPr>
        <w:t>[13]</w:t>
      </w:r>
      <w:r w:rsidR="00A4795A" w:rsidRPr="00A4795A">
        <w:rPr>
          <w:rFonts w:ascii="Times New Roman" w:hAnsi="Times New Roman" w:cs="Times New Roman"/>
          <w:sz w:val="24"/>
          <w:szCs w:val="24"/>
        </w:rPr>
        <w:t> : https://fr.wikipedia.org/wiki/Laravel#:~:text=Laravel%20est%20un%20framework%20web,ses%20sources%20h%C3%A9berg%C3%A9es%20sur%20GitHub</w:t>
      </w:r>
      <w:r w:rsidRPr="00A4795A">
        <w:rPr>
          <w:rFonts w:ascii="Times New Roman" w:hAnsi="Times New Roman" w:cs="Times New Roman"/>
          <w:sz w:val="24"/>
          <w:szCs w:val="24"/>
        </w:rPr>
        <w:t>. [En ligne] [Citation : 18 Mars 2024].</w:t>
      </w:r>
    </w:p>
    <w:p w14:paraId="77372963" w14:textId="7D075AB7" w:rsidR="00A4795A" w:rsidRPr="00A4795A" w:rsidRDefault="00A4795A" w:rsidP="00A4795A">
      <w:pPr>
        <w:rPr>
          <w:rFonts w:ascii="Times New Roman" w:hAnsi="Times New Roman" w:cs="Times New Roman"/>
          <w:sz w:val="24"/>
          <w:szCs w:val="24"/>
        </w:rPr>
      </w:pPr>
      <w:r w:rsidRPr="00A4795A">
        <w:rPr>
          <w:rFonts w:ascii="Times New Roman" w:hAnsi="Times New Roman" w:cs="Times New Roman"/>
          <w:sz w:val="24"/>
          <w:szCs w:val="24"/>
        </w:rPr>
        <w:t>[14] : https://www.lucidchart.com/pages/fr/diagramme-de-sequence-uml [En ligne] [Citation :</w:t>
      </w:r>
    </w:p>
    <w:p w14:paraId="6F230FE2" w14:textId="12E8575D" w:rsidR="002828CD" w:rsidRDefault="00A4795A" w:rsidP="00A4795A">
      <w:pPr>
        <w:rPr>
          <w:rFonts w:ascii="Times New Roman" w:hAnsi="Times New Roman" w:cs="Times New Roman"/>
          <w:sz w:val="24"/>
          <w:szCs w:val="24"/>
        </w:rPr>
      </w:pPr>
      <w:r w:rsidRPr="00A4795A">
        <w:rPr>
          <w:rFonts w:ascii="Times New Roman" w:hAnsi="Times New Roman" w:cs="Times New Roman"/>
          <w:sz w:val="24"/>
          <w:szCs w:val="24"/>
        </w:rPr>
        <w:t>15 Mars 2023].</w:t>
      </w:r>
    </w:p>
    <w:p w14:paraId="05EFD28E" w14:textId="14BE2084" w:rsidR="000F6ECB" w:rsidRPr="000F6ECB" w:rsidRDefault="000F6ECB" w:rsidP="000F6ECB">
      <w:pPr>
        <w:rPr>
          <w:rFonts w:ascii="Times New Roman" w:hAnsi="Times New Roman" w:cs="Times New Roman"/>
          <w:sz w:val="24"/>
          <w:szCs w:val="24"/>
        </w:rPr>
      </w:pPr>
      <w:r w:rsidRPr="000F6ECB">
        <w:rPr>
          <w:rFonts w:ascii="Times New Roman" w:hAnsi="Times New Roman" w:cs="Times New Roman"/>
          <w:sz w:val="24"/>
          <w:szCs w:val="24"/>
        </w:rPr>
        <w:t>[15] :</w:t>
      </w:r>
      <w:r w:rsidRPr="000F6ECB">
        <w:t xml:space="preserve"> </w:t>
      </w:r>
      <w:hyperlink r:id="rId74" w:history="1">
        <w:r w:rsidRPr="000F6ECB">
          <w:rPr>
            <w:rStyle w:val="Hyperlink"/>
            <w:rFonts w:ascii="Times New Roman" w:hAnsi="Times New Roman" w:cs="Times New Roman"/>
            <w:color w:val="auto"/>
            <w:sz w:val="24"/>
            <w:szCs w:val="24"/>
            <w:u w:val="none"/>
          </w:rPr>
          <w:t>https://fr.wikipedia.org/wiki/Diagramme_de_s%C3%A9quence</w:t>
        </w:r>
      </w:hyperlink>
      <w:r w:rsidRPr="000F6ECB">
        <w:rPr>
          <w:rFonts w:ascii="Times New Roman" w:hAnsi="Times New Roman" w:cs="Times New Roman"/>
          <w:sz w:val="24"/>
          <w:szCs w:val="24"/>
        </w:rPr>
        <w:t>.[En ligne] [Citation :</w:t>
      </w:r>
    </w:p>
    <w:p w14:paraId="5C6D4057" w14:textId="77777777" w:rsidR="000F6ECB" w:rsidRPr="000F6ECB" w:rsidRDefault="000F6ECB" w:rsidP="000F6ECB">
      <w:pPr>
        <w:rPr>
          <w:rFonts w:ascii="Times New Roman" w:hAnsi="Times New Roman" w:cs="Times New Roman"/>
          <w:sz w:val="24"/>
          <w:szCs w:val="24"/>
        </w:rPr>
      </w:pPr>
      <w:r w:rsidRPr="000F6ECB">
        <w:rPr>
          <w:rFonts w:ascii="Times New Roman" w:hAnsi="Times New Roman" w:cs="Times New Roman"/>
          <w:sz w:val="24"/>
          <w:szCs w:val="24"/>
        </w:rPr>
        <w:t>15 Mars 2023].</w:t>
      </w:r>
    </w:p>
    <w:p w14:paraId="766C47C6" w14:textId="7BF41F34" w:rsidR="000F6ECB" w:rsidRPr="00A4795A" w:rsidRDefault="000F6ECB" w:rsidP="00A4795A">
      <w:pPr>
        <w:rPr>
          <w:rFonts w:ascii="Times New Roman" w:hAnsi="Times New Roman" w:cs="Times New Roman"/>
          <w:sz w:val="24"/>
          <w:szCs w:val="24"/>
        </w:rPr>
      </w:pPr>
    </w:p>
    <w:sectPr w:rsidR="000F6ECB" w:rsidRPr="00A4795A">
      <w:headerReference w:type="default" r:id="rId75"/>
      <w:footerReference w:type="default" r:id="rId7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7B22E8" w14:textId="77777777" w:rsidR="00731457" w:rsidRDefault="00731457">
      <w:pPr>
        <w:spacing w:after="0" w:line="240" w:lineRule="auto"/>
      </w:pPr>
      <w:r>
        <w:separator/>
      </w:r>
    </w:p>
  </w:endnote>
  <w:endnote w:type="continuationSeparator" w:id="0">
    <w:p w14:paraId="3A0D234B" w14:textId="77777777" w:rsidR="00731457" w:rsidRDefault="007314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3025C3" w14:textId="77777777" w:rsidR="00F87F36" w:rsidRDefault="00F87F36">
    <w:pPr>
      <w:pPrChange w:id="33" w:author="Oumaima Houimel" w:date="2024-04-12T16:03:00Z">
        <w:pPr>
          <w:pStyle w:val="Footer"/>
        </w:pPr>
      </w:pPrChan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1D1D7D" w14:textId="77777777" w:rsidR="00731457" w:rsidRDefault="00731457">
      <w:pPr>
        <w:spacing w:after="0" w:line="240" w:lineRule="auto"/>
      </w:pPr>
      <w:r>
        <w:separator/>
      </w:r>
    </w:p>
  </w:footnote>
  <w:footnote w:type="continuationSeparator" w:id="0">
    <w:p w14:paraId="0CDC8088" w14:textId="77777777" w:rsidR="00731457" w:rsidRDefault="007314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92693D" w14:textId="77777777" w:rsidR="00F87F36" w:rsidRDefault="00F87F36">
    <w:pPr>
      <w:pStyle w:val="Header"/>
    </w:pPr>
  </w:p>
  <w:p w14:paraId="4A196B3A" w14:textId="77777777" w:rsidR="00F87F36" w:rsidRDefault="00F87F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5349A"/>
    <w:multiLevelType w:val="hybridMultilevel"/>
    <w:tmpl w:val="5DDAF98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2460D4"/>
    <w:multiLevelType w:val="hybridMultilevel"/>
    <w:tmpl w:val="F79E140E"/>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 w15:restartNumberingAfterBreak="0">
    <w:nsid w:val="04927CC0"/>
    <w:multiLevelType w:val="hybridMultilevel"/>
    <w:tmpl w:val="C0283614"/>
    <w:lvl w:ilvl="0" w:tplc="65586B24">
      <w:start w:val="2"/>
      <w:numFmt w:val="bullet"/>
      <w:lvlText w:val="-"/>
      <w:lvlJc w:val="left"/>
      <w:pPr>
        <w:ind w:left="720" w:hanging="360"/>
      </w:pPr>
      <w:rPr>
        <w:rFonts w:ascii="Times New Roman" w:eastAsiaTheme="minorHAnsi" w:hAnsi="Times New Roman"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7712841"/>
    <w:multiLevelType w:val="hybridMultilevel"/>
    <w:tmpl w:val="04EC209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D731A64"/>
    <w:multiLevelType w:val="hybridMultilevel"/>
    <w:tmpl w:val="8C5C2F6E"/>
    <w:lvl w:ilvl="0" w:tplc="EB3AD31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8262F95"/>
    <w:multiLevelType w:val="hybridMultilevel"/>
    <w:tmpl w:val="3E688B0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AA56B64"/>
    <w:multiLevelType w:val="hybridMultilevel"/>
    <w:tmpl w:val="34B203C6"/>
    <w:lvl w:ilvl="0" w:tplc="040C0009">
      <w:start w:val="1"/>
      <w:numFmt w:val="bullet"/>
      <w:lvlText w:val=""/>
      <w:lvlJc w:val="left"/>
      <w:pPr>
        <w:ind w:left="4848" w:hanging="360"/>
      </w:pPr>
      <w:rPr>
        <w:rFonts w:ascii="Wingdings" w:hAnsi="Wingdings" w:hint="default"/>
      </w:rPr>
    </w:lvl>
    <w:lvl w:ilvl="1" w:tplc="040C0003">
      <w:start w:val="1"/>
      <w:numFmt w:val="bullet"/>
      <w:lvlText w:val="o"/>
      <w:lvlJc w:val="left"/>
      <w:pPr>
        <w:ind w:left="5568" w:hanging="360"/>
      </w:pPr>
      <w:rPr>
        <w:rFonts w:ascii="Courier New" w:hAnsi="Courier New" w:cs="Courier New" w:hint="default"/>
      </w:rPr>
    </w:lvl>
    <w:lvl w:ilvl="2" w:tplc="040C0005" w:tentative="1">
      <w:start w:val="1"/>
      <w:numFmt w:val="bullet"/>
      <w:lvlText w:val=""/>
      <w:lvlJc w:val="left"/>
      <w:pPr>
        <w:ind w:left="6288" w:hanging="360"/>
      </w:pPr>
      <w:rPr>
        <w:rFonts w:ascii="Wingdings" w:hAnsi="Wingdings" w:hint="default"/>
      </w:rPr>
    </w:lvl>
    <w:lvl w:ilvl="3" w:tplc="040C0001" w:tentative="1">
      <w:start w:val="1"/>
      <w:numFmt w:val="bullet"/>
      <w:lvlText w:val=""/>
      <w:lvlJc w:val="left"/>
      <w:pPr>
        <w:ind w:left="7008" w:hanging="360"/>
      </w:pPr>
      <w:rPr>
        <w:rFonts w:ascii="Symbol" w:hAnsi="Symbol" w:hint="default"/>
      </w:rPr>
    </w:lvl>
    <w:lvl w:ilvl="4" w:tplc="040C0003" w:tentative="1">
      <w:start w:val="1"/>
      <w:numFmt w:val="bullet"/>
      <w:lvlText w:val="o"/>
      <w:lvlJc w:val="left"/>
      <w:pPr>
        <w:ind w:left="7728" w:hanging="360"/>
      </w:pPr>
      <w:rPr>
        <w:rFonts w:ascii="Courier New" w:hAnsi="Courier New" w:cs="Courier New" w:hint="default"/>
      </w:rPr>
    </w:lvl>
    <w:lvl w:ilvl="5" w:tplc="040C0005" w:tentative="1">
      <w:start w:val="1"/>
      <w:numFmt w:val="bullet"/>
      <w:lvlText w:val=""/>
      <w:lvlJc w:val="left"/>
      <w:pPr>
        <w:ind w:left="8448" w:hanging="360"/>
      </w:pPr>
      <w:rPr>
        <w:rFonts w:ascii="Wingdings" w:hAnsi="Wingdings" w:hint="default"/>
      </w:rPr>
    </w:lvl>
    <w:lvl w:ilvl="6" w:tplc="040C0001" w:tentative="1">
      <w:start w:val="1"/>
      <w:numFmt w:val="bullet"/>
      <w:lvlText w:val=""/>
      <w:lvlJc w:val="left"/>
      <w:pPr>
        <w:ind w:left="9168" w:hanging="360"/>
      </w:pPr>
      <w:rPr>
        <w:rFonts w:ascii="Symbol" w:hAnsi="Symbol" w:hint="default"/>
      </w:rPr>
    </w:lvl>
    <w:lvl w:ilvl="7" w:tplc="040C0003" w:tentative="1">
      <w:start w:val="1"/>
      <w:numFmt w:val="bullet"/>
      <w:lvlText w:val="o"/>
      <w:lvlJc w:val="left"/>
      <w:pPr>
        <w:ind w:left="9888" w:hanging="360"/>
      </w:pPr>
      <w:rPr>
        <w:rFonts w:ascii="Courier New" w:hAnsi="Courier New" w:cs="Courier New" w:hint="default"/>
      </w:rPr>
    </w:lvl>
    <w:lvl w:ilvl="8" w:tplc="040C0005" w:tentative="1">
      <w:start w:val="1"/>
      <w:numFmt w:val="bullet"/>
      <w:lvlText w:val=""/>
      <w:lvlJc w:val="left"/>
      <w:pPr>
        <w:ind w:left="10608" w:hanging="360"/>
      </w:pPr>
      <w:rPr>
        <w:rFonts w:ascii="Wingdings" w:hAnsi="Wingdings" w:hint="default"/>
      </w:rPr>
    </w:lvl>
  </w:abstractNum>
  <w:abstractNum w:abstractNumId="7" w15:restartNumberingAfterBreak="0">
    <w:nsid w:val="1C830CEC"/>
    <w:multiLevelType w:val="hybridMultilevel"/>
    <w:tmpl w:val="BF8E4D60"/>
    <w:lvl w:ilvl="0" w:tplc="040C000F">
      <w:start w:val="1"/>
      <w:numFmt w:val="decimal"/>
      <w:lvlText w:val="%1."/>
      <w:lvlJc w:val="left"/>
      <w:pPr>
        <w:ind w:left="1800" w:hanging="360"/>
      </w:pPr>
      <w:rPr>
        <w:rFonts w:hint="default"/>
        <w:b/>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8" w15:restartNumberingAfterBreak="0">
    <w:nsid w:val="1F6A570C"/>
    <w:multiLevelType w:val="hybridMultilevel"/>
    <w:tmpl w:val="6AD2914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F6F0DF4"/>
    <w:multiLevelType w:val="multilevel"/>
    <w:tmpl w:val="5094BAD0"/>
    <w:lvl w:ilvl="0">
      <w:start w:val="1"/>
      <w:numFmt w:val="decimal"/>
      <w:lvlText w:val="%1."/>
      <w:lvlJc w:val="left"/>
      <w:pPr>
        <w:ind w:left="1080" w:hanging="360"/>
      </w:pPr>
      <w:rPr>
        <w:sz w:val="28"/>
        <w:szCs w:val="28"/>
      </w:rPr>
    </w:lvl>
    <w:lvl w:ilvl="1">
      <w:start w:val="1"/>
      <w:numFmt w:val="decimal"/>
      <w:isLgl/>
      <w:lvlText w:val="%1.%2"/>
      <w:lvlJc w:val="left"/>
      <w:pPr>
        <w:ind w:left="1215" w:hanging="495"/>
      </w:pPr>
      <w:rPr>
        <w:rFonts w:hint="default"/>
        <w:color w:val="0D0D0D"/>
      </w:rPr>
    </w:lvl>
    <w:lvl w:ilvl="2">
      <w:start w:val="1"/>
      <w:numFmt w:val="decimal"/>
      <w:isLgl/>
      <w:lvlText w:val="%1.%2.%3"/>
      <w:lvlJc w:val="left"/>
      <w:pPr>
        <w:ind w:left="1440" w:hanging="720"/>
      </w:pPr>
      <w:rPr>
        <w:rFonts w:hint="default"/>
        <w:color w:val="0D0D0D"/>
      </w:rPr>
    </w:lvl>
    <w:lvl w:ilvl="3">
      <w:start w:val="1"/>
      <w:numFmt w:val="decimal"/>
      <w:isLgl/>
      <w:lvlText w:val="%1.%2.%3.%4"/>
      <w:lvlJc w:val="left"/>
      <w:pPr>
        <w:ind w:left="1800" w:hanging="1080"/>
      </w:pPr>
      <w:rPr>
        <w:rFonts w:hint="default"/>
        <w:color w:val="0D0D0D"/>
      </w:rPr>
    </w:lvl>
    <w:lvl w:ilvl="4">
      <w:start w:val="1"/>
      <w:numFmt w:val="decimal"/>
      <w:isLgl/>
      <w:lvlText w:val="%1.%2.%3.%4.%5"/>
      <w:lvlJc w:val="left"/>
      <w:pPr>
        <w:ind w:left="1800" w:hanging="1080"/>
      </w:pPr>
      <w:rPr>
        <w:rFonts w:hint="default"/>
        <w:color w:val="0D0D0D"/>
      </w:rPr>
    </w:lvl>
    <w:lvl w:ilvl="5">
      <w:start w:val="1"/>
      <w:numFmt w:val="decimal"/>
      <w:isLgl/>
      <w:lvlText w:val="%1.%2.%3.%4.%5.%6"/>
      <w:lvlJc w:val="left"/>
      <w:pPr>
        <w:ind w:left="2160" w:hanging="1440"/>
      </w:pPr>
      <w:rPr>
        <w:rFonts w:hint="default"/>
        <w:color w:val="0D0D0D"/>
      </w:rPr>
    </w:lvl>
    <w:lvl w:ilvl="6">
      <w:start w:val="1"/>
      <w:numFmt w:val="decimal"/>
      <w:isLgl/>
      <w:lvlText w:val="%1.%2.%3.%4.%5.%6.%7"/>
      <w:lvlJc w:val="left"/>
      <w:pPr>
        <w:ind w:left="2160" w:hanging="1440"/>
      </w:pPr>
      <w:rPr>
        <w:rFonts w:hint="default"/>
        <w:color w:val="0D0D0D"/>
      </w:rPr>
    </w:lvl>
    <w:lvl w:ilvl="7">
      <w:start w:val="1"/>
      <w:numFmt w:val="decimal"/>
      <w:isLgl/>
      <w:lvlText w:val="%1.%2.%3.%4.%5.%6.%7.%8"/>
      <w:lvlJc w:val="left"/>
      <w:pPr>
        <w:ind w:left="2520" w:hanging="1800"/>
      </w:pPr>
      <w:rPr>
        <w:rFonts w:hint="default"/>
        <w:color w:val="0D0D0D"/>
      </w:rPr>
    </w:lvl>
    <w:lvl w:ilvl="8">
      <w:start w:val="1"/>
      <w:numFmt w:val="decimal"/>
      <w:isLgl/>
      <w:lvlText w:val="%1.%2.%3.%4.%5.%6.%7.%8.%9"/>
      <w:lvlJc w:val="left"/>
      <w:pPr>
        <w:ind w:left="2880" w:hanging="2160"/>
      </w:pPr>
      <w:rPr>
        <w:rFonts w:hint="default"/>
        <w:color w:val="0D0D0D"/>
      </w:rPr>
    </w:lvl>
  </w:abstractNum>
  <w:abstractNum w:abstractNumId="10" w15:restartNumberingAfterBreak="0">
    <w:nsid w:val="200518F1"/>
    <w:multiLevelType w:val="hybridMultilevel"/>
    <w:tmpl w:val="F1F6F0DA"/>
    <w:lvl w:ilvl="0" w:tplc="8064EE3E">
      <w:start w:val="3"/>
      <w:numFmt w:val="bullet"/>
      <w:lvlText w:val=""/>
      <w:lvlJc w:val="left"/>
      <w:pPr>
        <w:ind w:left="720" w:hanging="360"/>
      </w:pPr>
      <w:rPr>
        <w:rFonts w:ascii="Wingdings" w:eastAsiaTheme="minorHAnsi" w:hAnsi="Wingdings"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4806D80"/>
    <w:multiLevelType w:val="hybridMultilevel"/>
    <w:tmpl w:val="28CC802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4B60184"/>
    <w:multiLevelType w:val="multilevel"/>
    <w:tmpl w:val="BBDC87C4"/>
    <w:lvl w:ilvl="0">
      <w:start w:val="1"/>
      <w:numFmt w:val="decimal"/>
      <w:lvlText w:val="%1."/>
      <w:lvlJc w:val="left"/>
      <w:pPr>
        <w:ind w:left="1296" w:hanging="360"/>
      </w:pPr>
    </w:lvl>
    <w:lvl w:ilvl="1">
      <w:start w:val="1"/>
      <w:numFmt w:val="decimal"/>
      <w:isLgl/>
      <w:lvlText w:val="%1.%2"/>
      <w:lvlJc w:val="left"/>
      <w:pPr>
        <w:ind w:left="1296" w:hanging="360"/>
      </w:pPr>
      <w:rPr>
        <w:rFonts w:hint="default"/>
        <w:b/>
        <w:sz w:val="24"/>
        <w:szCs w:val="28"/>
      </w:rPr>
    </w:lvl>
    <w:lvl w:ilvl="2">
      <w:start w:val="1"/>
      <w:numFmt w:val="decimal"/>
      <w:isLgl/>
      <w:lvlText w:val="%1.%2.%3"/>
      <w:lvlJc w:val="left"/>
      <w:pPr>
        <w:ind w:left="1656" w:hanging="720"/>
      </w:pPr>
      <w:rPr>
        <w:rFonts w:hint="default"/>
      </w:rPr>
    </w:lvl>
    <w:lvl w:ilvl="3">
      <w:start w:val="1"/>
      <w:numFmt w:val="decimal"/>
      <w:isLgl/>
      <w:lvlText w:val="%1.%2.%3.%4"/>
      <w:lvlJc w:val="left"/>
      <w:pPr>
        <w:ind w:left="1656" w:hanging="720"/>
      </w:pPr>
      <w:rPr>
        <w:rFonts w:hint="default"/>
      </w:rPr>
    </w:lvl>
    <w:lvl w:ilvl="4">
      <w:start w:val="1"/>
      <w:numFmt w:val="decimal"/>
      <w:isLgl/>
      <w:lvlText w:val="%1.%2.%3.%4.%5"/>
      <w:lvlJc w:val="left"/>
      <w:pPr>
        <w:ind w:left="2016" w:hanging="1080"/>
      </w:pPr>
      <w:rPr>
        <w:rFonts w:hint="default"/>
      </w:rPr>
    </w:lvl>
    <w:lvl w:ilvl="5">
      <w:start w:val="1"/>
      <w:numFmt w:val="decimal"/>
      <w:isLgl/>
      <w:lvlText w:val="%1.%2.%3.%4.%5.%6"/>
      <w:lvlJc w:val="left"/>
      <w:pPr>
        <w:ind w:left="2376" w:hanging="1440"/>
      </w:pPr>
      <w:rPr>
        <w:rFonts w:hint="default"/>
      </w:rPr>
    </w:lvl>
    <w:lvl w:ilvl="6">
      <w:start w:val="1"/>
      <w:numFmt w:val="decimal"/>
      <w:isLgl/>
      <w:lvlText w:val="%1.%2.%3.%4.%5.%6.%7"/>
      <w:lvlJc w:val="left"/>
      <w:pPr>
        <w:ind w:left="2376" w:hanging="1440"/>
      </w:pPr>
      <w:rPr>
        <w:rFonts w:hint="default"/>
      </w:rPr>
    </w:lvl>
    <w:lvl w:ilvl="7">
      <w:start w:val="1"/>
      <w:numFmt w:val="decimal"/>
      <w:isLgl/>
      <w:lvlText w:val="%1.%2.%3.%4.%5.%6.%7.%8"/>
      <w:lvlJc w:val="left"/>
      <w:pPr>
        <w:ind w:left="2736" w:hanging="1800"/>
      </w:pPr>
      <w:rPr>
        <w:rFonts w:hint="default"/>
      </w:rPr>
    </w:lvl>
    <w:lvl w:ilvl="8">
      <w:start w:val="1"/>
      <w:numFmt w:val="decimal"/>
      <w:isLgl/>
      <w:lvlText w:val="%1.%2.%3.%4.%5.%6.%7.%8.%9"/>
      <w:lvlJc w:val="left"/>
      <w:pPr>
        <w:ind w:left="2736" w:hanging="1800"/>
      </w:pPr>
      <w:rPr>
        <w:rFonts w:hint="default"/>
      </w:rPr>
    </w:lvl>
  </w:abstractNum>
  <w:abstractNum w:abstractNumId="13" w15:restartNumberingAfterBreak="0">
    <w:nsid w:val="25957997"/>
    <w:multiLevelType w:val="hybridMultilevel"/>
    <w:tmpl w:val="56DC8B90"/>
    <w:lvl w:ilvl="0" w:tplc="040C0001">
      <w:start w:val="1"/>
      <w:numFmt w:val="bullet"/>
      <w:lvlText w:val=""/>
      <w:lvlJc w:val="left"/>
      <w:pPr>
        <w:ind w:left="764" w:hanging="360"/>
      </w:pPr>
      <w:rPr>
        <w:rFonts w:ascii="Symbol" w:hAnsi="Symbol" w:hint="default"/>
      </w:rPr>
    </w:lvl>
    <w:lvl w:ilvl="1" w:tplc="040C0003" w:tentative="1">
      <w:start w:val="1"/>
      <w:numFmt w:val="bullet"/>
      <w:lvlText w:val="o"/>
      <w:lvlJc w:val="left"/>
      <w:pPr>
        <w:ind w:left="1484" w:hanging="360"/>
      </w:pPr>
      <w:rPr>
        <w:rFonts w:ascii="Courier New" w:hAnsi="Courier New" w:cs="Courier New" w:hint="default"/>
      </w:rPr>
    </w:lvl>
    <w:lvl w:ilvl="2" w:tplc="040C0005" w:tentative="1">
      <w:start w:val="1"/>
      <w:numFmt w:val="bullet"/>
      <w:lvlText w:val=""/>
      <w:lvlJc w:val="left"/>
      <w:pPr>
        <w:ind w:left="2204" w:hanging="360"/>
      </w:pPr>
      <w:rPr>
        <w:rFonts w:ascii="Wingdings" w:hAnsi="Wingdings" w:hint="default"/>
      </w:rPr>
    </w:lvl>
    <w:lvl w:ilvl="3" w:tplc="040C0001" w:tentative="1">
      <w:start w:val="1"/>
      <w:numFmt w:val="bullet"/>
      <w:lvlText w:val=""/>
      <w:lvlJc w:val="left"/>
      <w:pPr>
        <w:ind w:left="2924" w:hanging="360"/>
      </w:pPr>
      <w:rPr>
        <w:rFonts w:ascii="Symbol" w:hAnsi="Symbol" w:hint="default"/>
      </w:rPr>
    </w:lvl>
    <w:lvl w:ilvl="4" w:tplc="040C0003" w:tentative="1">
      <w:start w:val="1"/>
      <w:numFmt w:val="bullet"/>
      <w:lvlText w:val="o"/>
      <w:lvlJc w:val="left"/>
      <w:pPr>
        <w:ind w:left="3644" w:hanging="360"/>
      </w:pPr>
      <w:rPr>
        <w:rFonts w:ascii="Courier New" w:hAnsi="Courier New" w:cs="Courier New" w:hint="default"/>
      </w:rPr>
    </w:lvl>
    <w:lvl w:ilvl="5" w:tplc="040C0005" w:tentative="1">
      <w:start w:val="1"/>
      <w:numFmt w:val="bullet"/>
      <w:lvlText w:val=""/>
      <w:lvlJc w:val="left"/>
      <w:pPr>
        <w:ind w:left="4364" w:hanging="360"/>
      </w:pPr>
      <w:rPr>
        <w:rFonts w:ascii="Wingdings" w:hAnsi="Wingdings" w:hint="default"/>
      </w:rPr>
    </w:lvl>
    <w:lvl w:ilvl="6" w:tplc="040C0001" w:tentative="1">
      <w:start w:val="1"/>
      <w:numFmt w:val="bullet"/>
      <w:lvlText w:val=""/>
      <w:lvlJc w:val="left"/>
      <w:pPr>
        <w:ind w:left="5084" w:hanging="360"/>
      </w:pPr>
      <w:rPr>
        <w:rFonts w:ascii="Symbol" w:hAnsi="Symbol" w:hint="default"/>
      </w:rPr>
    </w:lvl>
    <w:lvl w:ilvl="7" w:tplc="040C0003" w:tentative="1">
      <w:start w:val="1"/>
      <w:numFmt w:val="bullet"/>
      <w:lvlText w:val="o"/>
      <w:lvlJc w:val="left"/>
      <w:pPr>
        <w:ind w:left="5804" w:hanging="360"/>
      </w:pPr>
      <w:rPr>
        <w:rFonts w:ascii="Courier New" w:hAnsi="Courier New" w:cs="Courier New" w:hint="default"/>
      </w:rPr>
    </w:lvl>
    <w:lvl w:ilvl="8" w:tplc="040C0005" w:tentative="1">
      <w:start w:val="1"/>
      <w:numFmt w:val="bullet"/>
      <w:lvlText w:val=""/>
      <w:lvlJc w:val="left"/>
      <w:pPr>
        <w:ind w:left="6524" w:hanging="360"/>
      </w:pPr>
      <w:rPr>
        <w:rFonts w:ascii="Wingdings" w:hAnsi="Wingdings" w:hint="default"/>
      </w:rPr>
    </w:lvl>
  </w:abstractNum>
  <w:abstractNum w:abstractNumId="14" w15:restartNumberingAfterBreak="0">
    <w:nsid w:val="288D5E81"/>
    <w:multiLevelType w:val="hybridMultilevel"/>
    <w:tmpl w:val="A45AADD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102664F"/>
    <w:multiLevelType w:val="hybridMultilevel"/>
    <w:tmpl w:val="ECF62E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1596014"/>
    <w:multiLevelType w:val="multilevel"/>
    <w:tmpl w:val="5A62B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2E96509"/>
    <w:multiLevelType w:val="hybridMultilevel"/>
    <w:tmpl w:val="A476B298"/>
    <w:lvl w:ilvl="0" w:tplc="040C0003">
      <w:start w:val="1"/>
      <w:numFmt w:val="bullet"/>
      <w:lvlText w:val="o"/>
      <w:lvlJc w:val="left"/>
      <w:pPr>
        <w:ind w:left="2376" w:hanging="360"/>
      </w:pPr>
      <w:rPr>
        <w:rFonts w:ascii="Courier New" w:hAnsi="Courier New" w:cs="Courier New" w:hint="default"/>
      </w:rPr>
    </w:lvl>
    <w:lvl w:ilvl="1" w:tplc="040C0003" w:tentative="1">
      <w:start w:val="1"/>
      <w:numFmt w:val="bullet"/>
      <w:lvlText w:val="o"/>
      <w:lvlJc w:val="left"/>
      <w:pPr>
        <w:ind w:left="3096" w:hanging="360"/>
      </w:pPr>
      <w:rPr>
        <w:rFonts w:ascii="Courier New" w:hAnsi="Courier New" w:cs="Courier New" w:hint="default"/>
      </w:rPr>
    </w:lvl>
    <w:lvl w:ilvl="2" w:tplc="040C0005" w:tentative="1">
      <w:start w:val="1"/>
      <w:numFmt w:val="bullet"/>
      <w:lvlText w:val=""/>
      <w:lvlJc w:val="left"/>
      <w:pPr>
        <w:ind w:left="3816" w:hanging="360"/>
      </w:pPr>
      <w:rPr>
        <w:rFonts w:ascii="Wingdings" w:hAnsi="Wingdings" w:hint="default"/>
      </w:rPr>
    </w:lvl>
    <w:lvl w:ilvl="3" w:tplc="040C0001" w:tentative="1">
      <w:start w:val="1"/>
      <w:numFmt w:val="bullet"/>
      <w:lvlText w:val=""/>
      <w:lvlJc w:val="left"/>
      <w:pPr>
        <w:ind w:left="4536" w:hanging="360"/>
      </w:pPr>
      <w:rPr>
        <w:rFonts w:ascii="Symbol" w:hAnsi="Symbol" w:hint="default"/>
      </w:rPr>
    </w:lvl>
    <w:lvl w:ilvl="4" w:tplc="040C0003" w:tentative="1">
      <w:start w:val="1"/>
      <w:numFmt w:val="bullet"/>
      <w:lvlText w:val="o"/>
      <w:lvlJc w:val="left"/>
      <w:pPr>
        <w:ind w:left="5256" w:hanging="360"/>
      </w:pPr>
      <w:rPr>
        <w:rFonts w:ascii="Courier New" w:hAnsi="Courier New" w:cs="Courier New" w:hint="default"/>
      </w:rPr>
    </w:lvl>
    <w:lvl w:ilvl="5" w:tplc="040C0005" w:tentative="1">
      <w:start w:val="1"/>
      <w:numFmt w:val="bullet"/>
      <w:lvlText w:val=""/>
      <w:lvlJc w:val="left"/>
      <w:pPr>
        <w:ind w:left="5976" w:hanging="360"/>
      </w:pPr>
      <w:rPr>
        <w:rFonts w:ascii="Wingdings" w:hAnsi="Wingdings" w:hint="default"/>
      </w:rPr>
    </w:lvl>
    <w:lvl w:ilvl="6" w:tplc="040C0001" w:tentative="1">
      <w:start w:val="1"/>
      <w:numFmt w:val="bullet"/>
      <w:lvlText w:val=""/>
      <w:lvlJc w:val="left"/>
      <w:pPr>
        <w:ind w:left="6696" w:hanging="360"/>
      </w:pPr>
      <w:rPr>
        <w:rFonts w:ascii="Symbol" w:hAnsi="Symbol" w:hint="default"/>
      </w:rPr>
    </w:lvl>
    <w:lvl w:ilvl="7" w:tplc="040C0003" w:tentative="1">
      <w:start w:val="1"/>
      <w:numFmt w:val="bullet"/>
      <w:lvlText w:val="o"/>
      <w:lvlJc w:val="left"/>
      <w:pPr>
        <w:ind w:left="7416" w:hanging="360"/>
      </w:pPr>
      <w:rPr>
        <w:rFonts w:ascii="Courier New" w:hAnsi="Courier New" w:cs="Courier New" w:hint="default"/>
      </w:rPr>
    </w:lvl>
    <w:lvl w:ilvl="8" w:tplc="040C0005" w:tentative="1">
      <w:start w:val="1"/>
      <w:numFmt w:val="bullet"/>
      <w:lvlText w:val=""/>
      <w:lvlJc w:val="left"/>
      <w:pPr>
        <w:ind w:left="8136" w:hanging="360"/>
      </w:pPr>
      <w:rPr>
        <w:rFonts w:ascii="Wingdings" w:hAnsi="Wingdings" w:hint="default"/>
      </w:rPr>
    </w:lvl>
  </w:abstractNum>
  <w:abstractNum w:abstractNumId="18" w15:restartNumberingAfterBreak="0">
    <w:nsid w:val="340572AC"/>
    <w:multiLevelType w:val="multilevel"/>
    <w:tmpl w:val="7FDEE5FE"/>
    <w:lvl w:ilvl="0">
      <w:start w:val="1"/>
      <w:numFmt w:val="upperRoman"/>
      <w:lvlText w:val="%1."/>
      <w:lvlJc w:val="left"/>
      <w:pPr>
        <w:ind w:left="1080" w:hanging="720"/>
      </w:pPr>
      <w:rPr>
        <w:rFonts w:hint="default"/>
        <w:b/>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612198D"/>
    <w:multiLevelType w:val="hybridMultilevel"/>
    <w:tmpl w:val="5C40685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ADB18B4"/>
    <w:multiLevelType w:val="hybridMultilevel"/>
    <w:tmpl w:val="8FA2B1B2"/>
    <w:lvl w:ilvl="0" w:tplc="040C0009">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1" w15:restartNumberingAfterBreak="0">
    <w:nsid w:val="3C374FD1"/>
    <w:multiLevelType w:val="hybridMultilevel"/>
    <w:tmpl w:val="41EE9664"/>
    <w:lvl w:ilvl="0" w:tplc="8064EE3E">
      <w:start w:val="3"/>
      <w:numFmt w:val="bullet"/>
      <w:lvlText w:val=""/>
      <w:lvlJc w:val="left"/>
      <w:pPr>
        <w:ind w:left="1656" w:hanging="360"/>
      </w:pPr>
      <w:rPr>
        <w:rFonts w:ascii="Wingdings" w:eastAsiaTheme="minorHAnsi" w:hAnsi="Wingdings" w:cs="Segoe UI" w:hint="default"/>
      </w:rPr>
    </w:lvl>
    <w:lvl w:ilvl="1" w:tplc="040C0003" w:tentative="1">
      <w:start w:val="1"/>
      <w:numFmt w:val="bullet"/>
      <w:lvlText w:val="o"/>
      <w:lvlJc w:val="left"/>
      <w:pPr>
        <w:ind w:left="2376" w:hanging="360"/>
      </w:pPr>
      <w:rPr>
        <w:rFonts w:ascii="Courier New" w:hAnsi="Courier New" w:cs="Courier New" w:hint="default"/>
      </w:rPr>
    </w:lvl>
    <w:lvl w:ilvl="2" w:tplc="040C0005" w:tentative="1">
      <w:start w:val="1"/>
      <w:numFmt w:val="bullet"/>
      <w:lvlText w:val=""/>
      <w:lvlJc w:val="left"/>
      <w:pPr>
        <w:ind w:left="3096" w:hanging="360"/>
      </w:pPr>
      <w:rPr>
        <w:rFonts w:ascii="Wingdings" w:hAnsi="Wingdings" w:hint="default"/>
      </w:rPr>
    </w:lvl>
    <w:lvl w:ilvl="3" w:tplc="040C0001" w:tentative="1">
      <w:start w:val="1"/>
      <w:numFmt w:val="bullet"/>
      <w:lvlText w:val=""/>
      <w:lvlJc w:val="left"/>
      <w:pPr>
        <w:ind w:left="3816" w:hanging="360"/>
      </w:pPr>
      <w:rPr>
        <w:rFonts w:ascii="Symbol" w:hAnsi="Symbol" w:hint="default"/>
      </w:rPr>
    </w:lvl>
    <w:lvl w:ilvl="4" w:tplc="040C0003" w:tentative="1">
      <w:start w:val="1"/>
      <w:numFmt w:val="bullet"/>
      <w:lvlText w:val="o"/>
      <w:lvlJc w:val="left"/>
      <w:pPr>
        <w:ind w:left="4536" w:hanging="360"/>
      </w:pPr>
      <w:rPr>
        <w:rFonts w:ascii="Courier New" w:hAnsi="Courier New" w:cs="Courier New" w:hint="default"/>
      </w:rPr>
    </w:lvl>
    <w:lvl w:ilvl="5" w:tplc="040C0005" w:tentative="1">
      <w:start w:val="1"/>
      <w:numFmt w:val="bullet"/>
      <w:lvlText w:val=""/>
      <w:lvlJc w:val="left"/>
      <w:pPr>
        <w:ind w:left="5256" w:hanging="360"/>
      </w:pPr>
      <w:rPr>
        <w:rFonts w:ascii="Wingdings" w:hAnsi="Wingdings" w:hint="default"/>
      </w:rPr>
    </w:lvl>
    <w:lvl w:ilvl="6" w:tplc="040C0001" w:tentative="1">
      <w:start w:val="1"/>
      <w:numFmt w:val="bullet"/>
      <w:lvlText w:val=""/>
      <w:lvlJc w:val="left"/>
      <w:pPr>
        <w:ind w:left="5976" w:hanging="360"/>
      </w:pPr>
      <w:rPr>
        <w:rFonts w:ascii="Symbol" w:hAnsi="Symbol" w:hint="default"/>
      </w:rPr>
    </w:lvl>
    <w:lvl w:ilvl="7" w:tplc="040C0003" w:tentative="1">
      <w:start w:val="1"/>
      <w:numFmt w:val="bullet"/>
      <w:lvlText w:val="o"/>
      <w:lvlJc w:val="left"/>
      <w:pPr>
        <w:ind w:left="6696" w:hanging="360"/>
      </w:pPr>
      <w:rPr>
        <w:rFonts w:ascii="Courier New" w:hAnsi="Courier New" w:cs="Courier New" w:hint="default"/>
      </w:rPr>
    </w:lvl>
    <w:lvl w:ilvl="8" w:tplc="040C0005" w:tentative="1">
      <w:start w:val="1"/>
      <w:numFmt w:val="bullet"/>
      <w:lvlText w:val=""/>
      <w:lvlJc w:val="left"/>
      <w:pPr>
        <w:ind w:left="7416" w:hanging="360"/>
      </w:pPr>
      <w:rPr>
        <w:rFonts w:ascii="Wingdings" w:hAnsi="Wingdings" w:hint="default"/>
      </w:rPr>
    </w:lvl>
  </w:abstractNum>
  <w:abstractNum w:abstractNumId="22" w15:restartNumberingAfterBreak="0">
    <w:nsid w:val="44413086"/>
    <w:multiLevelType w:val="hybridMultilevel"/>
    <w:tmpl w:val="9AD8B9FA"/>
    <w:lvl w:ilvl="0" w:tplc="50146160">
      <w:start w:val="1"/>
      <w:numFmt w:val="bullet"/>
      <w:lvlText w:val=""/>
      <w:lvlJc w:val="left"/>
      <w:pPr>
        <w:ind w:left="2196" w:hanging="360"/>
      </w:pPr>
      <w:rPr>
        <w:rFonts w:ascii="Wingdings" w:hAnsi="Wingdings" w:hint="default"/>
      </w:rPr>
    </w:lvl>
    <w:lvl w:ilvl="1" w:tplc="040C0003" w:tentative="1">
      <w:start w:val="1"/>
      <w:numFmt w:val="bullet"/>
      <w:lvlText w:val="o"/>
      <w:lvlJc w:val="left"/>
      <w:pPr>
        <w:ind w:left="2916" w:hanging="360"/>
      </w:pPr>
      <w:rPr>
        <w:rFonts w:ascii="Courier New" w:hAnsi="Courier New" w:cs="Courier New" w:hint="default"/>
      </w:rPr>
    </w:lvl>
    <w:lvl w:ilvl="2" w:tplc="040C0005" w:tentative="1">
      <w:start w:val="1"/>
      <w:numFmt w:val="bullet"/>
      <w:lvlText w:val=""/>
      <w:lvlJc w:val="left"/>
      <w:pPr>
        <w:ind w:left="3636" w:hanging="360"/>
      </w:pPr>
      <w:rPr>
        <w:rFonts w:ascii="Wingdings" w:hAnsi="Wingdings" w:hint="default"/>
      </w:rPr>
    </w:lvl>
    <w:lvl w:ilvl="3" w:tplc="040C0001" w:tentative="1">
      <w:start w:val="1"/>
      <w:numFmt w:val="bullet"/>
      <w:lvlText w:val=""/>
      <w:lvlJc w:val="left"/>
      <w:pPr>
        <w:ind w:left="4356" w:hanging="360"/>
      </w:pPr>
      <w:rPr>
        <w:rFonts w:ascii="Symbol" w:hAnsi="Symbol" w:hint="default"/>
      </w:rPr>
    </w:lvl>
    <w:lvl w:ilvl="4" w:tplc="040C0003" w:tentative="1">
      <w:start w:val="1"/>
      <w:numFmt w:val="bullet"/>
      <w:lvlText w:val="o"/>
      <w:lvlJc w:val="left"/>
      <w:pPr>
        <w:ind w:left="5076" w:hanging="360"/>
      </w:pPr>
      <w:rPr>
        <w:rFonts w:ascii="Courier New" w:hAnsi="Courier New" w:cs="Courier New" w:hint="default"/>
      </w:rPr>
    </w:lvl>
    <w:lvl w:ilvl="5" w:tplc="040C0005" w:tentative="1">
      <w:start w:val="1"/>
      <w:numFmt w:val="bullet"/>
      <w:lvlText w:val=""/>
      <w:lvlJc w:val="left"/>
      <w:pPr>
        <w:ind w:left="5796" w:hanging="360"/>
      </w:pPr>
      <w:rPr>
        <w:rFonts w:ascii="Wingdings" w:hAnsi="Wingdings" w:hint="default"/>
      </w:rPr>
    </w:lvl>
    <w:lvl w:ilvl="6" w:tplc="040C0001" w:tentative="1">
      <w:start w:val="1"/>
      <w:numFmt w:val="bullet"/>
      <w:lvlText w:val=""/>
      <w:lvlJc w:val="left"/>
      <w:pPr>
        <w:ind w:left="6516" w:hanging="360"/>
      </w:pPr>
      <w:rPr>
        <w:rFonts w:ascii="Symbol" w:hAnsi="Symbol" w:hint="default"/>
      </w:rPr>
    </w:lvl>
    <w:lvl w:ilvl="7" w:tplc="040C0003" w:tentative="1">
      <w:start w:val="1"/>
      <w:numFmt w:val="bullet"/>
      <w:lvlText w:val="o"/>
      <w:lvlJc w:val="left"/>
      <w:pPr>
        <w:ind w:left="7236" w:hanging="360"/>
      </w:pPr>
      <w:rPr>
        <w:rFonts w:ascii="Courier New" w:hAnsi="Courier New" w:cs="Courier New" w:hint="default"/>
      </w:rPr>
    </w:lvl>
    <w:lvl w:ilvl="8" w:tplc="040C0005" w:tentative="1">
      <w:start w:val="1"/>
      <w:numFmt w:val="bullet"/>
      <w:lvlText w:val=""/>
      <w:lvlJc w:val="left"/>
      <w:pPr>
        <w:ind w:left="7956" w:hanging="360"/>
      </w:pPr>
      <w:rPr>
        <w:rFonts w:ascii="Wingdings" w:hAnsi="Wingdings" w:hint="default"/>
      </w:rPr>
    </w:lvl>
  </w:abstractNum>
  <w:abstractNum w:abstractNumId="23" w15:restartNumberingAfterBreak="0">
    <w:nsid w:val="4C6E4CFE"/>
    <w:multiLevelType w:val="hybridMultilevel"/>
    <w:tmpl w:val="A22C0B4A"/>
    <w:lvl w:ilvl="0" w:tplc="040C0001">
      <w:start w:val="1"/>
      <w:numFmt w:val="bullet"/>
      <w:lvlText w:val=""/>
      <w:lvlJc w:val="left"/>
      <w:pPr>
        <w:ind w:left="435" w:hanging="360"/>
      </w:pPr>
      <w:rPr>
        <w:rFonts w:ascii="Symbol" w:hAnsi="Symbol" w:hint="default"/>
      </w:rPr>
    </w:lvl>
    <w:lvl w:ilvl="1" w:tplc="040C0003" w:tentative="1">
      <w:start w:val="1"/>
      <w:numFmt w:val="bullet"/>
      <w:lvlText w:val="o"/>
      <w:lvlJc w:val="left"/>
      <w:pPr>
        <w:ind w:left="1155" w:hanging="360"/>
      </w:pPr>
      <w:rPr>
        <w:rFonts w:ascii="Courier New" w:hAnsi="Courier New" w:cs="Courier New" w:hint="default"/>
      </w:rPr>
    </w:lvl>
    <w:lvl w:ilvl="2" w:tplc="040C0005" w:tentative="1">
      <w:start w:val="1"/>
      <w:numFmt w:val="bullet"/>
      <w:lvlText w:val=""/>
      <w:lvlJc w:val="left"/>
      <w:pPr>
        <w:ind w:left="1875" w:hanging="360"/>
      </w:pPr>
      <w:rPr>
        <w:rFonts w:ascii="Wingdings" w:hAnsi="Wingdings" w:hint="default"/>
      </w:rPr>
    </w:lvl>
    <w:lvl w:ilvl="3" w:tplc="040C0001" w:tentative="1">
      <w:start w:val="1"/>
      <w:numFmt w:val="bullet"/>
      <w:lvlText w:val=""/>
      <w:lvlJc w:val="left"/>
      <w:pPr>
        <w:ind w:left="2595" w:hanging="360"/>
      </w:pPr>
      <w:rPr>
        <w:rFonts w:ascii="Symbol" w:hAnsi="Symbol" w:hint="default"/>
      </w:rPr>
    </w:lvl>
    <w:lvl w:ilvl="4" w:tplc="040C0003" w:tentative="1">
      <w:start w:val="1"/>
      <w:numFmt w:val="bullet"/>
      <w:lvlText w:val="o"/>
      <w:lvlJc w:val="left"/>
      <w:pPr>
        <w:ind w:left="3315" w:hanging="360"/>
      </w:pPr>
      <w:rPr>
        <w:rFonts w:ascii="Courier New" w:hAnsi="Courier New" w:cs="Courier New" w:hint="default"/>
      </w:rPr>
    </w:lvl>
    <w:lvl w:ilvl="5" w:tplc="040C0005" w:tentative="1">
      <w:start w:val="1"/>
      <w:numFmt w:val="bullet"/>
      <w:lvlText w:val=""/>
      <w:lvlJc w:val="left"/>
      <w:pPr>
        <w:ind w:left="4035" w:hanging="360"/>
      </w:pPr>
      <w:rPr>
        <w:rFonts w:ascii="Wingdings" w:hAnsi="Wingdings" w:hint="default"/>
      </w:rPr>
    </w:lvl>
    <w:lvl w:ilvl="6" w:tplc="040C0001" w:tentative="1">
      <w:start w:val="1"/>
      <w:numFmt w:val="bullet"/>
      <w:lvlText w:val=""/>
      <w:lvlJc w:val="left"/>
      <w:pPr>
        <w:ind w:left="4755" w:hanging="360"/>
      </w:pPr>
      <w:rPr>
        <w:rFonts w:ascii="Symbol" w:hAnsi="Symbol" w:hint="default"/>
      </w:rPr>
    </w:lvl>
    <w:lvl w:ilvl="7" w:tplc="040C0003" w:tentative="1">
      <w:start w:val="1"/>
      <w:numFmt w:val="bullet"/>
      <w:lvlText w:val="o"/>
      <w:lvlJc w:val="left"/>
      <w:pPr>
        <w:ind w:left="5475" w:hanging="360"/>
      </w:pPr>
      <w:rPr>
        <w:rFonts w:ascii="Courier New" w:hAnsi="Courier New" w:cs="Courier New" w:hint="default"/>
      </w:rPr>
    </w:lvl>
    <w:lvl w:ilvl="8" w:tplc="040C0005" w:tentative="1">
      <w:start w:val="1"/>
      <w:numFmt w:val="bullet"/>
      <w:lvlText w:val=""/>
      <w:lvlJc w:val="left"/>
      <w:pPr>
        <w:ind w:left="6195" w:hanging="360"/>
      </w:pPr>
      <w:rPr>
        <w:rFonts w:ascii="Wingdings" w:hAnsi="Wingdings" w:hint="default"/>
      </w:rPr>
    </w:lvl>
  </w:abstractNum>
  <w:abstractNum w:abstractNumId="24" w15:restartNumberingAfterBreak="0">
    <w:nsid w:val="4FAE18E1"/>
    <w:multiLevelType w:val="hybridMultilevel"/>
    <w:tmpl w:val="EA4ACB3E"/>
    <w:lvl w:ilvl="0" w:tplc="4C82B00A">
      <w:start w:val="1"/>
      <w:numFmt w:val="decimal"/>
      <w:lvlText w:val="%1."/>
      <w:lvlJc w:val="left"/>
      <w:pPr>
        <w:ind w:left="1080" w:hanging="360"/>
      </w:pPr>
      <w:rPr>
        <w:rFonts w:hint="default"/>
        <w:color w:val="auto"/>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5" w15:restartNumberingAfterBreak="0">
    <w:nsid w:val="58B85170"/>
    <w:multiLevelType w:val="hybridMultilevel"/>
    <w:tmpl w:val="9A8466B4"/>
    <w:lvl w:ilvl="0" w:tplc="040A6EF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5B2612C1"/>
    <w:multiLevelType w:val="hybridMultilevel"/>
    <w:tmpl w:val="0D68B42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61A948F2"/>
    <w:multiLevelType w:val="hybridMultilevel"/>
    <w:tmpl w:val="A72022E2"/>
    <w:lvl w:ilvl="0" w:tplc="040C0005">
      <w:start w:val="1"/>
      <w:numFmt w:val="bullet"/>
      <w:lvlText w:val=""/>
      <w:lvlJc w:val="left"/>
      <w:pPr>
        <w:ind w:left="2016" w:hanging="360"/>
      </w:pPr>
      <w:rPr>
        <w:rFonts w:ascii="Wingdings" w:hAnsi="Wingdings" w:hint="default"/>
      </w:rPr>
    </w:lvl>
    <w:lvl w:ilvl="1" w:tplc="040C0003" w:tentative="1">
      <w:start w:val="1"/>
      <w:numFmt w:val="bullet"/>
      <w:lvlText w:val="o"/>
      <w:lvlJc w:val="left"/>
      <w:pPr>
        <w:ind w:left="2736" w:hanging="360"/>
      </w:pPr>
      <w:rPr>
        <w:rFonts w:ascii="Courier New" w:hAnsi="Courier New" w:cs="Courier New" w:hint="default"/>
      </w:rPr>
    </w:lvl>
    <w:lvl w:ilvl="2" w:tplc="040C0005" w:tentative="1">
      <w:start w:val="1"/>
      <w:numFmt w:val="bullet"/>
      <w:lvlText w:val=""/>
      <w:lvlJc w:val="left"/>
      <w:pPr>
        <w:ind w:left="3456" w:hanging="360"/>
      </w:pPr>
      <w:rPr>
        <w:rFonts w:ascii="Wingdings" w:hAnsi="Wingdings" w:hint="default"/>
      </w:rPr>
    </w:lvl>
    <w:lvl w:ilvl="3" w:tplc="040C0001" w:tentative="1">
      <w:start w:val="1"/>
      <w:numFmt w:val="bullet"/>
      <w:lvlText w:val=""/>
      <w:lvlJc w:val="left"/>
      <w:pPr>
        <w:ind w:left="4176" w:hanging="360"/>
      </w:pPr>
      <w:rPr>
        <w:rFonts w:ascii="Symbol" w:hAnsi="Symbol" w:hint="default"/>
      </w:rPr>
    </w:lvl>
    <w:lvl w:ilvl="4" w:tplc="040C0003" w:tentative="1">
      <w:start w:val="1"/>
      <w:numFmt w:val="bullet"/>
      <w:lvlText w:val="o"/>
      <w:lvlJc w:val="left"/>
      <w:pPr>
        <w:ind w:left="4896" w:hanging="360"/>
      </w:pPr>
      <w:rPr>
        <w:rFonts w:ascii="Courier New" w:hAnsi="Courier New" w:cs="Courier New" w:hint="default"/>
      </w:rPr>
    </w:lvl>
    <w:lvl w:ilvl="5" w:tplc="040C0005" w:tentative="1">
      <w:start w:val="1"/>
      <w:numFmt w:val="bullet"/>
      <w:lvlText w:val=""/>
      <w:lvlJc w:val="left"/>
      <w:pPr>
        <w:ind w:left="5616" w:hanging="360"/>
      </w:pPr>
      <w:rPr>
        <w:rFonts w:ascii="Wingdings" w:hAnsi="Wingdings" w:hint="default"/>
      </w:rPr>
    </w:lvl>
    <w:lvl w:ilvl="6" w:tplc="040C0001" w:tentative="1">
      <w:start w:val="1"/>
      <w:numFmt w:val="bullet"/>
      <w:lvlText w:val=""/>
      <w:lvlJc w:val="left"/>
      <w:pPr>
        <w:ind w:left="6336" w:hanging="360"/>
      </w:pPr>
      <w:rPr>
        <w:rFonts w:ascii="Symbol" w:hAnsi="Symbol" w:hint="default"/>
      </w:rPr>
    </w:lvl>
    <w:lvl w:ilvl="7" w:tplc="040C0003" w:tentative="1">
      <w:start w:val="1"/>
      <w:numFmt w:val="bullet"/>
      <w:lvlText w:val="o"/>
      <w:lvlJc w:val="left"/>
      <w:pPr>
        <w:ind w:left="7056" w:hanging="360"/>
      </w:pPr>
      <w:rPr>
        <w:rFonts w:ascii="Courier New" w:hAnsi="Courier New" w:cs="Courier New" w:hint="default"/>
      </w:rPr>
    </w:lvl>
    <w:lvl w:ilvl="8" w:tplc="040C0005" w:tentative="1">
      <w:start w:val="1"/>
      <w:numFmt w:val="bullet"/>
      <w:lvlText w:val=""/>
      <w:lvlJc w:val="left"/>
      <w:pPr>
        <w:ind w:left="7776" w:hanging="360"/>
      </w:pPr>
      <w:rPr>
        <w:rFonts w:ascii="Wingdings" w:hAnsi="Wingdings" w:hint="default"/>
      </w:rPr>
    </w:lvl>
  </w:abstractNum>
  <w:abstractNum w:abstractNumId="28" w15:restartNumberingAfterBreak="0">
    <w:nsid w:val="63645167"/>
    <w:multiLevelType w:val="hybridMultilevel"/>
    <w:tmpl w:val="6C208DD0"/>
    <w:lvl w:ilvl="0" w:tplc="040C0005">
      <w:start w:val="1"/>
      <w:numFmt w:val="bullet"/>
      <w:lvlText w:val=""/>
      <w:lvlJc w:val="left"/>
      <w:pPr>
        <w:ind w:left="578" w:hanging="360"/>
      </w:pPr>
      <w:rPr>
        <w:rFonts w:ascii="Wingdings" w:hAnsi="Wingdings" w:hint="default"/>
      </w:rPr>
    </w:lvl>
    <w:lvl w:ilvl="1" w:tplc="040C0003" w:tentative="1">
      <w:start w:val="1"/>
      <w:numFmt w:val="bullet"/>
      <w:lvlText w:val="o"/>
      <w:lvlJc w:val="left"/>
      <w:pPr>
        <w:ind w:left="1298" w:hanging="360"/>
      </w:pPr>
      <w:rPr>
        <w:rFonts w:ascii="Courier New" w:hAnsi="Courier New" w:cs="Courier New" w:hint="default"/>
      </w:rPr>
    </w:lvl>
    <w:lvl w:ilvl="2" w:tplc="040C0005" w:tentative="1">
      <w:start w:val="1"/>
      <w:numFmt w:val="bullet"/>
      <w:lvlText w:val=""/>
      <w:lvlJc w:val="left"/>
      <w:pPr>
        <w:ind w:left="2018" w:hanging="360"/>
      </w:pPr>
      <w:rPr>
        <w:rFonts w:ascii="Wingdings" w:hAnsi="Wingdings" w:hint="default"/>
      </w:rPr>
    </w:lvl>
    <w:lvl w:ilvl="3" w:tplc="040C0001" w:tentative="1">
      <w:start w:val="1"/>
      <w:numFmt w:val="bullet"/>
      <w:lvlText w:val=""/>
      <w:lvlJc w:val="left"/>
      <w:pPr>
        <w:ind w:left="2738" w:hanging="360"/>
      </w:pPr>
      <w:rPr>
        <w:rFonts w:ascii="Symbol" w:hAnsi="Symbol" w:hint="default"/>
      </w:rPr>
    </w:lvl>
    <w:lvl w:ilvl="4" w:tplc="040C0003" w:tentative="1">
      <w:start w:val="1"/>
      <w:numFmt w:val="bullet"/>
      <w:lvlText w:val="o"/>
      <w:lvlJc w:val="left"/>
      <w:pPr>
        <w:ind w:left="3458" w:hanging="360"/>
      </w:pPr>
      <w:rPr>
        <w:rFonts w:ascii="Courier New" w:hAnsi="Courier New" w:cs="Courier New" w:hint="default"/>
      </w:rPr>
    </w:lvl>
    <w:lvl w:ilvl="5" w:tplc="040C0005" w:tentative="1">
      <w:start w:val="1"/>
      <w:numFmt w:val="bullet"/>
      <w:lvlText w:val=""/>
      <w:lvlJc w:val="left"/>
      <w:pPr>
        <w:ind w:left="4178" w:hanging="360"/>
      </w:pPr>
      <w:rPr>
        <w:rFonts w:ascii="Wingdings" w:hAnsi="Wingdings" w:hint="default"/>
      </w:rPr>
    </w:lvl>
    <w:lvl w:ilvl="6" w:tplc="040C0001" w:tentative="1">
      <w:start w:val="1"/>
      <w:numFmt w:val="bullet"/>
      <w:lvlText w:val=""/>
      <w:lvlJc w:val="left"/>
      <w:pPr>
        <w:ind w:left="4898" w:hanging="360"/>
      </w:pPr>
      <w:rPr>
        <w:rFonts w:ascii="Symbol" w:hAnsi="Symbol" w:hint="default"/>
      </w:rPr>
    </w:lvl>
    <w:lvl w:ilvl="7" w:tplc="040C0003" w:tentative="1">
      <w:start w:val="1"/>
      <w:numFmt w:val="bullet"/>
      <w:lvlText w:val="o"/>
      <w:lvlJc w:val="left"/>
      <w:pPr>
        <w:ind w:left="5618" w:hanging="360"/>
      </w:pPr>
      <w:rPr>
        <w:rFonts w:ascii="Courier New" w:hAnsi="Courier New" w:cs="Courier New" w:hint="default"/>
      </w:rPr>
    </w:lvl>
    <w:lvl w:ilvl="8" w:tplc="040C0005" w:tentative="1">
      <w:start w:val="1"/>
      <w:numFmt w:val="bullet"/>
      <w:lvlText w:val=""/>
      <w:lvlJc w:val="left"/>
      <w:pPr>
        <w:ind w:left="6338" w:hanging="360"/>
      </w:pPr>
      <w:rPr>
        <w:rFonts w:ascii="Wingdings" w:hAnsi="Wingdings" w:hint="default"/>
      </w:rPr>
    </w:lvl>
  </w:abstractNum>
  <w:abstractNum w:abstractNumId="29" w15:restartNumberingAfterBreak="0">
    <w:nsid w:val="63DE10E9"/>
    <w:multiLevelType w:val="hybridMultilevel"/>
    <w:tmpl w:val="3F5C2B5C"/>
    <w:lvl w:ilvl="0" w:tplc="3D5A055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6AC42363"/>
    <w:multiLevelType w:val="hybridMultilevel"/>
    <w:tmpl w:val="479826D6"/>
    <w:lvl w:ilvl="0" w:tplc="5D04EF9E">
      <w:start w:val="14"/>
      <w:numFmt w:val="bullet"/>
      <w:lvlText w:val="-"/>
      <w:lvlJc w:val="left"/>
      <w:pPr>
        <w:ind w:left="502" w:hanging="360"/>
      </w:pPr>
      <w:rPr>
        <w:rFonts w:ascii="Times New Roman" w:eastAsiaTheme="minorHAnsi" w:hAnsi="Times New Roman" w:cs="Times New Roman" w:hint="default"/>
      </w:rPr>
    </w:lvl>
    <w:lvl w:ilvl="1" w:tplc="040C0003" w:tentative="1">
      <w:start w:val="1"/>
      <w:numFmt w:val="bullet"/>
      <w:lvlText w:val="o"/>
      <w:lvlJc w:val="left"/>
      <w:pPr>
        <w:ind w:left="1222" w:hanging="360"/>
      </w:pPr>
      <w:rPr>
        <w:rFonts w:ascii="Courier New" w:hAnsi="Courier New" w:cs="Courier New" w:hint="default"/>
      </w:rPr>
    </w:lvl>
    <w:lvl w:ilvl="2" w:tplc="040C0005" w:tentative="1">
      <w:start w:val="1"/>
      <w:numFmt w:val="bullet"/>
      <w:lvlText w:val=""/>
      <w:lvlJc w:val="left"/>
      <w:pPr>
        <w:ind w:left="1942" w:hanging="360"/>
      </w:pPr>
      <w:rPr>
        <w:rFonts w:ascii="Wingdings" w:hAnsi="Wingdings" w:hint="default"/>
      </w:rPr>
    </w:lvl>
    <w:lvl w:ilvl="3" w:tplc="040C0001" w:tentative="1">
      <w:start w:val="1"/>
      <w:numFmt w:val="bullet"/>
      <w:lvlText w:val=""/>
      <w:lvlJc w:val="left"/>
      <w:pPr>
        <w:ind w:left="2662" w:hanging="360"/>
      </w:pPr>
      <w:rPr>
        <w:rFonts w:ascii="Symbol" w:hAnsi="Symbol" w:hint="default"/>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abstractNum w:abstractNumId="31" w15:restartNumberingAfterBreak="0">
    <w:nsid w:val="715C13C6"/>
    <w:multiLevelType w:val="hybridMultilevel"/>
    <w:tmpl w:val="838C2CC0"/>
    <w:lvl w:ilvl="0" w:tplc="EB4685A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74715490"/>
    <w:multiLevelType w:val="hybridMultilevel"/>
    <w:tmpl w:val="DE68C0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6B308B7"/>
    <w:multiLevelType w:val="multilevel"/>
    <w:tmpl w:val="273A3026"/>
    <w:lvl w:ilvl="0">
      <w:start w:val="1"/>
      <w:numFmt w:val="decimal"/>
      <w:lvlText w:val="%1."/>
      <w:lvlJc w:val="left"/>
      <w:pPr>
        <w:ind w:left="1494" w:hanging="360"/>
      </w:pPr>
      <w:rPr>
        <w:rFonts w:hint="default"/>
        <w:sz w:val="28"/>
        <w:szCs w:val="28"/>
      </w:rPr>
    </w:lvl>
    <w:lvl w:ilvl="1">
      <w:start w:val="1"/>
      <w:numFmt w:val="decimal"/>
      <w:isLgl/>
      <w:lvlText w:val="%1.%2"/>
      <w:lvlJc w:val="left"/>
      <w:pPr>
        <w:ind w:left="1656" w:hanging="360"/>
      </w:pPr>
      <w:rPr>
        <w:rFonts w:hint="default"/>
      </w:rPr>
    </w:lvl>
    <w:lvl w:ilvl="2">
      <w:start w:val="1"/>
      <w:numFmt w:val="decimal"/>
      <w:isLgl/>
      <w:lvlText w:val="%1.%2.%3"/>
      <w:lvlJc w:val="left"/>
      <w:pPr>
        <w:ind w:left="2376" w:hanging="720"/>
      </w:pPr>
      <w:rPr>
        <w:rFonts w:hint="default"/>
      </w:rPr>
    </w:lvl>
    <w:lvl w:ilvl="3">
      <w:start w:val="1"/>
      <w:numFmt w:val="decimal"/>
      <w:isLgl/>
      <w:lvlText w:val="%1.%2.%3.%4"/>
      <w:lvlJc w:val="left"/>
      <w:pPr>
        <w:ind w:left="2736" w:hanging="720"/>
      </w:pPr>
      <w:rPr>
        <w:rFonts w:hint="default"/>
      </w:rPr>
    </w:lvl>
    <w:lvl w:ilvl="4">
      <w:start w:val="1"/>
      <w:numFmt w:val="decimal"/>
      <w:isLgl/>
      <w:lvlText w:val="%1.%2.%3.%4.%5"/>
      <w:lvlJc w:val="left"/>
      <w:pPr>
        <w:ind w:left="3456" w:hanging="1080"/>
      </w:pPr>
      <w:rPr>
        <w:rFonts w:hint="default"/>
      </w:rPr>
    </w:lvl>
    <w:lvl w:ilvl="5">
      <w:start w:val="1"/>
      <w:numFmt w:val="decimal"/>
      <w:isLgl/>
      <w:lvlText w:val="%1.%2.%3.%4.%5.%6"/>
      <w:lvlJc w:val="left"/>
      <w:pPr>
        <w:ind w:left="3816" w:hanging="1080"/>
      </w:pPr>
      <w:rPr>
        <w:rFonts w:hint="default"/>
      </w:rPr>
    </w:lvl>
    <w:lvl w:ilvl="6">
      <w:start w:val="1"/>
      <w:numFmt w:val="decimal"/>
      <w:isLgl/>
      <w:lvlText w:val="%1.%2.%3.%4.%5.%6.%7"/>
      <w:lvlJc w:val="left"/>
      <w:pPr>
        <w:ind w:left="4536" w:hanging="1440"/>
      </w:pPr>
      <w:rPr>
        <w:rFonts w:hint="default"/>
      </w:rPr>
    </w:lvl>
    <w:lvl w:ilvl="7">
      <w:start w:val="1"/>
      <w:numFmt w:val="decimal"/>
      <w:isLgl/>
      <w:lvlText w:val="%1.%2.%3.%4.%5.%6.%7.%8"/>
      <w:lvlJc w:val="left"/>
      <w:pPr>
        <w:ind w:left="4896" w:hanging="1440"/>
      </w:pPr>
      <w:rPr>
        <w:rFonts w:hint="default"/>
      </w:rPr>
    </w:lvl>
    <w:lvl w:ilvl="8">
      <w:start w:val="1"/>
      <w:numFmt w:val="decimal"/>
      <w:isLgl/>
      <w:lvlText w:val="%1.%2.%3.%4.%5.%6.%7.%8.%9"/>
      <w:lvlJc w:val="left"/>
      <w:pPr>
        <w:ind w:left="5616" w:hanging="1800"/>
      </w:pPr>
      <w:rPr>
        <w:rFonts w:hint="default"/>
      </w:rPr>
    </w:lvl>
  </w:abstractNum>
  <w:abstractNum w:abstractNumId="34" w15:restartNumberingAfterBreak="0">
    <w:nsid w:val="76DA6B1F"/>
    <w:multiLevelType w:val="hybridMultilevel"/>
    <w:tmpl w:val="3580C2CE"/>
    <w:lvl w:ilvl="0" w:tplc="040C0001">
      <w:start w:val="1"/>
      <w:numFmt w:val="bullet"/>
      <w:lvlText w:val=""/>
      <w:lvlJc w:val="left"/>
      <w:pPr>
        <w:ind w:left="795" w:hanging="360"/>
      </w:pPr>
      <w:rPr>
        <w:rFonts w:ascii="Symbol" w:hAnsi="Symbol" w:hint="default"/>
      </w:rPr>
    </w:lvl>
    <w:lvl w:ilvl="1" w:tplc="040C0003" w:tentative="1">
      <w:start w:val="1"/>
      <w:numFmt w:val="bullet"/>
      <w:lvlText w:val="o"/>
      <w:lvlJc w:val="left"/>
      <w:pPr>
        <w:ind w:left="1515" w:hanging="360"/>
      </w:pPr>
      <w:rPr>
        <w:rFonts w:ascii="Courier New" w:hAnsi="Courier New" w:cs="Courier New" w:hint="default"/>
      </w:rPr>
    </w:lvl>
    <w:lvl w:ilvl="2" w:tplc="040C0005" w:tentative="1">
      <w:start w:val="1"/>
      <w:numFmt w:val="bullet"/>
      <w:lvlText w:val=""/>
      <w:lvlJc w:val="left"/>
      <w:pPr>
        <w:ind w:left="2235" w:hanging="360"/>
      </w:pPr>
      <w:rPr>
        <w:rFonts w:ascii="Wingdings" w:hAnsi="Wingdings" w:hint="default"/>
      </w:rPr>
    </w:lvl>
    <w:lvl w:ilvl="3" w:tplc="040C0001" w:tentative="1">
      <w:start w:val="1"/>
      <w:numFmt w:val="bullet"/>
      <w:lvlText w:val=""/>
      <w:lvlJc w:val="left"/>
      <w:pPr>
        <w:ind w:left="2955" w:hanging="360"/>
      </w:pPr>
      <w:rPr>
        <w:rFonts w:ascii="Symbol" w:hAnsi="Symbol" w:hint="default"/>
      </w:rPr>
    </w:lvl>
    <w:lvl w:ilvl="4" w:tplc="040C0003" w:tentative="1">
      <w:start w:val="1"/>
      <w:numFmt w:val="bullet"/>
      <w:lvlText w:val="o"/>
      <w:lvlJc w:val="left"/>
      <w:pPr>
        <w:ind w:left="3675" w:hanging="360"/>
      </w:pPr>
      <w:rPr>
        <w:rFonts w:ascii="Courier New" w:hAnsi="Courier New" w:cs="Courier New" w:hint="default"/>
      </w:rPr>
    </w:lvl>
    <w:lvl w:ilvl="5" w:tplc="040C0005" w:tentative="1">
      <w:start w:val="1"/>
      <w:numFmt w:val="bullet"/>
      <w:lvlText w:val=""/>
      <w:lvlJc w:val="left"/>
      <w:pPr>
        <w:ind w:left="4395" w:hanging="360"/>
      </w:pPr>
      <w:rPr>
        <w:rFonts w:ascii="Wingdings" w:hAnsi="Wingdings" w:hint="default"/>
      </w:rPr>
    </w:lvl>
    <w:lvl w:ilvl="6" w:tplc="040C0001" w:tentative="1">
      <w:start w:val="1"/>
      <w:numFmt w:val="bullet"/>
      <w:lvlText w:val=""/>
      <w:lvlJc w:val="left"/>
      <w:pPr>
        <w:ind w:left="5115" w:hanging="360"/>
      </w:pPr>
      <w:rPr>
        <w:rFonts w:ascii="Symbol" w:hAnsi="Symbol" w:hint="default"/>
      </w:rPr>
    </w:lvl>
    <w:lvl w:ilvl="7" w:tplc="040C0003" w:tentative="1">
      <w:start w:val="1"/>
      <w:numFmt w:val="bullet"/>
      <w:lvlText w:val="o"/>
      <w:lvlJc w:val="left"/>
      <w:pPr>
        <w:ind w:left="5835" w:hanging="360"/>
      </w:pPr>
      <w:rPr>
        <w:rFonts w:ascii="Courier New" w:hAnsi="Courier New" w:cs="Courier New" w:hint="default"/>
      </w:rPr>
    </w:lvl>
    <w:lvl w:ilvl="8" w:tplc="040C0005" w:tentative="1">
      <w:start w:val="1"/>
      <w:numFmt w:val="bullet"/>
      <w:lvlText w:val=""/>
      <w:lvlJc w:val="left"/>
      <w:pPr>
        <w:ind w:left="6555" w:hanging="360"/>
      </w:pPr>
      <w:rPr>
        <w:rFonts w:ascii="Wingdings" w:hAnsi="Wingdings" w:hint="default"/>
      </w:rPr>
    </w:lvl>
  </w:abstractNum>
  <w:abstractNum w:abstractNumId="35" w15:restartNumberingAfterBreak="0">
    <w:nsid w:val="781939C1"/>
    <w:multiLevelType w:val="hybridMultilevel"/>
    <w:tmpl w:val="6D861420"/>
    <w:lvl w:ilvl="0" w:tplc="040C0013">
      <w:start w:val="1"/>
      <w:numFmt w:val="upperRoman"/>
      <w:lvlText w:val="%1."/>
      <w:lvlJc w:val="righ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79492F72"/>
    <w:multiLevelType w:val="hybridMultilevel"/>
    <w:tmpl w:val="EABA981E"/>
    <w:lvl w:ilvl="0" w:tplc="040C000D">
      <w:start w:val="1"/>
      <w:numFmt w:val="bullet"/>
      <w:lvlText w:val=""/>
      <w:lvlJc w:val="left"/>
      <w:pPr>
        <w:ind w:left="2853" w:hanging="360"/>
      </w:pPr>
      <w:rPr>
        <w:rFonts w:ascii="Wingdings" w:hAnsi="Wingdings" w:hint="default"/>
      </w:rPr>
    </w:lvl>
    <w:lvl w:ilvl="1" w:tplc="040C0003" w:tentative="1">
      <w:start w:val="1"/>
      <w:numFmt w:val="bullet"/>
      <w:lvlText w:val="o"/>
      <w:lvlJc w:val="left"/>
      <w:pPr>
        <w:ind w:left="3573" w:hanging="360"/>
      </w:pPr>
      <w:rPr>
        <w:rFonts w:ascii="Courier New" w:hAnsi="Courier New" w:cs="Courier New" w:hint="default"/>
      </w:rPr>
    </w:lvl>
    <w:lvl w:ilvl="2" w:tplc="040C0005" w:tentative="1">
      <w:start w:val="1"/>
      <w:numFmt w:val="bullet"/>
      <w:lvlText w:val=""/>
      <w:lvlJc w:val="left"/>
      <w:pPr>
        <w:ind w:left="4293" w:hanging="360"/>
      </w:pPr>
      <w:rPr>
        <w:rFonts w:ascii="Wingdings" w:hAnsi="Wingdings" w:hint="default"/>
      </w:rPr>
    </w:lvl>
    <w:lvl w:ilvl="3" w:tplc="040C0001" w:tentative="1">
      <w:start w:val="1"/>
      <w:numFmt w:val="bullet"/>
      <w:lvlText w:val=""/>
      <w:lvlJc w:val="left"/>
      <w:pPr>
        <w:ind w:left="5013" w:hanging="360"/>
      </w:pPr>
      <w:rPr>
        <w:rFonts w:ascii="Symbol" w:hAnsi="Symbol" w:hint="default"/>
      </w:rPr>
    </w:lvl>
    <w:lvl w:ilvl="4" w:tplc="040C0003" w:tentative="1">
      <w:start w:val="1"/>
      <w:numFmt w:val="bullet"/>
      <w:lvlText w:val="o"/>
      <w:lvlJc w:val="left"/>
      <w:pPr>
        <w:ind w:left="5733" w:hanging="360"/>
      </w:pPr>
      <w:rPr>
        <w:rFonts w:ascii="Courier New" w:hAnsi="Courier New" w:cs="Courier New" w:hint="default"/>
      </w:rPr>
    </w:lvl>
    <w:lvl w:ilvl="5" w:tplc="040C0005" w:tentative="1">
      <w:start w:val="1"/>
      <w:numFmt w:val="bullet"/>
      <w:lvlText w:val=""/>
      <w:lvlJc w:val="left"/>
      <w:pPr>
        <w:ind w:left="6453" w:hanging="360"/>
      </w:pPr>
      <w:rPr>
        <w:rFonts w:ascii="Wingdings" w:hAnsi="Wingdings" w:hint="default"/>
      </w:rPr>
    </w:lvl>
    <w:lvl w:ilvl="6" w:tplc="040C0001" w:tentative="1">
      <w:start w:val="1"/>
      <w:numFmt w:val="bullet"/>
      <w:lvlText w:val=""/>
      <w:lvlJc w:val="left"/>
      <w:pPr>
        <w:ind w:left="7173" w:hanging="360"/>
      </w:pPr>
      <w:rPr>
        <w:rFonts w:ascii="Symbol" w:hAnsi="Symbol" w:hint="default"/>
      </w:rPr>
    </w:lvl>
    <w:lvl w:ilvl="7" w:tplc="040C0003" w:tentative="1">
      <w:start w:val="1"/>
      <w:numFmt w:val="bullet"/>
      <w:lvlText w:val="o"/>
      <w:lvlJc w:val="left"/>
      <w:pPr>
        <w:ind w:left="7893" w:hanging="360"/>
      </w:pPr>
      <w:rPr>
        <w:rFonts w:ascii="Courier New" w:hAnsi="Courier New" w:cs="Courier New" w:hint="default"/>
      </w:rPr>
    </w:lvl>
    <w:lvl w:ilvl="8" w:tplc="040C0005" w:tentative="1">
      <w:start w:val="1"/>
      <w:numFmt w:val="bullet"/>
      <w:lvlText w:val=""/>
      <w:lvlJc w:val="left"/>
      <w:pPr>
        <w:ind w:left="8613" w:hanging="360"/>
      </w:pPr>
      <w:rPr>
        <w:rFonts w:ascii="Wingdings" w:hAnsi="Wingdings" w:hint="default"/>
      </w:rPr>
    </w:lvl>
  </w:abstractNum>
  <w:abstractNum w:abstractNumId="37" w15:restartNumberingAfterBreak="0">
    <w:nsid w:val="79D7012D"/>
    <w:multiLevelType w:val="multilevel"/>
    <w:tmpl w:val="040C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8" w15:restartNumberingAfterBreak="0">
    <w:nsid w:val="7EC057EA"/>
    <w:multiLevelType w:val="hybridMultilevel"/>
    <w:tmpl w:val="1200033E"/>
    <w:lvl w:ilvl="0" w:tplc="50146160">
      <w:start w:val="1"/>
      <w:numFmt w:val="bullet"/>
      <w:lvlText w:val=""/>
      <w:lvlJc w:val="left"/>
      <w:pPr>
        <w:ind w:left="2016"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F065947"/>
    <w:multiLevelType w:val="hybridMultilevel"/>
    <w:tmpl w:val="97CC08E4"/>
    <w:lvl w:ilvl="0" w:tplc="5198B442">
      <w:start w:val="1"/>
      <w:numFmt w:val="decimal"/>
      <w:lvlText w:val="%1."/>
      <w:lvlJc w:val="left"/>
      <w:pPr>
        <w:ind w:left="502" w:hanging="360"/>
      </w:pPr>
      <w:rPr>
        <w:rFonts w:hint="default"/>
        <w:b/>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abstractNumId w:val="35"/>
  </w:num>
  <w:num w:numId="2">
    <w:abstractNumId w:val="37"/>
  </w:num>
  <w:num w:numId="3">
    <w:abstractNumId w:val="12"/>
  </w:num>
  <w:num w:numId="4">
    <w:abstractNumId w:val="6"/>
  </w:num>
  <w:num w:numId="5">
    <w:abstractNumId w:val="25"/>
  </w:num>
  <w:num w:numId="6">
    <w:abstractNumId w:val="39"/>
  </w:num>
  <w:num w:numId="7">
    <w:abstractNumId w:val="7"/>
  </w:num>
  <w:num w:numId="8">
    <w:abstractNumId w:val="33"/>
  </w:num>
  <w:num w:numId="9">
    <w:abstractNumId w:val="38"/>
  </w:num>
  <w:num w:numId="10">
    <w:abstractNumId w:val="20"/>
  </w:num>
  <w:num w:numId="11">
    <w:abstractNumId w:val="1"/>
  </w:num>
  <w:num w:numId="12">
    <w:abstractNumId w:val="36"/>
  </w:num>
  <w:num w:numId="13">
    <w:abstractNumId w:val="27"/>
  </w:num>
  <w:num w:numId="14">
    <w:abstractNumId w:val="17"/>
  </w:num>
  <w:num w:numId="15">
    <w:abstractNumId w:val="22"/>
  </w:num>
  <w:num w:numId="16">
    <w:abstractNumId w:val="21"/>
  </w:num>
  <w:num w:numId="17">
    <w:abstractNumId w:val="5"/>
  </w:num>
  <w:num w:numId="18">
    <w:abstractNumId w:val="0"/>
  </w:num>
  <w:num w:numId="19">
    <w:abstractNumId w:val="15"/>
  </w:num>
  <w:num w:numId="20">
    <w:abstractNumId w:val="3"/>
  </w:num>
  <w:num w:numId="21">
    <w:abstractNumId w:val="32"/>
  </w:num>
  <w:num w:numId="22">
    <w:abstractNumId w:val="13"/>
  </w:num>
  <w:num w:numId="23">
    <w:abstractNumId w:val="34"/>
  </w:num>
  <w:num w:numId="24">
    <w:abstractNumId w:val="23"/>
  </w:num>
  <w:num w:numId="25">
    <w:abstractNumId w:val="10"/>
  </w:num>
  <w:num w:numId="26">
    <w:abstractNumId w:val="18"/>
  </w:num>
  <w:num w:numId="27">
    <w:abstractNumId w:val="16"/>
  </w:num>
  <w:num w:numId="28">
    <w:abstractNumId w:val="28"/>
  </w:num>
  <w:num w:numId="29">
    <w:abstractNumId w:val="4"/>
  </w:num>
  <w:num w:numId="30">
    <w:abstractNumId w:val="9"/>
  </w:num>
  <w:num w:numId="31">
    <w:abstractNumId w:val="24"/>
  </w:num>
  <w:num w:numId="32">
    <w:abstractNumId w:val="14"/>
  </w:num>
  <w:num w:numId="33">
    <w:abstractNumId w:val="26"/>
  </w:num>
  <w:num w:numId="34">
    <w:abstractNumId w:val="29"/>
  </w:num>
  <w:num w:numId="35">
    <w:abstractNumId w:val="11"/>
  </w:num>
  <w:num w:numId="36">
    <w:abstractNumId w:val="8"/>
  </w:num>
  <w:num w:numId="37">
    <w:abstractNumId w:val="31"/>
  </w:num>
  <w:num w:numId="38">
    <w:abstractNumId w:val="19"/>
  </w:num>
  <w:num w:numId="39">
    <w:abstractNumId w:val="2"/>
  </w:num>
  <w:num w:numId="40">
    <w:abstractNumId w:val="30"/>
  </w:num>
  <w:numIdMacAtCleanup w:val="4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Oumaima Houimel">
    <w15:presenceInfo w15:providerId="Windows Live" w15:userId="491532b12575754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309"/>
    <w:rsid w:val="00005F48"/>
    <w:rsid w:val="000073CF"/>
    <w:rsid w:val="00021C72"/>
    <w:rsid w:val="000250B4"/>
    <w:rsid w:val="00031974"/>
    <w:rsid w:val="0004735B"/>
    <w:rsid w:val="00050FAE"/>
    <w:rsid w:val="000530C9"/>
    <w:rsid w:val="00053762"/>
    <w:rsid w:val="00060E71"/>
    <w:rsid w:val="000857B7"/>
    <w:rsid w:val="00095F09"/>
    <w:rsid w:val="00096C03"/>
    <w:rsid w:val="00096F58"/>
    <w:rsid w:val="000A19B8"/>
    <w:rsid w:val="000C5EDE"/>
    <w:rsid w:val="000E5FF8"/>
    <w:rsid w:val="000F6ECB"/>
    <w:rsid w:val="0010132C"/>
    <w:rsid w:val="001106EC"/>
    <w:rsid w:val="001302C1"/>
    <w:rsid w:val="00143C75"/>
    <w:rsid w:val="00147B9F"/>
    <w:rsid w:val="00151C08"/>
    <w:rsid w:val="001608E1"/>
    <w:rsid w:val="0016245E"/>
    <w:rsid w:val="00166D01"/>
    <w:rsid w:val="00167124"/>
    <w:rsid w:val="00184630"/>
    <w:rsid w:val="001852C7"/>
    <w:rsid w:val="00191128"/>
    <w:rsid w:val="0019171E"/>
    <w:rsid w:val="00192BEB"/>
    <w:rsid w:val="001970C3"/>
    <w:rsid w:val="00197E8E"/>
    <w:rsid w:val="001B287B"/>
    <w:rsid w:val="001B5FDC"/>
    <w:rsid w:val="001B7220"/>
    <w:rsid w:val="001B792D"/>
    <w:rsid w:val="001C3E98"/>
    <w:rsid w:val="001C65A4"/>
    <w:rsid w:val="001E528D"/>
    <w:rsid w:val="001E5BDD"/>
    <w:rsid w:val="001F1170"/>
    <w:rsid w:val="001F6DCB"/>
    <w:rsid w:val="00200AAB"/>
    <w:rsid w:val="00204383"/>
    <w:rsid w:val="00225911"/>
    <w:rsid w:val="0022736D"/>
    <w:rsid w:val="00230F54"/>
    <w:rsid w:val="00230FED"/>
    <w:rsid w:val="002370D0"/>
    <w:rsid w:val="002446D7"/>
    <w:rsid w:val="00261F96"/>
    <w:rsid w:val="002679E6"/>
    <w:rsid w:val="002777E2"/>
    <w:rsid w:val="00277B3E"/>
    <w:rsid w:val="002810C5"/>
    <w:rsid w:val="002828CD"/>
    <w:rsid w:val="00283B16"/>
    <w:rsid w:val="00287584"/>
    <w:rsid w:val="002A5027"/>
    <w:rsid w:val="002A5A3C"/>
    <w:rsid w:val="002C0612"/>
    <w:rsid w:val="002C2F63"/>
    <w:rsid w:val="002E3766"/>
    <w:rsid w:val="002F2D2B"/>
    <w:rsid w:val="002F467A"/>
    <w:rsid w:val="002F59DA"/>
    <w:rsid w:val="00316295"/>
    <w:rsid w:val="003269B0"/>
    <w:rsid w:val="00326F44"/>
    <w:rsid w:val="00346DBE"/>
    <w:rsid w:val="00347BA6"/>
    <w:rsid w:val="00354CE4"/>
    <w:rsid w:val="0036012A"/>
    <w:rsid w:val="00365AF6"/>
    <w:rsid w:val="00370038"/>
    <w:rsid w:val="003742A5"/>
    <w:rsid w:val="00387E52"/>
    <w:rsid w:val="003A1E0C"/>
    <w:rsid w:val="003A2129"/>
    <w:rsid w:val="003A2EB8"/>
    <w:rsid w:val="003A30A2"/>
    <w:rsid w:val="003A7C78"/>
    <w:rsid w:val="003C0CA5"/>
    <w:rsid w:val="003C563D"/>
    <w:rsid w:val="003D1309"/>
    <w:rsid w:val="003D5199"/>
    <w:rsid w:val="003E1DCE"/>
    <w:rsid w:val="003E5B44"/>
    <w:rsid w:val="003F71AB"/>
    <w:rsid w:val="00400D10"/>
    <w:rsid w:val="00401055"/>
    <w:rsid w:val="00402D0C"/>
    <w:rsid w:val="00404DF5"/>
    <w:rsid w:val="00412845"/>
    <w:rsid w:val="00417391"/>
    <w:rsid w:val="00423C17"/>
    <w:rsid w:val="00425FCB"/>
    <w:rsid w:val="00430562"/>
    <w:rsid w:val="00434973"/>
    <w:rsid w:val="00435E0A"/>
    <w:rsid w:val="00436B51"/>
    <w:rsid w:val="004473C1"/>
    <w:rsid w:val="00454AEB"/>
    <w:rsid w:val="00462303"/>
    <w:rsid w:val="0046735A"/>
    <w:rsid w:val="004676B7"/>
    <w:rsid w:val="0048542F"/>
    <w:rsid w:val="0049760A"/>
    <w:rsid w:val="004C7650"/>
    <w:rsid w:val="004E074A"/>
    <w:rsid w:val="004F42BC"/>
    <w:rsid w:val="004F4E23"/>
    <w:rsid w:val="004F7717"/>
    <w:rsid w:val="004F7FF0"/>
    <w:rsid w:val="00506FC4"/>
    <w:rsid w:val="005106B7"/>
    <w:rsid w:val="0051105F"/>
    <w:rsid w:val="00515214"/>
    <w:rsid w:val="00521CE3"/>
    <w:rsid w:val="0052614A"/>
    <w:rsid w:val="005326DF"/>
    <w:rsid w:val="00541D50"/>
    <w:rsid w:val="00552BA5"/>
    <w:rsid w:val="00577EA7"/>
    <w:rsid w:val="00594523"/>
    <w:rsid w:val="005A0590"/>
    <w:rsid w:val="005A6E70"/>
    <w:rsid w:val="005E1235"/>
    <w:rsid w:val="005E1DC8"/>
    <w:rsid w:val="005E3325"/>
    <w:rsid w:val="005F23EB"/>
    <w:rsid w:val="00617034"/>
    <w:rsid w:val="00644A98"/>
    <w:rsid w:val="00652437"/>
    <w:rsid w:val="00681D60"/>
    <w:rsid w:val="00683707"/>
    <w:rsid w:val="00695633"/>
    <w:rsid w:val="00695EE7"/>
    <w:rsid w:val="0069721E"/>
    <w:rsid w:val="006A1E09"/>
    <w:rsid w:val="006A5E0B"/>
    <w:rsid w:val="006B4FAE"/>
    <w:rsid w:val="006C0977"/>
    <w:rsid w:val="006D18D1"/>
    <w:rsid w:val="006D1A3F"/>
    <w:rsid w:val="006E0D0E"/>
    <w:rsid w:val="006E41C5"/>
    <w:rsid w:val="006F19B2"/>
    <w:rsid w:val="006F4D16"/>
    <w:rsid w:val="006F5940"/>
    <w:rsid w:val="00703C46"/>
    <w:rsid w:val="00714C00"/>
    <w:rsid w:val="00722C1A"/>
    <w:rsid w:val="00731457"/>
    <w:rsid w:val="00737016"/>
    <w:rsid w:val="00742ABF"/>
    <w:rsid w:val="00745301"/>
    <w:rsid w:val="00746337"/>
    <w:rsid w:val="00750F69"/>
    <w:rsid w:val="007511B2"/>
    <w:rsid w:val="007576E9"/>
    <w:rsid w:val="00760432"/>
    <w:rsid w:val="00771DE7"/>
    <w:rsid w:val="007772E4"/>
    <w:rsid w:val="007907DF"/>
    <w:rsid w:val="007908DC"/>
    <w:rsid w:val="00795C30"/>
    <w:rsid w:val="007A0429"/>
    <w:rsid w:val="007B1E2E"/>
    <w:rsid w:val="007B3484"/>
    <w:rsid w:val="007B47C1"/>
    <w:rsid w:val="007B7F00"/>
    <w:rsid w:val="007C556F"/>
    <w:rsid w:val="007D29C1"/>
    <w:rsid w:val="007D4FDC"/>
    <w:rsid w:val="007E028D"/>
    <w:rsid w:val="007E02F3"/>
    <w:rsid w:val="007F2F01"/>
    <w:rsid w:val="00803F6E"/>
    <w:rsid w:val="00820B1A"/>
    <w:rsid w:val="008216E3"/>
    <w:rsid w:val="00827C5D"/>
    <w:rsid w:val="0083059D"/>
    <w:rsid w:val="00833970"/>
    <w:rsid w:val="00864CBF"/>
    <w:rsid w:val="00864D64"/>
    <w:rsid w:val="00865911"/>
    <w:rsid w:val="0087379D"/>
    <w:rsid w:val="008737E1"/>
    <w:rsid w:val="00880601"/>
    <w:rsid w:val="008902E1"/>
    <w:rsid w:val="00893AAF"/>
    <w:rsid w:val="008A0576"/>
    <w:rsid w:val="008A0797"/>
    <w:rsid w:val="008B0420"/>
    <w:rsid w:val="008B4E06"/>
    <w:rsid w:val="008D2FBE"/>
    <w:rsid w:val="008F166C"/>
    <w:rsid w:val="0091044F"/>
    <w:rsid w:val="00927F30"/>
    <w:rsid w:val="00934CE3"/>
    <w:rsid w:val="0094310D"/>
    <w:rsid w:val="00954211"/>
    <w:rsid w:val="009604C9"/>
    <w:rsid w:val="00964871"/>
    <w:rsid w:val="00966479"/>
    <w:rsid w:val="00971001"/>
    <w:rsid w:val="009711CB"/>
    <w:rsid w:val="0097611B"/>
    <w:rsid w:val="00997E35"/>
    <w:rsid w:val="009B419F"/>
    <w:rsid w:val="009B7767"/>
    <w:rsid w:val="009C3745"/>
    <w:rsid w:val="009D00D5"/>
    <w:rsid w:val="009D3F09"/>
    <w:rsid w:val="009E188D"/>
    <w:rsid w:val="009E1985"/>
    <w:rsid w:val="009E28A7"/>
    <w:rsid w:val="009E5F67"/>
    <w:rsid w:val="009F0D2E"/>
    <w:rsid w:val="00A12718"/>
    <w:rsid w:val="00A14E55"/>
    <w:rsid w:val="00A20BEE"/>
    <w:rsid w:val="00A37680"/>
    <w:rsid w:val="00A40B6A"/>
    <w:rsid w:val="00A41C1E"/>
    <w:rsid w:val="00A4741F"/>
    <w:rsid w:val="00A4795A"/>
    <w:rsid w:val="00A53CD5"/>
    <w:rsid w:val="00A604FA"/>
    <w:rsid w:val="00A60D1C"/>
    <w:rsid w:val="00A75569"/>
    <w:rsid w:val="00A76A25"/>
    <w:rsid w:val="00A82980"/>
    <w:rsid w:val="00A85DAE"/>
    <w:rsid w:val="00A91B69"/>
    <w:rsid w:val="00A97B29"/>
    <w:rsid w:val="00AB6D8E"/>
    <w:rsid w:val="00AC2A5D"/>
    <w:rsid w:val="00AD3FD0"/>
    <w:rsid w:val="00AE4634"/>
    <w:rsid w:val="00AF4AF8"/>
    <w:rsid w:val="00B023FD"/>
    <w:rsid w:val="00B05D58"/>
    <w:rsid w:val="00B06234"/>
    <w:rsid w:val="00B15C4E"/>
    <w:rsid w:val="00B221D2"/>
    <w:rsid w:val="00B46F2E"/>
    <w:rsid w:val="00B527A2"/>
    <w:rsid w:val="00B546D0"/>
    <w:rsid w:val="00B65F7C"/>
    <w:rsid w:val="00B6749D"/>
    <w:rsid w:val="00B7128C"/>
    <w:rsid w:val="00B77428"/>
    <w:rsid w:val="00B86610"/>
    <w:rsid w:val="00BA0AA4"/>
    <w:rsid w:val="00BC7FDA"/>
    <w:rsid w:val="00BD3272"/>
    <w:rsid w:val="00BD6A73"/>
    <w:rsid w:val="00C1408C"/>
    <w:rsid w:val="00C14ACB"/>
    <w:rsid w:val="00C1508A"/>
    <w:rsid w:val="00C17DD4"/>
    <w:rsid w:val="00C208AE"/>
    <w:rsid w:val="00C20FBB"/>
    <w:rsid w:val="00C21EEC"/>
    <w:rsid w:val="00C24030"/>
    <w:rsid w:val="00C40E12"/>
    <w:rsid w:val="00C64C8D"/>
    <w:rsid w:val="00C8057C"/>
    <w:rsid w:val="00C8070B"/>
    <w:rsid w:val="00C92723"/>
    <w:rsid w:val="00C9634E"/>
    <w:rsid w:val="00CA389A"/>
    <w:rsid w:val="00CB69BE"/>
    <w:rsid w:val="00CC0689"/>
    <w:rsid w:val="00CC3F88"/>
    <w:rsid w:val="00CC6BEB"/>
    <w:rsid w:val="00CE15F3"/>
    <w:rsid w:val="00CE218A"/>
    <w:rsid w:val="00CE3105"/>
    <w:rsid w:val="00CE7248"/>
    <w:rsid w:val="00CF7D2F"/>
    <w:rsid w:val="00D028AD"/>
    <w:rsid w:val="00D0400F"/>
    <w:rsid w:val="00D212DA"/>
    <w:rsid w:val="00D36CB9"/>
    <w:rsid w:val="00D538DA"/>
    <w:rsid w:val="00D72589"/>
    <w:rsid w:val="00D75ADD"/>
    <w:rsid w:val="00D83410"/>
    <w:rsid w:val="00D90B68"/>
    <w:rsid w:val="00DA2DC7"/>
    <w:rsid w:val="00DD11CD"/>
    <w:rsid w:val="00DD6938"/>
    <w:rsid w:val="00DE6A20"/>
    <w:rsid w:val="00E01E4E"/>
    <w:rsid w:val="00E04A6B"/>
    <w:rsid w:val="00E1081C"/>
    <w:rsid w:val="00E1445D"/>
    <w:rsid w:val="00E2212B"/>
    <w:rsid w:val="00E31EFE"/>
    <w:rsid w:val="00E35509"/>
    <w:rsid w:val="00E410DD"/>
    <w:rsid w:val="00E42FAA"/>
    <w:rsid w:val="00E45266"/>
    <w:rsid w:val="00E473DC"/>
    <w:rsid w:val="00E533E9"/>
    <w:rsid w:val="00E77B53"/>
    <w:rsid w:val="00E9346B"/>
    <w:rsid w:val="00E935CA"/>
    <w:rsid w:val="00EA2902"/>
    <w:rsid w:val="00EC57CB"/>
    <w:rsid w:val="00EC6F49"/>
    <w:rsid w:val="00ED4CE6"/>
    <w:rsid w:val="00EE6907"/>
    <w:rsid w:val="00F1630A"/>
    <w:rsid w:val="00F1791D"/>
    <w:rsid w:val="00F36A37"/>
    <w:rsid w:val="00F4734C"/>
    <w:rsid w:val="00F505DE"/>
    <w:rsid w:val="00F60B9B"/>
    <w:rsid w:val="00F74415"/>
    <w:rsid w:val="00F75342"/>
    <w:rsid w:val="00F81479"/>
    <w:rsid w:val="00F87F36"/>
    <w:rsid w:val="00F94D60"/>
    <w:rsid w:val="00F96CCA"/>
    <w:rsid w:val="00F97C3A"/>
    <w:rsid w:val="00FA0A9F"/>
    <w:rsid w:val="00FA2B50"/>
    <w:rsid w:val="00FD256D"/>
    <w:rsid w:val="00FD3490"/>
    <w:rsid w:val="00FD6820"/>
    <w:rsid w:val="00FD7579"/>
    <w:rsid w:val="00FD7E73"/>
    <w:rsid w:val="00FE3B5D"/>
    <w:rsid w:val="00FE656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AB194B"/>
  <w15:chartTrackingRefBased/>
  <w15:docId w15:val="{DB923642-EA43-4240-8B05-5241601451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C3E98"/>
  </w:style>
  <w:style w:type="paragraph" w:styleId="Heading1">
    <w:name w:val="heading 1"/>
    <w:basedOn w:val="Normal"/>
    <w:next w:val="Normal"/>
    <w:link w:val="Heading1Char"/>
    <w:uiPriority w:val="9"/>
    <w:qFormat/>
    <w:rsid w:val="008B0420"/>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B0420"/>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B0420"/>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B0420"/>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B0420"/>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B0420"/>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B0420"/>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B0420"/>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B0420"/>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042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B042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8B042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8B042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B042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B042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B042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B042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B0420"/>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B0420"/>
    <w:pPr>
      <w:ind w:left="720"/>
      <w:contextualSpacing/>
    </w:pPr>
  </w:style>
  <w:style w:type="paragraph" w:customStyle="1" w:styleId="padtop1">
    <w:name w:val="pad_top1"/>
    <w:basedOn w:val="Normal"/>
    <w:rsid w:val="008B0420"/>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padbot1">
    <w:name w:val="pad_bot1"/>
    <w:basedOn w:val="Normal"/>
    <w:rsid w:val="008B042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Hyperlink">
    <w:name w:val="Hyperlink"/>
    <w:basedOn w:val="DefaultParagraphFont"/>
    <w:uiPriority w:val="99"/>
    <w:unhideWhenUsed/>
    <w:rsid w:val="008B0420"/>
    <w:rPr>
      <w:color w:val="0563C1" w:themeColor="hyperlink"/>
      <w:u w:val="single"/>
    </w:rPr>
  </w:style>
  <w:style w:type="character" w:styleId="Strong">
    <w:name w:val="Strong"/>
    <w:basedOn w:val="DefaultParagraphFont"/>
    <w:uiPriority w:val="22"/>
    <w:qFormat/>
    <w:rsid w:val="008B0420"/>
    <w:rPr>
      <w:b/>
      <w:bCs/>
    </w:rPr>
  </w:style>
  <w:style w:type="table" w:styleId="TableGrid">
    <w:name w:val="Table Grid"/>
    <w:basedOn w:val="TableNormal"/>
    <w:uiPriority w:val="39"/>
    <w:rsid w:val="008B04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B0420"/>
    <w:pPr>
      <w:tabs>
        <w:tab w:val="center" w:pos="4536"/>
        <w:tab w:val="right" w:pos="9072"/>
      </w:tabs>
      <w:spacing w:after="0" w:line="240" w:lineRule="auto"/>
    </w:pPr>
  </w:style>
  <w:style w:type="character" w:customStyle="1" w:styleId="HeaderChar">
    <w:name w:val="Header Char"/>
    <w:basedOn w:val="DefaultParagraphFont"/>
    <w:link w:val="Header"/>
    <w:uiPriority w:val="99"/>
    <w:rsid w:val="008B0420"/>
  </w:style>
  <w:style w:type="paragraph" w:styleId="Footer">
    <w:name w:val="footer"/>
    <w:basedOn w:val="Normal"/>
    <w:link w:val="FooterChar"/>
    <w:uiPriority w:val="99"/>
    <w:unhideWhenUsed/>
    <w:rsid w:val="008B0420"/>
    <w:pPr>
      <w:tabs>
        <w:tab w:val="center" w:pos="4536"/>
        <w:tab w:val="right" w:pos="9072"/>
      </w:tabs>
      <w:spacing w:after="0" w:line="240" w:lineRule="auto"/>
    </w:pPr>
  </w:style>
  <w:style w:type="character" w:customStyle="1" w:styleId="FooterChar">
    <w:name w:val="Footer Char"/>
    <w:basedOn w:val="DefaultParagraphFont"/>
    <w:link w:val="Footer"/>
    <w:uiPriority w:val="99"/>
    <w:rsid w:val="008B0420"/>
  </w:style>
  <w:style w:type="paragraph" w:styleId="NormalWeb">
    <w:name w:val="Normal (Web)"/>
    <w:basedOn w:val="Normal"/>
    <w:uiPriority w:val="99"/>
    <w:semiHidden/>
    <w:unhideWhenUsed/>
    <w:rsid w:val="00521CE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Emphasis">
    <w:name w:val="Emphasis"/>
    <w:basedOn w:val="DefaultParagraphFont"/>
    <w:uiPriority w:val="20"/>
    <w:qFormat/>
    <w:rsid w:val="00053762"/>
    <w:rPr>
      <w:i/>
      <w:iCs/>
    </w:rPr>
  </w:style>
  <w:style w:type="character" w:styleId="UnresolvedMention">
    <w:name w:val="Unresolved Mention"/>
    <w:basedOn w:val="DefaultParagraphFont"/>
    <w:uiPriority w:val="99"/>
    <w:semiHidden/>
    <w:unhideWhenUsed/>
    <w:rsid w:val="007576E9"/>
    <w:rPr>
      <w:color w:val="605E5C"/>
      <w:shd w:val="clear" w:color="auto" w:fill="E1DFDD"/>
    </w:rPr>
  </w:style>
  <w:style w:type="paragraph" w:styleId="BalloonText">
    <w:name w:val="Balloon Text"/>
    <w:basedOn w:val="Normal"/>
    <w:link w:val="BalloonTextChar"/>
    <w:uiPriority w:val="99"/>
    <w:semiHidden/>
    <w:unhideWhenUsed/>
    <w:rsid w:val="00E9346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346B"/>
    <w:rPr>
      <w:rFonts w:ascii="Segoe UI" w:hAnsi="Segoe UI" w:cs="Segoe UI"/>
      <w:sz w:val="18"/>
      <w:szCs w:val="18"/>
    </w:rPr>
  </w:style>
  <w:style w:type="character" w:styleId="SubtleEmphasis">
    <w:name w:val="Subtle Emphasis"/>
    <w:basedOn w:val="DefaultParagraphFont"/>
    <w:uiPriority w:val="19"/>
    <w:qFormat/>
    <w:rsid w:val="00C20FBB"/>
    <w:rPr>
      <w:i/>
      <w:iCs/>
      <w:color w:val="404040" w:themeColor="text1" w:themeTint="BF"/>
    </w:rPr>
  </w:style>
  <w:style w:type="paragraph" w:styleId="HTMLPreformatted">
    <w:name w:val="HTML Preformatted"/>
    <w:basedOn w:val="Normal"/>
    <w:link w:val="HTMLPreformattedChar"/>
    <w:uiPriority w:val="99"/>
    <w:semiHidden/>
    <w:unhideWhenUsed/>
    <w:rsid w:val="00E77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paragraph" w:styleId="TableofFigures">
    <w:name w:val="table of figures"/>
    <w:basedOn w:val="Normal"/>
    <w:next w:val="Normal"/>
    <w:uiPriority w:val="99"/>
    <w:semiHidden/>
    <w:unhideWhenUsed/>
    <w:rsid w:val="00454AEB"/>
    <w:pPr>
      <w:spacing w:after="0"/>
    </w:pPr>
  </w:style>
  <w:style w:type="character" w:customStyle="1" w:styleId="HTMLPreformattedChar">
    <w:name w:val="HTML Preformatted Char"/>
    <w:basedOn w:val="DefaultParagraphFont"/>
    <w:link w:val="HTMLPreformatted"/>
    <w:uiPriority w:val="99"/>
    <w:semiHidden/>
    <w:rsid w:val="00E77B53"/>
    <w:rPr>
      <w:rFonts w:ascii="Courier New" w:eastAsia="Times New Roman" w:hAnsi="Courier New" w:cs="Courier New"/>
      <w:sz w:val="20"/>
      <w:szCs w:val="20"/>
      <w:lang w:eastAsia="fr-FR"/>
    </w:rPr>
  </w:style>
  <w:style w:type="character" w:customStyle="1" w:styleId="y2iqfc">
    <w:name w:val="y2iqfc"/>
    <w:basedOn w:val="DefaultParagraphFont"/>
    <w:rsid w:val="00E77B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622526">
      <w:bodyDiv w:val="1"/>
      <w:marLeft w:val="0"/>
      <w:marRight w:val="0"/>
      <w:marTop w:val="0"/>
      <w:marBottom w:val="0"/>
      <w:divBdr>
        <w:top w:val="none" w:sz="0" w:space="0" w:color="auto"/>
        <w:left w:val="none" w:sz="0" w:space="0" w:color="auto"/>
        <w:bottom w:val="none" w:sz="0" w:space="0" w:color="auto"/>
        <w:right w:val="none" w:sz="0" w:space="0" w:color="auto"/>
      </w:divBdr>
    </w:div>
    <w:div w:id="186598915">
      <w:bodyDiv w:val="1"/>
      <w:marLeft w:val="0"/>
      <w:marRight w:val="0"/>
      <w:marTop w:val="0"/>
      <w:marBottom w:val="0"/>
      <w:divBdr>
        <w:top w:val="none" w:sz="0" w:space="0" w:color="auto"/>
        <w:left w:val="none" w:sz="0" w:space="0" w:color="auto"/>
        <w:bottom w:val="none" w:sz="0" w:space="0" w:color="auto"/>
        <w:right w:val="none" w:sz="0" w:space="0" w:color="auto"/>
      </w:divBdr>
    </w:div>
    <w:div w:id="218126931">
      <w:bodyDiv w:val="1"/>
      <w:marLeft w:val="0"/>
      <w:marRight w:val="0"/>
      <w:marTop w:val="0"/>
      <w:marBottom w:val="0"/>
      <w:divBdr>
        <w:top w:val="none" w:sz="0" w:space="0" w:color="auto"/>
        <w:left w:val="none" w:sz="0" w:space="0" w:color="auto"/>
        <w:bottom w:val="none" w:sz="0" w:space="0" w:color="auto"/>
        <w:right w:val="none" w:sz="0" w:space="0" w:color="auto"/>
      </w:divBdr>
    </w:div>
    <w:div w:id="242759597">
      <w:bodyDiv w:val="1"/>
      <w:marLeft w:val="0"/>
      <w:marRight w:val="0"/>
      <w:marTop w:val="0"/>
      <w:marBottom w:val="0"/>
      <w:divBdr>
        <w:top w:val="none" w:sz="0" w:space="0" w:color="auto"/>
        <w:left w:val="none" w:sz="0" w:space="0" w:color="auto"/>
        <w:bottom w:val="none" w:sz="0" w:space="0" w:color="auto"/>
        <w:right w:val="none" w:sz="0" w:space="0" w:color="auto"/>
      </w:divBdr>
    </w:div>
    <w:div w:id="256519610">
      <w:bodyDiv w:val="1"/>
      <w:marLeft w:val="0"/>
      <w:marRight w:val="0"/>
      <w:marTop w:val="0"/>
      <w:marBottom w:val="0"/>
      <w:divBdr>
        <w:top w:val="none" w:sz="0" w:space="0" w:color="auto"/>
        <w:left w:val="none" w:sz="0" w:space="0" w:color="auto"/>
        <w:bottom w:val="none" w:sz="0" w:space="0" w:color="auto"/>
        <w:right w:val="none" w:sz="0" w:space="0" w:color="auto"/>
      </w:divBdr>
      <w:divsChild>
        <w:div w:id="1698385651">
          <w:marLeft w:val="0"/>
          <w:marRight w:val="0"/>
          <w:marTop w:val="0"/>
          <w:marBottom w:val="0"/>
          <w:divBdr>
            <w:top w:val="none" w:sz="0" w:space="0" w:color="auto"/>
            <w:left w:val="none" w:sz="0" w:space="0" w:color="auto"/>
            <w:bottom w:val="none" w:sz="0" w:space="0" w:color="auto"/>
            <w:right w:val="none" w:sz="0" w:space="0" w:color="auto"/>
          </w:divBdr>
        </w:div>
      </w:divsChild>
    </w:div>
    <w:div w:id="309336156">
      <w:bodyDiv w:val="1"/>
      <w:marLeft w:val="0"/>
      <w:marRight w:val="0"/>
      <w:marTop w:val="0"/>
      <w:marBottom w:val="0"/>
      <w:divBdr>
        <w:top w:val="none" w:sz="0" w:space="0" w:color="auto"/>
        <w:left w:val="none" w:sz="0" w:space="0" w:color="auto"/>
        <w:bottom w:val="none" w:sz="0" w:space="0" w:color="auto"/>
        <w:right w:val="none" w:sz="0" w:space="0" w:color="auto"/>
      </w:divBdr>
    </w:div>
    <w:div w:id="324363763">
      <w:bodyDiv w:val="1"/>
      <w:marLeft w:val="0"/>
      <w:marRight w:val="0"/>
      <w:marTop w:val="0"/>
      <w:marBottom w:val="0"/>
      <w:divBdr>
        <w:top w:val="none" w:sz="0" w:space="0" w:color="auto"/>
        <w:left w:val="none" w:sz="0" w:space="0" w:color="auto"/>
        <w:bottom w:val="none" w:sz="0" w:space="0" w:color="auto"/>
        <w:right w:val="none" w:sz="0" w:space="0" w:color="auto"/>
      </w:divBdr>
    </w:div>
    <w:div w:id="336931297">
      <w:bodyDiv w:val="1"/>
      <w:marLeft w:val="0"/>
      <w:marRight w:val="0"/>
      <w:marTop w:val="0"/>
      <w:marBottom w:val="0"/>
      <w:divBdr>
        <w:top w:val="none" w:sz="0" w:space="0" w:color="auto"/>
        <w:left w:val="none" w:sz="0" w:space="0" w:color="auto"/>
        <w:bottom w:val="none" w:sz="0" w:space="0" w:color="auto"/>
        <w:right w:val="none" w:sz="0" w:space="0" w:color="auto"/>
      </w:divBdr>
    </w:div>
    <w:div w:id="338124659">
      <w:bodyDiv w:val="1"/>
      <w:marLeft w:val="0"/>
      <w:marRight w:val="0"/>
      <w:marTop w:val="0"/>
      <w:marBottom w:val="0"/>
      <w:divBdr>
        <w:top w:val="none" w:sz="0" w:space="0" w:color="auto"/>
        <w:left w:val="none" w:sz="0" w:space="0" w:color="auto"/>
        <w:bottom w:val="none" w:sz="0" w:space="0" w:color="auto"/>
        <w:right w:val="none" w:sz="0" w:space="0" w:color="auto"/>
      </w:divBdr>
    </w:div>
    <w:div w:id="346831150">
      <w:bodyDiv w:val="1"/>
      <w:marLeft w:val="0"/>
      <w:marRight w:val="0"/>
      <w:marTop w:val="0"/>
      <w:marBottom w:val="0"/>
      <w:divBdr>
        <w:top w:val="none" w:sz="0" w:space="0" w:color="auto"/>
        <w:left w:val="none" w:sz="0" w:space="0" w:color="auto"/>
        <w:bottom w:val="none" w:sz="0" w:space="0" w:color="auto"/>
        <w:right w:val="none" w:sz="0" w:space="0" w:color="auto"/>
      </w:divBdr>
    </w:div>
    <w:div w:id="359402195">
      <w:bodyDiv w:val="1"/>
      <w:marLeft w:val="0"/>
      <w:marRight w:val="0"/>
      <w:marTop w:val="0"/>
      <w:marBottom w:val="0"/>
      <w:divBdr>
        <w:top w:val="none" w:sz="0" w:space="0" w:color="auto"/>
        <w:left w:val="none" w:sz="0" w:space="0" w:color="auto"/>
        <w:bottom w:val="none" w:sz="0" w:space="0" w:color="auto"/>
        <w:right w:val="none" w:sz="0" w:space="0" w:color="auto"/>
      </w:divBdr>
    </w:div>
    <w:div w:id="399401485">
      <w:bodyDiv w:val="1"/>
      <w:marLeft w:val="0"/>
      <w:marRight w:val="0"/>
      <w:marTop w:val="0"/>
      <w:marBottom w:val="0"/>
      <w:divBdr>
        <w:top w:val="none" w:sz="0" w:space="0" w:color="auto"/>
        <w:left w:val="none" w:sz="0" w:space="0" w:color="auto"/>
        <w:bottom w:val="none" w:sz="0" w:space="0" w:color="auto"/>
        <w:right w:val="none" w:sz="0" w:space="0" w:color="auto"/>
      </w:divBdr>
    </w:div>
    <w:div w:id="411506539">
      <w:bodyDiv w:val="1"/>
      <w:marLeft w:val="0"/>
      <w:marRight w:val="0"/>
      <w:marTop w:val="0"/>
      <w:marBottom w:val="0"/>
      <w:divBdr>
        <w:top w:val="none" w:sz="0" w:space="0" w:color="auto"/>
        <w:left w:val="none" w:sz="0" w:space="0" w:color="auto"/>
        <w:bottom w:val="none" w:sz="0" w:space="0" w:color="auto"/>
        <w:right w:val="none" w:sz="0" w:space="0" w:color="auto"/>
      </w:divBdr>
    </w:div>
    <w:div w:id="445124311">
      <w:bodyDiv w:val="1"/>
      <w:marLeft w:val="0"/>
      <w:marRight w:val="0"/>
      <w:marTop w:val="0"/>
      <w:marBottom w:val="0"/>
      <w:divBdr>
        <w:top w:val="none" w:sz="0" w:space="0" w:color="auto"/>
        <w:left w:val="none" w:sz="0" w:space="0" w:color="auto"/>
        <w:bottom w:val="none" w:sz="0" w:space="0" w:color="auto"/>
        <w:right w:val="none" w:sz="0" w:space="0" w:color="auto"/>
      </w:divBdr>
    </w:div>
    <w:div w:id="554394513">
      <w:bodyDiv w:val="1"/>
      <w:marLeft w:val="0"/>
      <w:marRight w:val="0"/>
      <w:marTop w:val="0"/>
      <w:marBottom w:val="0"/>
      <w:divBdr>
        <w:top w:val="none" w:sz="0" w:space="0" w:color="auto"/>
        <w:left w:val="none" w:sz="0" w:space="0" w:color="auto"/>
        <w:bottom w:val="none" w:sz="0" w:space="0" w:color="auto"/>
        <w:right w:val="none" w:sz="0" w:space="0" w:color="auto"/>
      </w:divBdr>
    </w:div>
    <w:div w:id="566842151">
      <w:bodyDiv w:val="1"/>
      <w:marLeft w:val="0"/>
      <w:marRight w:val="0"/>
      <w:marTop w:val="0"/>
      <w:marBottom w:val="0"/>
      <w:divBdr>
        <w:top w:val="none" w:sz="0" w:space="0" w:color="auto"/>
        <w:left w:val="none" w:sz="0" w:space="0" w:color="auto"/>
        <w:bottom w:val="none" w:sz="0" w:space="0" w:color="auto"/>
        <w:right w:val="none" w:sz="0" w:space="0" w:color="auto"/>
      </w:divBdr>
    </w:div>
    <w:div w:id="580261613">
      <w:bodyDiv w:val="1"/>
      <w:marLeft w:val="0"/>
      <w:marRight w:val="0"/>
      <w:marTop w:val="0"/>
      <w:marBottom w:val="0"/>
      <w:divBdr>
        <w:top w:val="none" w:sz="0" w:space="0" w:color="auto"/>
        <w:left w:val="none" w:sz="0" w:space="0" w:color="auto"/>
        <w:bottom w:val="none" w:sz="0" w:space="0" w:color="auto"/>
        <w:right w:val="none" w:sz="0" w:space="0" w:color="auto"/>
      </w:divBdr>
      <w:divsChild>
        <w:div w:id="1012074715">
          <w:marLeft w:val="0"/>
          <w:marRight w:val="0"/>
          <w:marTop w:val="0"/>
          <w:marBottom w:val="0"/>
          <w:divBdr>
            <w:top w:val="none" w:sz="0" w:space="0" w:color="auto"/>
            <w:left w:val="none" w:sz="0" w:space="0" w:color="auto"/>
            <w:bottom w:val="none" w:sz="0" w:space="0" w:color="auto"/>
            <w:right w:val="none" w:sz="0" w:space="0" w:color="auto"/>
          </w:divBdr>
        </w:div>
      </w:divsChild>
    </w:div>
    <w:div w:id="588777796">
      <w:bodyDiv w:val="1"/>
      <w:marLeft w:val="0"/>
      <w:marRight w:val="0"/>
      <w:marTop w:val="0"/>
      <w:marBottom w:val="0"/>
      <w:divBdr>
        <w:top w:val="none" w:sz="0" w:space="0" w:color="auto"/>
        <w:left w:val="none" w:sz="0" w:space="0" w:color="auto"/>
        <w:bottom w:val="none" w:sz="0" w:space="0" w:color="auto"/>
        <w:right w:val="none" w:sz="0" w:space="0" w:color="auto"/>
      </w:divBdr>
    </w:div>
    <w:div w:id="656689999">
      <w:bodyDiv w:val="1"/>
      <w:marLeft w:val="0"/>
      <w:marRight w:val="0"/>
      <w:marTop w:val="0"/>
      <w:marBottom w:val="0"/>
      <w:divBdr>
        <w:top w:val="none" w:sz="0" w:space="0" w:color="auto"/>
        <w:left w:val="none" w:sz="0" w:space="0" w:color="auto"/>
        <w:bottom w:val="none" w:sz="0" w:space="0" w:color="auto"/>
        <w:right w:val="none" w:sz="0" w:space="0" w:color="auto"/>
      </w:divBdr>
    </w:div>
    <w:div w:id="681518355">
      <w:bodyDiv w:val="1"/>
      <w:marLeft w:val="0"/>
      <w:marRight w:val="0"/>
      <w:marTop w:val="0"/>
      <w:marBottom w:val="0"/>
      <w:divBdr>
        <w:top w:val="none" w:sz="0" w:space="0" w:color="auto"/>
        <w:left w:val="none" w:sz="0" w:space="0" w:color="auto"/>
        <w:bottom w:val="none" w:sz="0" w:space="0" w:color="auto"/>
        <w:right w:val="none" w:sz="0" w:space="0" w:color="auto"/>
      </w:divBdr>
    </w:div>
    <w:div w:id="714542173">
      <w:bodyDiv w:val="1"/>
      <w:marLeft w:val="0"/>
      <w:marRight w:val="0"/>
      <w:marTop w:val="0"/>
      <w:marBottom w:val="0"/>
      <w:divBdr>
        <w:top w:val="none" w:sz="0" w:space="0" w:color="auto"/>
        <w:left w:val="none" w:sz="0" w:space="0" w:color="auto"/>
        <w:bottom w:val="none" w:sz="0" w:space="0" w:color="auto"/>
        <w:right w:val="none" w:sz="0" w:space="0" w:color="auto"/>
      </w:divBdr>
    </w:div>
    <w:div w:id="757750704">
      <w:bodyDiv w:val="1"/>
      <w:marLeft w:val="0"/>
      <w:marRight w:val="0"/>
      <w:marTop w:val="0"/>
      <w:marBottom w:val="0"/>
      <w:divBdr>
        <w:top w:val="none" w:sz="0" w:space="0" w:color="auto"/>
        <w:left w:val="none" w:sz="0" w:space="0" w:color="auto"/>
        <w:bottom w:val="none" w:sz="0" w:space="0" w:color="auto"/>
        <w:right w:val="none" w:sz="0" w:space="0" w:color="auto"/>
      </w:divBdr>
    </w:div>
    <w:div w:id="770246365">
      <w:bodyDiv w:val="1"/>
      <w:marLeft w:val="0"/>
      <w:marRight w:val="0"/>
      <w:marTop w:val="0"/>
      <w:marBottom w:val="0"/>
      <w:divBdr>
        <w:top w:val="none" w:sz="0" w:space="0" w:color="auto"/>
        <w:left w:val="none" w:sz="0" w:space="0" w:color="auto"/>
        <w:bottom w:val="none" w:sz="0" w:space="0" w:color="auto"/>
        <w:right w:val="none" w:sz="0" w:space="0" w:color="auto"/>
      </w:divBdr>
    </w:div>
    <w:div w:id="785386717">
      <w:bodyDiv w:val="1"/>
      <w:marLeft w:val="0"/>
      <w:marRight w:val="0"/>
      <w:marTop w:val="0"/>
      <w:marBottom w:val="0"/>
      <w:divBdr>
        <w:top w:val="none" w:sz="0" w:space="0" w:color="auto"/>
        <w:left w:val="none" w:sz="0" w:space="0" w:color="auto"/>
        <w:bottom w:val="none" w:sz="0" w:space="0" w:color="auto"/>
        <w:right w:val="none" w:sz="0" w:space="0" w:color="auto"/>
      </w:divBdr>
    </w:div>
    <w:div w:id="795219035">
      <w:bodyDiv w:val="1"/>
      <w:marLeft w:val="0"/>
      <w:marRight w:val="0"/>
      <w:marTop w:val="0"/>
      <w:marBottom w:val="0"/>
      <w:divBdr>
        <w:top w:val="none" w:sz="0" w:space="0" w:color="auto"/>
        <w:left w:val="none" w:sz="0" w:space="0" w:color="auto"/>
        <w:bottom w:val="none" w:sz="0" w:space="0" w:color="auto"/>
        <w:right w:val="none" w:sz="0" w:space="0" w:color="auto"/>
      </w:divBdr>
    </w:div>
    <w:div w:id="831337224">
      <w:bodyDiv w:val="1"/>
      <w:marLeft w:val="0"/>
      <w:marRight w:val="0"/>
      <w:marTop w:val="0"/>
      <w:marBottom w:val="0"/>
      <w:divBdr>
        <w:top w:val="none" w:sz="0" w:space="0" w:color="auto"/>
        <w:left w:val="none" w:sz="0" w:space="0" w:color="auto"/>
        <w:bottom w:val="none" w:sz="0" w:space="0" w:color="auto"/>
        <w:right w:val="none" w:sz="0" w:space="0" w:color="auto"/>
      </w:divBdr>
    </w:div>
    <w:div w:id="855966624">
      <w:bodyDiv w:val="1"/>
      <w:marLeft w:val="0"/>
      <w:marRight w:val="0"/>
      <w:marTop w:val="0"/>
      <w:marBottom w:val="0"/>
      <w:divBdr>
        <w:top w:val="none" w:sz="0" w:space="0" w:color="auto"/>
        <w:left w:val="none" w:sz="0" w:space="0" w:color="auto"/>
        <w:bottom w:val="none" w:sz="0" w:space="0" w:color="auto"/>
        <w:right w:val="none" w:sz="0" w:space="0" w:color="auto"/>
      </w:divBdr>
    </w:div>
    <w:div w:id="900677537">
      <w:bodyDiv w:val="1"/>
      <w:marLeft w:val="0"/>
      <w:marRight w:val="0"/>
      <w:marTop w:val="0"/>
      <w:marBottom w:val="0"/>
      <w:divBdr>
        <w:top w:val="none" w:sz="0" w:space="0" w:color="auto"/>
        <w:left w:val="none" w:sz="0" w:space="0" w:color="auto"/>
        <w:bottom w:val="none" w:sz="0" w:space="0" w:color="auto"/>
        <w:right w:val="none" w:sz="0" w:space="0" w:color="auto"/>
      </w:divBdr>
    </w:div>
    <w:div w:id="914978247">
      <w:bodyDiv w:val="1"/>
      <w:marLeft w:val="0"/>
      <w:marRight w:val="0"/>
      <w:marTop w:val="0"/>
      <w:marBottom w:val="0"/>
      <w:divBdr>
        <w:top w:val="none" w:sz="0" w:space="0" w:color="auto"/>
        <w:left w:val="none" w:sz="0" w:space="0" w:color="auto"/>
        <w:bottom w:val="none" w:sz="0" w:space="0" w:color="auto"/>
        <w:right w:val="none" w:sz="0" w:space="0" w:color="auto"/>
      </w:divBdr>
    </w:div>
    <w:div w:id="989209867">
      <w:bodyDiv w:val="1"/>
      <w:marLeft w:val="0"/>
      <w:marRight w:val="0"/>
      <w:marTop w:val="0"/>
      <w:marBottom w:val="0"/>
      <w:divBdr>
        <w:top w:val="none" w:sz="0" w:space="0" w:color="auto"/>
        <w:left w:val="none" w:sz="0" w:space="0" w:color="auto"/>
        <w:bottom w:val="none" w:sz="0" w:space="0" w:color="auto"/>
        <w:right w:val="none" w:sz="0" w:space="0" w:color="auto"/>
      </w:divBdr>
    </w:div>
    <w:div w:id="996693232">
      <w:bodyDiv w:val="1"/>
      <w:marLeft w:val="0"/>
      <w:marRight w:val="0"/>
      <w:marTop w:val="0"/>
      <w:marBottom w:val="0"/>
      <w:divBdr>
        <w:top w:val="none" w:sz="0" w:space="0" w:color="auto"/>
        <w:left w:val="none" w:sz="0" w:space="0" w:color="auto"/>
        <w:bottom w:val="none" w:sz="0" w:space="0" w:color="auto"/>
        <w:right w:val="none" w:sz="0" w:space="0" w:color="auto"/>
      </w:divBdr>
    </w:div>
    <w:div w:id="1145316081">
      <w:bodyDiv w:val="1"/>
      <w:marLeft w:val="0"/>
      <w:marRight w:val="0"/>
      <w:marTop w:val="0"/>
      <w:marBottom w:val="0"/>
      <w:divBdr>
        <w:top w:val="none" w:sz="0" w:space="0" w:color="auto"/>
        <w:left w:val="none" w:sz="0" w:space="0" w:color="auto"/>
        <w:bottom w:val="none" w:sz="0" w:space="0" w:color="auto"/>
        <w:right w:val="none" w:sz="0" w:space="0" w:color="auto"/>
      </w:divBdr>
    </w:div>
    <w:div w:id="1169179957">
      <w:bodyDiv w:val="1"/>
      <w:marLeft w:val="0"/>
      <w:marRight w:val="0"/>
      <w:marTop w:val="0"/>
      <w:marBottom w:val="0"/>
      <w:divBdr>
        <w:top w:val="none" w:sz="0" w:space="0" w:color="auto"/>
        <w:left w:val="none" w:sz="0" w:space="0" w:color="auto"/>
        <w:bottom w:val="none" w:sz="0" w:space="0" w:color="auto"/>
        <w:right w:val="none" w:sz="0" w:space="0" w:color="auto"/>
      </w:divBdr>
    </w:div>
    <w:div w:id="1223370233">
      <w:bodyDiv w:val="1"/>
      <w:marLeft w:val="0"/>
      <w:marRight w:val="0"/>
      <w:marTop w:val="0"/>
      <w:marBottom w:val="0"/>
      <w:divBdr>
        <w:top w:val="none" w:sz="0" w:space="0" w:color="auto"/>
        <w:left w:val="none" w:sz="0" w:space="0" w:color="auto"/>
        <w:bottom w:val="none" w:sz="0" w:space="0" w:color="auto"/>
        <w:right w:val="none" w:sz="0" w:space="0" w:color="auto"/>
      </w:divBdr>
    </w:div>
    <w:div w:id="1303928510">
      <w:bodyDiv w:val="1"/>
      <w:marLeft w:val="0"/>
      <w:marRight w:val="0"/>
      <w:marTop w:val="0"/>
      <w:marBottom w:val="0"/>
      <w:divBdr>
        <w:top w:val="none" w:sz="0" w:space="0" w:color="auto"/>
        <w:left w:val="none" w:sz="0" w:space="0" w:color="auto"/>
        <w:bottom w:val="none" w:sz="0" w:space="0" w:color="auto"/>
        <w:right w:val="none" w:sz="0" w:space="0" w:color="auto"/>
      </w:divBdr>
    </w:div>
    <w:div w:id="1388066336">
      <w:bodyDiv w:val="1"/>
      <w:marLeft w:val="0"/>
      <w:marRight w:val="0"/>
      <w:marTop w:val="0"/>
      <w:marBottom w:val="0"/>
      <w:divBdr>
        <w:top w:val="none" w:sz="0" w:space="0" w:color="auto"/>
        <w:left w:val="none" w:sz="0" w:space="0" w:color="auto"/>
        <w:bottom w:val="none" w:sz="0" w:space="0" w:color="auto"/>
        <w:right w:val="none" w:sz="0" w:space="0" w:color="auto"/>
      </w:divBdr>
    </w:div>
    <w:div w:id="1398436715">
      <w:bodyDiv w:val="1"/>
      <w:marLeft w:val="0"/>
      <w:marRight w:val="0"/>
      <w:marTop w:val="0"/>
      <w:marBottom w:val="0"/>
      <w:divBdr>
        <w:top w:val="none" w:sz="0" w:space="0" w:color="auto"/>
        <w:left w:val="none" w:sz="0" w:space="0" w:color="auto"/>
        <w:bottom w:val="none" w:sz="0" w:space="0" w:color="auto"/>
        <w:right w:val="none" w:sz="0" w:space="0" w:color="auto"/>
      </w:divBdr>
    </w:div>
    <w:div w:id="1594241957">
      <w:bodyDiv w:val="1"/>
      <w:marLeft w:val="0"/>
      <w:marRight w:val="0"/>
      <w:marTop w:val="0"/>
      <w:marBottom w:val="0"/>
      <w:divBdr>
        <w:top w:val="none" w:sz="0" w:space="0" w:color="auto"/>
        <w:left w:val="none" w:sz="0" w:space="0" w:color="auto"/>
        <w:bottom w:val="none" w:sz="0" w:space="0" w:color="auto"/>
        <w:right w:val="none" w:sz="0" w:space="0" w:color="auto"/>
      </w:divBdr>
    </w:div>
    <w:div w:id="1601373230">
      <w:bodyDiv w:val="1"/>
      <w:marLeft w:val="0"/>
      <w:marRight w:val="0"/>
      <w:marTop w:val="0"/>
      <w:marBottom w:val="0"/>
      <w:divBdr>
        <w:top w:val="none" w:sz="0" w:space="0" w:color="auto"/>
        <w:left w:val="none" w:sz="0" w:space="0" w:color="auto"/>
        <w:bottom w:val="none" w:sz="0" w:space="0" w:color="auto"/>
        <w:right w:val="none" w:sz="0" w:space="0" w:color="auto"/>
      </w:divBdr>
    </w:div>
    <w:div w:id="1615478049">
      <w:bodyDiv w:val="1"/>
      <w:marLeft w:val="0"/>
      <w:marRight w:val="0"/>
      <w:marTop w:val="0"/>
      <w:marBottom w:val="0"/>
      <w:divBdr>
        <w:top w:val="none" w:sz="0" w:space="0" w:color="auto"/>
        <w:left w:val="none" w:sz="0" w:space="0" w:color="auto"/>
        <w:bottom w:val="none" w:sz="0" w:space="0" w:color="auto"/>
        <w:right w:val="none" w:sz="0" w:space="0" w:color="auto"/>
      </w:divBdr>
    </w:div>
    <w:div w:id="1711686871">
      <w:bodyDiv w:val="1"/>
      <w:marLeft w:val="0"/>
      <w:marRight w:val="0"/>
      <w:marTop w:val="0"/>
      <w:marBottom w:val="0"/>
      <w:divBdr>
        <w:top w:val="none" w:sz="0" w:space="0" w:color="auto"/>
        <w:left w:val="none" w:sz="0" w:space="0" w:color="auto"/>
        <w:bottom w:val="none" w:sz="0" w:space="0" w:color="auto"/>
        <w:right w:val="none" w:sz="0" w:space="0" w:color="auto"/>
      </w:divBdr>
    </w:div>
    <w:div w:id="1787045438">
      <w:bodyDiv w:val="1"/>
      <w:marLeft w:val="0"/>
      <w:marRight w:val="0"/>
      <w:marTop w:val="0"/>
      <w:marBottom w:val="0"/>
      <w:divBdr>
        <w:top w:val="none" w:sz="0" w:space="0" w:color="auto"/>
        <w:left w:val="none" w:sz="0" w:space="0" w:color="auto"/>
        <w:bottom w:val="none" w:sz="0" w:space="0" w:color="auto"/>
        <w:right w:val="none" w:sz="0" w:space="0" w:color="auto"/>
      </w:divBdr>
    </w:div>
    <w:div w:id="1838496547">
      <w:bodyDiv w:val="1"/>
      <w:marLeft w:val="0"/>
      <w:marRight w:val="0"/>
      <w:marTop w:val="0"/>
      <w:marBottom w:val="0"/>
      <w:divBdr>
        <w:top w:val="none" w:sz="0" w:space="0" w:color="auto"/>
        <w:left w:val="none" w:sz="0" w:space="0" w:color="auto"/>
        <w:bottom w:val="none" w:sz="0" w:space="0" w:color="auto"/>
        <w:right w:val="none" w:sz="0" w:space="0" w:color="auto"/>
      </w:divBdr>
    </w:div>
    <w:div w:id="1907297182">
      <w:bodyDiv w:val="1"/>
      <w:marLeft w:val="0"/>
      <w:marRight w:val="0"/>
      <w:marTop w:val="0"/>
      <w:marBottom w:val="0"/>
      <w:divBdr>
        <w:top w:val="none" w:sz="0" w:space="0" w:color="auto"/>
        <w:left w:val="none" w:sz="0" w:space="0" w:color="auto"/>
        <w:bottom w:val="none" w:sz="0" w:space="0" w:color="auto"/>
        <w:right w:val="none" w:sz="0" w:space="0" w:color="auto"/>
      </w:divBdr>
    </w:div>
    <w:div w:id="1957561267">
      <w:bodyDiv w:val="1"/>
      <w:marLeft w:val="0"/>
      <w:marRight w:val="0"/>
      <w:marTop w:val="0"/>
      <w:marBottom w:val="0"/>
      <w:divBdr>
        <w:top w:val="none" w:sz="0" w:space="0" w:color="auto"/>
        <w:left w:val="none" w:sz="0" w:space="0" w:color="auto"/>
        <w:bottom w:val="none" w:sz="0" w:space="0" w:color="auto"/>
        <w:right w:val="none" w:sz="0" w:space="0" w:color="auto"/>
      </w:divBdr>
    </w:div>
    <w:div w:id="1979677750">
      <w:bodyDiv w:val="1"/>
      <w:marLeft w:val="0"/>
      <w:marRight w:val="0"/>
      <w:marTop w:val="0"/>
      <w:marBottom w:val="0"/>
      <w:divBdr>
        <w:top w:val="none" w:sz="0" w:space="0" w:color="auto"/>
        <w:left w:val="none" w:sz="0" w:space="0" w:color="auto"/>
        <w:bottom w:val="none" w:sz="0" w:space="0" w:color="auto"/>
        <w:right w:val="none" w:sz="0" w:space="0" w:color="auto"/>
      </w:divBdr>
    </w:div>
    <w:div w:id="1995059788">
      <w:bodyDiv w:val="1"/>
      <w:marLeft w:val="0"/>
      <w:marRight w:val="0"/>
      <w:marTop w:val="0"/>
      <w:marBottom w:val="0"/>
      <w:divBdr>
        <w:top w:val="none" w:sz="0" w:space="0" w:color="auto"/>
        <w:left w:val="none" w:sz="0" w:space="0" w:color="auto"/>
        <w:bottom w:val="none" w:sz="0" w:space="0" w:color="auto"/>
        <w:right w:val="none" w:sz="0" w:space="0" w:color="auto"/>
      </w:divBdr>
    </w:div>
    <w:div w:id="2065329370">
      <w:bodyDiv w:val="1"/>
      <w:marLeft w:val="0"/>
      <w:marRight w:val="0"/>
      <w:marTop w:val="0"/>
      <w:marBottom w:val="0"/>
      <w:divBdr>
        <w:top w:val="none" w:sz="0" w:space="0" w:color="auto"/>
        <w:left w:val="none" w:sz="0" w:space="0" w:color="auto"/>
        <w:bottom w:val="none" w:sz="0" w:space="0" w:color="auto"/>
        <w:right w:val="none" w:sz="0" w:space="0" w:color="auto"/>
      </w:divBdr>
    </w:div>
    <w:div w:id="2114128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3.png"/><Relationship Id="rId42" Type="http://schemas.openxmlformats.org/officeDocument/2006/relationships/hyperlink" Target="https://fr.wikipedia.org/wiki/Mod%C3%A8le-vue-contr%C3%B4leur" TargetMode="External"/><Relationship Id="rId47" Type="http://schemas.openxmlformats.org/officeDocument/2006/relationships/hyperlink" Target="https://fr.wikipedia.org/wiki/PHP" TargetMode="External"/><Relationship Id="rId63" Type="http://schemas.openxmlformats.org/officeDocument/2006/relationships/image" Target="media/image40.jpg"/><Relationship Id="rId68" Type="http://schemas.openxmlformats.org/officeDocument/2006/relationships/image" Target="media/image45.jpg"/><Relationship Id="rId16" Type="http://schemas.openxmlformats.org/officeDocument/2006/relationships/image" Target="media/image8.gif"/><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fr.wikipedia.org/wiki/Open-source" TargetMode="External"/><Relationship Id="rId45" Type="http://schemas.openxmlformats.org/officeDocument/2006/relationships/hyperlink" Target="https://fr.wikipedia.org/wiki/Web_application" TargetMode="External"/><Relationship Id="rId53" Type="http://schemas.openxmlformats.org/officeDocument/2006/relationships/hyperlink" Target="https://fr.wikipedia.org/wiki/Unified_Modeling_Language" TargetMode="External"/><Relationship Id="rId58" Type="http://schemas.openxmlformats.org/officeDocument/2006/relationships/image" Target="media/image35.png"/><Relationship Id="rId66" Type="http://schemas.openxmlformats.org/officeDocument/2006/relationships/image" Target="media/image43.png"/><Relationship Id="rId74" Type="http://schemas.openxmlformats.org/officeDocument/2006/relationships/hyperlink" Target="https://fr.wikipedia.org/wiki/Diagramme_de_s%C3%A9quence"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hyperlink" Target="https://fr.wikipedia.org/wiki/Programmation_orient%C3%A9e_objet" TargetMode="External"/><Relationship Id="rId48" Type="http://schemas.openxmlformats.org/officeDocument/2006/relationships/hyperlink" Target="https://fr.wikipedia.org/wiki/Mod%C3%A8le-vue-contr%C3%B4leur" TargetMode="External"/><Relationship Id="rId56" Type="http://schemas.openxmlformats.org/officeDocument/2006/relationships/image" Target="media/image33.jpg"/><Relationship Id="rId64" Type="http://schemas.openxmlformats.org/officeDocument/2006/relationships/image" Target="media/image41.jpg"/><Relationship Id="rId69" Type="http://schemas.openxmlformats.org/officeDocument/2006/relationships/image" Target="media/image46.png"/><Relationship Id="rId77" Type="http://schemas.openxmlformats.org/officeDocument/2006/relationships/fontTable" Target="fontTable.xml"/><Relationship Id="rId8" Type="http://schemas.openxmlformats.org/officeDocument/2006/relationships/hyperlink" Target="https://www.diva-software.com" TargetMode="External"/><Relationship Id="rId51" Type="http://schemas.openxmlformats.org/officeDocument/2006/relationships/image" Target="media/image31.png"/><Relationship Id="rId72" Type="http://schemas.openxmlformats.org/officeDocument/2006/relationships/hyperlink" Target="https://fr.wikipedia.org/wiki/Diagramme_de_cas_d%27utilisation"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hyperlink" Target="https://fr.wikipedia.org/wiki/Framework" TargetMode="External"/><Relationship Id="rId46" Type="http://schemas.openxmlformats.org/officeDocument/2006/relationships/hyperlink" Target="https://fr.wikipedia.org/wiki/Open-source" TargetMode="External"/><Relationship Id="rId59" Type="http://schemas.openxmlformats.org/officeDocument/2006/relationships/image" Target="media/image36.png"/><Relationship Id="rId67" Type="http://schemas.openxmlformats.org/officeDocument/2006/relationships/image" Target="media/image44.jpg"/><Relationship Id="rId20" Type="http://schemas.openxmlformats.org/officeDocument/2006/relationships/image" Target="media/image12.png"/><Relationship Id="rId41" Type="http://schemas.openxmlformats.org/officeDocument/2006/relationships/hyperlink" Target="https://fr.wikipedia.org/wiki/PHP" TargetMode="External"/><Relationship Id="rId54" Type="http://schemas.openxmlformats.org/officeDocument/2006/relationships/hyperlink" Target="https://fr.wikipedia.org/wiki/Acteur_(UML)" TargetMode="External"/><Relationship Id="rId62" Type="http://schemas.openxmlformats.org/officeDocument/2006/relationships/image" Target="media/image39.png"/><Relationship Id="rId70" Type="http://schemas.openxmlformats.org/officeDocument/2006/relationships/image" Target="media/image47.jp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fr.wikipedia.org/wiki/Programmation_orient%C3%A9e_objet" TargetMode="External"/><Relationship Id="rId57" Type="http://schemas.openxmlformats.org/officeDocument/2006/relationships/image" Target="media/image34.png"/><Relationship Id="rId10" Type="http://schemas.openxmlformats.org/officeDocument/2006/relationships/image" Target="media/image2.png"/><Relationship Id="rId31" Type="http://schemas.openxmlformats.org/officeDocument/2006/relationships/image" Target="media/image23.jpg"/><Relationship Id="rId44" Type="http://schemas.openxmlformats.org/officeDocument/2006/relationships/hyperlink" Target="https://fr.wikipedia.org/wiki/Framework" TargetMode="External"/><Relationship Id="rId52" Type="http://schemas.openxmlformats.org/officeDocument/2006/relationships/image" Target="media/image32.jpg"/><Relationship Id="rId60" Type="http://schemas.openxmlformats.org/officeDocument/2006/relationships/image" Target="media/image37.PNG"/><Relationship Id="rId65" Type="http://schemas.openxmlformats.org/officeDocument/2006/relationships/image" Target="media/image42.jpg"/><Relationship Id="rId73" Type="http://schemas.openxmlformats.org/officeDocument/2006/relationships/hyperlink" Target="https://www.lucidchart.com/pages/fr/diagramme-de-classes-uml" TargetMode="External"/><Relationship Id="rId78"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g"/><Relationship Id="rId39" Type="http://schemas.openxmlformats.org/officeDocument/2006/relationships/hyperlink" Target="https://fr.wikipedia.org/wiki/Web_application" TargetMode="External"/><Relationship Id="rId34" Type="http://schemas.openxmlformats.org/officeDocument/2006/relationships/image" Target="media/image26.png"/><Relationship Id="rId50" Type="http://schemas.openxmlformats.org/officeDocument/2006/relationships/image" Target="media/image30.png"/><Relationship Id="rId55" Type="http://schemas.openxmlformats.org/officeDocument/2006/relationships/hyperlink" Target="https://fr.wikipedia.org/wiki/Unified_Modeling_Language" TargetMode="External"/><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blog.myagilepartner.fr/index.php/2018/05/27/role-de-scrum-master/" TargetMode="External"/><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94733F-FAB0-4416-B20F-E52C2D6257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4935</TotalTime>
  <Pages>80</Pages>
  <Words>12771</Words>
  <Characters>70243</Characters>
  <Application>Microsoft Office Word</Application>
  <DocSecurity>0</DocSecurity>
  <Lines>585</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Oumaima Houimel</dc:creator>
  <cp:keywords/>
  <dc:description/>
  <cp:lastModifiedBy>Oumaima Houimel</cp:lastModifiedBy>
  <cp:revision>47</cp:revision>
  <dcterms:created xsi:type="dcterms:W3CDTF">2024-05-20T10:00:00Z</dcterms:created>
  <dcterms:modified xsi:type="dcterms:W3CDTF">2024-05-23T22:29:00Z</dcterms:modified>
</cp:coreProperties>
</file>