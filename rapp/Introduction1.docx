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D02C9" w14:textId="506B8872" w:rsidR="003E5B44" w:rsidRPr="007E02F3" w:rsidRDefault="003E5B44" w:rsidP="003E5B44">
      <w:pPr>
        <w:jc w:val="center"/>
        <w:rPr>
          <w:rFonts w:ascii="Times New Roman" w:hAnsi="Times New Roman" w:cs="Times New Roman"/>
          <w:b/>
          <w:i/>
          <w:sz w:val="48"/>
          <w:szCs w:val="36"/>
        </w:rPr>
      </w:pPr>
      <w:r w:rsidRPr="001C3E98">
        <w:rPr>
          <w:rFonts w:ascii="Times New Roman" w:hAnsi="Times New Roman" w:cs="Times New Roman"/>
          <w:b/>
          <w:i/>
          <w:sz w:val="44"/>
          <w:szCs w:val="36"/>
        </w:rPr>
        <w:t>Dédicace</w:t>
      </w:r>
      <w:r w:rsidR="00D36CB9">
        <w:rPr>
          <w:rFonts w:ascii="Times New Roman" w:hAnsi="Times New Roman" w:cs="Times New Roman"/>
          <w:b/>
          <w:i/>
          <w:sz w:val="44"/>
          <w:szCs w:val="36"/>
        </w:rPr>
        <w:t>s</w:t>
      </w:r>
    </w:p>
    <w:p w14:paraId="111ABC16" w14:textId="77777777" w:rsidR="007E02F3" w:rsidRPr="007E02F3" w:rsidRDefault="007E02F3" w:rsidP="003E5B44">
      <w:pPr>
        <w:jc w:val="center"/>
        <w:rPr>
          <w:rFonts w:ascii="Times New Roman" w:hAnsi="Times New Roman" w:cs="Times New Roman"/>
          <w:b/>
          <w:i/>
          <w:sz w:val="24"/>
          <w:szCs w:val="32"/>
        </w:rPr>
      </w:pPr>
    </w:p>
    <w:p w14:paraId="489DDF66"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Nous dédions ce travail, de tout cœur, à tous les membres de nos chères familles. Leur soutien, leurs sacrifices et leurs encouragements tout au long de nos parcours scolaires et universitaires ont été inestimables. </w:t>
      </w:r>
    </w:p>
    <w:p w14:paraId="46547EBA" w14:textId="135872E3" w:rsidR="007E02F3" w:rsidRPr="007E02F3" w:rsidRDefault="007E02F3" w:rsidP="007E02F3">
      <w:pPr>
        <w:jc w:val="center"/>
        <w:rPr>
          <w:rFonts w:ascii="Times New Roman" w:hAnsi="Times New Roman" w:cs="Times New Roman"/>
          <w:i/>
          <w:sz w:val="28"/>
          <w:szCs w:val="36"/>
        </w:rPr>
      </w:pPr>
      <w:r w:rsidRPr="007E02F3">
        <w:rPr>
          <w:rFonts w:ascii="Times New Roman" w:hAnsi="Times New Roman" w:cs="Times New Roman"/>
          <w:i/>
          <w:sz w:val="28"/>
          <w:szCs w:val="36"/>
        </w:rPr>
        <w:t>Nous leur souhaitons une vie longue, pleine de joie et de prospérité. Ils incarnent pour nous la persévérance, le courage et la générosité.</w:t>
      </w:r>
    </w:p>
    <w:p w14:paraId="775050CD"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Nous tenons également à remercier tous nos amis, sans exception, avec qui nous avons partagé des moments précieux ces dernières années.</w:t>
      </w:r>
    </w:p>
    <w:p w14:paraId="7102C87C" w14:textId="433C31D3" w:rsidR="003E5B44" w:rsidRP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 Nous leur souhaitons tout le succès possible et un avenir brillant.</w:t>
      </w:r>
    </w:p>
    <w:p w14:paraId="261476F8" w14:textId="79634101" w:rsidR="003E5B44"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C1AD16" w14:textId="741A0A38" w:rsidR="007E02F3" w:rsidRDefault="007E02F3" w:rsidP="003E5B44">
      <w:pPr>
        <w:jc w:val="center"/>
        <w:rPr>
          <w:rFonts w:ascii="Times New Roman" w:hAnsi="Times New Roman" w:cs="Times New Roman"/>
          <w:b/>
          <w:i/>
          <w:sz w:val="36"/>
          <w:szCs w:val="36"/>
        </w:rPr>
      </w:pPr>
    </w:p>
    <w:p w14:paraId="2606EF78" w14:textId="731DA270" w:rsidR="007E02F3" w:rsidRDefault="007E02F3" w:rsidP="003E5B44">
      <w:pPr>
        <w:jc w:val="center"/>
        <w:rPr>
          <w:rFonts w:ascii="Times New Roman" w:hAnsi="Times New Roman" w:cs="Times New Roman"/>
          <w:b/>
          <w:i/>
          <w:sz w:val="36"/>
          <w:szCs w:val="36"/>
        </w:rPr>
      </w:pPr>
    </w:p>
    <w:p w14:paraId="52ED8657" w14:textId="7D47A7EB" w:rsidR="007E02F3" w:rsidRDefault="007E02F3" w:rsidP="003E5B44">
      <w:pPr>
        <w:jc w:val="center"/>
        <w:rPr>
          <w:rFonts w:ascii="Times New Roman" w:hAnsi="Times New Roman" w:cs="Times New Roman"/>
          <w:b/>
          <w:i/>
          <w:sz w:val="36"/>
          <w:szCs w:val="36"/>
        </w:rPr>
      </w:pPr>
    </w:p>
    <w:p w14:paraId="4101ED4A" w14:textId="77777777" w:rsidR="007E02F3" w:rsidRDefault="007E02F3" w:rsidP="003E5B44">
      <w:pPr>
        <w:jc w:val="center"/>
        <w:rPr>
          <w:rFonts w:ascii="Times New Roman" w:hAnsi="Times New Roman" w:cs="Times New Roman"/>
          <w:b/>
          <w:i/>
          <w:sz w:val="36"/>
          <w:szCs w:val="36"/>
        </w:rPr>
      </w:pPr>
    </w:p>
    <w:p w14:paraId="64E1FBC0" w14:textId="414118DA" w:rsidR="007E02F3" w:rsidRDefault="007E02F3" w:rsidP="007E02F3">
      <w:pPr>
        <w:jc w:val="right"/>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t>Oumaima &amp; Ali</w:t>
      </w:r>
    </w:p>
    <w:p w14:paraId="7B567D75" w14:textId="059C3894" w:rsidR="007E02F3"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4235F1" w14:textId="5A1C40A1" w:rsidR="003E5B44" w:rsidRDefault="003E5B44" w:rsidP="003E5B44">
      <w:pPr>
        <w:jc w:val="center"/>
        <w:rPr>
          <w:rFonts w:ascii="Times New Roman" w:hAnsi="Times New Roman" w:cs="Times New Roman"/>
          <w:b/>
          <w:i/>
          <w:sz w:val="36"/>
          <w:szCs w:val="36"/>
        </w:rPr>
      </w:pPr>
    </w:p>
    <w:p w14:paraId="08E857DA" w14:textId="547F073B" w:rsidR="003E5B44" w:rsidRDefault="003E5B44" w:rsidP="003E5B44">
      <w:pPr>
        <w:jc w:val="center"/>
        <w:rPr>
          <w:rFonts w:ascii="Times New Roman" w:hAnsi="Times New Roman" w:cs="Times New Roman"/>
          <w:b/>
          <w:i/>
          <w:sz w:val="36"/>
          <w:szCs w:val="36"/>
        </w:rPr>
      </w:pPr>
    </w:p>
    <w:p w14:paraId="284555C0" w14:textId="06F76F22" w:rsidR="003E5B44" w:rsidRDefault="003E5B44" w:rsidP="003E5B44">
      <w:pPr>
        <w:jc w:val="center"/>
        <w:rPr>
          <w:rFonts w:ascii="Times New Roman" w:hAnsi="Times New Roman" w:cs="Times New Roman"/>
          <w:b/>
          <w:i/>
          <w:sz w:val="36"/>
          <w:szCs w:val="36"/>
        </w:rPr>
      </w:pPr>
    </w:p>
    <w:p w14:paraId="5D6F30A9" w14:textId="0DAA9DE9" w:rsidR="003E5B44" w:rsidRDefault="003E5B44" w:rsidP="003E5B44">
      <w:pPr>
        <w:jc w:val="center"/>
        <w:rPr>
          <w:rFonts w:ascii="Times New Roman" w:hAnsi="Times New Roman" w:cs="Times New Roman"/>
          <w:b/>
          <w:i/>
          <w:sz w:val="36"/>
          <w:szCs w:val="36"/>
        </w:rPr>
      </w:pPr>
    </w:p>
    <w:p w14:paraId="6578B74E" w14:textId="631D05FF" w:rsidR="003E5B44" w:rsidRDefault="003E5B44" w:rsidP="003E5B44">
      <w:pPr>
        <w:jc w:val="center"/>
        <w:rPr>
          <w:rFonts w:ascii="Times New Roman" w:hAnsi="Times New Roman" w:cs="Times New Roman"/>
          <w:b/>
          <w:i/>
          <w:sz w:val="36"/>
          <w:szCs w:val="36"/>
        </w:rPr>
      </w:pPr>
    </w:p>
    <w:p w14:paraId="6B7BFF98" w14:textId="0F096302" w:rsidR="003E5B44" w:rsidRDefault="003E5B44" w:rsidP="003E5B44">
      <w:pPr>
        <w:jc w:val="center"/>
        <w:rPr>
          <w:rFonts w:ascii="Times New Roman" w:hAnsi="Times New Roman" w:cs="Times New Roman"/>
          <w:b/>
          <w:i/>
          <w:sz w:val="36"/>
          <w:szCs w:val="36"/>
        </w:rPr>
      </w:pPr>
    </w:p>
    <w:p w14:paraId="7627EFB5" w14:textId="7523E47E" w:rsidR="003E5B44" w:rsidRDefault="003E5B44" w:rsidP="003E5B44">
      <w:pPr>
        <w:jc w:val="center"/>
        <w:rPr>
          <w:rFonts w:ascii="Times New Roman" w:hAnsi="Times New Roman" w:cs="Times New Roman"/>
          <w:b/>
          <w:i/>
          <w:sz w:val="36"/>
          <w:szCs w:val="36"/>
        </w:rPr>
      </w:pPr>
    </w:p>
    <w:p w14:paraId="196A97F5" w14:textId="77777777" w:rsidR="003E5B44" w:rsidRPr="003E5B44" w:rsidRDefault="003E5B44" w:rsidP="003E5B44">
      <w:pPr>
        <w:jc w:val="center"/>
        <w:rPr>
          <w:rFonts w:ascii="Times New Roman" w:hAnsi="Times New Roman" w:cs="Times New Roman"/>
          <w:b/>
          <w:i/>
          <w:sz w:val="36"/>
          <w:szCs w:val="36"/>
        </w:rPr>
      </w:pPr>
    </w:p>
    <w:p w14:paraId="76D4AD9C" w14:textId="5F38D0EA" w:rsidR="007E02F3" w:rsidRDefault="003E5B44" w:rsidP="007E02F3">
      <w:pPr>
        <w:jc w:val="center"/>
        <w:rPr>
          <w:rFonts w:ascii="Times New Roman" w:hAnsi="Times New Roman" w:cs="Times New Roman"/>
          <w:b/>
          <w:i/>
          <w:sz w:val="44"/>
          <w:szCs w:val="32"/>
        </w:rPr>
      </w:pPr>
      <w:r w:rsidRPr="007E02F3">
        <w:rPr>
          <w:rFonts w:ascii="Times New Roman" w:hAnsi="Times New Roman" w:cs="Times New Roman"/>
          <w:b/>
          <w:i/>
          <w:sz w:val="44"/>
          <w:szCs w:val="32"/>
        </w:rPr>
        <w:lastRenderedPageBreak/>
        <w:t>Remercîment</w:t>
      </w:r>
    </w:p>
    <w:p w14:paraId="21B3985F" w14:textId="77777777" w:rsidR="007E02F3" w:rsidRPr="001C3E98" w:rsidRDefault="007E02F3" w:rsidP="007E02F3">
      <w:pPr>
        <w:jc w:val="center"/>
        <w:rPr>
          <w:rFonts w:ascii="Times New Roman" w:hAnsi="Times New Roman" w:cs="Times New Roman"/>
          <w:b/>
          <w:i/>
          <w:sz w:val="52"/>
          <w:szCs w:val="32"/>
        </w:rPr>
      </w:pPr>
    </w:p>
    <w:p w14:paraId="55A84C9C" w14:textId="6DE35BCC"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Au terme de ce travail, nous tenons à exprimer notre profonde gratitude et reconnaissance à notre encadrant, M</w:t>
      </w:r>
      <w:r w:rsidR="001C3E98" w:rsidRPr="001C3E98">
        <w:rPr>
          <w:rFonts w:ascii="Times New Roman" w:hAnsi="Times New Roman" w:cs="Times New Roman"/>
          <w:sz w:val="28"/>
        </w:rPr>
        <w:t xml:space="preserve">adame Emna Bouzid </w:t>
      </w:r>
      <w:r w:rsidRPr="001C3E98">
        <w:rPr>
          <w:rFonts w:ascii="Times New Roman" w:hAnsi="Times New Roman" w:cs="Times New Roman"/>
          <w:sz w:val="28"/>
        </w:rPr>
        <w:t xml:space="preserve">pour son suivi et pour ses précieux conseils tout au long de la période de notre projet. </w:t>
      </w:r>
    </w:p>
    <w:p w14:paraId="0DC34A27" w14:textId="6584E1C4"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Nous tenons également à remercier notre encadrant professionnel, Monsieur </w:t>
      </w:r>
      <w:r w:rsidR="001C3E98" w:rsidRPr="001C3E98">
        <w:rPr>
          <w:rFonts w:ascii="Times New Roman" w:hAnsi="Times New Roman" w:cs="Times New Roman"/>
          <w:sz w:val="28"/>
        </w:rPr>
        <w:t>Rochdi Jedidi,</w:t>
      </w:r>
      <w:r w:rsidRPr="001C3E98">
        <w:rPr>
          <w:rFonts w:ascii="Times New Roman" w:hAnsi="Times New Roman" w:cs="Times New Roman"/>
          <w:sz w:val="28"/>
        </w:rPr>
        <w:t xml:space="preserve"> de la société Diva Software, pour ses conseils, ses informations et la motivation qu'il nous a fournis. Son soutien nous a permis de mener à bien ce projet.</w:t>
      </w:r>
    </w:p>
    <w:p w14:paraId="63F0FF4F"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adressons aussi nos vifs remerciements à tous les membres de la société Diva Software auprès desquels nous avons trouvé un accueil chaleureux, une aide précieuse et l'assistance dont nous avions besoin.</w:t>
      </w:r>
    </w:p>
    <w:p w14:paraId="46102023"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Grâce à eux, nous avons pu nous adapter facilement à cet environnement professionnel.</w:t>
      </w:r>
    </w:p>
    <w:p w14:paraId="69CD59EC"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souhaitons également remercier tous nos enseignants d'avoir partagé avec nous leur passion pour l'enseignement.</w:t>
      </w:r>
    </w:p>
    <w:p w14:paraId="38D4A8A9"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avons grandement apprécié leur appui, leur implication et leur expérience tout au long de notre formation. </w:t>
      </w:r>
    </w:p>
    <w:p w14:paraId="17C4E5F1"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Enfin, nous remercions vivement les membres du jury qui nous font l'honneur de juger ce travail. </w:t>
      </w:r>
    </w:p>
    <w:p w14:paraId="42A64613" w14:textId="77777777" w:rsidR="001C3E98" w:rsidRDefault="007E02F3" w:rsidP="001C3E98">
      <w:pPr>
        <w:tabs>
          <w:tab w:val="left" w:pos="4820"/>
        </w:tabs>
        <w:jc w:val="center"/>
        <w:rPr>
          <w:rFonts w:ascii="Times New Roman" w:hAnsi="Times New Roman" w:cs="Times New Roman"/>
          <w:sz w:val="28"/>
        </w:rPr>
      </w:pPr>
      <w:r w:rsidRPr="001C3E98">
        <w:rPr>
          <w:rFonts w:ascii="Times New Roman" w:hAnsi="Times New Roman" w:cs="Times New Roman"/>
          <w:sz w:val="28"/>
        </w:rPr>
        <w:t>Nous espérons qu'il sera à la hauteur de la confiance qu'ils nous ont accordée.</w:t>
      </w:r>
    </w:p>
    <w:p w14:paraId="14A66925" w14:textId="77777777" w:rsidR="001C3E98" w:rsidRDefault="001C3E98">
      <w:pPr>
        <w:rPr>
          <w:rFonts w:ascii="Times New Roman" w:hAnsi="Times New Roman" w:cs="Times New Roman"/>
          <w:sz w:val="28"/>
        </w:rPr>
      </w:pPr>
      <w:r>
        <w:rPr>
          <w:rFonts w:ascii="Times New Roman" w:hAnsi="Times New Roman" w:cs="Times New Roman"/>
          <w:sz w:val="28"/>
        </w:rPr>
        <w:br w:type="page"/>
      </w:r>
    </w:p>
    <w:p w14:paraId="7B3221D1" w14:textId="4B62AF40" w:rsidR="001C3E98" w:rsidRP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lastRenderedPageBreak/>
        <w:t>Table des Matières</w:t>
      </w:r>
    </w:p>
    <w:p w14:paraId="0E6DD84D" w14:textId="77777777" w:rsidR="001C3E98" w:rsidRDefault="001C3E98">
      <w:pPr>
        <w:rPr>
          <w:rFonts w:ascii="Times New Roman" w:hAnsi="Times New Roman" w:cs="Times New Roman"/>
          <w:b/>
          <w:i/>
          <w:sz w:val="32"/>
          <w:szCs w:val="32"/>
        </w:rPr>
      </w:pPr>
      <w:r>
        <w:rPr>
          <w:rFonts w:ascii="Times New Roman" w:hAnsi="Times New Roman" w:cs="Times New Roman"/>
          <w:b/>
          <w:i/>
          <w:sz w:val="32"/>
          <w:szCs w:val="32"/>
        </w:rPr>
        <w:br w:type="page"/>
      </w:r>
    </w:p>
    <w:p w14:paraId="565FAE3F" w14:textId="7C2EAA2C" w:rsidR="001C3E98" w:rsidRPr="00F87F36" w:rsidRDefault="001C3E98" w:rsidP="00454AEB">
      <w:pPr>
        <w:tabs>
          <w:tab w:val="left" w:pos="4820"/>
        </w:tabs>
        <w:jc w:val="center"/>
        <w:rPr>
          <w:rFonts w:ascii="Times New Roman" w:hAnsi="Times New Roman" w:cs="Times New Roman"/>
          <w:b/>
          <w:i/>
          <w:sz w:val="44"/>
          <w:szCs w:val="32"/>
        </w:rPr>
      </w:pPr>
      <w:r w:rsidRPr="00F87F36">
        <w:rPr>
          <w:rFonts w:ascii="Times New Roman" w:hAnsi="Times New Roman" w:cs="Times New Roman"/>
          <w:b/>
          <w:i/>
          <w:sz w:val="44"/>
          <w:szCs w:val="32"/>
        </w:rPr>
        <w:lastRenderedPageBreak/>
        <w:t>Table des Figures</w:t>
      </w:r>
    </w:p>
    <w:p w14:paraId="3AEE87A6" w14:textId="360F3C51" w:rsidR="003B5CDD" w:rsidRDefault="003B5CDD">
      <w:pPr>
        <w:pStyle w:val="Tabledesillustrations"/>
        <w:tabs>
          <w:tab w:val="right" w:leader="dot" w:pos="9062"/>
        </w:tabs>
        <w:rPr>
          <w:rFonts w:eastAsiaTheme="minorEastAsia"/>
          <w:noProof/>
          <w:kern w:val="2"/>
          <w:sz w:val="24"/>
          <w:szCs w:val="24"/>
          <w:lang w:eastAsia="fr-FR"/>
          <w14:ligatures w14:val="standardContextual"/>
        </w:rPr>
      </w:pPr>
      <w:r>
        <w:rPr>
          <w:rFonts w:ascii="Times New Roman" w:hAnsi="Times New Roman" w:cs="Times New Roman"/>
          <w:b/>
          <w:i/>
          <w:sz w:val="32"/>
          <w:szCs w:val="32"/>
        </w:rPr>
        <w:fldChar w:fldCharType="begin"/>
      </w:r>
      <w:r>
        <w:rPr>
          <w:rFonts w:ascii="Times New Roman" w:hAnsi="Times New Roman" w:cs="Times New Roman"/>
          <w:b/>
          <w:i/>
          <w:sz w:val="32"/>
          <w:szCs w:val="32"/>
        </w:rPr>
        <w:instrText xml:space="preserve"> TOC \h \z \c "Figure" </w:instrText>
      </w:r>
      <w:r>
        <w:rPr>
          <w:rFonts w:ascii="Times New Roman" w:hAnsi="Times New Roman" w:cs="Times New Roman"/>
          <w:b/>
          <w:i/>
          <w:sz w:val="32"/>
          <w:szCs w:val="32"/>
        </w:rPr>
        <w:fldChar w:fldCharType="separate"/>
      </w:r>
      <w:hyperlink w:anchor="_Toc167615880" w:history="1">
        <w:r w:rsidRPr="008A1DEA">
          <w:rPr>
            <w:rStyle w:val="Lienhypertexte"/>
            <w:noProof/>
          </w:rPr>
          <w:t>Figure 1 Diva Softawre</w:t>
        </w:r>
        <w:r>
          <w:rPr>
            <w:noProof/>
            <w:webHidden/>
          </w:rPr>
          <w:tab/>
        </w:r>
        <w:r>
          <w:rPr>
            <w:noProof/>
            <w:webHidden/>
          </w:rPr>
          <w:fldChar w:fldCharType="begin"/>
        </w:r>
        <w:r>
          <w:rPr>
            <w:noProof/>
            <w:webHidden/>
          </w:rPr>
          <w:instrText xml:space="preserve"> PAGEREF _Toc167615880 \h </w:instrText>
        </w:r>
        <w:r>
          <w:rPr>
            <w:noProof/>
            <w:webHidden/>
          </w:rPr>
        </w:r>
        <w:r>
          <w:rPr>
            <w:noProof/>
            <w:webHidden/>
          </w:rPr>
          <w:fldChar w:fldCharType="separate"/>
        </w:r>
        <w:r>
          <w:rPr>
            <w:noProof/>
            <w:webHidden/>
          </w:rPr>
          <w:t>9</w:t>
        </w:r>
        <w:r>
          <w:rPr>
            <w:noProof/>
            <w:webHidden/>
          </w:rPr>
          <w:fldChar w:fldCharType="end"/>
        </w:r>
      </w:hyperlink>
    </w:p>
    <w:p w14:paraId="6BD6BB8D" w14:textId="190FD1C0"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1" w:history="1">
        <w:r w:rsidRPr="008A1DEA">
          <w:rPr>
            <w:rStyle w:val="Lienhypertexte"/>
            <w:noProof/>
          </w:rPr>
          <w:t>Figure 2 Organigramme de l'entreprise</w:t>
        </w:r>
        <w:r>
          <w:rPr>
            <w:noProof/>
            <w:webHidden/>
          </w:rPr>
          <w:tab/>
        </w:r>
        <w:r>
          <w:rPr>
            <w:noProof/>
            <w:webHidden/>
          </w:rPr>
          <w:fldChar w:fldCharType="begin"/>
        </w:r>
        <w:r>
          <w:rPr>
            <w:noProof/>
            <w:webHidden/>
          </w:rPr>
          <w:instrText xml:space="preserve"> PAGEREF _Toc167615881 \h </w:instrText>
        </w:r>
        <w:r>
          <w:rPr>
            <w:noProof/>
            <w:webHidden/>
          </w:rPr>
        </w:r>
        <w:r>
          <w:rPr>
            <w:noProof/>
            <w:webHidden/>
          </w:rPr>
          <w:fldChar w:fldCharType="separate"/>
        </w:r>
        <w:r>
          <w:rPr>
            <w:noProof/>
            <w:webHidden/>
          </w:rPr>
          <w:t>11</w:t>
        </w:r>
        <w:r>
          <w:rPr>
            <w:noProof/>
            <w:webHidden/>
          </w:rPr>
          <w:fldChar w:fldCharType="end"/>
        </w:r>
      </w:hyperlink>
    </w:p>
    <w:p w14:paraId="27E5FEAB" w14:textId="10C9000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2" w:history="1">
        <w:r w:rsidRPr="008A1DEA">
          <w:rPr>
            <w:rStyle w:val="Lienhypertexte"/>
            <w:noProof/>
          </w:rPr>
          <w:t>Figure 3 Diagram de Gantt</w:t>
        </w:r>
        <w:r>
          <w:rPr>
            <w:noProof/>
            <w:webHidden/>
          </w:rPr>
          <w:tab/>
        </w:r>
        <w:r>
          <w:rPr>
            <w:noProof/>
            <w:webHidden/>
          </w:rPr>
          <w:fldChar w:fldCharType="begin"/>
        </w:r>
        <w:r>
          <w:rPr>
            <w:noProof/>
            <w:webHidden/>
          </w:rPr>
          <w:instrText xml:space="preserve"> PAGEREF _Toc167615882 \h </w:instrText>
        </w:r>
        <w:r>
          <w:rPr>
            <w:noProof/>
            <w:webHidden/>
          </w:rPr>
        </w:r>
        <w:r>
          <w:rPr>
            <w:noProof/>
            <w:webHidden/>
          </w:rPr>
          <w:fldChar w:fldCharType="separate"/>
        </w:r>
        <w:r>
          <w:rPr>
            <w:noProof/>
            <w:webHidden/>
          </w:rPr>
          <w:t>15</w:t>
        </w:r>
        <w:r>
          <w:rPr>
            <w:noProof/>
            <w:webHidden/>
          </w:rPr>
          <w:fldChar w:fldCharType="end"/>
        </w:r>
      </w:hyperlink>
    </w:p>
    <w:p w14:paraId="3D67B612" w14:textId="0401A775"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3" w:history="1">
        <w:r w:rsidRPr="008A1DEA">
          <w:rPr>
            <w:rStyle w:val="Lienhypertexte"/>
            <w:noProof/>
          </w:rPr>
          <w:t>Figure 4 Les différents types de maintenances</w:t>
        </w:r>
        <w:r>
          <w:rPr>
            <w:noProof/>
            <w:webHidden/>
          </w:rPr>
          <w:tab/>
        </w:r>
        <w:r>
          <w:rPr>
            <w:noProof/>
            <w:webHidden/>
          </w:rPr>
          <w:fldChar w:fldCharType="begin"/>
        </w:r>
        <w:r>
          <w:rPr>
            <w:noProof/>
            <w:webHidden/>
          </w:rPr>
          <w:instrText xml:space="preserve"> PAGEREF _Toc167615883 \h </w:instrText>
        </w:r>
        <w:r>
          <w:rPr>
            <w:noProof/>
            <w:webHidden/>
          </w:rPr>
        </w:r>
        <w:r>
          <w:rPr>
            <w:noProof/>
            <w:webHidden/>
          </w:rPr>
          <w:fldChar w:fldCharType="separate"/>
        </w:r>
        <w:r>
          <w:rPr>
            <w:noProof/>
            <w:webHidden/>
          </w:rPr>
          <w:t>15</w:t>
        </w:r>
        <w:r>
          <w:rPr>
            <w:noProof/>
            <w:webHidden/>
          </w:rPr>
          <w:fldChar w:fldCharType="end"/>
        </w:r>
      </w:hyperlink>
    </w:p>
    <w:p w14:paraId="4EC0A31C" w14:textId="7620086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4" w:history="1">
        <w:r w:rsidRPr="008A1DEA">
          <w:rPr>
            <w:rStyle w:val="Lienhypertexte"/>
            <w:noProof/>
          </w:rPr>
          <w:t>Figure 5 Architecture fonctionnelle</w:t>
        </w:r>
        <w:r>
          <w:rPr>
            <w:noProof/>
            <w:webHidden/>
          </w:rPr>
          <w:tab/>
        </w:r>
        <w:r>
          <w:rPr>
            <w:noProof/>
            <w:webHidden/>
          </w:rPr>
          <w:fldChar w:fldCharType="begin"/>
        </w:r>
        <w:r>
          <w:rPr>
            <w:noProof/>
            <w:webHidden/>
          </w:rPr>
          <w:instrText xml:space="preserve"> PAGEREF _Toc167615884 \h </w:instrText>
        </w:r>
        <w:r>
          <w:rPr>
            <w:noProof/>
            <w:webHidden/>
          </w:rPr>
        </w:r>
        <w:r>
          <w:rPr>
            <w:noProof/>
            <w:webHidden/>
          </w:rPr>
          <w:fldChar w:fldCharType="separate"/>
        </w:r>
        <w:r>
          <w:rPr>
            <w:noProof/>
            <w:webHidden/>
          </w:rPr>
          <w:t>21</w:t>
        </w:r>
        <w:r>
          <w:rPr>
            <w:noProof/>
            <w:webHidden/>
          </w:rPr>
          <w:fldChar w:fldCharType="end"/>
        </w:r>
      </w:hyperlink>
    </w:p>
    <w:p w14:paraId="4F3E4974" w14:textId="22D0CDC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5" w:history="1">
        <w:r w:rsidRPr="008A1DEA">
          <w:rPr>
            <w:rStyle w:val="Lienhypertexte"/>
            <w:noProof/>
          </w:rPr>
          <w:t>Figure 6 Architecture MVC</w:t>
        </w:r>
        <w:r>
          <w:rPr>
            <w:noProof/>
            <w:webHidden/>
          </w:rPr>
          <w:tab/>
        </w:r>
        <w:r>
          <w:rPr>
            <w:noProof/>
            <w:webHidden/>
          </w:rPr>
          <w:fldChar w:fldCharType="begin"/>
        </w:r>
        <w:r>
          <w:rPr>
            <w:noProof/>
            <w:webHidden/>
          </w:rPr>
          <w:instrText xml:space="preserve"> PAGEREF _Toc167615885 \h </w:instrText>
        </w:r>
        <w:r>
          <w:rPr>
            <w:noProof/>
            <w:webHidden/>
          </w:rPr>
        </w:r>
        <w:r>
          <w:rPr>
            <w:noProof/>
            <w:webHidden/>
          </w:rPr>
          <w:fldChar w:fldCharType="separate"/>
        </w:r>
        <w:r>
          <w:rPr>
            <w:noProof/>
            <w:webHidden/>
          </w:rPr>
          <w:t>23</w:t>
        </w:r>
        <w:r>
          <w:rPr>
            <w:noProof/>
            <w:webHidden/>
          </w:rPr>
          <w:fldChar w:fldCharType="end"/>
        </w:r>
      </w:hyperlink>
    </w:p>
    <w:p w14:paraId="2394D0A4" w14:textId="2D367FEF"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6" w:history="1">
        <w:r w:rsidRPr="008A1DEA">
          <w:rPr>
            <w:rStyle w:val="Lienhypertexte"/>
            <w:noProof/>
          </w:rPr>
          <w:t>Figure 7 Architecture SOA</w:t>
        </w:r>
        <w:r>
          <w:rPr>
            <w:noProof/>
            <w:webHidden/>
          </w:rPr>
          <w:tab/>
        </w:r>
        <w:r>
          <w:rPr>
            <w:noProof/>
            <w:webHidden/>
          </w:rPr>
          <w:fldChar w:fldCharType="begin"/>
        </w:r>
        <w:r>
          <w:rPr>
            <w:noProof/>
            <w:webHidden/>
          </w:rPr>
          <w:instrText xml:space="preserve"> PAGEREF _Toc167615886 \h </w:instrText>
        </w:r>
        <w:r>
          <w:rPr>
            <w:noProof/>
            <w:webHidden/>
          </w:rPr>
        </w:r>
        <w:r>
          <w:rPr>
            <w:noProof/>
            <w:webHidden/>
          </w:rPr>
          <w:fldChar w:fldCharType="separate"/>
        </w:r>
        <w:r>
          <w:rPr>
            <w:noProof/>
            <w:webHidden/>
          </w:rPr>
          <w:t>24</w:t>
        </w:r>
        <w:r>
          <w:rPr>
            <w:noProof/>
            <w:webHidden/>
          </w:rPr>
          <w:fldChar w:fldCharType="end"/>
        </w:r>
      </w:hyperlink>
    </w:p>
    <w:p w14:paraId="1F14F3D4" w14:textId="4F36BB7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7" w:history="1">
        <w:r w:rsidRPr="008A1DEA">
          <w:rPr>
            <w:rStyle w:val="Lienhypertexte"/>
            <w:noProof/>
          </w:rPr>
          <w:t>Figure 8 Les diverses structures d'API</w:t>
        </w:r>
        <w:r>
          <w:rPr>
            <w:noProof/>
            <w:webHidden/>
          </w:rPr>
          <w:tab/>
        </w:r>
        <w:r>
          <w:rPr>
            <w:noProof/>
            <w:webHidden/>
          </w:rPr>
          <w:fldChar w:fldCharType="begin"/>
        </w:r>
        <w:r>
          <w:rPr>
            <w:noProof/>
            <w:webHidden/>
          </w:rPr>
          <w:instrText xml:space="preserve"> PAGEREF _Toc167615887 \h </w:instrText>
        </w:r>
        <w:r>
          <w:rPr>
            <w:noProof/>
            <w:webHidden/>
          </w:rPr>
        </w:r>
        <w:r>
          <w:rPr>
            <w:noProof/>
            <w:webHidden/>
          </w:rPr>
          <w:fldChar w:fldCharType="separate"/>
        </w:r>
        <w:r>
          <w:rPr>
            <w:noProof/>
            <w:webHidden/>
          </w:rPr>
          <w:t>25</w:t>
        </w:r>
        <w:r>
          <w:rPr>
            <w:noProof/>
            <w:webHidden/>
          </w:rPr>
          <w:fldChar w:fldCharType="end"/>
        </w:r>
      </w:hyperlink>
    </w:p>
    <w:p w14:paraId="01DAD41A" w14:textId="523348B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8" w:history="1">
        <w:r w:rsidRPr="008A1DEA">
          <w:rPr>
            <w:rStyle w:val="Lienhypertexte"/>
            <w:noProof/>
          </w:rPr>
          <w:t>Figure 9 Modèle d'API basé sur SOAP</w:t>
        </w:r>
        <w:r>
          <w:rPr>
            <w:noProof/>
            <w:webHidden/>
          </w:rPr>
          <w:tab/>
        </w:r>
        <w:r>
          <w:rPr>
            <w:noProof/>
            <w:webHidden/>
          </w:rPr>
          <w:fldChar w:fldCharType="begin"/>
        </w:r>
        <w:r>
          <w:rPr>
            <w:noProof/>
            <w:webHidden/>
          </w:rPr>
          <w:instrText xml:space="preserve"> PAGEREF _Toc167615888 \h </w:instrText>
        </w:r>
        <w:r>
          <w:rPr>
            <w:noProof/>
            <w:webHidden/>
          </w:rPr>
        </w:r>
        <w:r>
          <w:rPr>
            <w:noProof/>
            <w:webHidden/>
          </w:rPr>
          <w:fldChar w:fldCharType="separate"/>
        </w:r>
        <w:r>
          <w:rPr>
            <w:noProof/>
            <w:webHidden/>
          </w:rPr>
          <w:t>25</w:t>
        </w:r>
        <w:r>
          <w:rPr>
            <w:noProof/>
            <w:webHidden/>
          </w:rPr>
          <w:fldChar w:fldCharType="end"/>
        </w:r>
      </w:hyperlink>
    </w:p>
    <w:p w14:paraId="430792E1" w14:textId="780718F7"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89" w:history="1">
        <w:r w:rsidRPr="008A1DEA">
          <w:rPr>
            <w:rStyle w:val="Lienhypertexte"/>
            <w:noProof/>
          </w:rPr>
          <w:t>Figure 10  Structure d’un message SOAP</w:t>
        </w:r>
        <w:r>
          <w:rPr>
            <w:noProof/>
            <w:webHidden/>
          </w:rPr>
          <w:tab/>
        </w:r>
        <w:r>
          <w:rPr>
            <w:noProof/>
            <w:webHidden/>
          </w:rPr>
          <w:fldChar w:fldCharType="begin"/>
        </w:r>
        <w:r>
          <w:rPr>
            <w:noProof/>
            <w:webHidden/>
          </w:rPr>
          <w:instrText xml:space="preserve"> PAGEREF _Toc167615889 \h </w:instrText>
        </w:r>
        <w:r>
          <w:rPr>
            <w:noProof/>
            <w:webHidden/>
          </w:rPr>
        </w:r>
        <w:r>
          <w:rPr>
            <w:noProof/>
            <w:webHidden/>
          </w:rPr>
          <w:fldChar w:fldCharType="separate"/>
        </w:r>
        <w:r>
          <w:rPr>
            <w:noProof/>
            <w:webHidden/>
          </w:rPr>
          <w:t>26</w:t>
        </w:r>
        <w:r>
          <w:rPr>
            <w:noProof/>
            <w:webHidden/>
          </w:rPr>
          <w:fldChar w:fldCharType="end"/>
        </w:r>
      </w:hyperlink>
    </w:p>
    <w:p w14:paraId="149AACBE" w14:textId="66283380"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0" w:history="1">
        <w:r w:rsidRPr="008A1DEA">
          <w:rPr>
            <w:rStyle w:val="Lienhypertexte"/>
            <w:noProof/>
          </w:rPr>
          <w:t>Figure 11 Architecture d’API REST</w:t>
        </w:r>
        <w:r>
          <w:rPr>
            <w:noProof/>
            <w:webHidden/>
          </w:rPr>
          <w:tab/>
        </w:r>
        <w:r>
          <w:rPr>
            <w:noProof/>
            <w:webHidden/>
          </w:rPr>
          <w:fldChar w:fldCharType="begin"/>
        </w:r>
        <w:r>
          <w:rPr>
            <w:noProof/>
            <w:webHidden/>
          </w:rPr>
          <w:instrText xml:space="preserve"> PAGEREF _Toc167615890 \h </w:instrText>
        </w:r>
        <w:r>
          <w:rPr>
            <w:noProof/>
            <w:webHidden/>
          </w:rPr>
        </w:r>
        <w:r>
          <w:rPr>
            <w:noProof/>
            <w:webHidden/>
          </w:rPr>
          <w:fldChar w:fldCharType="separate"/>
        </w:r>
        <w:r>
          <w:rPr>
            <w:noProof/>
            <w:webHidden/>
          </w:rPr>
          <w:t>27</w:t>
        </w:r>
        <w:r>
          <w:rPr>
            <w:noProof/>
            <w:webHidden/>
          </w:rPr>
          <w:fldChar w:fldCharType="end"/>
        </w:r>
      </w:hyperlink>
    </w:p>
    <w:p w14:paraId="0CE1A7D4" w14:textId="1D3DF85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1" w:history="1">
        <w:r w:rsidRPr="008A1DEA">
          <w:rPr>
            <w:rStyle w:val="Lienhypertexte"/>
            <w:noProof/>
          </w:rPr>
          <w:t>Figure 12 JWT</w:t>
        </w:r>
        <w:r>
          <w:rPr>
            <w:noProof/>
            <w:webHidden/>
          </w:rPr>
          <w:tab/>
        </w:r>
        <w:r>
          <w:rPr>
            <w:noProof/>
            <w:webHidden/>
          </w:rPr>
          <w:fldChar w:fldCharType="begin"/>
        </w:r>
        <w:r>
          <w:rPr>
            <w:noProof/>
            <w:webHidden/>
          </w:rPr>
          <w:instrText xml:space="preserve"> PAGEREF _Toc167615891 \h </w:instrText>
        </w:r>
        <w:r>
          <w:rPr>
            <w:noProof/>
            <w:webHidden/>
          </w:rPr>
        </w:r>
        <w:r>
          <w:rPr>
            <w:noProof/>
            <w:webHidden/>
          </w:rPr>
          <w:fldChar w:fldCharType="separate"/>
        </w:r>
        <w:r>
          <w:rPr>
            <w:noProof/>
            <w:webHidden/>
          </w:rPr>
          <w:t>28</w:t>
        </w:r>
        <w:r>
          <w:rPr>
            <w:noProof/>
            <w:webHidden/>
          </w:rPr>
          <w:fldChar w:fldCharType="end"/>
        </w:r>
      </w:hyperlink>
    </w:p>
    <w:p w14:paraId="47F02956" w14:textId="2548403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2" w:history="1">
        <w:r w:rsidRPr="008A1DEA">
          <w:rPr>
            <w:rStyle w:val="Lienhypertexte"/>
            <w:noProof/>
          </w:rPr>
          <w:t>Figure 13 Structure JWT</w:t>
        </w:r>
        <w:r>
          <w:rPr>
            <w:noProof/>
            <w:webHidden/>
          </w:rPr>
          <w:tab/>
        </w:r>
        <w:r>
          <w:rPr>
            <w:noProof/>
            <w:webHidden/>
          </w:rPr>
          <w:fldChar w:fldCharType="begin"/>
        </w:r>
        <w:r>
          <w:rPr>
            <w:noProof/>
            <w:webHidden/>
          </w:rPr>
          <w:instrText xml:space="preserve"> PAGEREF _Toc167615892 \h </w:instrText>
        </w:r>
        <w:r>
          <w:rPr>
            <w:noProof/>
            <w:webHidden/>
          </w:rPr>
        </w:r>
        <w:r>
          <w:rPr>
            <w:noProof/>
            <w:webHidden/>
          </w:rPr>
          <w:fldChar w:fldCharType="separate"/>
        </w:r>
        <w:r>
          <w:rPr>
            <w:noProof/>
            <w:webHidden/>
          </w:rPr>
          <w:t>28</w:t>
        </w:r>
        <w:r>
          <w:rPr>
            <w:noProof/>
            <w:webHidden/>
          </w:rPr>
          <w:fldChar w:fldCharType="end"/>
        </w:r>
      </w:hyperlink>
    </w:p>
    <w:p w14:paraId="636EA05B" w14:textId="7E02C55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3" w:history="1">
        <w:r w:rsidRPr="008A1DEA">
          <w:rPr>
            <w:rStyle w:val="Lienhypertexte"/>
            <w:noProof/>
          </w:rPr>
          <w:t>Figure 14 inconnu</w:t>
        </w:r>
        <w:r>
          <w:rPr>
            <w:noProof/>
            <w:webHidden/>
          </w:rPr>
          <w:tab/>
        </w:r>
        <w:r>
          <w:rPr>
            <w:noProof/>
            <w:webHidden/>
          </w:rPr>
          <w:fldChar w:fldCharType="begin"/>
        </w:r>
        <w:r>
          <w:rPr>
            <w:noProof/>
            <w:webHidden/>
          </w:rPr>
          <w:instrText xml:space="preserve"> PAGEREF _Toc167615893 \h </w:instrText>
        </w:r>
        <w:r>
          <w:rPr>
            <w:noProof/>
            <w:webHidden/>
          </w:rPr>
        </w:r>
        <w:r>
          <w:rPr>
            <w:noProof/>
            <w:webHidden/>
          </w:rPr>
          <w:fldChar w:fldCharType="separate"/>
        </w:r>
        <w:r>
          <w:rPr>
            <w:noProof/>
            <w:webHidden/>
          </w:rPr>
          <w:t>29</w:t>
        </w:r>
        <w:r>
          <w:rPr>
            <w:noProof/>
            <w:webHidden/>
          </w:rPr>
          <w:fldChar w:fldCharType="end"/>
        </w:r>
      </w:hyperlink>
    </w:p>
    <w:p w14:paraId="260AB447" w14:textId="56E1436B"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4" w:history="1">
        <w:r w:rsidRPr="008A1DEA">
          <w:rPr>
            <w:rStyle w:val="Lienhypertexte"/>
            <w:noProof/>
          </w:rPr>
          <w:t>Figure 15 la zone d'intersection des responsabilités</w:t>
        </w:r>
        <w:r>
          <w:rPr>
            <w:noProof/>
            <w:webHidden/>
          </w:rPr>
          <w:tab/>
        </w:r>
        <w:r>
          <w:rPr>
            <w:noProof/>
            <w:webHidden/>
          </w:rPr>
          <w:fldChar w:fldCharType="begin"/>
        </w:r>
        <w:r>
          <w:rPr>
            <w:noProof/>
            <w:webHidden/>
          </w:rPr>
          <w:instrText xml:space="preserve"> PAGEREF _Toc167615894 \h </w:instrText>
        </w:r>
        <w:r>
          <w:rPr>
            <w:noProof/>
            <w:webHidden/>
          </w:rPr>
        </w:r>
        <w:r>
          <w:rPr>
            <w:noProof/>
            <w:webHidden/>
          </w:rPr>
          <w:fldChar w:fldCharType="separate"/>
        </w:r>
        <w:r>
          <w:rPr>
            <w:noProof/>
            <w:webHidden/>
          </w:rPr>
          <w:t>31</w:t>
        </w:r>
        <w:r>
          <w:rPr>
            <w:noProof/>
            <w:webHidden/>
          </w:rPr>
          <w:fldChar w:fldCharType="end"/>
        </w:r>
      </w:hyperlink>
    </w:p>
    <w:p w14:paraId="03B2CCE2" w14:textId="452189D8"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5" w:history="1">
        <w:r w:rsidRPr="008A1DEA">
          <w:rPr>
            <w:rStyle w:val="Lienhypertexte"/>
            <w:noProof/>
          </w:rPr>
          <w:t>Figure 16 Processus de développement SCRUM</w:t>
        </w:r>
        <w:r>
          <w:rPr>
            <w:noProof/>
            <w:webHidden/>
          </w:rPr>
          <w:tab/>
        </w:r>
        <w:r>
          <w:rPr>
            <w:noProof/>
            <w:webHidden/>
          </w:rPr>
          <w:fldChar w:fldCharType="begin"/>
        </w:r>
        <w:r>
          <w:rPr>
            <w:noProof/>
            <w:webHidden/>
          </w:rPr>
          <w:instrText xml:space="preserve"> PAGEREF _Toc167615895 \h </w:instrText>
        </w:r>
        <w:r>
          <w:rPr>
            <w:noProof/>
            <w:webHidden/>
          </w:rPr>
        </w:r>
        <w:r>
          <w:rPr>
            <w:noProof/>
            <w:webHidden/>
          </w:rPr>
          <w:fldChar w:fldCharType="separate"/>
        </w:r>
        <w:r>
          <w:rPr>
            <w:noProof/>
            <w:webHidden/>
          </w:rPr>
          <w:t>32</w:t>
        </w:r>
        <w:r>
          <w:rPr>
            <w:noProof/>
            <w:webHidden/>
          </w:rPr>
          <w:fldChar w:fldCharType="end"/>
        </w:r>
      </w:hyperlink>
    </w:p>
    <w:p w14:paraId="7D6A9958" w14:textId="47CEA12A"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6" w:history="1">
        <w:r w:rsidRPr="008A1DEA">
          <w:rPr>
            <w:rStyle w:val="Lienhypertexte"/>
            <w:noProof/>
          </w:rPr>
          <w:t>Figure 17 Diagramme de classes</w:t>
        </w:r>
        <w:r>
          <w:rPr>
            <w:noProof/>
            <w:webHidden/>
          </w:rPr>
          <w:tab/>
        </w:r>
        <w:r>
          <w:rPr>
            <w:noProof/>
            <w:webHidden/>
          </w:rPr>
          <w:fldChar w:fldCharType="begin"/>
        </w:r>
        <w:r>
          <w:rPr>
            <w:noProof/>
            <w:webHidden/>
          </w:rPr>
          <w:instrText xml:space="preserve"> PAGEREF _Toc167615896 \h </w:instrText>
        </w:r>
        <w:r>
          <w:rPr>
            <w:noProof/>
            <w:webHidden/>
          </w:rPr>
        </w:r>
        <w:r>
          <w:rPr>
            <w:noProof/>
            <w:webHidden/>
          </w:rPr>
          <w:fldChar w:fldCharType="separate"/>
        </w:r>
        <w:r>
          <w:rPr>
            <w:noProof/>
            <w:webHidden/>
          </w:rPr>
          <w:t>37</w:t>
        </w:r>
        <w:r>
          <w:rPr>
            <w:noProof/>
            <w:webHidden/>
          </w:rPr>
          <w:fldChar w:fldCharType="end"/>
        </w:r>
      </w:hyperlink>
    </w:p>
    <w:p w14:paraId="7D89BB5A" w14:textId="11D41D9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7" w:history="1">
        <w:r w:rsidRPr="008A1DEA">
          <w:rPr>
            <w:rStyle w:val="Lienhypertexte"/>
            <w:noProof/>
          </w:rPr>
          <w:t>Figure 18 Architecture Angular</w:t>
        </w:r>
        <w:r>
          <w:rPr>
            <w:noProof/>
            <w:webHidden/>
          </w:rPr>
          <w:tab/>
        </w:r>
        <w:r>
          <w:rPr>
            <w:noProof/>
            <w:webHidden/>
          </w:rPr>
          <w:fldChar w:fldCharType="begin"/>
        </w:r>
        <w:r>
          <w:rPr>
            <w:noProof/>
            <w:webHidden/>
          </w:rPr>
          <w:instrText xml:space="preserve"> PAGEREF _Toc167615897 \h </w:instrText>
        </w:r>
        <w:r>
          <w:rPr>
            <w:noProof/>
            <w:webHidden/>
          </w:rPr>
        </w:r>
        <w:r>
          <w:rPr>
            <w:noProof/>
            <w:webHidden/>
          </w:rPr>
          <w:fldChar w:fldCharType="separate"/>
        </w:r>
        <w:r>
          <w:rPr>
            <w:noProof/>
            <w:webHidden/>
          </w:rPr>
          <w:t>42</w:t>
        </w:r>
        <w:r>
          <w:rPr>
            <w:noProof/>
            <w:webHidden/>
          </w:rPr>
          <w:fldChar w:fldCharType="end"/>
        </w:r>
      </w:hyperlink>
    </w:p>
    <w:p w14:paraId="27E56B9A" w14:textId="79D23EC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8" w:history="1">
        <w:r w:rsidRPr="008A1DEA">
          <w:rPr>
            <w:rStyle w:val="Lienhypertexte"/>
            <w:noProof/>
          </w:rPr>
          <w:t>Figure 19 Diagramme de cas d’utilisation</w:t>
        </w:r>
        <w:r>
          <w:rPr>
            <w:noProof/>
            <w:webHidden/>
          </w:rPr>
          <w:tab/>
        </w:r>
        <w:r>
          <w:rPr>
            <w:noProof/>
            <w:webHidden/>
          </w:rPr>
          <w:fldChar w:fldCharType="begin"/>
        </w:r>
        <w:r>
          <w:rPr>
            <w:noProof/>
            <w:webHidden/>
          </w:rPr>
          <w:instrText xml:space="preserve"> PAGEREF _Toc167615898 \h </w:instrText>
        </w:r>
        <w:r>
          <w:rPr>
            <w:noProof/>
            <w:webHidden/>
          </w:rPr>
        </w:r>
        <w:r>
          <w:rPr>
            <w:noProof/>
            <w:webHidden/>
          </w:rPr>
          <w:fldChar w:fldCharType="separate"/>
        </w:r>
        <w:r>
          <w:rPr>
            <w:noProof/>
            <w:webHidden/>
          </w:rPr>
          <w:t>45</w:t>
        </w:r>
        <w:r>
          <w:rPr>
            <w:noProof/>
            <w:webHidden/>
          </w:rPr>
          <w:fldChar w:fldCharType="end"/>
        </w:r>
      </w:hyperlink>
    </w:p>
    <w:p w14:paraId="275DA8D2" w14:textId="0F15E4D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899" w:history="1">
        <w:r w:rsidRPr="008A1DEA">
          <w:rPr>
            <w:rStyle w:val="Lienhypertexte"/>
            <w:noProof/>
          </w:rPr>
          <w:t>Figure 20 Diagramme des classes</w:t>
        </w:r>
        <w:r>
          <w:rPr>
            <w:noProof/>
            <w:webHidden/>
          </w:rPr>
          <w:tab/>
        </w:r>
        <w:r>
          <w:rPr>
            <w:noProof/>
            <w:webHidden/>
          </w:rPr>
          <w:fldChar w:fldCharType="begin"/>
        </w:r>
        <w:r>
          <w:rPr>
            <w:noProof/>
            <w:webHidden/>
          </w:rPr>
          <w:instrText xml:space="preserve"> PAGEREF _Toc167615899 \h </w:instrText>
        </w:r>
        <w:r>
          <w:rPr>
            <w:noProof/>
            <w:webHidden/>
          </w:rPr>
        </w:r>
        <w:r>
          <w:rPr>
            <w:noProof/>
            <w:webHidden/>
          </w:rPr>
          <w:fldChar w:fldCharType="separate"/>
        </w:r>
        <w:r>
          <w:rPr>
            <w:noProof/>
            <w:webHidden/>
          </w:rPr>
          <w:t>51</w:t>
        </w:r>
        <w:r>
          <w:rPr>
            <w:noProof/>
            <w:webHidden/>
          </w:rPr>
          <w:fldChar w:fldCharType="end"/>
        </w:r>
      </w:hyperlink>
    </w:p>
    <w:p w14:paraId="4F224AC4" w14:textId="3EB97B5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0" w:history="1">
        <w:r w:rsidRPr="008A1DEA">
          <w:rPr>
            <w:rStyle w:val="Lienhypertexte"/>
            <w:noProof/>
          </w:rPr>
          <w:t>Figure 21 Gérer Utilisateur</w:t>
        </w:r>
        <w:r>
          <w:rPr>
            <w:noProof/>
            <w:webHidden/>
          </w:rPr>
          <w:tab/>
        </w:r>
        <w:r>
          <w:rPr>
            <w:noProof/>
            <w:webHidden/>
          </w:rPr>
          <w:fldChar w:fldCharType="begin"/>
        </w:r>
        <w:r>
          <w:rPr>
            <w:noProof/>
            <w:webHidden/>
          </w:rPr>
          <w:instrText xml:space="preserve"> PAGEREF _Toc167615900 \h </w:instrText>
        </w:r>
        <w:r>
          <w:rPr>
            <w:noProof/>
            <w:webHidden/>
          </w:rPr>
        </w:r>
        <w:r>
          <w:rPr>
            <w:noProof/>
            <w:webHidden/>
          </w:rPr>
          <w:fldChar w:fldCharType="separate"/>
        </w:r>
        <w:r>
          <w:rPr>
            <w:noProof/>
            <w:webHidden/>
          </w:rPr>
          <w:t>53</w:t>
        </w:r>
        <w:r>
          <w:rPr>
            <w:noProof/>
            <w:webHidden/>
          </w:rPr>
          <w:fldChar w:fldCharType="end"/>
        </w:r>
      </w:hyperlink>
    </w:p>
    <w:p w14:paraId="719B302B" w14:textId="2898CC6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1" w:history="1">
        <w:r w:rsidRPr="008A1DEA">
          <w:rPr>
            <w:rStyle w:val="Lienhypertexte"/>
            <w:noProof/>
          </w:rPr>
          <w:t>Figure 22 Réinitialiser mot de passe</w:t>
        </w:r>
        <w:r>
          <w:rPr>
            <w:noProof/>
            <w:webHidden/>
          </w:rPr>
          <w:tab/>
        </w:r>
        <w:r>
          <w:rPr>
            <w:noProof/>
            <w:webHidden/>
          </w:rPr>
          <w:fldChar w:fldCharType="begin"/>
        </w:r>
        <w:r>
          <w:rPr>
            <w:noProof/>
            <w:webHidden/>
          </w:rPr>
          <w:instrText xml:space="preserve"> PAGEREF _Toc167615901 \h </w:instrText>
        </w:r>
        <w:r>
          <w:rPr>
            <w:noProof/>
            <w:webHidden/>
          </w:rPr>
        </w:r>
        <w:r>
          <w:rPr>
            <w:noProof/>
            <w:webHidden/>
          </w:rPr>
          <w:fldChar w:fldCharType="separate"/>
        </w:r>
        <w:r>
          <w:rPr>
            <w:noProof/>
            <w:webHidden/>
          </w:rPr>
          <w:t>54</w:t>
        </w:r>
        <w:r>
          <w:rPr>
            <w:noProof/>
            <w:webHidden/>
          </w:rPr>
          <w:fldChar w:fldCharType="end"/>
        </w:r>
      </w:hyperlink>
    </w:p>
    <w:p w14:paraId="6993E232" w14:textId="0A9B33A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2" w:history="1">
        <w:r w:rsidRPr="008A1DEA">
          <w:rPr>
            <w:rStyle w:val="Lienhypertexte"/>
            <w:noProof/>
          </w:rPr>
          <w:t>Figure 23 Gérer équipements</w:t>
        </w:r>
        <w:r>
          <w:rPr>
            <w:noProof/>
            <w:webHidden/>
          </w:rPr>
          <w:tab/>
        </w:r>
        <w:r>
          <w:rPr>
            <w:noProof/>
            <w:webHidden/>
          </w:rPr>
          <w:fldChar w:fldCharType="begin"/>
        </w:r>
        <w:r>
          <w:rPr>
            <w:noProof/>
            <w:webHidden/>
          </w:rPr>
          <w:instrText xml:space="preserve"> PAGEREF _Toc167615902 \h </w:instrText>
        </w:r>
        <w:r>
          <w:rPr>
            <w:noProof/>
            <w:webHidden/>
          </w:rPr>
        </w:r>
        <w:r>
          <w:rPr>
            <w:noProof/>
            <w:webHidden/>
          </w:rPr>
          <w:fldChar w:fldCharType="separate"/>
        </w:r>
        <w:r>
          <w:rPr>
            <w:noProof/>
            <w:webHidden/>
          </w:rPr>
          <w:t>55</w:t>
        </w:r>
        <w:r>
          <w:rPr>
            <w:noProof/>
            <w:webHidden/>
          </w:rPr>
          <w:fldChar w:fldCharType="end"/>
        </w:r>
      </w:hyperlink>
    </w:p>
    <w:p w14:paraId="69598CAD" w14:textId="5A82C2AC"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3" w:history="1">
        <w:r w:rsidRPr="008A1DEA">
          <w:rPr>
            <w:rStyle w:val="Lienhypertexte"/>
            <w:noProof/>
          </w:rPr>
          <w:t>Figure 24 Interface : Se Connecter</w:t>
        </w:r>
        <w:r>
          <w:rPr>
            <w:noProof/>
            <w:webHidden/>
          </w:rPr>
          <w:tab/>
        </w:r>
        <w:r>
          <w:rPr>
            <w:noProof/>
            <w:webHidden/>
          </w:rPr>
          <w:fldChar w:fldCharType="begin"/>
        </w:r>
        <w:r>
          <w:rPr>
            <w:noProof/>
            <w:webHidden/>
          </w:rPr>
          <w:instrText xml:space="preserve"> PAGEREF _Toc167615903 \h </w:instrText>
        </w:r>
        <w:r>
          <w:rPr>
            <w:noProof/>
            <w:webHidden/>
          </w:rPr>
        </w:r>
        <w:r>
          <w:rPr>
            <w:noProof/>
            <w:webHidden/>
          </w:rPr>
          <w:fldChar w:fldCharType="separate"/>
        </w:r>
        <w:r>
          <w:rPr>
            <w:noProof/>
            <w:webHidden/>
          </w:rPr>
          <w:t>56</w:t>
        </w:r>
        <w:r>
          <w:rPr>
            <w:noProof/>
            <w:webHidden/>
          </w:rPr>
          <w:fldChar w:fldCharType="end"/>
        </w:r>
      </w:hyperlink>
    </w:p>
    <w:p w14:paraId="2B76B3FF" w14:textId="67670279"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4" w:history="1">
        <w:r w:rsidRPr="008A1DEA">
          <w:rPr>
            <w:rStyle w:val="Lienhypertexte"/>
            <w:noProof/>
          </w:rPr>
          <w:t>Figure 25 Interface de réinitialisation de mot de passe</w:t>
        </w:r>
        <w:r>
          <w:rPr>
            <w:noProof/>
            <w:webHidden/>
          </w:rPr>
          <w:tab/>
        </w:r>
        <w:r>
          <w:rPr>
            <w:noProof/>
            <w:webHidden/>
          </w:rPr>
          <w:fldChar w:fldCharType="begin"/>
        </w:r>
        <w:r>
          <w:rPr>
            <w:noProof/>
            <w:webHidden/>
          </w:rPr>
          <w:instrText xml:space="preserve"> PAGEREF _Toc167615904 \h </w:instrText>
        </w:r>
        <w:r>
          <w:rPr>
            <w:noProof/>
            <w:webHidden/>
          </w:rPr>
        </w:r>
        <w:r>
          <w:rPr>
            <w:noProof/>
            <w:webHidden/>
          </w:rPr>
          <w:fldChar w:fldCharType="separate"/>
        </w:r>
        <w:r>
          <w:rPr>
            <w:noProof/>
            <w:webHidden/>
          </w:rPr>
          <w:t>57</w:t>
        </w:r>
        <w:r>
          <w:rPr>
            <w:noProof/>
            <w:webHidden/>
          </w:rPr>
          <w:fldChar w:fldCharType="end"/>
        </w:r>
      </w:hyperlink>
    </w:p>
    <w:p w14:paraId="03E40DBD" w14:textId="00BBCA43"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5" w:history="1">
        <w:r w:rsidRPr="008A1DEA">
          <w:rPr>
            <w:rStyle w:val="Lienhypertexte"/>
            <w:noProof/>
          </w:rPr>
          <w:t>Figure 26 Interface mail de nouveau mot de passe</w:t>
        </w:r>
        <w:r>
          <w:rPr>
            <w:noProof/>
            <w:webHidden/>
          </w:rPr>
          <w:tab/>
        </w:r>
        <w:r>
          <w:rPr>
            <w:noProof/>
            <w:webHidden/>
          </w:rPr>
          <w:fldChar w:fldCharType="begin"/>
        </w:r>
        <w:r>
          <w:rPr>
            <w:noProof/>
            <w:webHidden/>
          </w:rPr>
          <w:instrText xml:space="preserve"> PAGEREF _Toc167615905 \h </w:instrText>
        </w:r>
        <w:r>
          <w:rPr>
            <w:noProof/>
            <w:webHidden/>
          </w:rPr>
        </w:r>
        <w:r>
          <w:rPr>
            <w:noProof/>
            <w:webHidden/>
          </w:rPr>
          <w:fldChar w:fldCharType="separate"/>
        </w:r>
        <w:r>
          <w:rPr>
            <w:noProof/>
            <w:webHidden/>
          </w:rPr>
          <w:t>58</w:t>
        </w:r>
        <w:r>
          <w:rPr>
            <w:noProof/>
            <w:webHidden/>
          </w:rPr>
          <w:fldChar w:fldCharType="end"/>
        </w:r>
      </w:hyperlink>
    </w:p>
    <w:p w14:paraId="5EEFC5CE" w14:textId="3446275E"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6" w:history="1">
        <w:r w:rsidRPr="008A1DEA">
          <w:rPr>
            <w:rStyle w:val="Lienhypertexte"/>
            <w:noProof/>
          </w:rPr>
          <w:t>Figure 27 Diagramme de cas d’utilisation</w:t>
        </w:r>
        <w:r>
          <w:rPr>
            <w:noProof/>
            <w:webHidden/>
          </w:rPr>
          <w:tab/>
        </w:r>
        <w:r>
          <w:rPr>
            <w:noProof/>
            <w:webHidden/>
          </w:rPr>
          <w:fldChar w:fldCharType="begin"/>
        </w:r>
        <w:r>
          <w:rPr>
            <w:noProof/>
            <w:webHidden/>
          </w:rPr>
          <w:instrText xml:space="preserve"> PAGEREF _Toc167615906 \h </w:instrText>
        </w:r>
        <w:r>
          <w:rPr>
            <w:noProof/>
            <w:webHidden/>
          </w:rPr>
        </w:r>
        <w:r>
          <w:rPr>
            <w:noProof/>
            <w:webHidden/>
          </w:rPr>
          <w:fldChar w:fldCharType="separate"/>
        </w:r>
        <w:r>
          <w:rPr>
            <w:noProof/>
            <w:webHidden/>
          </w:rPr>
          <w:t>60</w:t>
        </w:r>
        <w:r>
          <w:rPr>
            <w:noProof/>
            <w:webHidden/>
          </w:rPr>
          <w:fldChar w:fldCharType="end"/>
        </w:r>
      </w:hyperlink>
    </w:p>
    <w:p w14:paraId="2F8447E1" w14:textId="7738F9C6"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7" w:history="1">
        <w:r w:rsidRPr="008A1DEA">
          <w:rPr>
            <w:rStyle w:val="Lienhypertexte"/>
            <w:noProof/>
          </w:rPr>
          <w:t>Figure 28 Diagramme des classes</w:t>
        </w:r>
        <w:r>
          <w:rPr>
            <w:noProof/>
            <w:webHidden/>
          </w:rPr>
          <w:tab/>
        </w:r>
        <w:r>
          <w:rPr>
            <w:noProof/>
            <w:webHidden/>
          </w:rPr>
          <w:fldChar w:fldCharType="begin"/>
        </w:r>
        <w:r>
          <w:rPr>
            <w:noProof/>
            <w:webHidden/>
          </w:rPr>
          <w:instrText xml:space="preserve"> PAGEREF _Toc167615907 \h </w:instrText>
        </w:r>
        <w:r>
          <w:rPr>
            <w:noProof/>
            <w:webHidden/>
          </w:rPr>
        </w:r>
        <w:r>
          <w:rPr>
            <w:noProof/>
            <w:webHidden/>
          </w:rPr>
          <w:fldChar w:fldCharType="separate"/>
        </w:r>
        <w:r>
          <w:rPr>
            <w:noProof/>
            <w:webHidden/>
          </w:rPr>
          <w:t>66</w:t>
        </w:r>
        <w:r>
          <w:rPr>
            <w:noProof/>
            <w:webHidden/>
          </w:rPr>
          <w:fldChar w:fldCharType="end"/>
        </w:r>
      </w:hyperlink>
    </w:p>
    <w:p w14:paraId="00C646A1" w14:textId="60345A45"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8" w:history="1">
        <w:r w:rsidRPr="008A1DEA">
          <w:rPr>
            <w:rStyle w:val="Lienhypertexte"/>
            <w:noProof/>
          </w:rPr>
          <w:t>Figure 29 Ajout Intervention</w:t>
        </w:r>
        <w:r>
          <w:rPr>
            <w:noProof/>
            <w:webHidden/>
          </w:rPr>
          <w:tab/>
        </w:r>
        <w:r>
          <w:rPr>
            <w:noProof/>
            <w:webHidden/>
          </w:rPr>
          <w:fldChar w:fldCharType="begin"/>
        </w:r>
        <w:r>
          <w:rPr>
            <w:noProof/>
            <w:webHidden/>
          </w:rPr>
          <w:instrText xml:space="preserve"> PAGEREF _Toc167615908 \h </w:instrText>
        </w:r>
        <w:r>
          <w:rPr>
            <w:noProof/>
            <w:webHidden/>
          </w:rPr>
        </w:r>
        <w:r>
          <w:rPr>
            <w:noProof/>
            <w:webHidden/>
          </w:rPr>
          <w:fldChar w:fldCharType="separate"/>
        </w:r>
        <w:r>
          <w:rPr>
            <w:noProof/>
            <w:webHidden/>
          </w:rPr>
          <w:t>67</w:t>
        </w:r>
        <w:r>
          <w:rPr>
            <w:noProof/>
            <w:webHidden/>
          </w:rPr>
          <w:fldChar w:fldCharType="end"/>
        </w:r>
      </w:hyperlink>
    </w:p>
    <w:p w14:paraId="51903154" w14:textId="37A61684"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09" w:history="1">
        <w:r w:rsidRPr="008A1DEA">
          <w:rPr>
            <w:rStyle w:val="Lienhypertexte"/>
            <w:noProof/>
          </w:rPr>
          <w:t>Figure 30 Planifier une intervention</w:t>
        </w:r>
        <w:r>
          <w:rPr>
            <w:noProof/>
            <w:webHidden/>
          </w:rPr>
          <w:tab/>
        </w:r>
        <w:r>
          <w:rPr>
            <w:noProof/>
            <w:webHidden/>
          </w:rPr>
          <w:fldChar w:fldCharType="begin"/>
        </w:r>
        <w:r>
          <w:rPr>
            <w:noProof/>
            <w:webHidden/>
          </w:rPr>
          <w:instrText xml:space="preserve"> PAGEREF _Toc167615909 \h </w:instrText>
        </w:r>
        <w:r>
          <w:rPr>
            <w:noProof/>
            <w:webHidden/>
          </w:rPr>
        </w:r>
        <w:r>
          <w:rPr>
            <w:noProof/>
            <w:webHidden/>
          </w:rPr>
          <w:fldChar w:fldCharType="separate"/>
        </w:r>
        <w:r>
          <w:rPr>
            <w:noProof/>
            <w:webHidden/>
          </w:rPr>
          <w:t>68</w:t>
        </w:r>
        <w:r>
          <w:rPr>
            <w:noProof/>
            <w:webHidden/>
          </w:rPr>
          <w:fldChar w:fldCharType="end"/>
        </w:r>
      </w:hyperlink>
    </w:p>
    <w:p w14:paraId="23C14F1E" w14:textId="783824A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0" w:history="1">
        <w:r w:rsidRPr="008A1DEA">
          <w:rPr>
            <w:rStyle w:val="Lienhypertexte"/>
            <w:noProof/>
          </w:rPr>
          <w:t>Figure 31 Ajouter une tache</w:t>
        </w:r>
        <w:r>
          <w:rPr>
            <w:noProof/>
            <w:webHidden/>
          </w:rPr>
          <w:tab/>
        </w:r>
        <w:r>
          <w:rPr>
            <w:noProof/>
            <w:webHidden/>
          </w:rPr>
          <w:fldChar w:fldCharType="begin"/>
        </w:r>
        <w:r>
          <w:rPr>
            <w:noProof/>
            <w:webHidden/>
          </w:rPr>
          <w:instrText xml:space="preserve"> PAGEREF _Toc167615910 \h </w:instrText>
        </w:r>
        <w:r>
          <w:rPr>
            <w:noProof/>
            <w:webHidden/>
          </w:rPr>
        </w:r>
        <w:r>
          <w:rPr>
            <w:noProof/>
            <w:webHidden/>
          </w:rPr>
          <w:fldChar w:fldCharType="separate"/>
        </w:r>
        <w:r>
          <w:rPr>
            <w:noProof/>
            <w:webHidden/>
          </w:rPr>
          <w:t>69</w:t>
        </w:r>
        <w:r>
          <w:rPr>
            <w:noProof/>
            <w:webHidden/>
          </w:rPr>
          <w:fldChar w:fldCharType="end"/>
        </w:r>
      </w:hyperlink>
    </w:p>
    <w:p w14:paraId="4A04EA8B" w14:textId="097F3F2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1" w:history="1">
        <w:r w:rsidRPr="008A1DEA">
          <w:rPr>
            <w:rStyle w:val="Lienhypertexte"/>
            <w:noProof/>
          </w:rPr>
          <w:t>Figure 32 Consulter liste du Tâche</w:t>
        </w:r>
        <w:r>
          <w:rPr>
            <w:noProof/>
            <w:webHidden/>
          </w:rPr>
          <w:tab/>
        </w:r>
        <w:r>
          <w:rPr>
            <w:noProof/>
            <w:webHidden/>
          </w:rPr>
          <w:fldChar w:fldCharType="begin"/>
        </w:r>
        <w:r>
          <w:rPr>
            <w:noProof/>
            <w:webHidden/>
          </w:rPr>
          <w:instrText xml:space="preserve"> PAGEREF _Toc167615911 \h </w:instrText>
        </w:r>
        <w:r>
          <w:rPr>
            <w:noProof/>
            <w:webHidden/>
          </w:rPr>
        </w:r>
        <w:r>
          <w:rPr>
            <w:noProof/>
            <w:webHidden/>
          </w:rPr>
          <w:fldChar w:fldCharType="separate"/>
        </w:r>
        <w:r>
          <w:rPr>
            <w:noProof/>
            <w:webHidden/>
          </w:rPr>
          <w:t>70</w:t>
        </w:r>
        <w:r>
          <w:rPr>
            <w:noProof/>
            <w:webHidden/>
          </w:rPr>
          <w:fldChar w:fldCharType="end"/>
        </w:r>
      </w:hyperlink>
    </w:p>
    <w:p w14:paraId="39A6BCA0" w14:textId="3FB8579D"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2" w:history="1">
        <w:r w:rsidRPr="008A1DEA">
          <w:rPr>
            <w:rStyle w:val="Lienhypertexte"/>
            <w:noProof/>
          </w:rPr>
          <w:t>Figure 33 : Consulter l’historique d’une intervention</w:t>
        </w:r>
        <w:r>
          <w:rPr>
            <w:noProof/>
            <w:webHidden/>
          </w:rPr>
          <w:tab/>
        </w:r>
        <w:r>
          <w:rPr>
            <w:noProof/>
            <w:webHidden/>
          </w:rPr>
          <w:fldChar w:fldCharType="begin"/>
        </w:r>
        <w:r>
          <w:rPr>
            <w:noProof/>
            <w:webHidden/>
          </w:rPr>
          <w:instrText xml:space="preserve"> PAGEREF _Toc167615912 \h </w:instrText>
        </w:r>
        <w:r>
          <w:rPr>
            <w:noProof/>
            <w:webHidden/>
          </w:rPr>
        </w:r>
        <w:r>
          <w:rPr>
            <w:noProof/>
            <w:webHidden/>
          </w:rPr>
          <w:fldChar w:fldCharType="separate"/>
        </w:r>
        <w:r>
          <w:rPr>
            <w:noProof/>
            <w:webHidden/>
          </w:rPr>
          <w:t>71</w:t>
        </w:r>
        <w:r>
          <w:rPr>
            <w:noProof/>
            <w:webHidden/>
          </w:rPr>
          <w:fldChar w:fldCharType="end"/>
        </w:r>
      </w:hyperlink>
    </w:p>
    <w:p w14:paraId="4C9F0FB4" w14:textId="27374002" w:rsidR="003B5CDD" w:rsidRDefault="003B5CDD">
      <w:pPr>
        <w:pStyle w:val="Tabledesillustrations"/>
        <w:tabs>
          <w:tab w:val="right" w:leader="dot" w:pos="9062"/>
        </w:tabs>
        <w:rPr>
          <w:rFonts w:eastAsiaTheme="minorEastAsia"/>
          <w:noProof/>
          <w:kern w:val="2"/>
          <w:sz w:val="24"/>
          <w:szCs w:val="24"/>
          <w:lang w:eastAsia="fr-FR"/>
          <w14:ligatures w14:val="standardContextual"/>
        </w:rPr>
      </w:pPr>
      <w:hyperlink w:anchor="_Toc167615913" w:history="1">
        <w:r w:rsidRPr="008A1DEA">
          <w:rPr>
            <w:rStyle w:val="Lienhypertexte"/>
            <w:noProof/>
          </w:rPr>
          <w:t>Figure 34 Consulter la liste des interventions</w:t>
        </w:r>
        <w:r>
          <w:rPr>
            <w:noProof/>
            <w:webHidden/>
          </w:rPr>
          <w:tab/>
        </w:r>
        <w:r>
          <w:rPr>
            <w:noProof/>
            <w:webHidden/>
          </w:rPr>
          <w:fldChar w:fldCharType="begin"/>
        </w:r>
        <w:r>
          <w:rPr>
            <w:noProof/>
            <w:webHidden/>
          </w:rPr>
          <w:instrText xml:space="preserve"> PAGEREF _Toc167615913 \h </w:instrText>
        </w:r>
        <w:r>
          <w:rPr>
            <w:noProof/>
            <w:webHidden/>
          </w:rPr>
        </w:r>
        <w:r>
          <w:rPr>
            <w:noProof/>
            <w:webHidden/>
          </w:rPr>
          <w:fldChar w:fldCharType="separate"/>
        </w:r>
        <w:r>
          <w:rPr>
            <w:noProof/>
            <w:webHidden/>
          </w:rPr>
          <w:t>72</w:t>
        </w:r>
        <w:r>
          <w:rPr>
            <w:noProof/>
            <w:webHidden/>
          </w:rPr>
          <w:fldChar w:fldCharType="end"/>
        </w:r>
      </w:hyperlink>
    </w:p>
    <w:p w14:paraId="25435C70" w14:textId="0D2A5478" w:rsidR="00454AEB" w:rsidRPr="00F87F36" w:rsidRDefault="003B5CDD" w:rsidP="00454AEB">
      <w:pPr>
        <w:tabs>
          <w:tab w:val="left" w:pos="4820"/>
        </w:tabs>
        <w:jc w:val="center"/>
        <w:rPr>
          <w:rFonts w:ascii="Times New Roman" w:hAnsi="Times New Roman" w:cs="Times New Roman"/>
          <w:b/>
          <w:i/>
          <w:sz w:val="32"/>
          <w:szCs w:val="32"/>
        </w:rPr>
      </w:pPr>
      <w:r>
        <w:rPr>
          <w:rFonts w:ascii="Times New Roman" w:hAnsi="Times New Roman" w:cs="Times New Roman"/>
          <w:b/>
          <w:i/>
          <w:sz w:val="32"/>
          <w:szCs w:val="32"/>
        </w:rPr>
        <w:fldChar w:fldCharType="end"/>
      </w:r>
    </w:p>
    <w:p w14:paraId="775F1526" w14:textId="15BB4E84" w:rsidR="00454AEB" w:rsidRPr="00F87F36" w:rsidRDefault="00454AEB" w:rsidP="00454AEB">
      <w:pPr>
        <w:tabs>
          <w:tab w:val="left" w:pos="4820"/>
        </w:tabs>
        <w:jc w:val="center"/>
        <w:rPr>
          <w:rFonts w:ascii="Times New Roman" w:hAnsi="Times New Roman" w:cs="Times New Roman"/>
          <w:b/>
          <w:i/>
          <w:sz w:val="32"/>
          <w:szCs w:val="32"/>
        </w:rPr>
      </w:pPr>
    </w:p>
    <w:p w14:paraId="4DBFCD3B" w14:textId="523141E0" w:rsidR="00454AEB" w:rsidRPr="00F87F36" w:rsidRDefault="00454AEB" w:rsidP="00454AEB">
      <w:pPr>
        <w:tabs>
          <w:tab w:val="left" w:pos="4820"/>
        </w:tabs>
        <w:jc w:val="center"/>
        <w:rPr>
          <w:rFonts w:ascii="Times New Roman" w:hAnsi="Times New Roman" w:cs="Times New Roman"/>
          <w:b/>
          <w:i/>
          <w:sz w:val="32"/>
          <w:szCs w:val="32"/>
        </w:rPr>
      </w:pPr>
    </w:p>
    <w:p w14:paraId="46B9085D" w14:textId="77777777" w:rsidR="00454AEB" w:rsidRDefault="00454AEB" w:rsidP="00454AEB">
      <w:pPr>
        <w:tabs>
          <w:tab w:val="left" w:pos="4820"/>
        </w:tabs>
        <w:jc w:val="center"/>
        <w:rPr>
          <w:rFonts w:ascii="Times New Roman" w:hAnsi="Times New Roman" w:cs="Times New Roman"/>
          <w:b/>
          <w:i/>
          <w:sz w:val="32"/>
          <w:szCs w:val="32"/>
        </w:rPr>
      </w:pPr>
    </w:p>
    <w:p w14:paraId="09EFCA82" w14:textId="77777777" w:rsidR="00110FD1" w:rsidRDefault="00110FD1" w:rsidP="00454AEB">
      <w:pPr>
        <w:tabs>
          <w:tab w:val="left" w:pos="4820"/>
        </w:tabs>
        <w:jc w:val="center"/>
        <w:rPr>
          <w:rFonts w:ascii="Times New Roman" w:hAnsi="Times New Roman" w:cs="Times New Roman"/>
          <w:b/>
          <w:i/>
          <w:sz w:val="32"/>
          <w:szCs w:val="32"/>
        </w:rPr>
      </w:pPr>
    </w:p>
    <w:p w14:paraId="47FA3C3A" w14:textId="77777777" w:rsidR="00110FD1" w:rsidRPr="00F87F36" w:rsidRDefault="00110FD1" w:rsidP="00454AEB">
      <w:pPr>
        <w:tabs>
          <w:tab w:val="left" w:pos="4820"/>
        </w:tabs>
        <w:jc w:val="center"/>
        <w:rPr>
          <w:rFonts w:ascii="Times New Roman" w:hAnsi="Times New Roman" w:cs="Times New Roman"/>
          <w:b/>
          <w:i/>
          <w:sz w:val="32"/>
          <w:szCs w:val="32"/>
        </w:rPr>
      </w:pPr>
    </w:p>
    <w:p w14:paraId="13641F90" w14:textId="5A2DD8CF" w:rsidR="001C3E98" w:rsidRPr="001C3E98" w:rsidRDefault="001C3E98" w:rsidP="001C3E98">
      <w:pPr>
        <w:tabs>
          <w:tab w:val="left" w:pos="4820"/>
        </w:tabs>
        <w:jc w:val="center"/>
        <w:rPr>
          <w:rFonts w:ascii="Times New Roman" w:hAnsi="Times New Roman" w:cs="Times New Roman"/>
          <w:b/>
          <w:i/>
          <w:sz w:val="56"/>
          <w:szCs w:val="32"/>
        </w:rPr>
      </w:pPr>
      <w:r w:rsidRPr="001C3E98">
        <w:rPr>
          <w:rFonts w:ascii="Times New Roman" w:hAnsi="Times New Roman" w:cs="Times New Roman"/>
          <w:b/>
          <w:i/>
          <w:sz w:val="44"/>
        </w:rPr>
        <w:lastRenderedPageBreak/>
        <w:t>Liste des tableaux</w:t>
      </w:r>
    </w:p>
    <w:p w14:paraId="4D7CC37E" w14:textId="77777777" w:rsidR="009D00D5" w:rsidRDefault="001C3E98">
      <w:pPr>
        <w:rPr>
          <w:rFonts w:ascii="Times New Roman" w:hAnsi="Times New Roman" w:cs="Times New Roman"/>
          <w:b/>
          <w:i/>
          <w:sz w:val="56"/>
          <w:szCs w:val="32"/>
        </w:rPr>
      </w:pPr>
      <w:r w:rsidRPr="00E31EFE">
        <w:rPr>
          <w:rFonts w:ascii="Times New Roman" w:hAnsi="Times New Roman" w:cs="Times New Roman"/>
          <w:b/>
          <w:i/>
          <w:sz w:val="56"/>
          <w:szCs w:val="32"/>
        </w:rPr>
        <w:br w:type="page"/>
      </w:r>
    </w:p>
    <w:p w14:paraId="1C731609" w14:textId="77777777" w:rsidR="009D00D5" w:rsidRDefault="009D00D5">
      <w:pPr>
        <w:rPr>
          <w:rFonts w:ascii="Times New Roman" w:hAnsi="Times New Roman" w:cs="Times New Roman"/>
          <w:b/>
          <w:sz w:val="44"/>
        </w:rPr>
      </w:pPr>
    </w:p>
    <w:p w14:paraId="05143EF1" w14:textId="466499F5" w:rsidR="009D00D5" w:rsidRDefault="00E31EFE">
      <w:pPr>
        <w:rPr>
          <w:rFonts w:ascii="Times New Roman" w:hAnsi="Times New Roman" w:cs="Times New Roman"/>
          <w:b/>
          <w:sz w:val="36"/>
        </w:rPr>
      </w:pPr>
      <w:r w:rsidRPr="009D00D5">
        <w:rPr>
          <w:rFonts w:ascii="Times New Roman" w:hAnsi="Times New Roman" w:cs="Times New Roman"/>
          <w:b/>
          <w:sz w:val="44"/>
        </w:rPr>
        <w:t xml:space="preserve">Liste des abréviations </w:t>
      </w:r>
    </w:p>
    <w:p w14:paraId="194A4688" w14:textId="77777777" w:rsidR="009D00D5" w:rsidRPr="009D00D5" w:rsidRDefault="009D00D5">
      <w:pPr>
        <w:rPr>
          <w:rFonts w:ascii="Times New Roman" w:hAnsi="Times New Roman" w:cs="Times New Roman"/>
          <w:b/>
          <w:sz w:val="36"/>
        </w:rPr>
      </w:pPr>
    </w:p>
    <w:p w14:paraId="7A8379B4" w14:textId="77777777"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API = Application Programming Interface </w:t>
      </w:r>
    </w:p>
    <w:p w14:paraId="164E4E7A" w14:textId="4DDD5E34"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JSON = JavaScript Object Notation </w:t>
      </w:r>
    </w:p>
    <w:p w14:paraId="6582CCBF"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JWT = JSON Web Token </w:t>
      </w:r>
    </w:p>
    <w:p w14:paraId="1A0FEC59"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MVC = Model View Controller</w:t>
      </w:r>
    </w:p>
    <w:p w14:paraId="2B0ABA30"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 UML = Unified Modeling </w:t>
      </w:r>
      <w:r w:rsidR="009D00D5" w:rsidRPr="009D00D5">
        <w:rPr>
          <w:rFonts w:ascii="Times New Roman" w:hAnsi="Times New Roman" w:cs="Times New Roman"/>
          <w:sz w:val="24"/>
          <w:lang w:val="en-US"/>
        </w:rPr>
        <w:t>Language</w:t>
      </w:r>
    </w:p>
    <w:p w14:paraId="41215AF5" w14:textId="227D0004" w:rsidR="009D00D5" w:rsidRPr="009D00D5" w:rsidRDefault="009D00D5">
      <w:pPr>
        <w:rPr>
          <w:rFonts w:ascii="Times New Roman" w:hAnsi="Times New Roman" w:cs="Times New Roman"/>
          <w:sz w:val="24"/>
          <w:lang w:val="en-US"/>
        </w:rPr>
      </w:pPr>
      <w:r w:rsidRPr="009D00D5">
        <w:rPr>
          <w:rFonts w:ascii="Times New Roman" w:hAnsi="Times New Roman" w:cs="Times New Roman"/>
          <w:sz w:val="24"/>
          <w:lang w:val="en-US"/>
        </w:rPr>
        <w:t xml:space="preserve">- IHM = Interface Homme-Machine </w:t>
      </w:r>
    </w:p>
    <w:p w14:paraId="2068B433" w14:textId="6544F0C4"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xml:space="preserve">- PDR = </w:t>
      </w:r>
      <w:r w:rsidRPr="009D00D5">
        <w:rPr>
          <w:rFonts w:ascii="Times New Roman" w:hAnsi="Times New Roman" w:cs="Times New Roman"/>
          <w:color w:val="0D0D0D"/>
          <w:sz w:val="24"/>
          <w:shd w:val="clear" w:color="auto" w:fill="FFFFFF"/>
          <w:lang w:val="en-US"/>
        </w:rPr>
        <w:t>Piece de Rechange</w:t>
      </w:r>
    </w:p>
    <w:p w14:paraId="5F549922" w14:textId="6A284BB7"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KPI=</w:t>
      </w:r>
      <w:r w:rsidRPr="009D00D5">
        <w:rPr>
          <w:rFonts w:ascii="Times New Roman" w:hAnsi="Times New Roman" w:cs="Times New Roman"/>
          <w:color w:val="0D0D0D"/>
          <w:sz w:val="24"/>
          <w:shd w:val="clear" w:color="auto" w:fill="FFFFFF"/>
          <w:lang w:val="en-US"/>
        </w:rPr>
        <w:t>Key Performance Indicator</w:t>
      </w:r>
    </w:p>
    <w:p w14:paraId="3F4C748A" w14:textId="77777777" w:rsidR="009D00D5" w:rsidRPr="00F87F36" w:rsidRDefault="009D00D5" w:rsidP="009D00D5">
      <w:pPr>
        <w:rPr>
          <w:rFonts w:ascii="Times New Roman" w:hAnsi="Times New Roman" w:cs="Times New Roman"/>
          <w:color w:val="0D0D0D"/>
          <w:sz w:val="24"/>
          <w:shd w:val="clear" w:color="auto" w:fill="FFFFFF"/>
        </w:rPr>
      </w:pPr>
      <w:r w:rsidRPr="00F87F36">
        <w:rPr>
          <w:rFonts w:ascii="Times New Roman" w:hAnsi="Times New Roman" w:cs="Times New Roman"/>
          <w:sz w:val="24"/>
        </w:rPr>
        <w:t xml:space="preserve">- GMAO = </w:t>
      </w:r>
      <w:r w:rsidRPr="00F87F36">
        <w:rPr>
          <w:rFonts w:ascii="Times New Roman" w:hAnsi="Times New Roman" w:cs="Times New Roman"/>
          <w:color w:val="0D0D0D"/>
          <w:sz w:val="24"/>
          <w:shd w:val="clear" w:color="auto" w:fill="FFFFFF"/>
        </w:rPr>
        <w:t>Gestion de Maintenance Assistée par Ordinateur (</w:t>
      </w:r>
      <w:proofErr w:type="spellStart"/>
      <w:r w:rsidRPr="00F87F36">
        <w:rPr>
          <w:rFonts w:ascii="Times New Roman" w:hAnsi="Times New Roman" w:cs="Times New Roman"/>
          <w:color w:val="0D0D0D"/>
          <w:sz w:val="24"/>
          <w:shd w:val="clear" w:color="auto" w:fill="FFFFFF"/>
        </w:rPr>
        <w:t>Computerized</w:t>
      </w:r>
      <w:proofErr w:type="spellEnd"/>
      <w:r w:rsidRPr="00F87F36">
        <w:rPr>
          <w:rFonts w:ascii="Times New Roman" w:hAnsi="Times New Roman" w:cs="Times New Roman"/>
          <w:color w:val="0D0D0D"/>
          <w:sz w:val="24"/>
          <w:shd w:val="clear" w:color="auto" w:fill="FFFFFF"/>
        </w:rPr>
        <w:t xml:space="preserve"> Maintenance </w:t>
      </w:r>
    </w:p>
    <w:p w14:paraId="34E4FCB7" w14:textId="1160C561" w:rsidR="009D00D5" w:rsidRPr="00F87F36" w:rsidRDefault="0049760A" w:rsidP="009D00D5">
      <w:pPr>
        <w:rPr>
          <w:rFonts w:ascii="Times New Roman" w:hAnsi="Times New Roman" w:cs="Times New Roman"/>
          <w:sz w:val="24"/>
        </w:rPr>
      </w:pPr>
      <w:r w:rsidRPr="00F87F36">
        <w:rPr>
          <w:rFonts w:ascii="Times New Roman" w:hAnsi="Times New Roman" w:cs="Times New Roman"/>
          <w:color w:val="0D0D0D"/>
          <w:sz w:val="24"/>
          <w:shd w:val="clear" w:color="auto" w:fill="FFFFFF"/>
        </w:rPr>
        <w:t xml:space="preserve">   </w:t>
      </w:r>
      <w:r w:rsidR="009D00D5" w:rsidRPr="00F87F36">
        <w:rPr>
          <w:rFonts w:ascii="Times New Roman" w:hAnsi="Times New Roman" w:cs="Times New Roman"/>
          <w:color w:val="0D0D0D"/>
          <w:sz w:val="24"/>
          <w:shd w:val="clear" w:color="auto" w:fill="FFFFFF"/>
        </w:rPr>
        <w:t>Management System)</w:t>
      </w:r>
    </w:p>
    <w:p w14:paraId="54DD478D" w14:textId="07AC4BCE"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xml:space="preserve">- DI = </w:t>
      </w:r>
      <w:r w:rsidRPr="009D00D5">
        <w:rPr>
          <w:rFonts w:ascii="Times New Roman" w:hAnsi="Times New Roman" w:cs="Times New Roman"/>
          <w:color w:val="0D0D0D"/>
          <w:sz w:val="24"/>
          <w:shd w:val="clear" w:color="auto" w:fill="FFFFFF"/>
        </w:rPr>
        <w:t>Demande d'Intervention (Intervention Request)</w:t>
      </w:r>
    </w:p>
    <w:p w14:paraId="68504281" w14:textId="213BB05B" w:rsidR="009D00D5" w:rsidRPr="00F87F36" w:rsidRDefault="009D00D5" w:rsidP="009D00D5">
      <w:pPr>
        <w:rPr>
          <w:rFonts w:ascii="Times New Roman" w:hAnsi="Times New Roman" w:cs="Times New Roman"/>
          <w:sz w:val="24"/>
        </w:rPr>
      </w:pPr>
      <w:r w:rsidRPr="00F87F36">
        <w:rPr>
          <w:rFonts w:ascii="Times New Roman" w:hAnsi="Times New Roman" w:cs="Times New Roman"/>
          <w:sz w:val="24"/>
        </w:rPr>
        <w:t xml:space="preserve">- OT = </w:t>
      </w:r>
      <w:r w:rsidRPr="009D00D5">
        <w:rPr>
          <w:rFonts w:ascii="Times New Roman" w:hAnsi="Times New Roman" w:cs="Times New Roman"/>
          <w:color w:val="0D0D0D"/>
          <w:sz w:val="24"/>
          <w:shd w:val="clear" w:color="auto" w:fill="FFFFFF"/>
        </w:rPr>
        <w:t>Ordre de Travail (Work Order)</w:t>
      </w:r>
    </w:p>
    <w:p w14:paraId="1F40A9F4" w14:textId="6EF939B8"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IHM = Interface</w:t>
      </w:r>
      <w:r w:rsidRPr="009D00D5">
        <w:rPr>
          <w:rFonts w:ascii="Times New Roman" w:hAnsi="Times New Roman" w:cs="Times New Roman"/>
          <w:color w:val="0D0D0D"/>
          <w:sz w:val="24"/>
          <w:shd w:val="clear" w:color="auto" w:fill="FFFFFF"/>
        </w:rPr>
        <w:t xml:space="preserve"> Homme-Machine (Human-Machine Interface)</w:t>
      </w:r>
    </w:p>
    <w:p w14:paraId="7E4EFEC6" w14:textId="02B9716A" w:rsidR="00E31EFE" w:rsidRPr="009D00D5" w:rsidRDefault="00E31EFE">
      <w:pPr>
        <w:rPr>
          <w:rFonts w:ascii="Times New Roman" w:hAnsi="Times New Roman" w:cs="Times New Roman"/>
          <w:b/>
          <w:i/>
          <w:sz w:val="32"/>
          <w:szCs w:val="32"/>
        </w:rPr>
      </w:pPr>
      <w:r w:rsidRPr="009D00D5">
        <w:rPr>
          <w:rFonts w:ascii="Times New Roman" w:hAnsi="Times New Roman" w:cs="Times New Roman"/>
          <w:b/>
          <w:i/>
          <w:sz w:val="32"/>
          <w:szCs w:val="32"/>
        </w:rPr>
        <w:br w:type="page"/>
      </w:r>
    </w:p>
    <w:p w14:paraId="24113577" w14:textId="77777777" w:rsidR="001C3E98" w:rsidRPr="009D00D5" w:rsidRDefault="001C3E98">
      <w:pPr>
        <w:rPr>
          <w:rFonts w:ascii="Times New Roman" w:hAnsi="Times New Roman" w:cs="Times New Roman"/>
          <w:b/>
          <w:i/>
          <w:sz w:val="32"/>
          <w:szCs w:val="32"/>
        </w:rPr>
      </w:pPr>
    </w:p>
    <w:p w14:paraId="6858C79D" w14:textId="04C4161D" w:rsid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t>Introduction Générale</w:t>
      </w:r>
    </w:p>
    <w:p w14:paraId="719111CD" w14:textId="77777777" w:rsidR="007A0429" w:rsidRDefault="007A0429" w:rsidP="001C3E98">
      <w:pPr>
        <w:tabs>
          <w:tab w:val="left" w:pos="4820"/>
        </w:tabs>
        <w:jc w:val="center"/>
        <w:rPr>
          <w:rFonts w:ascii="Times New Roman" w:hAnsi="Times New Roman" w:cs="Times New Roman"/>
          <w:b/>
          <w:i/>
          <w:sz w:val="44"/>
          <w:szCs w:val="32"/>
        </w:rPr>
      </w:pPr>
    </w:p>
    <w:p w14:paraId="7CACE790" w14:textId="2DBE924C" w:rsidR="007A0429" w:rsidRDefault="00D36CB9" w:rsidP="00CF7D2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7A0429" w:rsidRPr="00D36CB9">
        <w:rPr>
          <w:rFonts w:ascii="Times New Roman" w:hAnsi="Times New Roman" w:cs="Times New Roman"/>
          <w:sz w:val="24"/>
          <w:szCs w:val="24"/>
        </w:rPr>
        <w:t>Dans un contexte où le numérique a profondément transformé nos modes de fonctionnement, la Gestion de la Maintenance Assistée par Ordinateur (GMAO) représente une évolution essentielle pour les entreprises, en particulier celles opérant dans le secteur textile. La révolution numérique a engendré une série d'innovations technologiques majeures, plaçant le digital au cœur de notre quotidien et de nos activités professionnelles.</w:t>
      </w:r>
    </w:p>
    <w:p w14:paraId="1438A17A" w14:textId="77777777" w:rsidR="00021C72" w:rsidRPr="009B419F" w:rsidRDefault="00021C72" w:rsidP="00021C72">
      <w:pPr>
        <w:tabs>
          <w:tab w:val="left" w:pos="4820"/>
        </w:tabs>
        <w:spacing w:line="360" w:lineRule="auto"/>
        <w:jc w:val="both"/>
        <w:rPr>
          <w:rFonts w:ascii="Times New Roman" w:hAnsi="Times New Roman" w:cs="Times New Roman"/>
          <w:sz w:val="24"/>
          <w:szCs w:val="24"/>
        </w:rPr>
      </w:pPr>
      <w:r w:rsidRPr="009B419F">
        <w:rPr>
          <w:rFonts w:ascii="Times New Roman" w:hAnsi="Times New Roman" w:cs="Times New Roman"/>
          <w:sz w:val="24"/>
          <w:szCs w:val="24"/>
        </w:rPr>
        <w:t>Aujourd'hui, le secteur textile est confronté à des défis complexes tels que la réduction des temps d'arrêt, la gestion efficace des stocks de</w:t>
      </w:r>
      <w:r>
        <w:rPr>
          <w:rFonts w:ascii="Times New Roman" w:hAnsi="Times New Roman" w:cs="Times New Roman"/>
          <w:sz w:val="24"/>
          <w:szCs w:val="24"/>
        </w:rPr>
        <w:t>s</w:t>
      </w:r>
      <w:r w:rsidRPr="009B419F">
        <w:rPr>
          <w:rFonts w:ascii="Times New Roman" w:hAnsi="Times New Roman" w:cs="Times New Roman"/>
          <w:sz w:val="24"/>
          <w:szCs w:val="24"/>
        </w:rPr>
        <w:t xml:space="preserve"> pièces détachées, et la maximisation de la disponibilité opérationnelle des équipements. Dans ce contexte, la mise en place d'une </w:t>
      </w:r>
      <w:r>
        <w:rPr>
          <w:rFonts w:ascii="Times New Roman" w:hAnsi="Times New Roman" w:cs="Times New Roman"/>
          <w:sz w:val="24"/>
          <w:szCs w:val="24"/>
        </w:rPr>
        <w:t>« </w:t>
      </w:r>
      <w:r w:rsidRPr="009B419F">
        <w:rPr>
          <w:rFonts w:ascii="Times New Roman" w:hAnsi="Times New Roman" w:cs="Times New Roman"/>
          <w:sz w:val="24"/>
          <w:szCs w:val="24"/>
        </w:rPr>
        <w:t>GMAO</w:t>
      </w:r>
      <w:r>
        <w:rPr>
          <w:rFonts w:ascii="Times New Roman" w:hAnsi="Times New Roman" w:cs="Times New Roman"/>
          <w:sz w:val="24"/>
          <w:szCs w:val="24"/>
        </w:rPr>
        <w:t> »</w:t>
      </w:r>
      <w:r w:rsidRPr="009B419F">
        <w:rPr>
          <w:rFonts w:ascii="Times New Roman" w:hAnsi="Times New Roman" w:cs="Times New Roman"/>
          <w:sz w:val="24"/>
          <w:szCs w:val="24"/>
        </w:rPr>
        <w:t xml:space="preserve"> adaptée aux spécificités de l'industrie textile devient cruciale pour assurer la pérennité et la performance des activités industrielles. </w:t>
      </w:r>
    </w:p>
    <w:p w14:paraId="7897B277" w14:textId="00EA075F" w:rsidR="007A0429" w:rsidRPr="007A0429" w:rsidRDefault="007A0429" w:rsidP="00CF7D2F">
      <w:pPr>
        <w:tabs>
          <w:tab w:val="left" w:pos="4820"/>
        </w:tabs>
        <w:spacing w:line="360" w:lineRule="auto"/>
        <w:jc w:val="both"/>
        <w:rPr>
          <w:rFonts w:ascii="Times New Roman" w:hAnsi="Times New Roman" w:cs="Times New Roman"/>
          <w:sz w:val="28"/>
          <w:szCs w:val="24"/>
        </w:rPr>
      </w:pPr>
      <w:r w:rsidRPr="007A0429">
        <w:rPr>
          <w:rFonts w:ascii="Times New Roman" w:hAnsi="Times New Roman" w:cs="Times New Roman"/>
          <w:sz w:val="28"/>
          <w:szCs w:val="24"/>
        </w:rPr>
        <w:t xml:space="preserve"> </w:t>
      </w:r>
      <w:r w:rsidRPr="00D36CB9">
        <w:rPr>
          <w:rFonts w:ascii="Times New Roman" w:hAnsi="Times New Roman" w:cs="Times New Roman"/>
          <w:sz w:val="24"/>
          <w:szCs w:val="24"/>
        </w:rPr>
        <w:t xml:space="preserve">Pour une entreprise comme </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Diva Software</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 xml:space="preserve">, spécialisée dans </w:t>
      </w:r>
      <w:r w:rsidR="00021C72">
        <w:rPr>
          <w:rFonts w:ascii="Times New Roman" w:hAnsi="Times New Roman" w:cs="Times New Roman"/>
          <w:sz w:val="24"/>
          <w:szCs w:val="24"/>
        </w:rPr>
        <w:t xml:space="preserve">le développement des solutions pour </w:t>
      </w:r>
      <w:r w:rsidRPr="00D36CB9">
        <w:rPr>
          <w:rFonts w:ascii="Times New Roman" w:hAnsi="Times New Roman" w:cs="Times New Roman"/>
          <w:sz w:val="24"/>
          <w:szCs w:val="24"/>
        </w:rPr>
        <w:t xml:space="preserve">l'industrie textile, il est devenu indispensable de </w:t>
      </w:r>
      <w:r w:rsidR="00021C72">
        <w:rPr>
          <w:rFonts w:ascii="Times New Roman" w:hAnsi="Times New Roman" w:cs="Times New Roman"/>
          <w:sz w:val="24"/>
          <w:szCs w:val="24"/>
        </w:rPr>
        <w:t xml:space="preserve">développer un outil </w:t>
      </w:r>
      <w:r w:rsidR="009B419F">
        <w:rPr>
          <w:rFonts w:ascii="Times New Roman" w:hAnsi="Times New Roman" w:cs="Times New Roman"/>
          <w:sz w:val="24"/>
          <w:szCs w:val="24"/>
        </w:rPr>
        <w:t>« </w:t>
      </w:r>
      <w:r w:rsidRPr="00D36CB9">
        <w:rPr>
          <w:rFonts w:ascii="Times New Roman" w:hAnsi="Times New Roman" w:cs="Times New Roman"/>
          <w:sz w:val="24"/>
          <w:szCs w:val="24"/>
        </w:rPr>
        <w:t>GMAO</w:t>
      </w:r>
      <w:r w:rsidR="009B419F">
        <w:rPr>
          <w:rFonts w:ascii="Times New Roman" w:hAnsi="Times New Roman" w:cs="Times New Roman"/>
          <w:sz w:val="24"/>
          <w:szCs w:val="24"/>
        </w:rPr>
        <w:t> »</w:t>
      </w:r>
      <w:r w:rsidRPr="00D36CB9">
        <w:rPr>
          <w:rFonts w:ascii="Times New Roman" w:hAnsi="Times New Roman" w:cs="Times New Roman"/>
          <w:sz w:val="24"/>
          <w:szCs w:val="24"/>
        </w:rPr>
        <w:t xml:space="preserve"> permet</w:t>
      </w:r>
      <w:r w:rsidR="00021C72">
        <w:rPr>
          <w:rFonts w:ascii="Times New Roman" w:hAnsi="Times New Roman" w:cs="Times New Roman"/>
          <w:sz w:val="24"/>
          <w:szCs w:val="24"/>
        </w:rPr>
        <w:t>tant</w:t>
      </w:r>
      <w:r w:rsidRPr="00D36CB9">
        <w:rPr>
          <w:rFonts w:ascii="Times New Roman" w:hAnsi="Times New Roman" w:cs="Times New Roman"/>
          <w:sz w:val="24"/>
          <w:szCs w:val="24"/>
        </w:rPr>
        <w:t xml:space="preserve"> d'optimiser la gestion des opérations de maintenance </w:t>
      </w:r>
      <w:r w:rsidR="00D36CB9" w:rsidRPr="00D36CB9">
        <w:rPr>
          <w:rFonts w:ascii="Times New Roman" w:hAnsi="Times New Roman" w:cs="Times New Roman"/>
          <w:sz w:val="24"/>
          <w:szCs w:val="24"/>
        </w:rPr>
        <w:t>des</w:t>
      </w:r>
      <w:r w:rsidRPr="00D36CB9">
        <w:rPr>
          <w:rFonts w:ascii="Times New Roman" w:hAnsi="Times New Roman" w:cs="Times New Roman"/>
          <w:sz w:val="24"/>
          <w:szCs w:val="24"/>
        </w:rPr>
        <w:t xml:space="preserve"> équipements utilisés dans la production</w:t>
      </w:r>
      <w:r w:rsidR="00021C72">
        <w:rPr>
          <w:rFonts w:ascii="Times New Roman" w:hAnsi="Times New Roman" w:cs="Times New Roman"/>
          <w:sz w:val="24"/>
          <w:szCs w:val="24"/>
        </w:rPr>
        <w:t xml:space="preserve"> pour ses clients</w:t>
      </w:r>
      <w:r w:rsidRPr="00D36CB9">
        <w:rPr>
          <w:rFonts w:ascii="Times New Roman" w:hAnsi="Times New Roman" w:cs="Times New Roman"/>
          <w:sz w:val="24"/>
          <w:szCs w:val="24"/>
        </w:rPr>
        <w:t xml:space="preserve">. </w:t>
      </w:r>
    </w:p>
    <w:p w14:paraId="129035F9" w14:textId="393C96F2" w:rsidR="007A0429" w:rsidRPr="00CF7D2F" w:rsidRDefault="00CF7D2F" w:rsidP="00CF7D2F">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9B419F" w:rsidRPr="00CF7D2F">
        <w:rPr>
          <w:rFonts w:ascii="Times New Roman" w:hAnsi="Times New Roman" w:cs="Times New Roman"/>
          <w:sz w:val="24"/>
          <w:szCs w:val="24"/>
        </w:rPr>
        <w:t xml:space="preserve">Dans le cadre de stage de fin d’études de licence appliquée en technologies de l’informatique au sein de l’ISET de Sousse, ce </w:t>
      </w:r>
      <w:r w:rsidRPr="00CF7D2F">
        <w:rPr>
          <w:rFonts w:ascii="Times New Roman" w:hAnsi="Times New Roman" w:cs="Times New Roman"/>
          <w:sz w:val="24"/>
          <w:szCs w:val="24"/>
        </w:rPr>
        <w:t>projet répond aux besoins de la société « Diva Software » en implémentant une solution web de gestion de maintenance des équipements et pièces de rechange</w:t>
      </w:r>
      <w:r w:rsidR="009B419F" w:rsidRPr="00CF7D2F">
        <w:rPr>
          <w:rFonts w:ascii="Times New Roman" w:hAnsi="Times New Roman" w:cs="Times New Roman"/>
          <w:sz w:val="24"/>
          <w:szCs w:val="24"/>
        </w:rPr>
        <w:t xml:space="preserve">. </w:t>
      </w:r>
      <w:r w:rsidR="007A0429" w:rsidRPr="00CF7D2F">
        <w:rPr>
          <w:rFonts w:ascii="Times New Roman" w:hAnsi="Times New Roman" w:cs="Times New Roman"/>
          <w:sz w:val="24"/>
          <w:szCs w:val="24"/>
        </w:rPr>
        <w:t xml:space="preserve">En combinant les dernières avancées technologiques avec une connaissance approfondie des besoins du secteur textile, notre objectif est de fournir une solution complète qui améliore la fiabilité, la disponibilité, et la rentabilité des équipements tout en réduisant les coûts liés à la maintenance et aux interruptions de production. </w:t>
      </w:r>
    </w:p>
    <w:p w14:paraId="475DF2B8" w14:textId="35666FB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Ce rapport présente tout le travail que nous avons réalisé tout au long de ce projet. Il est élaboré en </w:t>
      </w:r>
      <w:r w:rsidR="00CF7D2F">
        <w:rPr>
          <w:rFonts w:ascii="Times New Roman" w:hAnsi="Times New Roman" w:cs="Times New Roman"/>
          <w:sz w:val="28"/>
        </w:rPr>
        <w:t>cinq</w:t>
      </w:r>
      <w:r w:rsidRPr="009D00D5">
        <w:rPr>
          <w:rFonts w:ascii="Times New Roman" w:hAnsi="Times New Roman" w:cs="Times New Roman"/>
          <w:sz w:val="28"/>
        </w:rPr>
        <w:t xml:space="preserve"> chapitres décrits brièvement comme suit : </w:t>
      </w:r>
    </w:p>
    <w:p w14:paraId="69DB59CC" w14:textId="54CADBCB"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Le premier chapitre est dédié à la présentation du cadre dans lequel le projet a été effectué, l’étude de l’existant, la solution </w:t>
      </w:r>
      <w:r w:rsidR="0004735B" w:rsidRPr="009D00D5">
        <w:rPr>
          <w:rFonts w:ascii="Times New Roman" w:hAnsi="Times New Roman" w:cs="Times New Roman"/>
          <w:sz w:val="28"/>
        </w:rPr>
        <w:t xml:space="preserve">envisagée, la planification du travail </w:t>
      </w:r>
      <w:r w:rsidRPr="009D00D5">
        <w:rPr>
          <w:rFonts w:ascii="Times New Roman" w:hAnsi="Times New Roman" w:cs="Times New Roman"/>
          <w:sz w:val="28"/>
        </w:rPr>
        <w:t xml:space="preserve">ainsi que la méthodologie de travail adoptée pour le développement de notre projet. </w:t>
      </w:r>
    </w:p>
    <w:p w14:paraId="650B4ACE" w14:textId="5D1AC8CC" w:rsidR="007A0429" w:rsidRPr="009D00D5" w:rsidRDefault="007A0429">
      <w:pPr>
        <w:rPr>
          <w:rFonts w:ascii="Times New Roman" w:hAnsi="Times New Roman" w:cs="Times New Roman"/>
          <w:sz w:val="28"/>
        </w:rPr>
      </w:pPr>
      <w:r w:rsidRPr="009D00D5">
        <w:rPr>
          <w:rFonts w:ascii="Times New Roman" w:hAnsi="Times New Roman" w:cs="Times New Roman"/>
          <w:sz w:val="28"/>
        </w:rPr>
        <w:lastRenderedPageBreak/>
        <w:t>• Le deuxième chapitre fera l’objet de l’analyse et la spécification des besoins, l’identif</w:t>
      </w:r>
      <w:r w:rsidR="0004735B" w:rsidRPr="009D00D5">
        <w:rPr>
          <w:rFonts w:ascii="Times New Roman" w:hAnsi="Times New Roman" w:cs="Times New Roman"/>
          <w:sz w:val="28"/>
        </w:rPr>
        <w:t>i</w:t>
      </w:r>
      <w:r w:rsidRPr="009D00D5">
        <w:rPr>
          <w:rFonts w:ascii="Times New Roman" w:hAnsi="Times New Roman" w:cs="Times New Roman"/>
          <w:sz w:val="28"/>
        </w:rPr>
        <w:t xml:space="preserve">cation des acteurs et la description de l’environnement du développement. </w:t>
      </w:r>
    </w:p>
    <w:p w14:paraId="59CEE565" w14:textId="56E49BD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Dans les derniers chapitres les étapes de l’implémentation du projet seront présentées en détail ainsi que la conception et la réalisation de chaque étape. </w:t>
      </w:r>
    </w:p>
    <w:p w14:paraId="1C5B425B" w14:textId="7D41A11E" w:rsidR="007A0429" w:rsidRPr="009D00D5" w:rsidRDefault="007A0429">
      <w:pPr>
        <w:rPr>
          <w:rFonts w:ascii="Times New Roman" w:hAnsi="Times New Roman" w:cs="Times New Roman"/>
          <w:sz w:val="36"/>
          <w:szCs w:val="24"/>
        </w:rPr>
      </w:pPr>
      <w:r w:rsidRPr="009D00D5">
        <w:rPr>
          <w:rFonts w:ascii="Times New Roman" w:hAnsi="Times New Roman" w:cs="Times New Roman"/>
          <w:sz w:val="28"/>
        </w:rPr>
        <w:t>Finalement, nous aurons une conclusion générale dans laquelle nous récapitulerons tout le travail réalisé en proposant quelques perspectives capables d’améliorer encore plus notre application.</w:t>
      </w:r>
    </w:p>
    <w:p w14:paraId="5C788709" w14:textId="30347D90" w:rsidR="0097611B" w:rsidRPr="0097611B" w:rsidRDefault="001E5BDD" w:rsidP="00CF7D2F">
      <w:pPr>
        <w:tabs>
          <w:tab w:val="left" w:pos="4820"/>
        </w:tabs>
        <w:ind w:left="709"/>
        <w:jc w:val="center"/>
        <w:rPr>
          <w:rFonts w:ascii="Times New Roman" w:hAnsi="Times New Roman" w:cs="Times New Roman"/>
          <w:b/>
          <w:sz w:val="32"/>
          <w:szCs w:val="32"/>
        </w:rPr>
      </w:pPr>
      <w:r w:rsidRPr="00E473DC">
        <w:rPr>
          <w:rFonts w:ascii="Times New Roman" w:hAnsi="Times New Roman" w:cs="Times New Roman"/>
          <w:sz w:val="24"/>
          <w:szCs w:val="32"/>
        </w:rPr>
        <w:br w:type="page"/>
      </w:r>
      <w:r w:rsidR="0097611B" w:rsidRPr="0097611B">
        <w:rPr>
          <w:rFonts w:ascii="Times New Roman" w:hAnsi="Times New Roman" w:cs="Times New Roman"/>
          <w:b/>
          <w:sz w:val="32"/>
          <w:szCs w:val="32"/>
        </w:rPr>
        <w:lastRenderedPageBreak/>
        <w:t>Chapitre1 : Présentation Générale</w:t>
      </w:r>
    </w:p>
    <w:p w14:paraId="04742903" w14:textId="77777777" w:rsidR="00CF7D2F" w:rsidRDefault="00CF7D2F" w:rsidP="00CF7D2F">
      <w:pPr>
        <w:pStyle w:val="Paragraphedeliste"/>
        <w:ind w:left="0"/>
        <w:rPr>
          <w:rFonts w:ascii="Times New Roman" w:hAnsi="Times New Roman" w:cs="Times New Roman"/>
          <w:b/>
          <w:sz w:val="32"/>
          <w:szCs w:val="32"/>
        </w:rPr>
      </w:pPr>
    </w:p>
    <w:p w14:paraId="4E2BC862" w14:textId="7755FB3A" w:rsidR="00E2212B" w:rsidRPr="0097611B" w:rsidRDefault="008B0420" w:rsidP="00750F69">
      <w:pPr>
        <w:pStyle w:val="Paragraphedeliste"/>
        <w:ind w:left="0"/>
        <w:rPr>
          <w:rFonts w:ascii="Times New Roman" w:hAnsi="Times New Roman" w:cs="Times New Roman"/>
          <w:sz w:val="24"/>
          <w:szCs w:val="24"/>
        </w:rPr>
      </w:pPr>
      <w:r w:rsidRPr="00326F44">
        <w:rPr>
          <w:rFonts w:ascii="Times New Roman" w:hAnsi="Times New Roman" w:cs="Times New Roman"/>
          <w:b/>
          <w:sz w:val="32"/>
          <w:szCs w:val="32"/>
        </w:rPr>
        <w:t>Introduction </w:t>
      </w:r>
    </w:p>
    <w:p w14:paraId="7FCEBD20" w14:textId="75D4B293" w:rsidR="00E2212B" w:rsidRPr="0097611B" w:rsidRDefault="00E2212B" w:rsidP="00CF7D2F">
      <w:pPr>
        <w:pStyle w:val="Paragraphedeliste"/>
        <w:spacing w:line="360" w:lineRule="auto"/>
        <w:ind w:left="0" w:firstLine="426"/>
        <w:jc w:val="both"/>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CF7D2F">
        <w:rPr>
          <w:rFonts w:ascii="Times New Roman" w:hAnsi="Times New Roman" w:cs="Times New Roman"/>
          <w:sz w:val="24"/>
          <w:szCs w:val="24"/>
        </w:rPr>
        <w:t>quatre</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Paragraphedeliste"/>
        <w:ind w:left="0"/>
        <w:rPr>
          <w:rFonts w:ascii="Times New Roman" w:hAnsi="Times New Roman" w:cs="Times New Roman"/>
          <w:b/>
          <w:sz w:val="32"/>
          <w:szCs w:val="32"/>
        </w:rPr>
      </w:pPr>
    </w:p>
    <w:p w14:paraId="28C7AC46" w14:textId="5DF0C682" w:rsidR="008B0420" w:rsidRPr="00326F44" w:rsidRDefault="008B0420" w:rsidP="00750F69">
      <w:pPr>
        <w:pStyle w:val="Paragraphedeliste"/>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 xml:space="preserve">d’accueil </w:t>
      </w:r>
    </w:p>
    <w:p w14:paraId="78342E6C" w14:textId="77777777" w:rsidR="00E2212B" w:rsidRPr="0097611B" w:rsidRDefault="00E2212B" w:rsidP="00750F69">
      <w:pPr>
        <w:pStyle w:val="Paragraphedeliste"/>
        <w:ind w:left="0"/>
        <w:rPr>
          <w:rFonts w:ascii="Times New Roman" w:hAnsi="Times New Roman" w:cs="Times New Roman"/>
          <w:sz w:val="28"/>
          <w:szCs w:val="32"/>
        </w:rPr>
      </w:pPr>
    </w:p>
    <w:p w14:paraId="0F28C02A" w14:textId="77777777" w:rsidR="008B0420" w:rsidRPr="0097611B" w:rsidRDefault="008B0420" w:rsidP="00E04A6B">
      <w:pPr>
        <w:pStyle w:val="Paragraphedeliste"/>
        <w:spacing w:line="360" w:lineRule="auto"/>
        <w:ind w:left="0" w:firstLine="426"/>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51F93AA8" w:rsidR="008B0420" w:rsidRPr="0097611B" w:rsidRDefault="008B0420" w:rsidP="00E04A6B">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r w:rsidR="00E04A6B">
        <w:rPr>
          <w:rFonts w:ascii="Times New Roman" w:hAnsi="Times New Roman" w:cs="Times New Roman"/>
          <w:color w:val="0D0D0D"/>
          <w:sz w:val="24"/>
          <w:szCs w:val="28"/>
          <w:shd w:val="clear" w:color="auto" w:fill="FFFFFF"/>
        </w:rPr>
        <w:t>.</w:t>
      </w:r>
    </w:p>
    <w:p w14:paraId="50FAF572" w14:textId="77777777" w:rsidR="00820B1A" w:rsidRPr="00695633" w:rsidRDefault="00820B1A" w:rsidP="00750F69">
      <w:pPr>
        <w:pStyle w:val="Paragraphedeliste"/>
        <w:ind w:left="0"/>
        <w:rPr>
          <w:rFonts w:ascii="Times New Roman" w:hAnsi="Times New Roman" w:cs="Times New Roman"/>
          <w:color w:val="0D0D0D"/>
          <w:sz w:val="28"/>
          <w:szCs w:val="28"/>
          <w:shd w:val="clear" w:color="auto" w:fill="FFFFFF"/>
        </w:rPr>
      </w:pPr>
    </w:p>
    <w:p w14:paraId="0233E4EF" w14:textId="4B226746" w:rsidR="008B0420" w:rsidRPr="00737016" w:rsidRDefault="008B0420" w:rsidP="00E04A6B">
      <w:pPr>
        <w:pStyle w:val="Titre2"/>
        <w:numPr>
          <w:ilvl w:val="0"/>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A028BE3" w:rsidR="006F4D16" w:rsidRPr="0097611B" w:rsidRDefault="00E04A6B" w:rsidP="00147B9F">
      <w:pPr>
        <w:spacing w:line="360" w:lineRule="auto"/>
        <w:rPr>
          <w:rFonts w:ascii="Times New Roman" w:hAnsi="Times New Roman" w:cs="Times New Roman"/>
          <w:sz w:val="24"/>
          <w:szCs w:val="24"/>
        </w:rPr>
      </w:pPr>
      <w:r>
        <w:rPr>
          <w:rFonts w:ascii="Times New Roman" w:hAnsi="Times New Roman" w:cs="Times New Roman"/>
          <w:sz w:val="24"/>
          <w:szCs w:val="24"/>
        </w:rPr>
        <w:t>La fiche descriptive de « Diva Software » est la suivante :</w:t>
      </w:r>
    </w:p>
    <w:p w14:paraId="464CB2AE" w14:textId="173B0FE5" w:rsidR="006F4D16" w:rsidRPr="0097611B" w:rsidRDefault="006F4D16"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5624E8DA" w:rsidR="008B0420" w:rsidRPr="0097611B" w:rsidRDefault="008B0420" w:rsidP="00147B9F">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Lienhypertexte"/>
            <w:rFonts w:ascii="Times New Roman" w:hAnsi="Times New Roman" w:cs="Times New Roman"/>
            <w:color w:val="auto"/>
            <w:sz w:val="24"/>
            <w:szCs w:val="24"/>
            <w:lang w:val="en-US"/>
          </w:rPr>
          <w:t>https://www.diva-software.com</w:t>
        </w:r>
      </w:hyperlink>
    </w:p>
    <w:p w14:paraId="7231BFF6" w14:textId="01E0BADB" w:rsidR="008B0420" w:rsidRDefault="008B0420" w:rsidP="00954211">
      <w:pPr>
        <w:jc w:val="cente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0E51B20C">
            <wp:extent cx="4219575" cy="12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35116" cy="1300773"/>
                    </a:xfrm>
                    <a:prstGeom prst="rect">
                      <a:avLst/>
                    </a:prstGeom>
                  </pic:spPr>
                </pic:pic>
              </a:graphicData>
            </a:graphic>
          </wp:inline>
        </w:drawing>
      </w:r>
    </w:p>
    <w:p w14:paraId="08C26ED8" w14:textId="5B325A12" w:rsidR="00454AEB" w:rsidRPr="002C0B0E" w:rsidRDefault="002C0B0E" w:rsidP="002C0B0E">
      <w:pPr>
        <w:pStyle w:val="Lgende"/>
        <w:jc w:val="center"/>
        <w:rPr>
          <w:sz w:val="24"/>
          <w:szCs w:val="24"/>
        </w:rPr>
      </w:pPr>
      <w:bookmarkStart w:id="0" w:name="_Toc167615880"/>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1</w:t>
      </w:r>
      <w:r w:rsidRPr="002C0B0E">
        <w:rPr>
          <w:sz w:val="24"/>
          <w:szCs w:val="24"/>
        </w:rPr>
        <w:fldChar w:fldCharType="end"/>
      </w:r>
      <w:r w:rsidRPr="002C0B0E">
        <w:rPr>
          <w:sz w:val="24"/>
          <w:szCs w:val="24"/>
        </w:rPr>
        <w:t xml:space="preserve"> Diva </w:t>
      </w:r>
      <w:proofErr w:type="spellStart"/>
      <w:r w:rsidRPr="002C0B0E">
        <w:rPr>
          <w:sz w:val="24"/>
          <w:szCs w:val="24"/>
        </w:rPr>
        <w:t>Softawre</w:t>
      </w:r>
      <w:bookmarkEnd w:id="0"/>
      <w:proofErr w:type="spellEnd"/>
    </w:p>
    <w:p w14:paraId="411BFC47" w14:textId="77777777" w:rsidR="002C0B0E" w:rsidRPr="002C0B0E" w:rsidRDefault="002C0B0E" w:rsidP="002C0B0E"/>
    <w:p w14:paraId="799E3733" w14:textId="794E05EC"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Paragraphedeliste"/>
        <w:ind w:left="0"/>
        <w:rPr>
          <w:rFonts w:ascii="Times New Roman" w:hAnsi="Times New Roman" w:cs="Times New Roman"/>
          <w:sz w:val="32"/>
          <w:szCs w:val="32"/>
        </w:rPr>
      </w:pPr>
    </w:p>
    <w:p w14:paraId="796AE71B" w14:textId="77777777" w:rsidR="00A91B69" w:rsidRPr="0097611B" w:rsidRDefault="008B0420" w:rsidP="00954211">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954211">
      <w:pPr>
        <w:pStyle w:val="Paragraphedeliste"/>
        <w:spacing w:line="360" w:lineRule="auto"/>
        <w:ind w:left="0"/>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Paragraphedeliste"/>
        <w:ind w:left="0"/>
        <w:rPr>
          <w:rFonts w:ascii="Times New Roman" w:hAnsi="Times New Roman" w:cs="Times New Roman"/>
          <w:color w:val="0D0D0D"/>
          <w:sz w:val="28"/>
          <w:szCs w:val="28"/>
          <w:shd w:val="clear" w:color="auto" w:fill="FFFFFF"/>
        </w:rPr>
      </w:pPr>
    </w:p>
    <w:p w14:paraId="295918C2" w14:textId="1DB2583A"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Service</w:t>
      </w:r>
      <w:r w:rsidR="00454AEB">
        <w:rPr>
          <w:rFonts w:ascii="Times New Roman" w:hAnsi="Times New Roman" w:cs="Times New Roman"/>
          <w:b/>
          <w:sz w:val="28"/>
          <w:szCs w:val="28"/>
        </w:rPr>
        <w:t>s</w:t>
      </w:r>
      <w:r w:rsidRPr="00737016">
        <w:rPr>
          <w:rFonts w:ascii="Times New Roman" w:hAnsi="Times New Roman" w:cs="Times New Roman"/>
          <w:b/>
          <w:sz w:val="28"/>
          <w:szCs w:val="28"/>
        </w:rPr>
        <w:t xml:space="preserve"> de Diva software </w:t>
      </w:r>
    </w:p>
    <w:p w14:paraId="0973251E" w14:textId="77777777" w:rsidR="008B4E06" w:rsidRPr="00326F44" w:rsidRDefault="008B4E06" w:rsidP="00750F69">
      <w:pPr>
        <w:pStyle w:val="Paragraphedeliste"/>
        <w:ind w:left="0"/>
        <w:rPr>
          <w:rFonts w:ascii="Times New Roman" w:hAnsi="Times New Roman" w:cs="Times New Roman"/>
          <w:sz w:val="32"/>
          <w:szCs w:val="32"/>
        </w:rPr>
      </w:pPr>
    </w:p>
    <w:p w14:paraId="5A17A510" w14:textId="77777777" w:rsidR="008B0420" w:rsidRPr="0097611B" w:rsidRDefault="008B0420" w:rsidP="00454AEB">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Paragraphedeliste"/>
        <w:ind w:left="0"/>
        <w:rPr>
          <w:rFonts w:ascii="Times New Roman" w:hAnsi="Times New Roman" w:cs="Times New Roman"/>
          <w:b/>
          <w:sz w:val="32"/>
          <w:szCs w:val="32"/>
        </w:rPr>
      </w:pPr>
    </w:p>
    <w:p w14:paraId="4783DAE6" w14:textId="3C3022C3" w:rsidR="006F4D16" w:rsidRPr="00454AEB" w:rsidRDefault="008B0420" w:rsidP="00454AEB">
      <w:pPr>
        <w:pStyle w:val="Paragraphedeliste"/>
        <w:numPr>
          <w:ilvl w:val="1"/>
          <w:numId w:val="3"/>
        </w:numPr>
        <w:tabs>
          <w:tab w:val="left" w:pos="426"/>
        </w:tabs>
        <w:ind w:left="0" w:firstLine="0"/>
        <w:rPr>
          <w:rFonts w:ascii="Times New Roman" w:hAnsi="Times New Roman" w:cs="Times New Roman"/>
          <w:b/>
          <w:sz w:val="24"/>
          <w:szCs w:val="28"/>
        </w:rPr>
      </w:pPr>
      <w:r w:rsidRPr="00454AEB">
        <w:rPr>
          <w:rFonts w:ascii="Times New Roman" w:hAnsi="Times New Roman" w:cs="Times New Roman"/>
          <w:b/>
          <w:sz w:val="24"/>
          <w:szCs w:val="28"/>
        </w:rPr>
        <w:t xml:space="preserve"> La gestion des stocks </w:t>
      </w:r>
    </w:p>
    <w:p w14:paraId="74FBB2CD" w14:textId="77777777" w:rsidR="00A91B69" w:rsidRPr="0097611B" w:rsidRDefault="00A91B69" w:rsidP="00A91B69">
      <w:pPr>
        <w:pStyle w:val="Paragraphedeliste"/>
        <w:ind w:left="0"/>
        <w:rPr>
          <w:rFonts w:ascii="Times New Roman" w:hAnsi="Times New Roman" w:cs="Times New Roman"/>
          <w:b/>
          <w:sz w:val="28"/>
          <w:szCs w:val="32"/>
        </w:rPr>
      </w:pPr>
    </w:p>
    <w:p w14:paraId="6CC0DB35" w14:textId="0814D1EF" w:rsidR="008B0420" w:rsidRPr="00A91B69" w:rsidRDefault="008B0420" w:rsidP="00454AEB">
      <w:pPr>
        <w:pStyle w:val="Paragraphedeliste"/>
        <w:spacing w:line="360" w:lineRule="auto"/>
        <w:ind w:left="0" w:firstLine="708"/>
        <w:jc w:val="both"/>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r w:rsidR="00454AEB">
        <w:rPr>
          <w:rFonts w:ascii="Times New Roman" w:hAnsi="Times New Roman" w:cs="Times New Roman"/>
          <w:color w:val="0D0D0D"/>
          <w:sz w:val="24"/>
          <w:szCs w:val="28"/>
          <w:shd w:val="clear" w:color="auto" w:fill="FFFFFF"/>
        </w:rPr>
        <w:t xml:space="preserve"> </w:t>
      </w: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r w:rsidR="00954211">
        <w:rPr>
          <w:rFonts w:ascii="Times New Roman" w:hAnsi="Times New Roman" w:cs="Times New Roman"/>
          <w:color w:val="0D0D0D"/>
          <w:sz w:val="24"/>
          <w:szCs w:val="28"/>
          <w:shd w:val="clear" w:color="auto" w:fill="FFFFFF"/>
        </w:rPr>
        <w:t>.</w:t>
      </w:r>
    </w:p>
    <w:p w14:paraId="3DA67585" w14:textId="77777777" w:rsidR="008B0420" w:rsidRPr="00737016" w:rsidRDefault="008B0420" w:rsidP="00750F69">
      <w:pPr>
        <w:pStyle w:val="Paragraphedeliste"/>
        <w:ind w:left="0"/>
        <w:rPr>
          <w:rFonts w:ascii="Times New Roman" w:hAnsi="Times New Roman" w:cs="Times New Roman"/>
          <w:sz w:val="28"/>
          <w:szCs w:val="28"/>
        </w:rPr>
      </w:pPr>
    </w:p>
    <w:p w14:paraId="35F74410" w14:textId="683CE4FA" w:rsidR="008B0420" w:rsidRPr="00737016" w:rsidRDefault="008B0420" w:rsidP="00454AEB">
      <w:pPr>
        <w:pStyle w:val="Paragraphedeliste"/>
        <w:numPr>
          <w:ilvl w:val="1"/>
          <w:numId w:val="3"/>
        </w:numPr>
        <w:tabs>
          <w:tab w:val="left" w:pos="284"/>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Paragraphedeliste"/>
        <w:ind w:left="0"/>
        <w:rPr>
          <w:rFonts w:ascii="Times New Roman" w:hAnsi="Times New Roman" w:cs="Times New Roman"/>
          <w:b/>
          <w:sz w:val="28"/>
          <w:szCs w:val="32"/>
        </w:rPr>
      </w:pPr>
    </w:p>
    <w:p w14:paraId="613A49F9" w14:textId="545E7528" w:rsidR="00A91B69" w:rsidRPr="0097611B" w:rsidRDefault="008B0420" w:rsidP="009E188D">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3E68E9EE" w:rsidR="00737016" w:rsidRDefault="00737016" w:rsidP="00750F69">
      <w:pPr>
        <w:pStyle w:val="Paragraphedeliste"/>
        <w:ind w:left="0"/>
        <w:rPr>
          <w:rFonts w:ascii="Times New Roman" w:hAnsi="Times New Roman" w:cs="Times New Roman"/>
          <w:color w:val="0D0D0D"/>
          <w:sz w:val="28"/>
          <w:szCs w:val="28"/>
          <w:shd w:val="clear" w:color="auto" w:fill="FFFFFF"/>
        </w:rPr>
      </w:pPr>
    </w:p>
    <w:p w14:paraId="59E31392" w14:textId="7772A625"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045CDF0B" w14:textId="79E55760"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E55E86C" w14:textId="70C25C76"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B6203FD" w14:textId="2A3FFB1F"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739191A0" w14:textId="77777777" w:rsidR="009E188D" w:rsidRPr="00737016" w:rsidRDefault="009E188D" w:rsidP="00750F69">
      <w:pPr>
        <w:pStyle w:val="Paragraphedeliste"/>
        <w:ind w:left="0"/>
        <w:rPr>
          <w:rFonts w:ascii="Times New Roman" w:hAnsi="Times New Roman" w:cs="Times New Roman"/>
          <w:color w:val="0D0D0D"/>
          <w:sz w:val="28"/>
          <w:szCs w:val="28"/>
          <w:shd w:val="clear" w:color="auto" w:fill="FFFFFF"/>
        </w:rPr>
      </w:pPr>
    </w:p>
    <w:p w14:paraId="60DB9B97" w14:textId="643CA4C0" w:rsidR="008B0420" w:rsidRPr="00737016" w:rsidRDefault="008B0420" w:rsidP="00454AEB">
      <w:pPr>
        <w:pStyle w:val="Paragraphedeliste"/>
        <w:numPr>
          <w:ilvl w:val="1"/>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63ECEB43" w14:textId="03434FB2" w:rsidR="008B0420" w:rsidRPr="0097611B" w:rsidRDefault="008B0420" w:rsidP="00454AEB">
      <w:pPr>
        <w:pStyle w:val="Paragraphedeliste"/>
        <w:spacing w:line="360" w:lineRule="auto"/>
        <w:ind w:left="0" w:right="-142"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0E8D04F4" w14:textId="77777777" w:rsidR="00954211" w:rsidRPr="00A91B69" w:rsidRDefault="00954211" w:rsidP="00750F69">
      <w:pPr>
        <w:pStyle w:val="Paragraphedeliste"/>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50DD5489" w:rsidR="00A91B69" w:rsidRPr="00A91B69" w:rsidRDefault="00A91B69" w:rsidP="00A91B69">
      <w:pPr>
        <w:pStyle w:val="Paragraphedeliste"/>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Paragraphedeliste"/>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Paragraphedeliste"/>
        <w:ind w:left="0"/>
        <w:rPr>
          <w:rFonts w:ascii="Times New Roman" w:hAnsi="Times New Roman" w:cs="Times New Roman"/>
          <w:b/>
          <w:sz w:val="32"/>
          <w:szCs w:val="32"/>
        </w:rPr>
      </w:pPr>
    </w:p>
    <w:p w14:paraId="579D9FD3" w14:textId="286B3C51" w:rsidR="008B0420" w:rsidRPr="0097611B" w:rsidRDefault="008B0420" w:rsidP="00954211">
      <w:pPr>
        <w:pStyle w:val="Paragraphedeliste"/>
        <w:ind w:left="0"/>
        <w:jc w:val="both"/>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r w:rsidR="00454AEB">
        <w:rPr>
          <w:rFonts w:ascii="Times New Roman" w:hAnsi="Times New Roman" w:cs="Times New Roman"/>
          <w:sz w:val="24"/>
          <w:szCs w:val="28"/>
        </w:rPr>
        <w:t xml:space="preserve"> des clients.</w:t>
      </w:r>
    </w:p>
    <w:p w14:paraId="5509448F" w14:textId="77777777" w:rsidR="008B0420" w:rsidRPr="00326F44" w:rsidRDefault="008B0420" w:rsidP="00750F69">
      <w:pPr>
        <w:pStyle w:val="Paragraphedeliste"/>
        <w:ind w:left="0"/>
        <w:rPr>
          <w:rFonts w:ascii="Times New Roman" w:hAnsi="Times New Roman" w:cs="Times New Roman"/>
          <w:sz w:val="32"/>
          <w:szCs w:val="32"/>
        </w:rPr>
      </w:pPr>
    </w:p>
    <w:p w14:paraId="64935E36" w14:textId="01F34ACF" w:rsidR="008B0420" w:rsidRPr="00737016" w:rsidRDefault="008B0420" w:rsidP="00750F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Paragraphedeliste"/>
        <w:ind w:left="0"/>
        <w:rPr>
          <w:rFonts w:ascii="Times New Roman" w:hAnsi="Times New Roman" w:cs="Times New Roman"/>
          <w:b/>
          <w:sz w:val="28"/>
          <w:szCs w:val="28"/>
        </w:rPr>
      </w:pPr>
    </w:p>
    <w:p w14:paraId="1F2F40EC" w14:textId="0373A81D" w:rsidR="00954211" w:rsidRDefault="00454AEB" w:rsidP="00454AEB">
      <w:pPr>
        <w:pStyle w:val="Paragraphedeliste"/>
        <w:spacing w:line="360" w:lineRule="auto"/>
        <w:ind w:left="0"/>
        <w:jc w:val="both"/>
        <w:rPr>
          <w:rFonts w:ascii="Times New Roman" w:hAnsi="Times New Roman" w:cs="Times New Roman"/>
          <w:color w:val="0D0D0D"/>
          <w:sz w:val="24"/>
          <w:szCs w:val="28"/>
          <w:shd w:val="clear" w:color="auto" w:fill="FFFFFF"/>
        </w:rPr>
      </w:pPr>
      <w:r w:rsidRPr="00326F44">
        <w:rPr>
          <w:rFonts w:ascii="Times New Roman" w:hAnsi="Times New Roman" w:cs="Times New Roman"/>
          <w:noProof/>
          <w:sz w:val="32"/>
          <w:szCs w:val="32"/>
        </w:rPr>
        <w:drawing>
          <wp:anchor distT="0" distB="0" distL="114300" distR="114300" simplePos="0" relativeHeight="251675648" behindDoc="0" locked="0" layoutInCell="1" allowOverlap="1" wp14:anchorId="0362A66D" wp14:editId="07051178">
            <wp:simplePos x="0" y="0"/>
            <wp:positionH relativeFrom="margin">
              <wp:align>center</wp:align>
            </wp:positionH>
            <wp:positionV relativeFrom="margin">
              <wp:posOffset>4761855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r w:rsidR="008B0420"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p>
    <w:p w14:paraId="17ECBF07" w14:textId="687BCD28" w:rsidR="00454AEB" w:rsidRDefault="00454AEB" w:rsidP="006E41C5">
      <w:pPr>
        <w:pStyle w:val="Paragraphedeliste"/>
        <w:ind w:left="0"/>
        <w:jc w:val="both"/>
        <w:rPr>
          <w:rFonts w:ascii="Times New Roman" w:hAnsi="Times New Roman" w:cs="Times New Roman"/>
          <w:noProof/>
          <w:sz w:val="32"/>
          <w:szCs w:val="32"/>
        </w:rPr>
      </w:pPr>
    </w:p>
    <w:p w14:paraId="707A69F2" w14:textId="466384E3" w:rsidR="00454AEB" w:rsidRPr="002C0B0E" w:rsidRDefault="002C0B0E" w:rsidP="002C0B0E">
      <w:pPr>
        <w:pStyle w:val="Lgende"/>
        <w:jc w:val="center"/>
        <w:rPr>
          <w:rFonts w:ascii="Times New Roman" w:hAnsi="Times New Roman" w:cs="Times New Roman"/>
          <w:noProof/>
          <w:sz w:val="32"/>
          <w:szCs w:val="32"/>
        </w:rPr>
      </w:pPr>
      <w:bookmarkStart w:id="1" w:name="_Toc167615881"/>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2</w:t>
      </w:r>
      <w:r w:rsidRPr="002C0B0E">
        <w:rPr>
          <w:sz w:val="24"/>
          <w:szCs w:val="24"/>
        </w:rPr>
        <w:fldChar w:fldCharType="end"/>
      </w:r>
      <w:r w:rsidRPr="002C0B0E">
        <w:rPr>
          <w:sz w:val="24"/>
          <w:szCs w:val="24"/>
        </w:rPr>
        <w:t xml:space="preserve"> Organigramme de l'entreprise</w:t>
      </w:r>
      <w:bookmarkEnd w:id="1"/>
    </w:p>
    <w:p w14:paraId="4D25E4CA" w14:textId="41C6F6F8" w:rsidR="00454AEB" w:rsidRDefault="00454AEB" w:rsidP="006E41C5">
      <w:pPr>
        <w:pStyle w:val="Paragraphedeliste"/>
        <w:ind w:left="0"/>
        <w:jc w:val="both"/>
        <w:rPr>
          <w:rFonts w:ascii="Times New Roman" w:hAnsi="Times New Roman" w:cs="Times New Roman"/>
          <w:noProof/>
          <w:sz w:val="24"/>
          <w:szCs w:val="32"/>
        </w:rPr>
      </w:pPr>
    </w:p>
    <w:p w14:paraId="08FD5CEB" w14:textId="7AE24828" w:rsidR="00454AEB" w:rsidRDefault="00454AEB" w:rsidP="006E41C5">
      <w:pPr>
        <w:pStyle w:val="Paragraphedeliste"/>
        <w:ind w:left="0"/>
        <w:jc w:val="both"/>
        <w:rPr>
          <w:rFonts w:ascii="Times New Roman" w:hAnsi="Times New Roman" w:cs="Times New Roman"/>
          <w:noProof/>
          <w:sz w:val="24"/>
          <w:szCs w:val="32"/>
        </w:rPr>
      </w:pPr>
    </w:p>
    <w:p w14:paraId="55F72DDA" w14:textId="77777777" w:rsidR="00454AEB" w:rsidRDefault="00454AEB" w:rsidP="006E41C5">
      <w:pPr>
        <w:pStyle w:val="Paragraphedeliste"/>
        <w:ind w:left="0"/>
        <w:jc w:val="both"/>
        <w:rPr>
          <w:rFonts w:ascii="Times New Roman" w:hAnsi="Times New Roman" w:cs="Times New Roman"/>
          <w:noProof/>
          <w:sz w:val="24"/>
          <w:szCs w:val="32"/>
        </w:rPr>
      </w:pPr>
    </w:p>
    <w:p w14:paraId="3DFA8D48" w14:textId="77777777" w:rsidR="00454AEB" w:rsidRPr="00454AEB" w:rsidRDefault="00454AEB" w:rsidP="006E41C5">
      <w:pPr>
        <w:pStyle w:val="Paragraphedeliste"/>
        <w:ind w:left="0"/>
        <w:jc w:val="both"/>
        <w:rPr>
          <w:rFonts w:ascii="Times New Roman" w:hAnsi="Times New Roman" w:cs="Times New Roman"/>
          <w:noProof/>
          <w:sz w:val="24"/>
          <w:szCs w:val="32"/>
        </w:rPr>
      </w:pPr>
    </w:p>
    <w:p w14:paraId="1EC11CCE" w14:textId="06A6DFD6" w:rsidR="008B0420" w:rsidRDefault="008B0420" w:rsidP="00A91B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4DE0E990" w14:textId="77777777" w:rsidR="00060E71" w:rsidRPr="00737016" w:rsidRDefault="00060E71" w:rsidP="00A91B69">
      <w:pPr>
        <w:pStyle w:val="Paragraphedeliste"/>
        <w:ind w:left="0"/>
        <w:rPr>
          <w:rFonts w:ascii="Times New Roman" w:hAnsi="Times New Roman" w:cs="Times New Roman"/>
          <w:sz w:val="28"/>
          <w:szCs w:val="28"/>
        </w:rPr>
      </w:pPr>
    </w:p>
    <w:p w14:paraId="11BD9CDE" w14:textId="596540B8" w:rsidR="008B0420" w:rsidRPr="00737016" w:rsidRDefault="008B0420" w:rsidP="00A91B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Paragraphedeliste"/>
        <w:ind w:left="0"/>
        <w:rPr>
          <w:rFonts w:ascii="Times New Roman" w:hAnsi="Times New Roman" w:cs="Times New Roman"/>
          <w:sz w:val="24"/>
          <w:szCs w:val="28"/>
        </w:rPr>
      </w:pPr>
    </w:p>
    <w:p w14:paraId="26815719" w14:textId="219BCD10" w:rsidR="00225911" w:rsidRDefault="008B0420" w:rsidP="00954211">
      <w:pPr>
        <w:pStyle w:val="Paragraphedeliste"/>
        <w:spacing w:line="360" w:lineRule="auto"/>
        <w:ind w:left="0" w:firstLine="708"/>
        <w:jc w:val="both"/>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r w:rsidR="00E410DD">
        <w:rPr>
          <w:rFonts w:ascii="Times New Roman" w:hAnsi="Times New Roman" w:cs="Times New Roman"/>
          <w:sz w:val="24"/>
          <w:szCs w:val="28"/>
          <w:shd w:val="clear" w:color="auto" w:fill="FFFFFF"/>
        </w:rPr>
        <w:t>.</w:t>
      </w:r>
    </w:p>
    <w:p w14:paraId="7DD91E06" w14:textId="77777777" w:rsidR="0097611B" w:rsidRPr="0097611B" w:rsidRDefault="0097611B" w:rsidP="0097611B">
      <w:pPr>
        <w:pStyle w:val="Paragraphedeliste"/>
        <w:ind w:left="0"/>
        <w:rPr>
          <w:rFonts w:ascii="Times New Roman" w:hAnsi="Times New Roman" w:cs="Times New Roman"/>
          <w:sz w:val="24"/>
          <w:szCs w:val="28"/>
          <w:shd w:val="clear" w:color="auto" w:fill="FFFFFF"/>
        </w:rPr>
      </w:pPr>
    </w:p>
    <w:p w14:paraId="059038F1" w14:textId="77777777" w:rsidR="00225911" w:rsidRPr="00A91B69" w:rsidRDefault="00225911" w:rsidP="00A91B69">
      <w:pPr>
        <w:pStyle w:val="Paragraphedeliste"/>
        <w:ind w:left="0"/>
        <w:rPr>
          <w:rFonts w:ascii="Times New Roman" w:hAnsi="Times New Roman" w:cs="Times New Roman"/>
          <w:sz w:val="28"/>
          <w:szCs w:val="28"/>
        </w:rPr>
      </w:pPr>
    </w:p>
    <w:p w14:paraId="2141CE84" w14:textId="77777777" w:rsidR="008B0420" w:rsidRPr="00A91B69" w:rsidRDefault="008B0420" w:rsidP="00A91B69">
      <w:pPr>
        <w:pStyle w:val="Paragraphedeliste"/>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Paragraphedeliste"/>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Paragraphedeliste"/>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954211">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p>
    <w:p w14:paraId="34105530"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05A0EEC7" w14:textId="0ACCC65B" w:rsidR="00954211" w:rsidRDefault="008B0420" w:rsidP="00E410DD">
      <w:pPr>
        <w:pStyle w:val="Paragraphedeliste"/>
        <w:spacing w:line="360" w:lineRule="auto"/>
        <w:ind w:left="0"/>
        <w:jc w:val="both"/>
        <w:rPr>
          <w:rFonts w:ascii="Times New Roman" w:hAnsi="Times New Roman" w:cs="Times New Roman"/>
          <w:b/>
          <w:color w:val="0D0D0D"/>
          <w:sz w:val="32"/>
          <w:szCs w:val="32"/>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148B7BD7" w14:textId="77777777" w:rsidR="00954211" w:rsidRPr="00A91B69" w:rsidRDefault="00954211" w:rsidP="00954211">
      <w:pPr>
        <w:pStyle w:val="Paragraphedeliste"/>
        <w:spacing w:line="360" w:lineRule="auto"/>
        <w:ind w:left="1296"/>
        <w:jc w:val="both"/>
        <w:rPr>
          <w:rFonts w:ascii="Times New Roman" w:hAnsi="Times New Roman" w:cs="Times New Roman"/>
          <w:b/>
          <w:color w:val="0D0D0D"/>
          <w:sz w:val="32"/>
          <w:szCs w:val="32"/>
          <w:shd w:val="clear" w:color="auto" w:fill="FFFFFF"/>
        </w:rPr>
      </w:pPr>
    </w:p>
    <w:p w14:paraId="7D9E7706" w14:textId="75D973ED" w:rsidR="00E1081C" w:rsidRPr="00E410DD" w:rsidRDefault="0052614A" w:rsidP="00E410DD">
      <w:pPr>
        <w:pStyle w:val="Paragraphedeliste"/>
        <w:numPr>
          <w:ilvl w:val="1"/>
          <w:numId w:val="3"/>
        </w:numPr>
        <w:tabs>
          <w:tab w:val="left" w:pos="284"/>
          <w:tab w:val="left" w:pos="426"/>
        </w:tabs>
        <w:spacing w:line="360" w:lineRule="auto"/>
        <w:ind w:left="0" w:firstLine="0"/>
        <w:jc w:val="both"/>
        <w:rPr>
          <w:rFonts w:ascii="Times New Roman" w:hAnsi="Times New Roman" w:cs="Times New Roman"/>
          <w:b/>
          <w:color w:val="0D0D0D"/>
          <w:sz w:val="24"/>
          <w:szCs w:val="28"/>
          <w:shd w:val="clear" w:color="auto" w:fill="FFFFFF"/>
        </w:rPr>
      </w:pPr>
      <w:r w:rsidRPr="00E410DD">
        <w:rPr>
          <w:rFonts w:ascii="Times New Roman" w:hAnsi="Times New Roman" w:cs="Times New Roman"/>
          <w:b/>
          <w:color w:val="0D0D0D"/>
          <w:sz w:val="28"/>
          <w:szCs w:val="28"/>
          <w:shd w:val="clear" w:color="auto" w:fill="FFFFFF"/>
        </w:rPr>
        <w:t xml:space="preserve">  </w:t>
      </w:r>
      <w:r w:rsidR="008B0420" w:rsidRPr="00E410DD">
        <w:rPr>
          <w:rFonts w:ascii="Times New Roman" w:hAnsi="Times New Roman" w:cs="Times New Roman"/>
          <w:b/>
          <w:color w:val="0D0D0D"/>
          <w:sz w:val="28"/>
          <w:szCs w:val="28"/>
          <w:shd w:val="clear" w:color="auto" w:fill="FFFFFF"/>
        </w:rPr>
        <w:t>Critique de l’Existant </w:t>
      </w:r>
    </w:p>
    <w:p w14:paraId="4A8949CF" w14:textId="0FB470C0" w:rsidR="00E1081C" w:rsidRPr="0097611B" w:rsidRDefault="00E1081C" w:rsidP="00954211">
      <w:pPr>
        <w:spacing w:line="360" w:lineRule="auto"/>
        <w:ind w:firstLine="435"/>
        <w:jc w:val="both"/>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w:t>
      </w:r>
      <w:r w:rsidR="00E410DD">
        <w:rPr>
          <w:rFonts w:ascii="Times New Roman" w:hAnsi="Times New Roman" w:cs="Times New Roman"/>
          <w:sz w:val="24"/>
          <w:szCs w:val="28"/>
        </w:rPr>
        <w:t>le</w:t>
      </w:r>
      <w:r w:rsidRPr="0097611B">
        <w:rPr>
          <w:rFonts w:ascii="Times New Roman" w:hAnsi="Times New Roman" w:cs="Times New Roman"/>
          <w:sz w:val="24"/>
          <w:szCs w:val="28"/>
        </w:rPr>
        <w:t xml:space="preserve">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lastRenderedPageBreak/>
        <w:t>Utilisation des papiers pour gérer les activités de la maintenance.</w:t>
      </w:r>
    </w:p>
    <w:p w14:paraId="23E23F06" w14:textId="65EE8C70"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14CBFBE1"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gestion des pièces de rechanges et manque de contrôle et suivi d</w:t>
      </w:r>
      <w:r w:rsidR="00E410DD">
        <w:rPr>
          <w:rFonts w:ascii="Times New Roman" w:hAnsi="Times New Roman" w:cs="Times New Roman"/>
          <w:sz w:val="24"/>
          <w:szCs w:val="28"/>
        </w:rPr>
        <w:t>u</w:t>
      </w:r>
      <w:r w:rsidRPr="0097611B">
        <w:rPr>
          <w:rFonts w:ascii="Times New Roman" w:hAnsi="Times New Roman" w:cs="Times New Roman"/>
          <w:sz w:val="24"/>
          <w:szCs w:val="28"/>
        </w:rPr>
        <w:t xml:space="preserve"> magasin PDR </w:t>
      </w:r>
    </w:p>
    <w:p w14:paraId="7BBA7E61" w14:textId="36F3BF4C"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97F2B89" w14:textId="5D1C6DD9" w:rsidR="009D00D5"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documents techniques, administrati</w:t>
      </w:r>
      <w:r w:rsidR="00E410DD">
        <w:rPr>
          <w:rFonts w:ascii="Times New Roman" w:hAnsi="Times New Roman" w:cs="Times New Roman"/>
          <w:sz w:val="24"/>
          <w:szCs w:val="28"/>
        </w:rPr>
        <w:t>f</w:t>
      </w:r>
      <w:r w:rsidRPr="0097611B">
        <w:rPr>
          <w:rFonts w:ascii="Times New Roman" w:hAnsi="Times New Roman" w:cs="Times New Roman"/>
          <w:sz w:val="24"/>
          <w:szCs w:val="28"/>
        </w:rPr>
        <w:t xml:space="preserve">s ou financiers liés aux équipements ne sont pas centralisés. </w:t>
      </w:r>
    </w:p>
    <w:p w14:paraId="33878AB4" w14:textId="5B91485E"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w:t>
      </w:r>
      <w:r w:rsidR="00B77428">
        <w:rPr>
          <w:rFonts w:ascii="Times New Roman" w:hAnsi="Times New Roman" w:cs="Times New Roman"/>
          <w:sz w:val="24"/>
          <w:szCs w:val="28"/>
        </w:rPr>
        <w:t xml:space="preserve"> et</w:t>
      </w:r>
      <w:r w:rsidRPr="0097611B">
        <w:rPr>
          <w:rFonts w:ascii="Times New Roman" w:hAnsi="Times New Roman" w:cs="Times New Roman"/>
          <w:sz w:val="24"/>
          <w:szCs w:val="28"/>
        </w:rPr>
        <w:t xml:space="preserve"> disponibilité).</w:t>
      </w:r>
    </w:p>
    <w:p w14:paraId="10B8C493" w14:textId="27DBBBDD"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2688A8D1" w:rsidR="00E35509" w:rsidRPr="00B77428" w:rsidRDefault="00E1081C" w:rsidP="001E528D">
      <w:pPr>
        <w:pStyle w:val="Paragraphedeliste"/>
        <w:numPr>
          <w:ilvl w:val="0"/>
          <w:numId w:val="23"/>
        </w:numPr>
        <w:spacing w:line="360" w:lineRule="auto"/>
        <w:jc w:val="both"/>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r w:rsidR="00B77428">
        <w:rPr>
          <w:rFonts w:ascii="Times New Roman" w:hAnsi="Times New Roman" w:cs="Times New Roman"/>
          <w:sz w:val="24"/>
          <w:szCs w:val="28"/>
        </w:rPr>
        <w:t>.</w:t>
      </w:r>
    </w:p>
    <w:p w14:paraId="01682BDE" w14:textId="77777777" w:rsidR="00B77428" w:rsidRPr="0097611B" w:rsidRDefault="00B77428"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Paragraphedeliste"/>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00BC5277" w:rsidR="00737016" w:rsidRDefault="0094310D" w:rsidP="00954211">
      <w:pPr>
        <w:pStyle w:val="Paragraphedeliste"/>
        <w:tabs>
          <w:tab w:val="left" w:pos="426"/>
        </w:tabs>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A85DAE">
        <w:rPr>
          <w:rFonts w:ascii="Times New Roman" w:hAnsi="Times New Roman" w:cs="Times New Roman"/>
          <w:color w:val="0D0D0D"/>
          <w:sz w:val="24"/>
          <w:szCs w:val="28"/>
          <w:shd w:val="clear" w:color="auto" w:fill="FFFFFF"/>
        </w:rPr>
        <w:t xml:space="preserve">          E</w:t>
      </w:r>
      <w:r w:rsidR="008B0420" w:rsidRPr="0097611B">
        <w:rPr>
          <w:rFonts w:ascii="Times New Roman" w:hAnsi="Times New Roman" w:cs="Times New Roman"/>
          <w:color w:val="0D0D0D"/>
          <w:sz w:val="24"/>
          <w:szCs w:val="28"/>
          <w:shd w:val="clear" w:color="auto" w:fill="FFFFFF"/>
        </w:rPr>
        <w:t xml:space="preserve">n développant </w:t>
      </w:r>
      <w:r w:rsidR="00A85DAE">
        <w:rPr>
          <w:rFonts w:ascii="Times New Roman" w:hAnsi="Times New Roman" w:cs="Times New Roman"/>
          <w:color w:val="0D0D0D"/>
          <w:sz w:val="24"/>
          <w:szCs w:val="28"/>
          <w:shd w:val="clear" w:color="auto" w:fill="FFFFFF"/>
        </w:rPr>
        <w:t>une</w:t>
      </w:r>
      <w:r w:rsidR="008B0420" w:rsidRPr="0097611B">
        <w:rPr>
          <w:rFonts w:ascii="Times New Roman" w:hAnsi="Times New Roman" w:cs="Times New Roman"/>
          <w:color w:val="0D0D0D"/>
          <w:sz w:val="24"/>
          <w:szCs w:val="28"/>
          <w:shd w:val="clear" w:color="auto" w:fill="FFFFFF"/>
        </w:rPr>
        <w:t xml:space="preserve"> solution de GMAO sur mesure,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pourra personnaliser un outil de gestion de maintenance en fonction des besoins spécifiques</w:t>
      </w:r>
      <w:r w:rsidR="00A85DAE">
        <w:rPr>
          <w:rFonts w:ascii="Times New Roman" w:hAnsi="Times New Roman" w:cs="Times New Roman"/>
          <w:color w:val="0D0D0D"/>
          <w:sz w:val="24"/>
          <w:szCs w:val="28"/>
          <w:shd w:val="clear" w:color="auto" w:fill="FFFFFF"/>
        </w:rPr>
        <w:t xml:space="preserve"> de ses clients et partenaires</w:t>
      </w:r>
      <w:r w:rsidR="008B0420" w:rsidRPr="0097611B">
        <w:rPr>
          <w:rFonts w:ascii="Times New Roman" w:hAnsi="Times New Roman" w:cs="Times New Roman"/>
          <w:color w:val="0D0D0D"/>
          <w:sz w:val="24"/>
          <w:szCs w:val="28"/>
          <w:shd w:val="clear" w:color="auto" w:fill="FFFFFF"/>
        </w:rPr>
        <w:t>. Elle pourra ajouter des fonctionnalités sur mesure pour répondre aux exigences particulières d</w:t>
      </w:r>
      <w:r w:rsidR="00A85DAE">
        <w:rPr>
          <w:rFonts w:ascii="Times New Roman" w:hAnsi="Times New Roman" w:cs="Times New Roman"/>
          <w:color w:val="0D0D0D"/>
          <w:sz w:val="24"/>
          <w:szCs w:val="28"/>
          <w:shd w:val="clear" w:color="auto" w:fill="FFFFFF"/>
        </w:rPr>
        <w:t xml:space="preserve">u </w:t>
      </w:r>
      <w:r w:rsidR="008B0420" w:rsidRPr="0097611B">
        <w:rPr>
          <w:rFonts w:ascii="Times New Roman" w:hAnsi="Times New Roman" w:cs="Times New Roman"/>
          <w:color w:val="0D0D0D"/>
          <w:sz w:val="24"/>
          <w:szCs w:val="28"/>
          <w:shd w:val="clear" w:color="auto" w:fill="FFFFFF"/>
        </w:rPr>
        <w:t xml:space="preserve">secteur </w:t>
      </w:r>
      <w:r w:rsidR="00A85DAE">
        <w:rPr>
          <w:rFonts w:ascii="Times New Roman" w:hAnsi="Times New Roman" w:cs="Times New Roman"/>
          <w:color w:val="0D0D0D"/>
          <w:sz w:val="24"/>
          <w:szCs w:val="28"/>
          <w:shd w:val="clear" w:color="auto" w:fill="FFFFFF"/>
        </w:rPr>
        <w:t xml:space="preserve">textile </w:t>
      </w:r>
      <w:r w:rsidR="008B0420" w:rsidRPr="0097611B">
        <w:rPr>
          <w:rFonts w:ascii="Times New Roman" w:hAnsi="Times New Roman" w:cs="Times New Roman"/>
          <w:color w:val="0D0D0D"/>
          <w:sz w:val="24"/>
          <w:szCs w:val="28"/>
          <w:shd w:val="clear" w:color="auto" w:fill="FFFFFF"/>
        </w:rPr>
        <w:t xml:space="preserve">et des processus de suivi de maintenance spécifiques </w:t>
      </w:r>
      <w:r w:rsidR="00A85DAE">
        <w:rPr>
          <w:rFonts w:ascii="Times New Roman" w:hAnsi="Times New Roman" w:cs="Times New Roman"/>
          <w:color w:val="0D0D0D"/>
          <w:sz w:val="24"/>
          <w:szCs w:val="28"/>
          <w:shd w:val="clear" w:color="auto" w:fill="FFFFFF"/>
        </w:rPr>
        <w:t>aux sociétés de confection</w:t>
      </w:r>
      <w:r w:rsidR="008B0420" w:rsidRPr="0097611B">
        <w:rPr>
          <w:rFonts w:ascii="Times New Roman" w:hAnsi="Times New Roman" w:cs="Times New Roman"/>
          <w:color w:val="0D0D0D"/>
          <w:sz w:val="24"/>
          <w:szCs w:val="28"/>
          <w:shd w:val="clear" w:color="auto" w:fill="FFFFFF"/>
        </w:rPr>
        <w:t xml:space="preserve">. Cette flexibilité accrue permettra à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d'adapter l'outil à ses spécificités de processus de gestion de maintenance et d'améliorer l'expérience utilisateur de s</w:t>
      </w:r>
      <w:r w:rsidR="00A85DAE">
        <w:rPr>
          <w:rFonts w:ascii="Times New Roman" w:hAnsi="Times New Roman" w:cs="Times New Roman"/>
          <w:color w:val="0D0D0D"/>
          <w:sz w:val="24"/>
          <w:szCs w:val="28"/>
          <w:shd w:val="clear" w:color="auto" w:fill="FFFFFF"/>
        </w:rPr>
        <w:t>es clients</w:t>
      </w:r>
      <w:r w:rsidR="008B0420" w:rsidRPr="0097611B">
        <w:rPr>
          <w:rFonts w:ascii="Times New Roman" w:hAnsi="Times New Roman" w:cs="Times New Roman"/>
          <w:color w:val="0D0D0D"/>
          <w:sz w:val="24"/>
          <w:szCs w:val="28"/>
          <w:shd w:val="clear" w:color="auto" w:fill="FFFFFF"/>
        </w:rPr>
        <w:t xml:space="preserve">. L’affectation des tâches aux différents </w:t>
      </w:r>
      <w:r w:rsidR="0052614A" w:rsidRPr="0097611B">
        <w:rPr>
          <w:rFonts w:ascii="Times New Roman" w:hAnsi="Times New Roman" w:cs="Times New Roman"/>
          <w:color w:val="0D0D0D"/>
          <w:sz w:val="24"/>
          <w:szCs w:val="28"/>
          <w:shd w:val="clear" w:color="auto" w:fill="FFFFFF"/>
        </w:rPr>
        <w:t>acteurs</w:t>
      </w:r>
      <w:r w:rsidR="00005F48">
        <w:rPr>
          <w:rFonts w:ascii="Times New Roman" w:hAnsi="Times New Roman" w:cs="Times New Roman"/>
          <w:color w:val="0D0D0D"/>
          <w:sz w:val="24"/>
          <w:szCs w:val="28"/>
          <w:shd w:val="clear" w:color="auto" w:fill="FFFFFF"/>
        </w:rPr>
        <w:t> ;</w:t>
      </w:r>
      <w:r w:rsidR="0052614A" w:rsidRPr="0097611B">
        <w:rPr>
          <w:rFonts w:ascii="Times New Roman" w:hAnsi="Times New Roman" w:cs="Times New Roman"/>
          <w:color w:val="0D0D0D"/>
          <w:sz w:val="24"/>
          <w:szCs w:val="28"/>
          <w:shd w:val="clear" w:color="auto" w:fill="FFFFFF"/>
        </w:rPr>
        <w:t xml:space="preserve"> admin</w:t>
      </w:r>
      <w:r w:rsidR="00A85DAE">
        <w:rPr>
          <w:rFonts w:ascii="Times New Roman" w:hAnsi="Times New Roman" w:cs="Times New Roman"/>
          <w:color w:val="0D0D0D"/>
          <w:sz w:val="24"/>
          <w:szCs w:val="28"/>
          <w:shd w:val="clear" w:color="auto" w:fill="FFFFFF"/>
        </w:rPr>
        <w:t>istrateur</w:t>
      </w:r>
      <w:r w:rsidR="0052614A" w:rsidRPr="0097611B">
        <w:rPr>
          <w:rFonts w:ascii="Times New Roman" w:hAnsi="Times New Roman" w:cs="Times New Roman"/>
          <w:color w:val="0D0D0D"/>
          <w:sz w:val="24"/>
          <w:szCs w:val="28"/>
          <w:shd w:val="clear" w:color="auto" w:fill="FFFFFF"/>
        </w:rPr>
        <w:t>,</w:t>
      </w:r>
      <w:r w:rsidR="008B0420" w:rsidRPr="0097611B">
        <w:rPr>
          <w:rFonts w:ascii="Times New Roman" w:hAnsi="Times New Roman" w:cs="Times New Roman"/>
          <w:color w:val="0D0D0D"/>
          <w:sz w:val="24"/>
          <w:szCs w:val="28"/>
          <w:shd w:val="clear" w:color="auto" w:fill="FFFFFF"/>
        </w:rPr>
        <w:t xml:space="preserve"> techniciens</w:t>
      </w:r>
      <w:r w:rsidR="00005F48">
        <w:rPr>
          <w:rFonts w:ascii="Times New Roman" w:hAnsi="Times New Roman" w:cs="Times New Roman"/>
          <w:color w:val="0D0D0D"/>
          <w:sz w:val="24"/>
          <w:szCs w:val="28"/>
          <w:shd w:val="clear" w:color="auto" w:fill="FFFFFF"/>
        </w:rPr>
        <w:t>, magasiniers</w:t>
      </w:r>
      <w:r w:rsidR="008B0420" w:rsidRPr="0097611B">
        <w:rPr>
          <w:rFonts w:ascii="Times New Roman" w:hAnsi="Times New Roman" w:cs="Times New Roman"/>
          <w:color w:val="0D0D0D"/>
          <w:sz w:val="24"/>
          <w:szCs w:val="28"/>
          <w:shd w:val="clear" w:color="auto" w:fill="FFFFFF"/>
        </w:rPr>
        <w:t xml:space="preserve"> et responsables de maintenance, est assurée de manière centralisée par l’administrateur. Le suivi des états des interventions de maintenance est plus adapté aux besoins d</w:t>
      </w:r>
      <w:r w:rsidR="00DD6938">
        <w:rPr>
          <w:rFonts w:ascii="Times New Roman" w:hAnsi="Times New Roman" w:cs="Times New Roman"/>
          <w:color w:val="0D0D0D"/>
          <w:sz w:val="24"/>
          <w:szCs w:val="28"/>
          <w:shd w:val="clear" w:color="auto" w:fill="FFFFFF"/>
        </w:rPr>
        <w:t xml:space="preserve">es </w:t>
      </w:r>
      <w:r w:rsidR="008B0420" w:rsidRPr="0097611B">
        <w:rPr>
          <w:rFonts w:ascii="Times New Roman" w:hAnsi="Times New Roman" w:cs="Times New Roman"/>
          <w:color w:val="0D0D0D"/>
          <w:sz w:val="24"/>
          <w:szCs w:val="28"/>
          <w:shd w:val="clear" w:color="auto" w:fill="FFFFFF"/>
        </w:rPr>
        <w:t>société</w:t>
      </w:r>
      <w:r w:rsidR="00DD6938">
        <w:rPr>
          <w:rFonts w:ascii="Times New Roman" w:hAnsi="Times New Roman" w:cs="Times New Roman"/>
          <w:color w:val="0D0D0D"/>
          <w:sz w:val="24"/>
          <w:szCs w:val="28"/>
          <w:shd w:val="clear" w:color="auto" w:fill="FFFFFF"/>
        </w:rPr>
        <w:t>s textiles</w:t>
      </w:r>
      <w:r w:rsidR="008B0420" w:rsidRPr="0097611B">
        <w:rPr>
          <w:rFonts w:ascii="Times New Roman" w:hAnsi="Times New Roman" w:cs="Times New Roman"/>
          <w:color w:val="0D0D0D"/>
          <w:sz w:val="24"/>
          <w:szCs w:val="28"/>
          <w:shd w:val="clear" w:color="auto" w:fill="FFFFFF"/>
        </w:rPr>
        <w:t xml:space="preserve">. La classification des équipements est assurée pour chaque </w:t>
      </w:r>
      <w:r w:rsidR="00DD6938">
        <w:rPr>
          <w:rFonts w:ascii="Times New Roman" w:hAnsi="Times New Roman" w:cs="Times New Roman"/>
          <w:color w:val="0D0D0D"/>
          <w:sz w:val="24"/>
          <w:szCs w:val="28"/>
          <w:shd w:val="clear" w:color="auto" w:fill="FFFFFF"/>
        </w:rPr>
        <w:t>fournisseur</w:t>
      </w:r>
      <w:r w:rsidR="008B0420" w:rsidRPr="0097611B">
        <w:rPr>
          <w:rFonts w:ascii="Times New Roman" w:hAnsi="Times New Roman" w:cs="Times New Roman"/>
          <w:color w:val="0D0D0D"/>
          <w:sz w:val="24"/>
          <w:szCs w:val="28"/>
          <w:shd w:val="clear" w:color="auto" w:fill="FFFFFF"/>
        </w:rPr>
        <w:t xml:space="preserve"> ainsi que leurs </w:t>
      </w:r>
      <w:r w:rsidR="00DD6938">
        <w:rPr>
          <w:rFonts w:ascii="Times New Roman" w:hAnsi="Times New Roman" w:cs="Times New Roman"/>
          <w:color w:val="0D0D0D"/>
          <w:sz w:val="24"/>
          <w:szCs w:val="28"/>
          <w:shd w:val="clear" w:color="auto" w:fill="FFFFFF"/>
        </w:rPr>
        <w:t>états de maintenance</w:t>
      </w:r>
      <w:r w:rsidR="008B0420" w:rsidRPr="0097611B">
        <w:rPr>
          <w:rFonts w:ascii="Times New Roman" w:hAnsi="Times New Roman" w:cs="Times New Roman"/>
          <w:color w:val="0D0D0D"/>
          <w:sz w:val="24"/>
          <w:szCs w:val="28"/>
          <w:shd w:val="clear" w:color="auto" w:fill="FFFFFF"/>
        </w:rPr>
        <w:t xml:space="preserve">. Des recherches personnalisées sur un équipement donné </w:t>
      </w:r>
      <w:r w:rsidR="008B0420" w:rsidRPr="0097611B">
        <w:rPr>
          <w:rFonts w:ascii="Times New Roman" w:hAnsi="Times New Roman" w:cs="Times New Roman"/>
          <w:color w:val="0D0D0D"/>
          <w:sz w:val="24"/>
          <w:szCs w:val="28"/>
          <w:shd w:val="clear" w:color="auto" w:fill="FFFFFF"/>
        </w:rPr>
        <w:lastRenderedPageBreak/>
        <w:t xml:space="preserve">peuvent fournir des informations détaillées sur </w:t>
      </w:r>
      <w:r w:rsidR="00DD6938">
        <w:rPr>
          <w:rFonts w:ascii="Times New Roman" w:hAnsi="Times New Roman" w:cs="Times New Roman"/>
          <w:color w:val="0D0D0D"/>
          <w:sz w:val="24"/>
          <w:szCs w:val="28"/>
          <w:shd w:val="clear" w:color="auto" w:fill="FFFFFF"/>
        </w:rPr>
        <w:t>l</w:t>
      </w:r>
      <w:r w:rsidR="008B0420" w:rsidRPr="0097611B">
        <w:rPr>
          <w:rFonts w:ascii="Times New Roman" w:hAnsi="Times New Roman" w:cs="Times New Roman"/>
          <w:color w:val="0D0D0D"/>
          <w:sz w:val="24"/>
          <w:szCs w:val="28"/>
          <w:shd w:val="clear" w:color="auto" w:fill="FFFFFF"/>
        </w:rPr>
        <w:t xml:space="preserve">es interventions </w:t>
      </w:r>
      <w:r w:rsidR="00DD6938">
        <w:rPr>
          <w:rFonts w:ascii="Times New Roman" w:hAnsi="Times New Roman" w:cs="Times New Roman"/>
          <w:color w:val="0D0D0D"/>
          <w:sz w:val="24"/>
          <w:szCs w:val="28"/>
          <w:shd w:val="clear" w:color="auto" w:fill="FFFFFF"/>
        </w:rPr>
        <w:t>réalisées au sein de</w:t>
      </w:r>
      <w:r w:rsidR="008B0420" w:rsidRPr="0097611B">
        <w:rPr>
          <w:rFonts w:ascii="Times New Roman" w:hAnsi="Times New Roman" w:cs="Times New Roman"/>
          <w:color w:val="0D0D0D"/>
          <w:sz w:val="24"/>
          <w:szCs w:val="28"/>
          <w:shd w:val="clear" w:color="auto" w:fill="FFFFFF"/>
        </w:rPr>
        <w:t xml:space="preserve"> la société. Le suivi des tâches est assuré selon leurs états : Tâches en cours, terminées, à planifier et en retard.</w:t>
      </w:r>
    </w:p>
    <w:p w14:paraId="2DF53CB0" w14:textId="77777777" w:rsidR="00954211" w:rsidRDefault="00954211"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F74AFE0" w14:textId="131C73F3" w:rsidR="00954211" w:rsidRPr="00954211" w:rsidRDefault="00954211" w:rsidP="00DD6938">
      <w:pPr>
        <w:pStyle w:val="Paragraphedeliste"/>
        <w:numPr>
          <w:ilvl w:val="0"/>
          <w:numId w:val="3"/>
        </w:numPr>
        <w:spacing w:line="360" w:lineRule="auto"/>
        <w:ind w:left="-284" w:hanging="20"/>
        <w:rPr>
          <w:rFonts w:ascii="Times New Roman" w:hAnsi="Times New Roman" w:cs="Times New Roman"/>
          <w:b/>
          <w:sz w:val="28"/>
          <w:szCs w:val="28"/>
        </w:rPr>
      </w:pPr>
      <w:r w:rsidRPr="00954211">
        <w:rPr>
          <w:rFonts w:ascii="Times New Roman" w:hAnsi="Times New Roman" w:cs="Times New Roman"/>
          <w:b/>
          <w:sz w:val="28"/>
          <w:szCs w:val="28"/>
        </w:rPr>
        <w:t>Objectif</w:t>
      </w:r>
      <w:r w:rsidR="00DD6938">
        <w:rPr>
          <w:rFonts w:ascii="Times New Roman" w:hAnsi="Times New Roman" w:cs="Times New Roman"/>
          <w:b/>
          <w:sz w:val="28"/>
          <w:szCs w:val="28"/>
        </w:rPr>
        <w:t>s</w:t>
      </w:r>
    </w:p>
    <w:p w14:paraId="6A8C1A29" w14:textId="396F7946" w:rsidR="00954211" w:rsidRPr="00DD6938" w:rsidRDefault="00DD6938" w:rsidP="00DD6938">
      <w:pPr>
        <w:pStyle w:val="Paragraphedeliste"/>
        <w:spacing w:line="360" w:lineRule="auto"/>
        <w:ind w:left="0"/>
        <w:jc w:val="both"/>
        <w:rPr>
          <w:rFonts w:ascii="Times New Roman" w:hAnsi="Times New Roman" w:cs="Times New Roman"/>
          <w:sz w:val="24"/>
          <w:szCs w:val="28"/>
        </w:rPr>
      </w:pPr>
      <w:r w:rsidRPr="00DD6938">
        <w:rPr>
          <w:rFonts w:ascii="Times New Roman" w:hAnsi="Times New Roman" w:cs="Times New Roman"/>
          <w:sz w:val="24"/>
          <w:szCs w:val="28"/>
        </w:rPr>
        <w:t>Les objectifs fondamentaux de ce projet sont :</w:t>
      </w:r>
    </w:p>
    <w:p w14:paraId="1BD4856B" w14:textId="484BF47A"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30F0A46" w14:textId="24EED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330A064F" w14:textId="7945CCC4"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2A0C73D" w14:textId="05CD8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0D082E07" w14:textId="384BC7C9"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0DDA853C" w14:textId="4E3C40F0"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1335F53D" w14:textId="789405A2"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648B1B4C" w14:textId="77777777" w:rsidR="0097611B" w:rsidRPr="0097611B" w:rsidRDefault="0097611B"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A98ED8C" w14:textId="61A91EDF" w:rsidR="00737016" w:rsidRPr="0097611B" w:rsidRDefault="00737016" w:rsidP="0097611B">
      <w:pPr>
        <w:pStyle w:val="Paragraphedeliste"/>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Paragraphedeliste"/>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954211">
      <w:pPr>
        <w:spacing w:line="360" w:lineRule="auto"/>
        <w:ind w:hanging="426"/>
        <w:jc w:val="both"/>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D7CFA1B"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Fixer les objecti</w:t>
      </w:r>
      <w:r w:rsidR="00DD6938">
        <w:rPr>
          <w:rFonts w:ascii="Times New Roman" w:hAnsi="Times New Roman" w:cs="Times New Roman"/>
          <w:sz w:val="24"/>
          <w:szCs w:val="28"/>
        </w:rPr>
        <w:t>f</w:t>
      </w:r>
      <w:r w:rsidRPr="0097611B">
        <w:rPr>
          <w:rFonts w:ascii="Times New Roman" w:hAnsi="Times New Roman" w:cs="Times New Roman"/>
          <w:sz w:val="24"/>
          <w:szCs w:val="28"/>
        </w:rPr>
        <w:t>s.</w:t>
      </w:r>
    </w:p>
    <w:p w14:paraId="2ED418DD" w14:textId="27756A3A"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954211">
      <w:pPr>
        <w:pStyle w:val="Paragraphedeliste"/>
        <w:spacing w:line="360" w:lineRule="auto"/>
        <w:ind w:left="435"/>
        <w:jc w:val="both"/>
        <w:rPr>
          <w:rFonts w:ascii="Times New Roman" w:hAnsi="Times New Roman" w:cs="Times New Roman"/>
          <w:sz w:val="24"/>
          <w:szCs w:val="28"/>
        </w:rPr>
      </w:pPr>
    </w:p>
    <w:p w14:paraId="46DCCBC4" w14:textId="5EA3BEFE" w:rsidR="00737016" w:rsidRPr="0097611B" w:rsidRDefault="00737016" w:rsidP="001E528D">
      <w:pPr>
        <w:pStyle w:val="Paragraphedeliste"/>
        <w:numPr>
          <w:ilvl w:val="0"/>
          <w:numId w:val="25"/>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954211">
      <w:pPr>
        <w:spacing w:line="360" w:lineRule="auto"/>
        <w:ind w:hanging="426"/>
        <w:jc w:val="both"/>
        <w:rPr>
          <w:rFonts w:ascii="Times New Roman" w:hAnsi="Times New Roman" w:cs="Times New Roman"/>
          <w:sz w:val="24"/>
          <w:szCs w:val="28"/>
        </w:rPr>
      </w:pPr>
    </w:p>
    <w:p w14:paraId="54B81ABA"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5C91B07E"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499403F8" w14:textId="1E93C31D" w:rsidR="009B7767" w:rsidRDefault="00971001" w:rsidP="00A12718">
      <w:pPr>
        <w:pStyle w:val="Paragraphedeliste"/>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5B0F931" w14:textId="6CA047AC" w:rsidR="00DD6938" w:rsidRPr="008542F3" w:rsidRDefault="008542F3" w:rsidP="008542F3">
      <w:pPr>
        <w:pStyle w:val="Lgende"/>
        <w:jc w:val="center"/>
        <w:rPr>
          <w:rFonts w:ascii="Times New Roman" w:hAnsi="Times New Roman" w:cs="Times New Roman"/>
          <w:color w:val="0D0D0D"/>
          <w:sz w:val="28"/>
          <w:szCs w:val="28"/>
          <w:shd w:val="clear" w:color="auto" w:fill="FFFFFF"/>
        </w:rPr>
      </w:pPr>
      <w:bookmarkStart w:id="2" w:name="_Toc167615882"/>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3</w:t>
      </w:r>
      <w:r w:rsidRPr="008542F3">
        <w:rPr>
          <w:sz w:val="24"/>
          <w:szCs w:val="24"/>
        </w:rPr>
        <w:fldChar w:fldCharType="end"/>
      </w:r>
      <w:r w:rsidRPr="008542F3">
        <w:rPr>
          <w:sz w:val="24"/>
          <w:szCs w:val="24"/>
        </w:rPr>
        <w:t xml:space="preserve"> Diagram de Gantt</w:t>
      </w:r>
      <w:bookmarkEnd w:id="2"/>
    </w:p>
    <w:p w14:paraId="3B69B90F" w14:textId="77777777" w:rsidR="00795C30" w:rsidRDefault="00795C30" w:rsidP="00737016">
      <w:pPr>
        <w:pStyle w:val="Paragraphedeliste"/>
        <w:ind w:left="142"/>
        <w:rPr>
          <w:rFonts w:ascii="Times New Roman" w:hAnsi="Times New Roman" w:cs="Times New Roman"/>
          <w:color w:val="0D0D0D"/>
          <w:sz w:val="28"/>
          <w:szCs w:val="28"/>
          <w:shd w:val="clear" w:color="auto" w:fill="FFFFFF"/>
        </w:rPr>
      </w:pPr>
    </w:p>
    <w:p w14:paraId="65FDB130" w14:textId="77777777" w:rsidR="000A19B8" w:rsidRPr="00865911" w:rsidRDefault="000A19B8" w:rsidP="000A19B8">
      <w:pPr>
        <w:pStyle w:val="Paragraphedeliste"/>
        <w:ind w:left="0"/>
        <w:rPr>
          <w:rFonts w:ascii="Times New Roman" w:hAnsi="Times New Roman" w:cs="Times New Roman"/>
          <w:sz w:val="24"/>
        </w:rPr>
      </w:pPr>
    </w:p>
    <w:p w14:paraId="50837B6B" w14:textId="64ECDE5E" w:rsidR="000A19B8" w:rsidRPr="00506FC4" w:rsidRDefault="00506FC4" w:rsidP="00506FC4">
      <w:pPr>
        <w:pStyle w:val="Paragraphedeliste"/>
        <w:numPr>
          <w:ilvl w:val="0"/>
          <w:numId w:val="1"/>
        </w:numPr>
        <w:ind w:left="0" w:firstLine="0"/>
        <w:rPr>
          <w:rFonts w:ascii="Times New Roman" w:hAnsi="Times New Roman" w:cs="Times New Roman"/>
          <w:b/>
          <w:color w:val="0D0D0D"/>
          <w:sz w:val="32"/>
          <w:szCs w:val="32"/>
          <w:shd w:val="clear" w:color="auto" w:fill="FFFFFF"/>
        </w:rPr>
      </w:pPr>
      <w:r w:rsidRPr="00506FC4">
        <w:rPr>
          <w:rFonts w:ascii="Times New Roman" w:hAnsi="Times New Roman" w:cs="Times New Roman"/>
          <w:b/>
          <w:sz w:val="32"/>
          <w:szCs w:val="32"/>
        </w:rPr>
        <w:t xml:space="preserve">   </w:t>
      </w:r>
      <w:r w:rsidR="000A19B8" w:rsidRPr="00506FC4">
        <w:rPr>
          <w:rFonts w:ascii="Times New Roman" w:hAnsi="Times New Roman" w:cs="Times New Roman"/>
          <w:b/>
          <w:sz w:val="32"/>
          <w:szCs w:val="32"/>
        </w:rPr>
        <w:t>Généralité sur la maintenance </w:t>
      </w:r>
    </w:p>
    <w:p w14:paraId="5F2290CF" w14:textId="77777777" w:rsidR="000A19B8" w:rsidRPr="00A75569" w:rsidRDefault="000A19B8" w:rsidP="000A19B8">
      <w:pPr>
        <w:pStyle w:val="Paragraphedeliste"/>
        <w:ind w:left="0"/>
        <w:rPr>
          <w:rFonts w:ascii="Times New Roman" w:hAnsi="Times New Roman" w:cs="Times New Roman"/>
          <w:b/>
          <w:color w:val="0D0D0D"/>
          <w:sz w:val="28"/>
          <w:szCs w:val="28"/>
          <w:shd w:val="clear" w:color="auto" w:fill="FFFFFF"/>
        </w:rPr>
      </w:pPr>
    </w:p>
    <w:p w14:paraId="4C1A4657"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Définition de la maintenance :</w:t>
      </w:r>
    </w:p>
    <w:p w14:paraId="27095C16" w14:textId="77777777" w:rsidR="000A19B8" w:rsidRPr="000073CF" w:rsidRDefault="000A19B8" w:rsidP="000A19B8">
      <w:pPr>
        <w:pStyle w:val="Paragraphedeliste"/>
        <w:ind w:left="0"/>
        <w:rPr>
          <w:rFonts w:ascii="Times New Roman" w:hAnsi="Times New Roman" w:cs="Times New Roman"/>
          <w:b/>
          <w:sz w:val="28"/>
          <w:szCs w:val="28"/>
        </w:rPr>
      </w:pPr>
    </w:p>
    <w:p w14:paraId="2D1E81B9" w14:textId="77777777" w:rsidR="000A19B8" w:rsidRPr="00506FC4" w:rsidRDefault="000A19B8" w:rsidP="00954211">
      <w:pPr>
        <w:pStyle w:val="Paragraphedeliste"/>
        <w:spacing w:line="360" w:lineRule="auto"/>
        <w:ind w:left="0"/>
        <w:jc w:val="both"/>
        <w:rPr>
          <w:rFonts w:ascii="Times New Roman" w:hAnsi="Times New Roman" w:cs="Times New Roman"/>
          <w:sz w:val="24"/>
        </w:rPr>
      </w:pPr>
      <w:r w:rsidRPr="00506FC4">
        <w:rPr>
          <w:rFonts w:ascii="Times New Roman" w:hAnsi="Times New Roman" w:cs="Times New Roman"/>
          <w:sz w:val="24"/>
        </w:rPr>
        <w:t>Le terme maintenance désigne toutes les actions de dépannage, de réparation, de révision, de réglage, et aussi de contrôle et de vérification des équipements soit matériels comme les machines, véhicules, les extincteurs. . . ou immatériels à savoir les logiciels.</w:t>
      </w:r>
    </w:p>
    <w:p w14:paraId="066365DC" w14:textId="77777777" w:rsidR="000A19B8" w:rsidRDefault="000A19B8" w:rsidP="00954211">
      <w:pPr>
        <w:pStyle w:val="Paragraphedeliste"/>
        <w:spacing w:line="360" w:lineRule="auto"/>
        <w:ind w:left="0"/>
        <w:jc w:val="both"/>
        <w:rPr>
          <w:rFonts w:ascii="Times New Roman" w:hAnsi="Times New Roman" w:cs="Times New Roman"/>
          <w:b/>
          <w:color w:val="0D0D0D"/>
          <w:sz w:val="28"/>
          <w:szCs w:val="28"/>
          <w:shd w:val="clear" w:color="auto" w:fill="FFFFFF"/>
        </w:rPr>
      </w:pPr>
    </w:p>
    <w:p w14:paraId="2E475F9F"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Les différents types de maintenances :</w:t>
      </w:r>
    </w:p>
    <w:p w14:paraId="032C212B" w14:textId="77777777" w:rsidR="000A19B8" w:rsidRDefault="000A19B8" w:rsidP="000A19B8">
      <w:pPr>
        <w:pStyle w:val="Paragraphedeliste"/>
        <w:ind w:left="0"/>
        <w:rPr>
          <w:rFonts w:ascii="Times New Roman" w:hAnsi="Times New Roman" w:cs="Times New Roman"/>
          <w:b/>
          <w:sz w:val="28"/>
          <w:szCs w:val="28"/>
        </w:rPr>
      </w:pPr>
    </w:p>
    <w:p w14:paraId="4F013042" w14:textId="77777777" w:rsidR="000A19B8" w:rsidRPr="00506FC4" w:rsidRDefault="000A19B8" w:rsidP="00954211">
      <w:pPr>
        <w:pStyle w:val="Paragraphedeliste"/>
        <w:ind w:left="0" w:firstLine="708"/>
        <w:rPr>
          <w:rFonts w:ascii="Times New Roman" w:hAnsi="Times New Roman" w:cs="Times New Roman"/>
          <w:sz w:val="24"/>
        </w:rPr>
      </w:pPr>
      <w:r w:rsidRPr="00506FC4">
        <w:rPr>
          <w:rFonts w:ascii="Times New Roman" w:hAnsi="Times New Roman" w:cs="Times New Roman"/>
          <w:sz w:val="24"/>
        </w:rPr>
        <w:t>Nous citons plusieurs types de maintenance :</w:t>
      </w:r>
    </w:p>
    <w:p w14:paraId="7BA5324F" w14:textId="77777777" w:rsidR="000A19B8" w:rsidRDefault="000A19B8" w:rsidP="000A19B8">
      <w:pPr>
        <w:pStyle w:val="Paragraphedeliste"/>
        <w:ind w:left="0"/>
      </w:pPr>
    </w:p>
    <w:p w14:paraId="7D3B1CC8" w14:textId="6E1BAF16" w:rsidR="000A19B8" w:rsidRDefault="000A19B8" w:rsidP="00954211">
      <w:pPr>
        <w:pStyle w:val="Paragraphedeliste"/>
        <w:ind w:left="0"/>
        <w:jc w:val="center"/>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rPr>
        <w:drawing>
          <wp:inline distT="0" distB="0" distL="0" distR="0" wp14:anchorId="41F470AE" wp14:editId="5C3B6CD7">
            <wp:extent cx="3864379" cy="2112800"/>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877082" cy="2119745"/>
                    </a:xfrm>
                    <a:prstGeom prst="rect">
                      <a:avLst/>
                    </a:prstGeom>
                  </pic:spPr>
                </pic:pic>
              </a:graphicData>
            </a:graphic>
          </wp:inline>
        </w:drawing>
      </w:r>
    </w:p>
    <w:p w14:paraId="3718D142" w14:textId="7BAA2332" w:rsidR="00DD6938" w:rsidRPr="008542F3" w:rsidRDefault="008542F3" w:rsidP="008542F3">
      <w:pPr>
        <w:pStyle w:val="Lgende"/>
        <w:jc w:val="center"/>
        <w:rPr>
          <w:rFonts w:ascii="Times New Roman" w:hAnsi="Times New Roman" w:cs="Times New Roman"/>
          <w:b/>
          <w:color w:val="0D0D0D"/>
          <w:sz w:val="36"/>
          <w:szCs w:val="36"/>
          <w:shd w:val="clear" w:color="auto" w:fill="FFFFFF"/>
        </w:rPr>
      </w:pPr>
      <w:bookmarkStart w:id="3" w:name="_Toc167615883"/>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4</w:t>
      </w:r>
      <w:r w:rsidRPr="008542F3">
        <w:rPr>
          <w:sz w:val="24"/>
          <w:szCs w:val="24"/>
        </w:rPr>
        <w:fldChar w:fldCharType="end"/>
      </w:r>
      <w:r w:rsidRPr="008542F3">
        <w:rPr>
          <w:sz w:val="24"/>
          <w:szCs w:val="24"/>
        </w:rPr>
        <w:t xml:space="preserve"> Les différents types de maintenances</w:t>
      </w:r>
      <w:bookmarkEnd w:id="3"/>
    </w:p>
    <w:p w14:paraId="759B8910" w14:textId="77777777" w:rsidR="00DD6938" w:rsidRDefault="00DD6938" w:rsidP="00954211">
      <w:pPr>
        <w:pStyle w:val="Paragraphedeliste"/>
        <w:ind w:left="0"/>
        <w:jc w:val="center"/>
        <w:rPr>
          <w:rFonts w:ascii="Times New Roman" w:hAnsi="Times New Roman" w:cs="Times New Roman"/>
          <w:b/>
          <w:color w:val="0D0D0D"/>
          <w:sz w:val="28"/>
          <w:szCs w:val="28"/>
          <w:shd w:val="clear" w:color="auto" w:fill="FFFFFF"/>
        </w:rPr>
      </w:pPr>
    </w:p>
    <w:p w14:paraId="5FCC1127" w14:textId="77777777" w:rsidR="000A19B8" w:rsidRPr="008A0576" w:rsidRDefault="000A19B8" w:rsidP="008A0576">
      <w:pPr>
        <w:pStyle w:val="Paragraphedeliste"/>
        <w:ind w:left="0"/>
        <w:rPr>
          <w:rFonts w:ascii="Times New Roman" w:hAnsi="Times New Roman" w:cs="Times New Roman"/>
          <w:b/>
          <w:color w:val="0D0D0D"/>
          <w:sz w:val="24"/>
          <w:szCs w:val="24"/>
          <w:shd w:val="clear" w:color="auto" w:fill="FFFFFF"/>
        </w:rPr>
      </w:pPr>
    </w:p>
    <w:p w14:paraId="4621205D" w14:textId="5563625E" w:rsidR="000A19B8"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préventive :</w:t>
      </w:r>
    </w:p>
    <w:p w14:paraId="60C18A6F"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5315A843" w14:textId="71AC0811" w:rsidR="000A19B8" w:rsidRPr="008A0576" w:rsidRDefault="007511B2" w:rsidP="00954211">
      <w:pPr>
        <w:pStyle w:val="Paragraphedeliste"/>
        <w:ind w:left="0"/>
        <w:jc w:val="both"/>
        <w:rPr>
          <w:rFonts w:ascii="Times New Roman" w:hAnsi="Times New Roman" w:cs="Times New Roman"/>
          <w:sz w:val="24"/>
          <w:szCs w:val="24"/>
        </w:rPr>
      </w:pPr>
      <w:r w:rsidRPr="008A0576">
        <w:rPr>
          <w:rFonts w:ascii="Times New Roman" w:hAnsi="Times New Roman" w:cs="Times New Roman"/>
          <w:sz w:val="24"/>
          <w:szCs w:val="24"/>
        </w:rPr>
        <w:t>La maintenance préventive qui permet de réduire les risques et probabilités de dysfonctionnements des équipements.</w:t>
      </w:r>
    </w:p>
    <w:p w14:paraId="6FBE74D3"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417BCD91" w14:textId="664ABC65" w:rsidR="007511B2"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corrective :</w:t>
      </w:r>
    </w:p>
    <w:p w14:paraId="1110E316" w14:textId="7894BE35"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corrective c’est une activité de maintenance intervenant après une défaillance totale ou partielle d’un système.</w:t>
      </w:r>
    </w:p>
    <w:p w14:paraId="7D51E552" w14:textId="392B3177"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1.2.3</w:t>
      </w:r>
      <w:r w:rsidRPr="008A0576">
        <w:rPr>
          <w:rFonts w:ascii="Times New Roman" w:hAnsi="Times New Roman" w:cs="Times New Roman"/>
          <w:b/>
          <w:sz w:val="24"/>
          <w:szCs w:val="24"/>
        </w:rPr>
        <w:tab/>
        <w:t xml:space="preserve"> Maintenance systématique :</w:t>
      </w:r>
    </w:p>
    <w:p w14:paraId="7957157A" w14:textId="77777777"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systématique selon un planning prévu, ce type d’intervention permet d’effectuer des opérations de maintenance, afin d’éliminer ou de diminuer les risques de dysfonctionnement des systèmes.</w:t>
      </w:r>
    </w:p>
    <w:p w14:paraId="55EEC157" w14:textId="2C2D7EE3"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1.2.4</w:t>
      </w:r>
      <w:r w:rsidR="008A0576" w:rsidRPr="008A0576">
        <w:rPr>
          <w:rFonts w:ascii="Times New Roman" w:hAnsi="Times New Roman" w:cs="Times New Roman"/>
          <w:b/>
          <w:sz w:val="24"/>
          <w:szCs w:val="24"/>
        </w:rPr>
        <w:t xml:space="preserve">   </w:t>
      </w:r>
      <w:r w:rsidRPr="008A0576">
        <w:rPr>
          <w:rFonts w:ascii="Times New Roman" w:hAnsi="Times New Roman" w:cs="Times New Roman"/>
          <w:b/>
          <w:sz w:val="24"/>
          <w:szCs w:val="24"/>
        </w:rPr>
        <w:t xml:space="preserve"> Maintenance Conditionnelle :</w:t>
      </w:r>
    </w:p>
    <w:p w14:paraId="65159EBE" w14:textId="54E6FAD2"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conditionnelle elle permet grâce à une surveillance très précise, de suivre l’évolution d’un défaut ou d’une usure et donc de planifier une intervention avant défaillance totale ou partielle. </w:t>
      </w:r>
    </w:p>
    <w:p w14:paraId="3C31373C" w14:textId="6869A2E1"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1.2.5</w:t>
      </w:r>
      <w:r w:rsidR="008A0576" w:rsidRPr="008A0576">
        <w:rPr>
          <w:rFonts w:ascii="Times New Roman" w:hAnsi="Times New Roman" w:cs="Times New Roman"/>
          <w:b/>
          <w:sz w:val="24"/>
          <w:szCs w:val="24"/>
        </w:rPr>
        <w:tab/>
      </w:r>
      <w:r w:rsidRPr="008A0576">
        <w:rPr>
          <w:rFonts w:ascii="Times New Roman" w:hAnsi="Times New Roman" w:cs="Times New Roman"/>
          <w:b/>
          <w:sz w:val="24"/>
          <w:szCs w:val="24"/>
        </w:rPr>
        <w:t xml:space="preserve"> Maintenance curative :</w:t>
      </w:r>
    </w:p>
    <w:p w14:paraId="61CBB1BA" w14:textId="77777777" w:rsidR="008A0576"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curative activité de maintenance ayant pour objet de rétablir un bien dans un état spécifié (réparation). </w:t>
      </w:r>
    </w:p>
    <w:p w14:paraId="41799378" w14:textId="01B01AF7" w:rsidR="008A0576" w:rsidRPr="008A0576" w:rsidRDefault="008A0576" w:rsidP="008A0576">
      <w:pPr>
        <w:rPr>
          <w:rFonts w:ascii="Times New Roman" w:hAnsi="Times New Roman" w:cs="Times New Roman"/>
          <w:b/>
          <w:sz w:val="24"/>
          <w:szCs w:val="24"/>
        </w:rPr>
      </w:pPr>
      <w:r w:rsidRPr="008A0576">
        <w:rPr>
          <w:rFonts w:ascii="Times New Roman" w:hAnsi="Times New Roman" w:cs="Times New Roman"/>
          <w:b/>
          <w:sz w:val="24"/>
          <w:szCs w:val="24"/>
        </w:rPr>
        <w:t xml:space="preserve">1.2.6 </w:t>
      </w:r>
      <w:r w:rsidRPr="008A0576">
        <w:rPr>
          <w:rFonts w:ascii="Times New Roman" w:hAnsi="Times New Roman" w:cs="Times New Roman"/>
          <w:b/>
          <w:sz w:val="24"/>
          <w:szCs w:val="24"/>
        </w:rPr>
        <w:tab/>
        <w:t>Maintenance Palliative :</w:t>
      </w:r>
    </w:p>
    <w:p w14:paraId="4E7DE87A" w14:textId="7C53E5EE"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palliative activité destinée à permettre à un bien d’accomplir provisoirement tout ou partie d’une fonction requise (dépannage).</w:t>
      </w:r>
    </w:p>
    <w:p w14:paraId="5F04C5DE" w14:textId="77777777" w:rsidR="007511B2" w:rsidRDefault="007511B2" w:rsidP="00506FC4">
      <w:pPr>
        <w:ind w:left="142"/>
      </w:pPr>
    </w:p>
    <w:p w14:paraId="0920122F" w14:textId="77777777" w:rsidR="00795C30" w:rsidRDefault="00795C30" w:rsidP="00506FC4">
      <w:pPr>
        <w:pStyle w:val="Paragraphedeliste"/>
        <w:ind w:left="142"/>
        <w:rPr>
          <w:rFonts w:ascii="Times New Roman" w:hAnsi="Times New Roman" w:cs="Times New Roman"/>
          <w:color w:val="0D0D0D"/>
          <w:sz w:val="28"/>
          <w:szCs w:val="28"/>
          <w:shd w:val="clear" w:color="auto" w:fill="FFFFFF"/>
        </w:rPr>
      </w:pPr>
    </w:p>
    <w:p w14:paraId="504948A1" w14:textId="3D3D533C" w:rsidR="00CB69BE" w:rsidRDefault="00795C30" w:rsidP="00506FC4">
      <w:pPr>
        <w:pStyle w:val="Paragraphedeliste"/>
        <w:numPr>
          <w:ilvl w:val="0"/>
          <w:numId w:val="1"/>
        </w:numPr>
        <w:ind w:left="142" w:firstLine="0"/>
        <w:rPr>
          <w:rFonts w:ascii="Times New Roman" w:hAnsi="Times New Roman" w:cs="Times New Roman"/>
          <w:b/>
          <w:color w:val="0D0D0D"/>
          <w:sz w:val="32"/>
          <w:szCs w:val="32"/>
          <w:shd w:val="clear" w:color="auto" w:fill="FFFFFF"/>
        </w:rPr>
      </w:pPr>
      <w:r>
        <w:rPr>
          <w:rFonts w:ascii="Times New Roman" w:hAnsi="Times New Roman" w:cs="Times New Roman"/>
          <w:b/>
          <w:sz w:val="32"/>
          <w:szCs w:val="32"/>
        </w:rPr>
        <w:t xml:space="preserve">    </w:t>
      </w:r>
      <w:r w:rsidRPr="00795C30">
        <w:rPr>
          <w:rFonts w:ascii="Times New Roman" w:hAnsi="Times New Roman" w:cs="Times New Roman"/>
          <w:b/>
          <w:sz w:val="32"/>
          <w:szCs w:val="32"/>
        </w:rPr>
        <w:t>Généralité</w:t>
      </w:r>
      <w:r w:rsidR="00DD6938">
        <w:rPr>
          <w:rFonts w:ascii="Times New Roman" w:hAnsi="Times New Roman" w:cs="Times New Roman"/>
          <w:b/>
          <w:sz w:val="32"/>
          <w:szCs w:val="32"/>
        </w:rPr>
        <w:t>s</w:t>
      </w:r>
      <w:r w:rsidRPr="00795C30">
        <w:rPr>
          <w:rFonts w:ascii="Times New Roman" w:hAnsi="Times New Roman" w:cs="Times New Roman"/>
          <w:b/>
          <w:sz w:val="32"/>
          <w:szCs w:val="32"/>
        </w:rPr>
        <w:t xml:space="preserve"> sur la gestion de maintenance assisté par ordinateur GMAO :</w:t>
      </w:r>
      <w:r w:rsidR="00737016" w:rsidRPr="00795C30">
        <w:rPr>
          <w:rFonts w:ascii="Times New Roman" w:hAnsi="Times New Roman" w:cs="Times New Roman"/>
          <w:b/>
          <w:color w:val="0D0D0D"/>
          <w:sz w:val="32"/>
          <w:szCs w:val="32"/>
          <w:shd w:val="clear" w:color="auto" w:fill="FFFFFF"/>
        </w:rPr>
        <w:t xml:space="preserve"> </w:t>
      </w:r>
    </w:p>
    <w:p w14:paraId="1BE2255F" w14:textId="77777777" w:rsidR="006D18D1" w:rsidRPr="006D18D1" w:rsidRDefault="006D18D1" w:rsidP="006D18D1">
      <w:pPr>
        <w:pStyle w:val="Paragraphedeliste"/>
        <w:ind w:left="0"/>
        <w:rPr>
          <w:rFonts w:ascii="Times New Roman" w:hAnsi="Times New Roman" w:cs="Times New Roman"/>
          <w:b/>
          <w:color w:val="0D0D0D"/>
          <w:sz w:val="32"/>
          <w:szCs w:val="32"/>
          <w:shd w:val="clear" w:color="auto" w:fill="FFFFFF"/>
        </w:rPr>
      </w:pPr>
    </w:p>
    <w:p w14:paraId="54BA32B3" w14:textId="7F6E90A1" w:rsidR="00CB69BE" w:rsidRPr="006D18D1" w:rsidRDefault="003A30A2" w:rsidP="001E528D">
      <w:pPr>
        <w:pStyle w:val="Paragraphedeliste"/>
        <w:numPr>
          <w:ilvl w:val="0"/>
          <w:numId w:val="31"/>
        </w:numPr>
        <w:ind w:left="0" w:firstLine="0"/>
        <w:rPr>
          <w:rFonts w:ascii="Times New Roman" w:hAnsi="Times New Roman" w:cs="Times New Roman"/>
          <w:b/>
          <w:color w:val="0D0D0D"/>
          <w:sz w:val="28"/>
          <w:szCs w:val="28"/>
          <w:shd w:val="clear" w:color="auto" w:fill="FFFFFF"/>
        </w:rPr>
      </w:pPr>
      <w:r w:rsidRPr="006D18D1">
        <w:rPr>
          <w:rFonts w:ascii="Times New Roman" w:hAnsi="Times New Roman" w:cs="Times New Roman"/>
          <w:b/>
          <w:sz w:val="28"/>
          <w:szCs w:val="28"/>
        </w:rPr>
        <w:t>Description et définition de la GMAO</w:t>
      </w:r>
      <w:r w:rsidR="00865911" w:rsidRPr="006D18D1">
        <w:rPr>
          <w:rFonts w:ascii="Times New Roman" w:hAnsi="Times New Roman" w:cs="Times New Roman"/>
          <w:b/>
          <w:sz w:val="28"/>
          <w:szCs w:val="28"/>
        </w:rPr>
        <w:t> :</w:t>
      </w:r>
    </w:p>
    <w:p w14:paraId="0B2C0043" w14:textId="77777777" w:rsidR="00865911" w:rsidRPr="00865911" w:rsidRDefault="00865911" w:rsidP="000A19B8">
      <w:pPr>
        <w:pStyle w:val="Paragraphedeliste"/>
        <w:ind w:left="0"/>
        <w:rPr>
          <w:rFonts w:ascii="Times New Roman" w:hAnsi="Times New Roman" w:cs="Times New Roman"/>
          <w:b/>
          <w:color w:val="0D0D0D"/>
          <w:sz w:val="28"/>
          <w:szCs w:val="28"/>
          <w:shd w:val="clear" w:color="auto" w:fill="FFFFFF"/>
        </w:rPr>
      </w:pPr>
    </w:p>
    <w:p w14:paraId="121D42B7" w14:textId="7623FF23" w:rsidR="00865911" w:rsidRDefault="00865911" w:rsidP="00954211">
      <w:pPr>
        <w:pStyle w:val="Paragraphedeliste"/>
        <w:spacing w:line="360" w:lineRule="auto"/>
        <w:ind w:left="0" w:firstLine="708"/>
        <w:jc w:val="both"/>
        <w:rPr>
          <w:rFonts w:ascii="Times New Roman" w:hAnsi="Times New Roman" w:cs="Times New Roman"/>
          <w:sz w:val="24"/>
        </w:rPr>
      </w:pPr>
      <w:r w:rsidRPr="00865911">
        <w:rPr>
          <w:rFonts w:ascii="Times New Roman" w:hAnsi="Times New Roman" w:cs="Times New Roman"/>
          <w:sz w:val="24"/>
        </w:rPr>
        <w:t>La Gestion de la Maintenance Assistée par Ordinateur (souvent abrégée en GMAO) se définit comme « Un Système Informatique de Gestion de la Maintenance est un progiciel organisé autour d’une base de données pour le suivi technique, budgétaire et organisationnel de l’ensemble des activités de maintenance »</w:t>
      </w:r>
      <w:r w:rsidR="00DD6938">
        <w:rPr>
          <w:rFonts w:ascii="Times New Roman" w:hAnsi="Times New Roman" w:cs="Times New Roman"/>
          <w:sz w:val="24"/>
        </w:rPr>
        <w:t>.</w:t>
      </w:r>
    </w:p>
    <w:p w14:paraId="2FC866AF" w14:textId="2354260E" w:rsidR="00865911" w:rsidRDefault="00865911" w:rsidP="00954211">
      <w:pPr>
        <w:pStyle w:val="Paragraphedeliste"/>
        <w:spacing w:line="360" w:lineRule="auto"/>
        <w:ind w:left="0"/>
        <w:jc w:val="both"/>
        <w:rPr>
          <w:rFonts w:ascii="Times New Roman" w:hAnsi="Times New Roman" w:cs="Times New Roman"/>
          <w:sz w:val="24"/>
        </w:rPr>
      </w:pPr>
      <w:r w:rsidRPr="00865911">
        <w:rPr>
          <w:rFonts w:ascii="Times New Roman" w:hAnsi="Times New Roman" w:cs="Times New Roman"/>
          <w:sz w:val="24"/>
        </w:rPr>
        <w:t xml:space="preserve"> Il s’agit d’un mode de gestion assisté par un logiciel utilisé par les services de maintenance de l’entreprise pour l’aider à bien gérer ses activités et assurer un contrôle dans ces services.</w:t>
      </w:r>
    </w:p>
    <w:p w14:paraId="7FCF19D6" w14:textId="77777777" w:rsidR="00C64C8D" w:rsidRPr="00865911" w:rsidRDefault="00C64C8D" w:rsidP="00954211">
      <w:pPr>
        <w:pStyle w:val="Paragraphedeliste"/>
        <w:spacing w:line="360" w:lineRule="auto"/>
        <w:ind w:left="0"/>
        <w:jc w:val="both"/>
        <w:rPr>
          <w:rFonts w:ascii="Times New Roman" w:hAnsi="Times New Roman" w:cs="Times New Roman"/>
          <w:b/>
          <w:color w:val="0D0D0D"/>
          <w:sz w:val="32"/>
          <w:szCs w:val="28"/>
          <w:shd w:val="clear" w:color="auto" w:fill="FFFFFF"/>
        </w:rPr>
      </w:pPr>
    </w:p>
    <w:p w14:paraId="5F0B916C" w14:textId="1C388448" w:rsidR="00795C30" w:rsidRPr="00865911" w:rsidRDefault="00865911" w:rsidP="001E528D">
      <w:pPr>
        <w:pStyle w:val="Paragraphedeliste"/>
        <w:numPr>
          <w:ilvl w:val="0"/>
          <w:numId w:val="30"/>
        </w:numPr>
        <w:ind w:left="0" w:firstLine="0"/>
        <w:rPr>
          <w:rFonts w:ascii="Times New Roman" w:hAnsi="Times New Roman" w:cs="Times New Roman"/>
          <w:b/>
          <w:color w:val="0D0D0D"/>
          <w:sz w:val="40"/>
          <w:szCs w:val="32"/>
          <w:shd w:val="clear" w:color="auto" w:fill="FFFFFF"/>
        </w:rPr>
      </w:pPr>
      <w:r w:rsidRPr="00865911">
        <w:rPr>
          <w:rFonts w:ascii="Times New Roman" w:hAnsi="Times New Roman" w:cs="Times New Roman"/>
          <w:b/>
          <w:sz w:val="28"/>
        </w:rPr>
        <w:t>Pourquoi intégrer une solution GMAO ?</w:t>
      </w:r>
    </w:p>
    <w:p w14:paraId="3F376C16" w14:textId="77777777" w:rsidR="00865911" w:rsidRPr="00865911" w:rsidRDefault="00865911" w:rsidP="000A19B8">
      <w:pPr>
        <w:pStyle w:val="Paragraphedeliste"/>
        <w:ind w:left="0"/>
        <w:rPr>
          <w:rFonts w:ascii="Times New Roman" w:hAnsi="Times New Roman" w:cs="Times New Roman"/>
          <w:b/>
          <w:color w:val="0D0D0D"/>
          <w:sz w:val="44"/>
          <w:szCs w:val="32"/>
          <w:shd w:val="clear" w:color="auto" w:fill="FFFFFF"/>
        </w:rPr>
      </w:pPr>
    </w:p>
    <w:p w14:paraId="696002B1" w14:textId="22F858AA" w:rsidR="00865911" w:rsidRDefault="00865911" w:rsidP="009E188D">
      <w:pPr>
        <w:pStyle w:val="Paragraphedeliste"/>
        <w:spacing w:line="360" w:lineRule="auto"/>
        <w:ind w:left="0" w:firstLine="708"/>
        <w:jc w:val="both"/>
      </w:pPr>
      <w:r w:rsidRPr="00865911">
        <w:rPr>
          <w:rFonts w:ascii="Times New Roman" w:hAnsi="Times New Roman" w:cs="Times New Roman"/>
          <w:sz w:val="24"/>
        </w:rPr>
        <w:t xml:space="preserve">La GMAO est devenue aujourd’hui un outil de gestion </w:t>
      </w:r>
      <w:r w:rsidR="00DD6938">
        <w:rPr>
          <w:rFonts w:ascii="Times New Roman" w:hAnsi="Times New Roman" w:cs="Times New Roman"/>
          <w:sz w:val="24"/>
        </w:rPr>
        <w:t>e</w:t>
      </w:r>
      <w:r w:rsidRPr="00865911">
        <w:rPr>
          <w:rFonts w:ascii="Times New Roman" w:hAnsi="Times New Roman" w:cs="Times New Roman"/>
          <w:sz w:val="24"/>
        </w:rPr>
        <w:t>fficace, nécessaire, performant et accessible à tous, elle permet d’améliorer la disponibilité de l’outil de production et prolonge la durée de vie des équipements au meilleur coût. Elle apporte également de l’aide à la décision concernant les équipements en s’appuyant sur les indicateurs de coût</w:t>
      </w:r>
      <w:r w:rsidR="00412845">
        <w:rPr>
          <w:rFonts w:ascii="Times New Roman" w:hAnsi="Times New Roman" w:cs="Times New Roman"/>
          <w:sz w:val="24"/>
        </w:rPr>
        <w:t>.</w:t>
      </w:r>
    </w:p>
    <w:p w14:paraId="40E24F59" w14:textId="77777777" w:rsidR="00412845" w:rsidRPr="00412845" w:rsidRDefault="00412845" w:rsidP="008A0576">
      <w:pPr>
        <w:pStyle w:val="Paragraphedeliste"/>
        <w:ind w:left="0"/>
        <w:rPr>
          <w:rFonts w:ascii="Times New Roman" w:hAnsi="Times New Roman" w:cs="Times New Roman"/>
          <w:b/>
          <w:color w:val="0D0D0D"/>
          <w:sz w:val="32"/>
          <w:szCs w:val="28"/>
          <w:shd w:val="clear" w:color="auto" w:fill="FFFFFF"/>
        </w:rPr>
      </w:pPr>
    </w:p>
    <w:p w14:paraId="2CACE91C" w14:textId="70C0AD5C" w:rsidR="008B0420" w:rsidRPr="00C64C8D" w:rsidRDefault="00C64C8D" w:rsidP="00C64C8D">
      <w:pPr>
        <w:pStyle w:val="Paragraphedeliste"/>
        <w:numPr>
          <w:ilvl w:val="0"/>
          <w:numId w:val="1"/>
        </w:numPr>
        <w:tabs>
          <w:tab w:val="left" w:pos="426"/>
        </w:tabs>
        <w:ind w:left="0" w:firstLine="0"/>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 xml:space="preserve">    </w:t>
      </w:r>
      <w:r w:rsidR="008B0420" w:rsidRPr="00C64C8D">
        <w:rPr>
          <w:rFonts w:ascii="Times New Roman" w:hAnsi="Times New Roman" w:cs="Times New Roman"/>
          <w:b/>
          <w:color w:val="0D0D0D"/>
          <w:sz w:val="32"/>
          <w:szCs w:val="32"/>
          <w:shd w:val="clear" w:color="auto" w:fill="FFFFFF"/>
        </w:rPr>
        <w:t>Conclusion :</w:t>
      </w:r>
    </w:p>
    <w:p w14:paraId="46C3F646" w14:textId="029D699D" w:rsidR="008B0420" w:rsidRDefault="008B0420" w:rsidP="009E188D">
      <w:pPr>
        <w:spacing w:line="360" w:lineRule="auto"/>
        <w:ind w:firstLine="6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00BF9B85" w14:textId="562992C4" w:rsidR="00D212DA" w:rsidRDefault="00D212DA">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br w:type="page"/>
      </w:r>
    </w:p>
    <w:p w14:paraId="13F0576D" w14:textId="77777777" w:rsidR="00A12718" w:rsidRPr="00A12718" w:rsidRDefault="00A12718" w:rsidP="00C64C8D">
      <w:pPr>
        <w:rPr>
          <w:rFonts w:ascii="Times New Roman" w:hAnsi="Times New Roman" w:cs="Times New Roman"/>
          <w:color w:val="0D0D0D"/>
          <w:sz w:val="24"/>
          <w:szCs w:val="28"/>
          <w:shd w:val="clear" w:color="auto" w:fill="FFFFFF"/>
        </w:rPr>
      </w:pPr>
    </w:p>
    <w:p w14:paraId="66CBA3BC" w14:textId="44D260E9" w:rsidR="008B0420" w:rsidRPr="00096C03" w:rsidRDefault="008B0420" w:rsidP="00D212DA">
      <w:pPr>
        <w:jc w:val="cente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7F3B885F" w14:textId="45FDD1C5" w:rsidR="00A12718" w:rsidRPr="00C350B7" w:rsidRDefault="008B0420" w:rsidP="006B3F7F">
      <w:pPr>
        <w:pStyle w:val="Paragraphedeliste"/>
        <w:numPr>
          <w:ilvl w:val="0"/>
          <w:numId w:val="49"/>
        </w:numPr>
        <w:spacing w:line="360" w:lineRule="auto"/>
        <w:jc w:val="both"/>
        <w:rPr>
          <w:rFonts w:ascii="Times New Roman" w:hAnsi="Times New Roman" w:cs="Times New Roman"/>
          <w:b/>
          <w:sz w:val="32"/>
          <w:szCs w:val="32"/>
        </w:rPr>
      </w:pPr>
      <w:r w:rsidRPr="00C350B7">
        <w:rPr>
          <w:rFonts w:ascii="Times New Roman" w:hAnsi="Times New Roman" w:cs="Times New Roman"/>
          <w:b/>
          <w:sz w:val="32"/>
          <w:szCs w:val="32"/>
        </w:rPr>
        <w:t>Introduction </w:t>
      </w:r>
    </w:p>
    <w:p w14:paraId="5862FE76" w14:textId="7C2257FA" w:rsidR="00A97B29" w:rsidRPr="00D212DA" w:rsidRDefault="00D212DA" w:rsidP="00D212DA">
      <w:pPr>
        <w:pStyle w:val="Paragraphedeliste"/>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97B29" w:rsidRPr="00D212D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Paragraphedeliste"/>
        <w:ind w:left="0"/>
        <w:rPr>
          <w:rFonts w:ascii="Times New Roman" w:hAnsi="Times New Roman" w:cs="Times New Roman"/>
          <w:sz w:val="32"/>
          <w:szCs w:val="32"/>
        </w:rPr>
      </w:pPr>
    </w:p>
    <w:p w14:paraId="2A5FDA25" w14:textId="70C51425" w:rsidR="009B7767" w:rsidRPr="006B3F7F" w:rsidRDefault="008B0420" w:rsidP="006B3F7F">
      <w:pPr>
        <w:pStyle w:val="Paragraphedeliste"/>
        <w:numPr>
          <w:ilvl w:val="0"/>
          <w:numId w:val="49"/>
        </w:numPr>
        <w:rPr>
          <w:rFonts w:ascii="Times New Roman" w:hAnsi="Times New Roman" w:cs="Times New Roman"/>
          <w:b/>
          <w:sz w:val="32"/>
          <w:szCs w:val="28"/>
        </w:rPr>
      </w:pPr>
      <w:r w:rsidRPr="006B3F7F">
        <w:rPr>
          <w:rFonts w:ascii="Times New Roman" w:hAnsi="Times New Roman" w:cs="Times New Roman"/>
          <w:b/>
          <w:sz w:val="32"/>
          <w:szCs w:val="28"/>
        </w:rPr>
        <w:t>Identification des acteurs </w:t>
      </w:r>
    </w:p>
    <w:p w14:paraId="1AA91513" w14:textId="77777777" w:rsidR="00683707" w:rsidRPr="00096C03" w:rsidRDefault="00683707" w:rsidP="00683707">
      <w:pPr>
        <w:pStyle w:val="Paragraphedeliste"/>
        <w:ind w:left="0"/>
        <w:rPr>
          <w:rFonts w:ascii="Times New Roman" w:hAnsi="Times New Roman" w:cs="Times New Roman"/>
          <w:b/>
          <w:sz w:val="28"/>
          <w:szCs w:val="28"/>
        </w:rPr>
      </w:pPr>
    </w:p>
    <w:p w14:paraId="36AD32B0" w14:textId="77777777" w:rsidR="008B0420" w:rsidRPr="00A12718" w:rsidRDefault="008B0420" w:rsidP="00C350B7">
      <w:pPr>
        <w:pStyle w:val="Paragraphedeliste"/>
        <w:spacing w:line="360" w:lineRule="auto"/>
        <w:ind w:left="0" w:firstLine="284"/>
        <w:jc w:val="both"/>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4CDA6AF2" w:rsidR="008B0420" w:rsidRPr="00A12718" w:rsidRDefault="008B0420" w:rsidP="005F23EB">
      <w:pPr>
        <w:pStyle w:val="Paragraphedeliste"/>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Les trois types d’acteurs de l’</w:t>
      </w:r>
      <w:r w:rsidR="000250B4">
        <w:rPr>
          <w:rFonts w:ascii="Times New Roman" w:hAnsi="Times New Roman" w:cs="Times New Roman"/>
          <w:sz w:val="24"/>
          <w:szCs w:val="24"/>
        </w:rPr>
        <w:t>a</w:t>
      </w:r>
      <w:r w:rsidRPr="00A12718">
        <w:rPr>
          <w:rFonts w:ascii="Times New Roman" w:hAnsi="Times New Roman" w:cs="Times New Roman"/>
          <w:sz w:val="24"/>
          <w:szCs w:val="24"/>
        </w:rPr>
        <w:t>pplication de gestion de maintenance assisté par un ordinateur que nous proposons sont les suivants :</w:t>
      </w:r>
    </w:p>
    <w:p w14:paraId="4B3178C2" w14:textId="77777777" w:rsidR="008737E1" w:rsidRPr="00A12718" w:rsidRDefault="008737E1" w:rsidP="00096C03">
      <w:pPr>
        <w:pStyle w:val="Paragraphedeliste"/>
        <w:ind w:left="0"/>
        <w:rPr>
          <w:rFonts w:ascii="Times New Roman" w:hAnsi="Times New Roman" w:cs="Times New Roman"/>
          <w:sz w:val="24"/>
          <w:szCs w:val="24"/>
        </w:rPr>
      </w:pPr>
    </w:p>
    <w:p w14:paraId="38C24710" w14:textId="6878B5EC"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w:t>
      </w:r>
      <w:r w:rsidR="000250B4">
        <w:rPr>
          <w:rFonts w:ascii="Times New Roman" w:hAnsi="Times New Roman" w:cs="Times New Roman"/>
          <w:sz w:val="24"/>
          <w:szCs w:val="24"/>
        </w:rPr>
        <w:t>qui</w:t>
      </w:r>
      <w:r w:rsidR="00DD11CD" w:rsidRPr="00A12718">
        <w:rPr>
          <w:rFonts w:ascii="Times New Roman" w:hAnsi="Times New Roman" w:cs="Times New Roman"/>
          <w:sz w:val="24"/>
          <w:szCs w:val="24"/>
        </w:rPr>
        <w:t xml:space="preserve"> a le droit </w:t>
      </w:r>
      <w:r w:rsidR="000250B4">
        <w:rPr>
          <w:rFonts w:ascii="Times New Roman" w:hAnsi="Times New Roman" w:cs="Times New Roman"/>
          <w:sz w:val="24"/>
          <w:szCs w:val="24"/>
        </w:rPr>
        <w:t>de gérer les utilisateurs et les groupes.</w:t>
      </w:r>
    </w:p>
    <w:p w14:paraId="102CF021" w14:textId="24697425"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w:t>
      </w:r>
      <w:r w:rsidR="000250B4">
        <w:rPr>
          <w:rFonts w:ascii="Times New Roman" w:hAnsi="Times New Roman" w:cs="Times New Roman"/>
          <w:sz w:val="24"/>
          <w:szCs w:val="24"/>
        </w:rPr>
        <w:t>et acteur</w:t>
      </w:r>
      <w:r w:rsidR="00DD11CD" w:rsidRPr="00A12718">
        <w:rPr>
          <w:rFonts w:ascii="Times New Roman" w:hAnsi="Times New Roman" w:cs="Times New Roman"/>
          <w:sz w:val="24"/>
          <w:szCs w:val="24"/>
        </w:rPr>
        <w:t xml:space="preserve">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r w:rsidR="000250B4">
        <w:rPr>
          <w:rFonts w:ascii="Times New Roman" w:hAnsi="Times New Roman" w:cs="Times New Roman"/>
          <w:sz w:val="24"/>
          <w:szCs w:val="24"/>
        </w:rPr>
        <w:t xml:space="preserve"> Son rôle principal est la gestion de suivi des interventions. </w:t>
      </w:r>
    </w:p>
    <w:p w14:paraId="2111C18E" w14:textId="5B6C3AA2" w:rsidR="00577EA7" w:rsidRPr="00A12718" w:rsidRDefault="00DD11CD"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Default="00A97B29"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305CF850" w14:textId="77777777" w:rsidR="00C350B7" w:rsidRDefault="00C350B7" w:rsidP="00C350B7">
      <w:pPr>
        <w:spacing w:line="360" w:lineRule="auto"/>
        <w:jc w:val="both"/>
        <w:rPr>
          <w:rFonts w:ascii="Times New Roman" w:hAnsi="Times New Roman" w:cs="Times New Roman"/>
          <w:sz w:val="24"/>
          <w:szCs w:val="24"/>
        </w:rPr>
      </w:pPr>
    </w:p>
    <w:p w14:paraId="5F92B03C" w14:textId="77777777" w:rsidR="00C350B7" w:rsidRDefault="00C350B7" w:rsidP="00C350B7">
      <w:pPr>
        <w:spacing w:line="360" w:lineRule="auto"/>
        <w:jc w:val="both"/>
        <w:rPr>
          <w:rFonts w:ascii="Times New Roman" w:hAnsi="Times New Roman" w:cs="Times New Roman"/>
          <w:sz w:val="24"/>
          <w:szCs w:val="24"/>
        </w:rPr>
      </w:pPr>
    </w:p>
    <w:p w14:paraId="55CFCD40" w14:textId="77777777" w:rsidR="00C350B7" w:rsidRDefault="00C350B7" w:rsidP="00C350B7">
      <w:pPr>
        <w:spacing w:line="360" w:lineRule="auto"/>
        <w:jc w:val="both"/>
        <w:rPr>
          <w:rFonts w:ascii="Times New Roman" w:hAnsi="Times New Roman" w:cs="Times New Roman"/>
          <w:sz w:val="24"/>
          <w:szCs w:val="24"/>
        </w:rPr>
      </w:pPr>
    </w:p>
    <w:p w14:paraId="033C5484" w14:textId="77777777" w:rsidR="00C350B7" w:rsidRPr="00C350B7" w:rsidRDefault="00C350B7" w:rsidP="00C350B7">
      <w:pPr>
        <w:spacing w:line="360" w:lineRule="auto"/>
        <w:jc w:val="both"/>
        <w:rPr>
          <w:rFonts w:ascii="Times New Roman" w:hAnsi="Times New Roman" w:cs="Times New Roman"/>
          <w:sz w:val="24"/>
          <w:szCs w:val="24"/>
        </w:rPr>
      </w:pPr>
    </w:p>
    <w:p w14:paraId="256176C8" w14:textId="77777777" w:rsidR="00A97B29" w:rsidRPr="00A12718" w:rsidRDefault="00A97B29" w:rsidP="00A97B29">
      <w:pPr>
        <w:pStyle w:val="Paragraphedeliste"/>
        <w:ind w:left="567"/>
        <w:rPr>
          <w:rFonts w:ascii="Times New Roman" w:hAnsi="Times New Roman" w:cs="Times New Roman"/>
          <w:sz w:val="24"/>
          <w:szCs w:val="24"/>
        </w:rPr>
      </w:pPr>
    </w:p>
    <w:p w14:paraId="6F5A009A" w14:textId="53A2D03F" w:rsidR="00C350B7" w:rsidRDefault="008B0420" w:rsidP="006B3F7F">
      <w:pPr>
        <w:pStyle w:val="Paragraphedeliste"/>
        <w:numPr>
          <w:ilvl w:val="0"/>
          <w:numId w:val="49"/>
        </w:numPr>
        <w:rPr>
          <w:rFonts w:ascii="Times New Roman" w:hAnsi="Times New Roman" w:cs="Times New Roman"/>
          <w:b/>
          <w:sz w:val="32"/>
          <w:szCs w:val="32"/>
        </w:rPr>
      </w:pPr>
      <w:r w:rsidRPr="00683707">
        <w:rPr>
          <w:rFonts w:ascii="Times New Roman" w:hAnsi="Times New Roman" w:cs="Times New Roman"/>
          <w:b/>
          <w:sz w:val="32"/>
          <w:szCs w:val="32"/>
        </w:rPr>
        <w:lastRenderedPageBreak/>
        <w:t>Spécification des besoins </w:t>
      </w:r>
    </w:p>
    <w:p w14:paraId="02401DD5" w14:textId="77777777" w:rsidR="006B3F7F" w:rsidRDefault="006B3F7F" w:rsidP="006B3F7F">
      <w:pPr>
        <w:pStyle w:val="Paragraphedeliste"/>
        <w:rPr>
          <w:rFonts w:ascii="Times New Roman" w:hAnsi="Times New Roman" w:cs="Times New Roman"/>
          <w:b/>
          <w:sz w:val="32"/>
          <w:szCs w:val="32"/>
        </w:rPr>
      </w:pPr>
    </w:p>
    <w:p w14:paraId="41B6898E" w14:textId="274A7AE9" w:rsidR="006F19B2" w:rsidRPr="00C350B7" w:rsidRDefault="006F19B2" w:rsidP="00C350B7">
      <w:pPr>
        <w:pStyle w:val="Paragraphedeliste"/>
        <w:numPr>
          <w:ilvl w:val="0"/>
          <w:numId w:val="42"/>
        </w:numPr>
        <w:rPr>
          <w:rFonts w:ascii="Times New Roman" w:hAnsi="Times New Roman" w:cs="Times New Roman"/>
          <w:b/>
          <w:sz w:val="28"/>
          <w:szCs w:val="28"/>
        </w:rPr>
      </w:pPr>
      <w:r w:rsidRPr="00C350B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Paragraphedeliste"/>
        <w:ind w:left="0" w:hanging="142"/>
        <w:rPr>
          <w:rFonts w:ascii="Times New Roman" w:hAnsi="Times New Roman" w:cs="Times New Roman"/>
          <w:b/>
          <w:sz w:val="24"/>
          <w:szCs w:val="28"/>
        </w:rPr>
      </w:pPr>
    </w:p>
    <w:p w14:paraId="62778604" w14:textId="20D35906" w:rsidR="003C563D" w:rsidRPr="00A12718" w:rsidRDefault="006C0977" w:rsidP="00C8057C">
      <w:pPr>
        <w:spacing w:line="360" w:lineRule="auto"/>
        <w:jc w:val="both"/>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02407649" w:rsidR="00683707" w:rsidRDefault="00683707" w:rsidP="001E528D">
      <w:pPr>
        <w:pStyle w:val="Paragraphedeliste"/>
        <w:numPr>
          <w:ilvl w:val="0"/>
          <w:numId w:val="19"/>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7E069014"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6019C1C0" w14:textId="5CD24CFF" w:rsidR="00683707"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0AE0BB9D"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3914B72" w14:textId="3DF8C4A0" w:rsidR="00683707" w:rsidRDefault="00683707" w:rsidP="001E528D">
      <w:pPr>
        <w:pStyle w:val="Paragraphedeliste"/>
        <w:numPr>
          <w:ilvl w:val="0"/>
          <w:numId w:val="19"/>
        </w:numPr>
        <w:tabs>
          <w:tab w:val="left" w:pos="567"/>
        </w:tabs>
        <w:ind w:left="0" w:hanging="284"/>
        <w:rPr>
          <w:rFonts w:ascii="Times New Roman" w:hAnsi="Times New Roman" w:cs="Times New Roman"/>
          <w:b/>
          <w:sz w:val="24"/>
          <w:szCs w:val="28"/>
        </w:rPr>
      </w:pPr>
      <w:r w:rsidRPr="00A12718">
        <w:rPr>
          <w:rFonts w:ascii="Times New Roman" w:hAnsi="Times New Roman" w:cs="Times New Roman"/>
          <w:b/>
          <w:sz w:val="24"/>
          <w:szCs w:val="28"/>
        </w:rPr>
        <w:t xml:space="preserve">Gestion des </w:t>
      </w:r>
      <w:r w:rsidR="00C8057C">
        <w:rPr>
          <w:rFonts w:ascii="Times New Roman" w:hAnsi="Times New Roman" w:cs="Times New Roman"/>
          <w:b/>
          <w:sz w:val="24"/>
          <w:szCs w:val="28"/>
        </w:rPr>
        <w:t>interventions</w:t>
      </w:r>
      <w:r w:rsidRPr="00A12718">
        <w:rPr>
          <w:rFonts w:ascii="Times New Roman" w:hAnsi="Times New Roman" w:cs="Times New Roman"/>
          <w:b/>
          <w:sz w:val="24"/>
          <w:szCs w:val="28"/>
        </w:rPr>
        <w:t>:</w:t>
      </w:r>
    </w:p>
    <w:p w14:paraId="54279893" w14:textId="77777777" w:rsidR="00C64C8D" w:rsidRPr="00A12718" w:rsidRDefault="00C64C8D" w:rsidP="00C64C8D">
      <w:pPr>
        <w:pStyle w:val="Paragraphedeliste"/>
        <w:tabs>
          <w:tab w:val="left" w:pos="567"/>
        </w:tabs>
        <w:ind w:left="0"/>
        <w:rPr>
          <w:rFonts w:ascii="Times New Roman" w:hAnsi="Times New Roman" w:cs="Times New Roman"/>
          <w:b/>
          <w:sz w:val="24"/>
          <w:szCs w:val="28"/>
        </w:rPr>
      </w:pPr>
    </w:p>
    <w:p w14:paraId="38CEA328" w14:textId="4AE2B1BC" w:rsidR="00683707" w:rsidRPr="00A12718" w:rsidRDefault="00683707" w:rsidP="00C64C8D">
      <w:pPr>
        <w:pStyle w:val="Paragraphedeliste"/>
        <w:tabs>
          <w:tab w:val="left" w:pos="567"/>
        </w:tabs>
        <w:ind w:left="0"/>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5E5024D6" w14:textId="43A2050D" w:rsidR="00C64C8D"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39A89F5C" w:rsidR="00683707"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14F66BE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03A1D913" w14:textId="7EDCC05F" w:rsidR="00C64C8D"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75CCE72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30022EED" w14:textId="4C958050" w:rsidR="00683707" w:rsidRPr="00C64C8D"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1E685448"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77E2690B" w14:textId="50CBEF79" w:rsidR="00683707"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3AAED2FE"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4811BD4F" w14:textId="5FE1328A" w:rsidR="00683707"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5D5CB0EC"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3E4AFED" w14:textId="47FC30F0" w:rsidR="00683707" w:rsidRDefault="004C7650"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30EE53E9"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F9B8A33" w14:textId="4215DAA0" w:rsidR="00683707" w:rsidRPr="00C64C8D"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5B7102D1"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73DE459" w14:textId="2A5977B6" w:rsidR="00683707" w:rsidRPr="00A12718"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3A93272"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commande</w:t>
      </w:r>
    </w:p>
    <w:p w14:paraId="05326BAF" w14:textId="30EE6321"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xml:space="preserve">- la gestion du bon de sortie </w:t>
      </w:r>
    </w:p>
    <w:p w14:paraId="7A59CE38" w14:textId="131FB435"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réception</w:t>
      </w:r>
    </w:p>
    <w:p w14:paraId="62493CA4" w14:textId="7A17E887"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lastRenderedPageBreak/>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la gestion du bon de livraison</w:t>
      </w:r>
    </w:p>
    <w:p w14:paraId="494A7BEC" w14:textId="1985EBD6" w:rsidR="00683707" w:rsidRDefault="00683707" w:rsidP="001E528D">
      <w:pPr>
        <w:pStyle w:val="Paragraphedeliste"/>
        <w:numPr>
          <w:ilvl w:val="0"/>
          <w:numId w:val="21"/>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41B53766"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2EA85AFD" w14:textId="34480188" w:rsidR="00683707" w:rsidRPr="00A12718" w:rsidRDefault="00C64C8D" w:rsidP="00C64C8D">
      <w:pPr>
        <w:pStyle w:val="Paragraphedeliste"/>
        <w:tabs>
          <w:tab w:val="left" w:pos="567"/>
        </w:tabs>
        <w:ind w:left="0"/>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D599CA5" w14:textId="77777777" w:rsidR="00C64C8D"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601B28E8" w:rsidR="009B7767" w:rsidRDefault="00C64C8D" w:rsidP="00C64C8D">
      <w:pPr>
        <w:tabs>
          <w:tab w:val="left" w:pos="567"/>
        </w:tabs>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CFD38DB" w14:textId="697AE49A" w:rsidR="00C64C8D" w:rsidRDefault="00C64C8D" w:rsidP="00C64C8D">
      <w:pPr>
        <w:tabs>
          <w:tab w:val="left" w:pos="567"/>
        </w:tabs>
        <w:rPr>
          <w:rFonts w:ascii="Times New Roman" w:hAnsi="Times New Roman" w:cs="Times New Roman"/>
          <w:sz w:val="24"/>
          <w:szCs w:val="28"/>
        </w:rPr>
      </w:pPr>
    </w:p>
    <w:p w14:paraId="2AA0C6E2" w14:textId="77777777" w:rsidR="00C64C8D" w:rsidRPr="00A12718" w:rsidRDefault="00C64C8D" w:rsidP="00C64C8D">
      <w:pPr>
        <w:tabs>
          <w:tab w:val="left" w:pos="567"/>
        </w:tabs>
        <w:rPr>
          <w:rFonts w:ascii="Times New Roman" w:hAnsi="Times New Roman" w:cs="Times New Roman"/>
          <w:sz w:val="24"/>
          <w:szCs w:val="28"/>
        </w:rPr>
      </w:pPr>
    </w:p>
    <w:p w14:paraId="0253E977" w14:textId="6B5970DA" w:rsidR="003C563D" w:rsidRPr="00683707" w:rsidRDefault="003C563D" w:rsidP="00C350B7">
      <w:pPr>
        <w:pStyle w:val="Paragraphedeliste"/>
        <w:numPr>
          <w:ilvl w:val="0"/>
          <w:numId w:val="42"/>
        </w:numPr>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Paragraphedeliste"/>
        <w:ind w:left="0"/>
        <w:jc w:val="both"/>
        <w:rPr>
          <w:rFonts w:ascii="Times New Roman" w:hAnsi="Times New Roman" w:cs="Times New Roman"/>
          <w:b/>
          <w:sz w:val="28"/>
          <w:szCs w:val="28"/>
        </w:rPr>
      </w:pPr>
    </w:p>
    <w:p w14:paraId="127C4E13" w14:textId="57D98C7A" w:rsidR="009E5F67" w:rsidRPr="00A12718" w:rsidRDefault="00387E52" w:rsidP="00C350B7">
      <w:pPr>
        <w:pStyle w:val="Paragraphedeliste"/>
        <w:ind w:left="0"/>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Paragraphedeliste"/>
        <w:ind w:left="0"/>
        <w:jc w:val="both"/>
        <w:rPr>
          <w:rFonts w:ascii="Times New Roman" w:hAnsi="Times New Roman" w:cs="Times New Roman"/>
          <w:sz w:val="24"/>
          <w:szCs w:val="28"/>
        </w:rPr>
      </w:pPr>
    </w:p>
    <w:p w14:paraId="0E4E0BD0" w14:textId="47EA5C9E"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04EFE933"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6327F411" w14:textId="02D20E2A"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4F76236B"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0ECB1149" w14:textId="082CB44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360D14BC"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1F62E095" w14:textId="7D625B3F"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41538D6D"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2F4E7D69" w14:textId="6418150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0AEBE712"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712DF158" w14:textId="77777777" w:rsidR="009E5F67" w:rsidRPr="00A12718"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Paragraphedeliste"/>
        <w:ind w:left="0"/>
        <w:rPr>
          <w:rFonts w:ascii="Times New Roman" w:hAnsi="Times New Roman" w:cs="Times New Roman"/>
          <w:sz w:val="24"/>
          <w:szCs w:val="28"/>
        </w:rPr>
      </w:pPr>
    </w:p>
    <w:p w14:paraId="0E1D7B94" w14:textId="0C448ADD" w:rsidR="00A76A25" w:rsidRPr="00A12718" w:rsidRDefault="00E533E9" w:rsidP="001E528D">
      <w:pPr>
        <w:pStyle w:val="Paragraphedeliste"/>
        <w:numPr>
          <w:ilvl w:val="0"/>
          <w:numId w:val="9"/>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Paragraphedeliste"/>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Paragraphedeliste"/>
        <w:ind w:left="2016"/>
        <w:rPr>
          <w:rFonts w:ascii="Segoe UI" w:hAnsi="Segoe UI" w:cs="Segoe UI"/>
          <w:color w:val="0D0D0D"/>
          <w:sz w:val="32"/>
          <w:szCs w:val="32"/>
          <w:shd w:val="clear" w:color="auto" w:fill="FFFFFF"/>
        </w:rPr>
      </w:pPr>
    </w:p>
    <w:p w14:paraId="2EF4B5A1" w14:textId="14645CD5" w:rsidR="00E533E9" w:rsidRDefault="00E533E9" w:rsidP="00C350B7">
      <w:pPr>
        <w:pStyle w:val="Paragraphedeliste"/>
        <w:numPr>
          <w:ilvl w:val="0"/>
          <w:numId w:val="42"/>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Paragraphedeliste"/>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C350B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6C4EFAF0" w14:textId="77777777" w:rsidR="00964871" w:rsidRPr="009E5F67" w:rsidRDefault="00964871" w:rsidP="009E5F67">
      <w:pPr>
        <w:pStyle w:val="Paragraphedeliste"/>
        <w:ind w:left="0"/>
        <w:rPr>
          <w:rFonts w:ascii="Times New Roman" w:hAnsi="Times New Roman" w:cs="Times New Roman"/>
          <w:color w:val="0D0D0D"/>
          <w:sz w:val="32"/>
          <w:szCs w:val="32"/>
          <w:shd w:val="clear" w:color="auto" w:fill="FFFFFF"/>
        </w:rPr>
      </w:pPr>
    </w:p>
    <w:p w14:paraId="13F0F4A4" w14:textId="4B6707F2" w:rsidR="00425FCB" w:rsidRPr="00C350B7" w:rsidRDefault="00E533E9" w:rsidP="006B3F7F">
      <w:pPr>
        <w:pStyle w:val="Paragraphedeliste"/>
        <w:numPr>
          <w:ilvl w:val="0"/>
          <w:numId w:val="49"/>
        </w:numPr>
        <w:rPr>
          <w:rFonts w:ascii="Times New Roman" w:hAnsi="Times New Roman" w:cs="Times New Roman"/>
          <w:b/>
          <w:color w:val="0D0D0D"/>
          <w:sz w:val="28"/>
          <w:szCs w:val="28"/>
          <w:shd w:val="clear" w:color="auto" w:fill="FFFFFF"/>
        </w:rPr>
      </w:pPr>
      <w:r w:rsidRPr="00C350B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Paragraphedeliste"/>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C8057C">
      <w:pPr>
        <w:pStyle w:val="Paragraphedeliste"/>
        <w:ind w:left="0"/>
        <w:jc w:val="center"/>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2F9AD4F1">
            <wp:extent cx="42984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3">
                      <a:extLst>
                        <a:ext uri="{28A0092B-C50C-407E-A947-70E740481C1C}">
                          <a14:useLocalDpi xmlns:a14="http://schemas.microsoft.com/office/drawing/2010/main" val="0"/>
                        </a:ext>
                      </a:extLst>
                    </a:blip>
                    <a:stretch>
                      <a:fillRect/>
                    </a:stretch>
                  </pic:blipFill>
                  <pic:spPr>
                    <a:xfrm>
                      <a:off x="0" y="0"/>
                      <a:ext cx="4318126" cy="2921647"/>
                    </a:xfrm>
                    <a:prstGeom prst="rect">
                      <a:avLst/>
                    </a:prstGeom>
                  </pic:spPr>
                </pic:pic>
              </a:graphicData>
            </a:graphic>
          </wp:inline>
        </w:drawing>
      </w:r>
    </w:p>
    <w:p w14:paraId="145CFC37" w14:textId="465C94C8" w:rsidR="00031974" w:rsidRDefault="008542F3" w:rsidP="008542F3">
      <w:pPr>
        <w:pStyle w:val="Lgende"/>
        <w:jc w:val="center"/>
        <w:rPr>
          <w:sz w:val="24"/>
          <w:szCs w:val="24"/>
        </w:rPr>
      </w:pPr>
      <w:bookmarkStart w:id="4" w:name="_Toc167615884"/>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5</w:t>
      </w:r>
      <w:r w:rsidRPr="008542F3">
        <w:rPr>
          <w:sz w:val="24"/>
          <w:szCs w:val="24"/>
        </w:rPr>
        <w:fldChar w:fldCharType="end"/>
      </w:r>
      <w:r w:rsidRPr="008542F3">
        <w:rPr>
          <w:sz w:val="24"/>
          <w:szCs w:val="24"/>
        </w:rPr>
        <w:t xml:space="preserve"> Architecture fonctionnelle</w:t>
      </w:r>
      <w:bookmarkEnd w:id="4"/>
    </w:p>
    <w:p w14:paraId="00F59924" w14:textId="77777777" w:rsidR="008542F3" w:rsidRPr="008542F3" w:rsidRDefault="008542F3" w:rsidP="008542F3"/>
    <w:p w14:paraId="38567798" w14:textId="0FB80910" w:rsidR="00031974" w:rsidRDefault="00E533E9" w:rsidP="00C350B7">
      <w:pPr>
        <w:pStyle w:val="Paragraphedeliste"/>
        <w:numPr>
          <w:ilvl w:val="0"/>
          <w:numId w:val="47"/>
        </w:numPr>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6A35D139" w14:textId="77777777" w:rsidR="00964871" w:rsidRPr="00964871" w:rsidRDefault="00964871" w:rsidP="00964871">
      <w:pPr>
        <w:pStyle w:val="Paragraphedeliste"/>
        <w:ind w:left="0"/>
        <w:jc w:val="both"/>
        <w:rPr>
          <w:rFonts w:ascii="Times New Roman" w:hAnsi="Times New Roman" w:cs="Times New Roman"/>
          <w:b/>
          <w:color w:val="0D0D0D"/>
          <w:sz w:val="28"/>
          <w:szCs w:val="28"/>
          <w:shd w:val="clear" w:color="auto" w:fill="FFFFFF"/>
        </w:rPr>
      </w:pPr>
    </w:p>
    <w:p w14:paraId="3FE3619A" w14:textId="3283A65C" w:rsidR="00402D0C" w:rsidRPr="00A12718" w:rsidRDefault="00402D0C" w:rsidP="009E5F6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 xml:space="preserve">Notre application utilise une architecture en 3 tiers, une approche qui sépare clairement le système en trois couches distinctes. Ces trois couches sont représentées dans la figure </w:t>
      </w:r>
      <w:r w:rsidR="00C8057C">
        <w:rPr>
          <w:rFonts w:ascii="Times New Roman" w:hAnsi="Times New Roman" w:cs="Times New Roman"/>
          <w:color w:val="0D0D0D"/>
          <w:sz w:val="24"/>
          <w:szCs w:val="28"/>
          <w:shd w:val="clear" w:color="auto" w:fill="FFFFFF"/>
        </w:rPr>
        <w:t>***</w:t>
      </w:r>
      <w:r w:rsidRPr="00A12718">
        <w:rPr>
          <w:rFonts w:ascii="Times New Roman" w:hAnsi="Times New Roman" w:cs="Times New Roman"/>
          <w:color w:val="0D0D0D"/>
          <w:sz w:val="24"/>
          <w:szCs w:val="28"/>
          <w:shd w:val="clear" w:color="auto" w:fill="FFFFFF"/>
        </w:rPr>
        <w:t> :</w:t>
      </w:r>
    </w:p>
    <w:p w14:paraId="112438CD" w14:textId="77777777"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Paragraphedeliste"/>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4">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23C464C5" w14:textId="77777777" w:rsidR="00C8057C" w:rsidRDefault="00C8057C" w:rsidP="00402D0C">
      <w:pPr>
        <w:pStyle w:val="Paragraphedeliste"/>
        <w:ind w:left="1656"/>
        <w:rPr>
          <w:rFonts w:ascii="Times New Roman" w:hAnsi="Times New Roman" w:cs="Times New Roman"/>
          <w:i/>
          <w:color w:val="0D0D0D"/>
          <w:sz w:val="24"/>
          <w:szCs w:val="24"/>
          <w:shd w:val="clear" w:color="auto" w:fill="FFFFFF"/>
        </w:rPr>
      </w:pPr>
    </w:p>
    <w:p w14:paraId="1BF953FA" w14:textId="7F0CA935" w:rsidR="00BD3272" w:rsidRPr="00C8057C" w:rsidRDefault="00C8057C" w:rsidP="00402D0C">
      <w:pPr>
        <w:pStyle w:val="Paragraphedeliste"/>
        <w:ind w:left="1656"/>
        <w:rPr>
          <w:rFonts w:ascii="Times New Roman" w:hAnsi="Times New Roman" w:cs="Times New Roman"/>
          <w:i/>
          <w:color w:val="0D0D0D"/>
          <w:sz w:val="24"/>
          <w:szCs w:val="24"/>
          <w:shd w:val="clear" w:color="auto" w:fill="FFFFFF"/>
        </w:rPr>
      </w:pPr>
      <w:proofErr w:type="spellStart"/>
      <w:r w:rsidRPr="00C8057C">
        <w:rPr>
          <w:rFonts w:ascii="Times New Roman" w:hAnsi="Times New Roman" w:cs="Times New Roman"/>
          <w:i/>
          <w:color w:val="0D0D0D"/>
          <w:sz w:val="24"/>
          <w:szCs w:val="24"/>
          <w:shd w:val="clear" w:color="auto" w:fill="FFFFFF"/>
        </w:rPr>
        <w:t>Fig</w:t>
      </w:r>
      <w:proofErr w:type="spellEnd"/>
    </w:p>
    <w:p w14:paraId="134BF7EC" w14:textId="77777777" w:rsidR="00425FCB" w:rsidRPr="00A12718" w:rsidRDefault="00425FCB" w:rsidP="009E5F67">
      <w:pPr>
        <w:pStyle w:val="Paragraphedeliste"/>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Il s’agit d’une architecture 3-tiers composé par 3 principaux couches :</w:t>
      </w:r>
    </w:p>
    <w:p w14:paraId="192F6DCD"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Paragraphedeliste"/>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C350B7">
      <w:pPr>
        <w:pStyle w:val="Paragraphedeliste"/>
        <w:numPr>
          <w:ilvl w:val="0"/>
          <w:numId w:val="47"/>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Paragraphedeliste"/>
        <w:ind w:left="0"/>
        <w:rPr>
          <w:rFonts w:ascii="Times New Roman" w:hAnsi="Times New Roman" w:cs="Times New Roman"/>
          <w:color w:val="0D0D0D"/>
          <w:sz w:val="24"/>
          <w:szCs w:val="28"/>
          <w:shd w:val="clear" w:color="auto" w:fill="FFFFFF"/>
        </w:rPr>
      </w:pPr>
    </w:p>
    <w:p w14:paraId="32970AD6" w14:textId="2A217C15" w:rsidR="00184630" w:rsidRPr="00A12718" w:rsidRDefault="00184630" w:rsidP="005F23EB">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r w:rsidR="009D00D5" w:rsidRPr="00A12718">
        <w:rPr>
          <w:rFonts w:ascii="Times New Roman" w:hAnsi="Times New Roman" w:cs="Times New Roman"/>
          <w:color w:val="0D0D0D"/>
          <w:sz w:val="24"/>
          <w:szCs w:val="28"/>
          <w:shd w:val="clear" w:color="auto" w:fill="FFFFFF"/>
        </w:rPr>
        <w:t>conception [</w:t>
      </w:r>
      <w:r w:rsidRPr="00A12718">
        <w:rPr>
          <w:rFonts w:ascii="Times New Roman" w:hAnsi="Times New Roman" w:cs="Times New Roman"/>
          <w:color w:val="0D0D0D"/>
          <w:sz w:val="24"/>
          <w:szCs w:val="28"/>
          <w:shd w:val="clear" w:color="auto" w:fill="FFFFFF"/>
        </w:rPr>
        <w:t>2].</w:t>
      </w:r>
    </w:p>
    <w:p w14:paraId="17E2E8B6" w14:textId="3E0039DB" w:rsidR="00184630" w:rsidRPr="00A12718" w:rsidRDefault="00184630" w:rsidP="005F23EB">
      <w:pPr>
        <w:pStyle w:val="Paragraphedeliste"/>
        <w:spacing w:line="360" w:lineRule="auto"/>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Paragraphedeliste"/>
        <w:ind w:left="1440"/>
        <w:rPr>
          <w:rFonts w:cstheme="minorHAnsi"/>
          <w:color w:val="0D0D0D"/>
          <w:sz w:val="28"/>
          <w:szCs w:val="32"/>
          <w:shd w:val="clear" w:color="auto" w:fill="FFFFFF"/>
        </w:rPr>
      </w:pPr>
    </w:p>
    <w:p w14:paraId="7706432A" w14:textId="77777777" w:rsidR="00184630" w:rsidRPr="00050FAE" w:rsidRDefault="00184630" w:rsidP="001E528D">
      <w:pPr>
        <w:pStyle w:val="Paragraphedeliste"/>
        <w:numPr>
          <w:ilvl w:val="0"/>
          <w:numId w:val="10"/>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1E528D">
      <w:pPr>
        <w:pStyle w:val="Paragraphedeliste"/>
        <w:numPr>
          <w:ilvl w:val="0"/>
          <w:numId w:val="11"/>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Paragraphedeliste"/>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de votre site. Elle comprend notamment la gestion des données qui sont stockées, mais aussi tout le code qui prend des décisions autour de ces données. Son objectif est de fournir une interface d'action la plus simple possible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xml:space="preserve"> ce résultat et le </w:t>
      </w:r>
      <w:r w:rsidRPr="00A12718">
        <w:rPr>
          <w:rFonts w:ascii="Times New Roman" w:eastAsia="Times New Roman" w:hAnsi="Times New Roman" w:cs="Times New Roman"/>
          <w:sz w:val="24"/>
          <w:szCs w:val="28"/>
          <w:lang w:eastAsia="fr-FR"/>
        </w:rPr>
        <w:lastRenderedPageBreak/>
        <w:t>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Paragraphedeliste"/>
        <w:ind w:left="1440" w:firstLine="576"/>
        <w:rPr>
          <w:rFonts w:cstheme="minorHAnsi"/>
          <w:sz w:val="28"/>
          <w:szCs w:val="32"/>
          <w:shd w:val="clear" w:color="auto" w:fill="FFFFFF"/>
        </w:rPr>
      </w:pPr>
    </w:p>
    <w:p w14:paraId="3DA269F1" w14:textId="77777777" w:rsidR="00184630" w:rsidRPr="007907DF" w:rsidRDefault="00184630" w:rsidP="00184630">
      <w:pPr>
        <w:pStyle w:val="Paragraphedeliste"/>
        <w:ind w:left="1440" w:firstLine="576"/>
        <w:rPr>
          <w:rFonts w:cstheme="minorHAnsi"/>
          <w:sz w:val="32"/>
          <w:szCs w:val="32"/>
          <w:shd w:val="clear" w:color="auto" w:fill="FFFFFF"/>
        </w:rPr>
      </w:pPr>
    </w:p>
    <w:p w14:paraId="05838ACC" w14:textId="280E08B9" w:rsidR="00FD7E73" w:rsidRPr="00A12718" w:rsidRDefault="00184630" w:rsidP="00A12718">
      <w:pPr>
        <w:pStyle w:val="Paragraphedeliste"/>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5">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03A0DD8F" w:rsidR="00FD7E73" w:rsidRPr="008542F3" w:rsidRDefault="008542F3" w:rsidP="008542F3">
      <w:pPr>
        <w:pStyle w:val="Lgende"/>
        <w:jc w:val="center"/>
        <w:rPr>
          <w:rFonts w:ascii="Times New Roman" w:hAnsi="Times New Roman" w:cs="Times New Roman"/>
          <w:color w:val="0D0D0D"/>
          <w:sz w:val="40"/>
          <w:szCs w:val="40"/>
          <w:shd w:val="clear" w:color="auto" w:fill="FFFFFF"/>
        </w:rPr>
      </w:pPr>
      <w:bookmarkStart w:id="5" w:name="_Toc167615885"/>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6</w:t>
      </w:r>
      <w:r w:rsidRPr="008542F3">
        <w:rPr>
          <w:sz w:val="24"/>
          <w:szCs w:val="24"/>
        </w:rPr>
        <w:fldChar w:fldCharType="end"/>
      </w:r>
      <w:r w:rsidRPr="008542F3">
        <w:rPr>
          <w:sz w:val="24"/>
          <w:szCs w:val="24"/>
        </w:rPr>
        <w:t xml:space="preserve"> Architecture MVC</w:t>
      </w:r>
      <w:bookmarkEnd w:id="5"/>
    </w:p>
    <w:p w14:paraId="32646B1C"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Paragraphedeliste"/>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lastRenderedPageBreak/>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6">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70593D2" w14:textId="7D5F5F6E" w:rsidR="008542F3" w:rsidRPr="008542F3" w:rsidRDefault="008542F3" w:rsidP="008542F3">
      <w:pPr>
        <w:pStyle w:val="Lgende"/>
        <w:jc w:val="center"/>
        <w:rPr>
          <w:rFonts w:cstheme="minorHAnsi"/>
          <w:color w:val="0D0D0D"/>
          <w:sz w:val="44"/>
          <w:szCs w:val="44"/>
          <w:shd w:val="clear" w:color="auto" w:fill="FFFFFF"/>
        </w:rPr>
      </w:pPr>
      <w:bookmarkStart w:id="6" w:name="_Toc167615886"/>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7</w:t>
      </w:r>
      <w:r w:rsidRPr="008542F3">
        <w:rPr>
          <w:sz w:val="24"/>
          <w:szCs w:val="24"/>
        </w:rPr>
        <w:fldChar w:fldCharType="end"/>
      </w:r>
      <w:r w:rsidRPr="008542F3">
        <w:rPr>
          <w:sz w:val="24"/>
          <w:szCs w:val="24"/>
        </w:rPr>
        <w:t xml:space="preserve"> Architecture SOA</w:t>
      </w:r>
      <w:bookmarkEnd w:id="6"/>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1E528D">
      <w:pPr>
        <w:pStyle w:val="Paragraphedeliste"/>
        <w:numPr>
          <w:ilvl w:val="0"/>
          <w:numId w:val="13"/>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La figure suivante montre la différence entre les 2 services :</w:t>
      </w:r>
    </w:p>
    <w:p w14:paraId="36D0D586" w14:textId="29A8F094" w:rsidR="0022736D"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7">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594DF95C" w14:textId="31CAA051" w:rsidR="008542F3" w:rsidRPr="008542F3" w:rsidRDefault="008542F3" w:rsidP="008542F3">
      <w:pPr>
        <w:pStyle w:val="Lgende"/>
        <w:jc w:val="center"/>
        <w:rPr>
          <w:rFonts w:cstheme="minorHAnsi"/>
          <w:color w:val="0D0D0D"/>
          <w:sz w:val="44"/>
          <w:szCs w:val="44"/>
          <w:shd w:val="clear" w:color="auto" w:fill="FFFFFF"/>
        </w:rPr>
      </w:pPr>
      <w:bookmarkStart w:id="7" w:name="_Toc167615887"/>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8</w:t>
      </w:r>
      <w:r w:rsidRPr="008542F3">
        <w:rPr>
          <w:sz w:val="24"/>
          <w:szCs w:val="24"/>
        </w:rPr>
        <w:fldChar w:fldCharType="end"/>
      </w:r>
      <w:r w:rsidRPr="008542F3">
        <w:rPr>
          <w:sz w:val="24"/>
          <w:szCs w:val="24"/>
        </w:rPr>
        <w:t xml:space="preserve"> Les diverses structures d'API</w:t>
      </w:r>
      <w:bookmarkEnd w:id="7"/>
    </w:p>
    <w:p w14:paraId="7C78296A"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4E5FBEF0" w14:textId="4D4CF7A9"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basé sur XML.</w:t>
      </w:r>
    </w:p>
    <w:p w14:paraId="381C23D5" w14:textId="77777777"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Paragraphedeliste"/>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Paragraphedeliste"/>
        <w:ind w:left="1440"/>
        <w:rPr>
          <w:rFonts w:ascii="Segoe UI" w:hAnsi="Segoe UI" w:cs="Segoe UI"/>
          <w:color w:val="0D0D0D"/>
          <w:sz w:val="20"/>
          <w:shd w:val="clear" w:color="auto" w:fill="FFFFFF"/>
        </w:rPr>
      </w:pPr>
    </w:p>
    <w:p w14:paraId="7261A60E" w14:textId="7A3E77BB" w:rsidR="003A2129" w:rsidRDefault="0022736D" w:rsidP="0022736D">
      <w:pPr>
        <w:pStyle w:val="Paragraphedeliste"/>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Paragraphedeliste"/>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Paragraphedeliste"/>
        <w:ind w:left="1440"/>
        <w:rPr>
          <w:rFonts w:ascii="Segoe UI" w:hAnsi="Segoe UI" w:cs="Segoe UI"/>
          <w:color w:val="0D0D0D"/>
          <w:shd w:val="clear" w:color="auto" w:fill="FFFFFF"/>
        </w:rPr>
      </w:pPr>
    </w:p>
    <w:p w14:paraId="0DD681E2" w14:textId="79417F0F" w:rsidR="00FD7E73" w:rsidRDefault="00FD7E73" w:rsidP="00402D0C">
      <w:pPr>
        <w:pStyle w:val="Paragraphedeliste"/>
        <w:ind w:left="1440"/>
        <w:rPr>
          <w:rFonts w:ascii="Segoe UI" w:hAnsi="Segoe UI" w:cs="Segoe UI"/>
          <w:color w:val="0D0D0D"/>
          <w:shd w:val="clear" w:color="auto" w:fill="FFFFFF"/>
        </w:rPr>
      </w:pPr>
    </w:p>
    <w:p w14:paraId="60B458FC" w14:textId="04B81E86" w:rsidR="00FD7E73" w:rsidRPr="008542F3" w:rsidRDefault="008542F3" w:rsidP="008542F3">
      <w:pPr>
        <w:pStyle w:val="Lgende"/>
        <w:jc w:val="center"/>
        <w:rPr>
          <w:rFonts w:ascii="Segoe UI" w:hAnsi="Segoe UI" w:cs="Segoe UI"/>
          <w:color w:val="0D0D0D"/>
          <w:sz w:val="24"/>
          <w:szCs w:val="24"/>
          <w:shd w:val="clear" w:color="auto" w:fill="FFFFFF"/>
        </w:rPr>
      </w:pPr>
      <w:bookmarkStart w:id="8" w:name="_Toc167615888"/>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9</w:t>
      </w:r>
      <w:r w:rsidRPr="008542F3">
        <w:rPr>
          <w:sz w:val="24"/>
          <w:szCs w:val="24"/>
        </w:rPr>
        <w:fldChar w:fldCharType="end"/>
      </w:r>
      <w:r w:rsidRPr="008542F3">
        <w:rPr>
          <w:sz w:val="24"/>
          <w:szCs w:val="24"/>
        </w:rPr>
        <w:t xml:space="preserve"> Modèle d'API basé sur SOAP</w:t>
      </w:r>
      <w:bookmarkEnd w:id="8"/>
    </w:p>
    <w:p w14:paraId="3C6EB0D7" w14:textId="1CC5F25A" w:rsidR="00FD7E73" w:rsidRDefault="00FD7E73" w:rsidP="00402D0C">
      <w:pPr>
        <w:pStyle w:val="Paragraphedeliste"/>
        <w:ind w:left="1440"/>
        <w:rPr>
          <w:rFonts w:ascii="Segoe UI" w:hAnsi="Segoe UI" w:cs="Segoe UI"/>
          <w:color w:val="0D0D0D"/>
          <w:shd w:val="clear" w:color="auto" w:fill="FFFFFF"/>
        </w:rPr>
      </w:pPr>
    </w:p>
    <w:p w14:paraId="70EF2602" w14:textId="2192073A" w:rsidR="009D00D5" w:rsidRDefault="009D00D5" w:rsidP="00402D0C">
      <w:pPr>
        <w:pStyle w:val="Paragraphedeliste"/>
        <w:ind w:left="1440"/>
        <w:rPr>
          <w:rFonts w:ascii="Segoe UI" w:hAnsi="Segoe UI" w:cs="Segoe UI"/>
          <w:color w:val="0D0D0D"/>
          <w:shd w:val="clear" w:color="auto" w:fill="FFFFFF"/>
        </w:rPr>
      </w:pPr>
    </w:p>
    <w:p w14:paraId="72CB839F" w14:textId="04856F2A" w:rsidR="009D00D5" w:rsidRPr="00C350B7" w:rsidRDefault="009D00D5" w:rsidP="00C350B7">
      <w:pPr>
        <w:rPr>
          <w:rFonts w:ascii="Segoe UI" w:hAnsi="Segoe UI" w:cs="Segoe UI"/>
          <w:color w:val="0D0D0D"/>
          <w:shd w:val="clear" w:color="auto" w:fill="FFFFFF"/>
        </w:rPr>
      </w:pPr>
    </w:p>
    <w:p w14:paraId="0E06503D" w14:textId="77777777" w:rsidR="009D00D5" w:rsidRDefault="009D00D5" w:rsidP="00402D0C">
      <w:pPr>
        <w:pStyle w:val="Paragraphedeliste"/>
        <w:ind w:left="1440"/>
        <w:rPr>
          <w:rFonts w:ascii="Segoe UI" w:hAnsi="Segoe UI" w:cs="Segoe UI"/>
          <w:color w:val="0D0D0D"/>
          <w:shd w:val="clear" w:color="auto" w:fill="FFFFFF"/>
        </w:rPr>
      </w:pPr>
    </w:p>
    <w:p w14:paraId="27363AD9"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1E528D">
      <w:pPr>
        <w:pStyle w:val="Paragraphedeliste"/>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Paragraphedeliste"/>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Paragraphedeliste"/>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Paragraphedeliste"/>
        <w:ind w:left="1656"/>
        <w:rPr>
          <w:rFonts w:ascii="Segoe UI" w:hAnsi="Segoe UI" w:cs="Segoe UI"/>
          <w:color w:val="0D0D0D"/>
          <w:shd w:val="clear" w:color="auto" w:fill="FFFFFF"/>
        </w:rPr>
      </w:pPr>
    </w:p>
    <w:p w14:paraId="4FF969B4" w14:textId="42063A7A" w:rsidR="0022736D" w:rsidRPr="008542F3" w:rsidRDefault="0022736D" w:rsidP="008542F3">
      <w:pPr>
        <w:pStyle w:val="Paragraphedeliste"/>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9">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106709EB" w14:textId="6DEC39D3" w:rsidR="008542F3" w:rsidRPr="008542F3" w:rsidRDefault="008542F3" w:rsidP="008542F3">
      <w:pPr>
        <w:pStyle w:val="Lgende"/>
        <w:jc w:val="center"/>
        <w:rPr>
          <w:rFonts w:ascii="Segoe UI" w:hAnsi="Segoe UI" w:cs="Segoe UI"/>
          <w:color w:val="0D0D0D"/>
          <w:sz w:val="24"/>
          <w:szCs w:val="24"/>
          <w:shd w:val="clear" w:color="auto" w:fill="FFFFFF"/>
        </w:rPr>
      </w:pPr>
      <w:bookmarkStart w:id="9" w:name="_Toc167615889"/>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10</w:t>
      </w:r>
      <w:r w:rsidRPr="008542F3">
        <w:rPr>
          <w:sz w:val="24"/>
          <w:szCs w:val="24"/>
        </w:rPr>
        <w:fldChar w:fldCharType="end"/>
      </w:r>
      <w:r w:rsidRPr="008542F3">
        <w:rPr>
          <w:sz w:val="24"/>
          <w:szCs w:val="24"/>
        </w:rPr>
        <w:t xml:space="preserve">  Structure d’un message SOAP</w:t>
      </w:r>
      <w:bookmarkEnd w:id="9"/>
    </w:p>
    <w:p w14:paraId="28096C28"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25189365" w14:textId="783A976F" w:rsidR="0022736D" w:rsidRPr="009D00D5" w:rsidRDefault="009D00D5" w:rsidP="009D00D5">
      <w:pPr>
        <w:ind w:left="709"/>
        <w:rPr>
          <w:rFonts w:ascii="Segoe UI" w:hAnsi="Segoe UI" w:cs="Segoe UI"/>
          <w:color w:val="0D0D0D"/>
          <w:sz w:val="20"/>
          <w:shd w:val="clear" w:color="auto" w:fill="FFFFFF"/>
        </w:rPr>
      </w:pPr>
      <w:r>
        <w:rPr>
          <w:rFonts w:ascii="Segoe UI" w:hAnsi="Segoe UI" w:cs="Segoe UI"/>
          <w:noProof/>
          <w:color w:val="0D0D0D"/>
          <w:shd w:val="clear" w:color="auto" w:fill="FFFFFF"/>
        </w:rPr>
        <w:lastRenderedPageBreak/>
        <w:drawing>
          <wp:inline distT="0" distB="0" distL="0" distR="0" wp14:anchorId="4E4866AC" wp14:editId="7D3F01F6">
            <wp:extent cx="5163233" cy="2602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20">
                      <a:extLst>
                        <a:ext uri="{28A0092B-C50C-407E-A947-70E740481C1C}">
                          <a14:useLocalDpi xmlns:a14="http://schemas.microsoft.com/office/drawing/2010/main" val="0"/>
                        </a:ext>
                      </a:extLst>
                    </a:blip>
                    <a:stretch>
                      <a:fillRect/>
                    </a:stretch>
                  </pic:blipFill>
                  <pic:spPr>
                    <a:xfrm>
                      <a:off x="0" y="0"/>
                      <a:ext cx="5180120" cy="2610741"/>
                    </a:xfrm>
                    <a:prstGeom prst="rect">
                      <a:avLst/>
                    </a:prstGeom>
                  </pic:spPr>
                </pic:pic>
              </a:graphicData>
            </a:graphic>
          </wp:inline>
        </w:drawing>
      </w:r>
    </w:p>
    <w:p w14:paraId="55F15709" w14:textId="36871FF5" w:rsidR="0022736D" w:rsidRDefault="008542F3" w:rsidP="008542F3">
      <w:pPr>
        <w:pStyle w:val="Lgende"/>
        <w:jc w:val="center"/>
        <w:rPr>
          <w:sz w:val="24"/>
          <w:szCs w:val="24"/>
        </w:rPr>
      </w:pPr>
      <w:bookmarkStart w:id="10" w:name="_Toc167615890"/>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11</w:t>
      </w:r>
      <w:r w:rsidRPr="008542F3">
        <w:rPr>
          <w:sz w:val="24"/>
          <w:szCs w:val="24"/>
        </w:rPr>
        <w:fldChar w:fldCharType="end"/>
      </w:r>
      <w:r w:rsidRPr="008542F3">
        <w:rPr>
          <w:sz w:val="24"/>
          <w:szCs w:val="24"/>
        </w:rPr>
        <w:t xml:space="preserve"> Architecture d’API REST</w:t>
      </w:r>
      <w:bookmarkEnd w:id="10"/>
    </w:p>
    <w:p w14:paraId="0E297800" w14:textId="77777777" w:rsidR="008542F3" w:rsidRPr="008542F3" w:rsidRDefault="008542F3" w:rsidP="008542F3"/>
    <w:p w14:paraId="63AB11F6" w14:textId="77777777" w:rsidR="00FD7E73" w:rsidRPr="00A12718" w:rsidRDefault="0048542F"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1E528D">
      <w:pPr>
        <w:pStyle w:val="Paragraphedeliste"/>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Paragraphedeliste"/>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6B9F8FB3" w:rsidR="004473C1" w:rsidRPr="008542F3" w:rsidRDefault="008542F3" w:rsidP="008542F3">
      <w:pPr>
        <w:pStyle w:val="Lgende"/>
        <w:jc w:val="center"/>
        <w:rPr>
          <w:rFonts w:ascii="Segoe UI" w:hAnsi="Segoe UI" w:cs="Segoe UI"/>
          <w:color w:val="0D0D0D"/>
          <w:sz w:val="28"/>
          <w:szCs w:val="24"/>
          <w:shd w:val="clear" w:color="auto" w:fill="FFFFFF"/>
        </w:rPr>
      </w:pPr>
      <w:bookmarkStart w:id="11" w:name="_Toc167615891"/>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12</w:t>
      </w:r>
      <w:r w:rsidRPr="008542F3">
        <w:rPr>
          <w:sz w:val="24"/>
          <w:szCs w:val="24"/>
        </w:rPr>
        <w:fldChar w:fldCharType="end"/>
      </w:r>
      <w:r w:rsidRPr="008542F3">
        <w:rPr>
          <w:sz w:val="24"/>
          <w:szCs w:val="24"/>
        </w:rPr>
        <w:t xml:space="preserve"> JWT</w:t>
      </w:r>
      <w:bookmarkEnd w:id="11"/>
    </w:p>
    <w:p w14:paraId="51B6C316" w14:textId="2D10870D"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r w:rsidRPr="00A12718">
        <w:rPr>
          <w:rFonts w:ascii="Times New Roman" w:hAnsi="Times New Roman" w:cs="Times New Roman"/>
          <w:b/>
          <w:color w:val="0D0D0D"/>
          <w:sz w:val="24"/>
          <w:szCs w:val="28"/>
          <w:shd w:val="clear" w:color="auto" w:fill="FFFFFF"/>
        </w:rPr>
        <w:t>header.payload.signature.</w:t>
      </w:r>
    </w:p>
    <w:p w14:paraId="03AA83F3" w14:textId="77777777" w:rsidR="00A12718" w:rsidRPr="00A12718" w:rsidRDefault="00A12718" w:rsidP="004C7650">
      <w:pPr>
        <w:pStyle w:val="Paragraphedeliste"/>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Paragraphedeliste"/>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2D1DD45F" w14:textId="26D1438A" w:rsidR="009C4433" w:rsidRPr="00A12718" w:rsidRDefault="009C4433" w:rsidP="009C4433">
      <w:pPr>
        <w:pStyle w:val="Lgende"/>
        <w:jc w:val="center"/>
        <w:rPr>
          <w:rFonts w:ascii="Segoe UI" w:hAnsi="Segoe UI" w:cs="Segoe UI"/>
          <w:color w:val="0D0D0D"/>
          <w:sz w:val="20"/>
          <w:shd w:val="clear" w:color="auto" w:fill="FFFFFF"/>
        </w:rPr>
      </w:pPr>
      <w:bookmarkStart w:id="12" w:name="_Toc167615892"/>
      <w:r>
        <w:t xml:space="preserve">Figure </w:t>
      </w:r>
      <w:r>
        <w:fldChar w:fldCharType="begin"/>
      </w:r>
      <w:r>
        <w:instrText xml:space="preserve"> SEQ Figure \* ARABIC </w:instrText>
      </w:r>
      <w:r>
        <w:fldChar w:fldCharType="separate"/>
      </w:r>
      <w:r w:rsidR="006D2D23">
        <w:rPr>
          <w:noProof/>
        </w:rPr>
        <w:t>13</w:t>
      </w:r>
      <w:r>
        <w:fldChar w:fldCharType="end"/>
      </w:r>
      <w:r>
        <w:t xml:space="preserve"> S</w:t>
      </w:r>
      <w:r w:rsidRPr="0058068B">
        <w:t>tructure</w:t>
      </w:r>
      <w:r>
        <w:t xml:space="preserve"> JWT</w:t>
      </w:r>
      <w:bookmarkEnd w:id="12"/>
    </w:p>
    <w:p w14:paraId="5E3FB61C" w14:textId="1E6EE091" w:rsidR="00F75342" w:rsidRDefault="00F75342" w:rsidP="00F75342">
      <w:pPr>
        <w:pStyle w:val="Paragraphedeliste"/>
        <w:ind w:left="1296"/>
        <w:rPr>
          <w:rFonts w:ascii="Segoe UI" w:hAnsi="Segoe UI" w:cs="Segoe UI"/>
          <w:color w:val="0D0D0D"/>
          <w:shd w:val="clear" w:color="auto" w:fill="FFFFFF"/>
        </w:rPr>
      </w:pPr>
    </w:p>
    <w:p w14:paraId="17123CF0" w14:textId="086FB959" w:rsidR="00F75342" w:rsidRPr="00A12718" w:rsidRDefault="00F75342" w:rsidP="00F75342">
      <w:pPr>
        <w:pStyle w:val="Paragraphedeliste"/>
        <w:ind w:left="1296"/>
        <w:rPr>
          <w:rFonts w:cstheme="minorHAnsi"/>
          <w:color w:val="0D0D0D"/>
          <w:sz w:val="24"/>
          <w:szCs w:val="24"/>
          <w:shd w:val="clear" w:color="auto" w:fill="FFFFFF"/>
        </w:rPr>
      </w:pPr>
    </w:p>
    <w:p w14:paraId="600B2B37" w14:textId="77777777" w:rsidR="0091044F" w:rsidRPr="00A12718" w:rsidRDefault="0091044F" w:rsidP="001E528D">
      <w:pPr>
        <w:pStyle w:val="Paragraphedeliste"/>
        <w:numPr>
          <w:ilvl w:val="0"/>
          <w:numId w:val="16"/>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Paragraphedeliste"/>
        <w:ind w:left="1656"/>
        <w:rPr>
          <w:rFonts w:ascii="Segoe UI" w:hAnsi="Segoe UI" w:cs="Segoe UI"/>
          <w:color w:val="0D0D0D"/>
          <w:shd w:val="clear" w:color="auto" w:fill="FFFFFF"/>
        </w:rPr>
      </w:pPr>
    </w:p>
    <w:p w14:paraId="59B6C0FD" w14:textId="3E6B8EC7" w:rsidR="004473C1" w:rsidRDefault="0091044F" w:rsidP="00827C5D">
      <w:pPr>
        <w:pStyle w:val="Paragraphedeliste"/>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2FB0B6A4" w14:textId="690E5CC9" w:rsidR="009C4433" w:rsidRDefault="009C4433" w:rsidP="009C4433">
      <w:pPr>
        <w:pStyle w:val="Lgende"/>
        <w:rPr>
          <w:rFonts w:ascii="Segoe UI" w:hAnsi="Segoe UI" w:cs="Segoe UI"/>
          <w:color w:val="0D0D0D"/>
          <w:shd w:val="clear" w:color="auto" w:fill="FFFFFF"/>
        </w:rPr>
      </w:pPr>
      <w:bookmarkStart w:id="13" w:name="_Toc167615893"/>
      <w:r>
        <w:t xml:space="preserve">Figure </w:t>
      </w:r>
      <w:r>
        <w:fldChar w:fldCharType="begin"/>
      </w:r>
      <w:r>
        <w:instrText xml:space="preserve"> SEQ Figure \* ARABIC </w:instrText>
      </w:r>
      <w:r>
        <w:fldChar w:fldCharType="separate"/>
      </w:r>
      <w:r w:rsidR="006D2D23">
        <w:rPr>
          <w:noProof/>
        </w:rPr>
        <w:t>14</w:t>
      </w:r>
      <w:r>
        <w:fldChar w:fldCharType="end"/>
      </w:r>
      <w:r>
        <w:t xml:space="preserve"> inconnu</w:t>
      </w:r>
      <w:bookmarkEnd w:id="13"/>
    </w:p>
    <w:p w14:paraId="3F513FBC" w14:textId="77777777" w:rsidR="004C7650" w:rsidRPr="00827C5D" w:rsidRDefault="004C7650" w:rsidP="00827C5D">
      <w:pPr>
        <w:pStyle w:val="Paragraphedeliste"/>
        <w:ind w:left="0"/>
        <w:rPr>
          <w:rFonts w:ascii="Segoe UI" w:hAnsi="Segoe UI" w:cs="Segoe UI"/>
          <w:color w:val="0D0D0D"/>
          <w:shd w:val="clear" w:color="auto" w:fill="FFFFFF"/>
        </w:rPr>
      </w:pPr>
    </w:p>
    <w:p w14:paraId="2345327B" w14:textId="4C1F61B8" w:rsidR="0091044F" w:rsidRPr="00E9346B" w:rsidRDefault="0091044F" w:rsidP="00C350B7">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Paragraphedeliste"/>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Paragraphedeliste"/>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1E528D">
      <w:pPr>
        <w:pStyle w:val="Paragraphedeliste"/>
        <w:numPr>
          <w:ilvl w:val="0"/>
          <w:numId w:val="16"/>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une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Paragraphedeliste"/>
        <w:ind w:left="0"/>
        <w:rPr>
          <w:rFonts w:ascii="Times New Roman" w:hAnsi="Times New Roman" w:cs="Times New Roman"/>
          <w:b/>
          <w:color w:val="0D0D0D"/>
          <w:sz w:val="24"/>
          <w:szCs w:val="28"/>
          <w:shd w:val="clear" w:color="auto" w:fill="FFFFFF"/>
        </w:rPr>
      </w:pPr>
    </w:p>
    <w:p w14:paraId="73E94D4F" w14:textId="2A92B66C" w:rsidR="00827C5D" w:rsidRDefault="00BC7FDA"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Paragraphedeliste"/>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Paragraphedeliste"/>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">
                <v:textbo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">
                <v:textbo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">
                <v:textbo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Paragraphedeliste"/>
        <w:ind w:left="1296"/>
        <w:rPr>
          <w:rFonts w:cstheme="minorHAnsi"/>
          <w:color w:val="0D0D0D"/>
          <w:sz w:val="28"/>
          <w:szCs w:val="32"/>
          <w:shd w:val="clear" w:color="auto" w:fill="FFFFFF"/>
        </w:rPr>
      </w:pPr>
    </w:p>
    <w:p w14:paraId="1C3B279F" w14:textId="36023818" w:rsidR="00B546D0" w:rsidRPr="00CA389A" w:rsidRDefault="00F36A37" w:rsidP="00E9346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55C95B7E" w14:textId="16912423" w:rsidR="00B546D0" w:rsidRPr="009C4433" w:rsidRDefault="009C4433" w:rsidP="009C4433">
      <w:pPr>
        <w:pStyle w:val="Paragraphedeliste"/>
        <w:ind w:left="1296"/>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79744" behindDoc="0" locked="0" layoutInCell="1" allowOverlap="1" wp14:anchorId="22E86E3D" wp14:editId="20F5CF94">
            <wp:simplePos x="0" y="0"/>
            <wp:positionH relativeFrom="margin">
              <wp:align>right</wp:align>
            </wp:positionH>
            <wp:positionV relativeFrom="paragraph">
              <wp:posOffset>325755</wp:posOffset>
            </wp:positionV>
            <wp:extent cx="5760720" cy="38512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anchor>
        </w:drawing>
      </w:r>
    </w:p>
    <w:p w14:paraId="129267C6" w14:textId="3948D0AC" w:rsidR="00B546D0" w:rsidRPr="009C4433" w:rsidRDefault="009C4433" w:rsidP="009C4433">
      <w:pPr>
        <w:pStyle w:val="Lgende"/>
        <w:jc w:val="center"/>
        <w:rPr>
          <w:rFonts w:ascii="Segoe UI" w:hAnsi="Segoe UI" w:cs="Segoe UI"/>
          <w:color w:val="0D0D0D"/>
          <w:sz w:val="24"/>
          <w:szCs w:val="24"/>
          <w:shd w:val="clear" w:color="auto" w:fill="FFFFFF"/>
        </w:rPr>
      </w:pPr>
      <w:bookmarkStart w:id="14" w:name="_Toc167615894"/>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15</w:t>
      </w:r>
      <w:r w:rsidRPr="009C4433">
        <w:rPr>
          <w:sz w:val="24"/>
          <w:szCs w:val="24"/>
        </w:rPr>
        <w:fldChar w:fldCharType="end"/>
      </w:r>
      <w:r w:rsidRPr="009C4433">
        <w:rPr>
          <w:sz w:val="24"/>
          <w:szCs w:val="24"/>
        </w:rPr>
        <w:t xml:space="preserve"> la zone d'intersection des responsabilités</w:t>
      </w:r>
      <w:bookmarkEnd w:id="14"/>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Paragraphedeliste"/>
        <w:ind w:left="1296"/>
        <w:rPr>
          <w:rFonts w:ascii="Segoe UI" w:hAnsi="Segoe UI" w:cs="Segoe UI"/>
          <w:color w:val="0D0D0D"/>
          <w:shd w:val="clear" w:color="auto" w:fill="FFFFFF"/>
        </w:rPr>
      </w:pPr>
    </w:p>
    <w:p w14:paraId="1F4C7F41" w14:textId="54BAA22D" w:rsidR="00B546D0" w:rsidRDefault="00B546D0" w:rsidP="002777E2">
      <w:pPr>
        <w:pStyle w:val="Paragraphedeliste"/>
        <w:ind w:left="708"/>
        <w:rPr>
          <w:rFonts w:ascii="Segoe UI" w:hAnsi="Segoe UI" w:cs="Segoe UI"/>
          <w:color w:val="0D0D0D"/>
          <w:shd w:val="clear" w:color="auto" w:fill="FFFFFF"/>
        </w:rPr>
      </w:pPr>
    </w:p>
    <w:tbl>
      <w:tblPr>
        <w:tblStyle w:val="Grilledutableau"/>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14E4BD75" w:rsidR="002777E2" w:rsidRPr="00CA389A" w:rsidRDefault="00287584" w:rsidP="00F74415">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Supervision </w:t>
            </w:r>
            <w:r w:rsidR="002777E2" w:rsidRPr="00CA389A">
              <w:rPr>
                <w:rFonts w:ascii="Times New Roman" w:hAnsi="Times New Roman" w:cs="Times New Roman"/>
                <w:color w:val="0D0D0D"/>
                <w:sz w:val="24"/>
                <w:szCs w:val="24"/>
                <w:shd w:val="clear" w:color="auto" w:fill="FFFFFF"/>
              </w:rPr>
              <w:t>du projet</w:t>
            </w:r>
          </w:p>
        </w:tc>
        <w:tc>
          <w:tcPr>
            <w:tcW w:w="2786" w:type="dxa"/>
          </w:tcPr>
          <w:p w14:paraId="7D9BF12C" w14:textId="4DF6639A"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Paragraphedeliste"/>
        <w:ind w:left="1296"/>
        <w:rPr>
          <w:rFonts w:ascii="Segoe UI" w:hAnsi="Segoe UI" w:cs="Segoe UI"/>
          <w:color w:val="0D0D0D"/>
          <w:shd w:val="clear" w:color="auto" w:fill="FFFFFF"/>
        </w:rPr>
      </w:pPr>
    </w:p>
    <w:p w14:paraId="03B6E510" w14:textId="1A7E37C9" w:rsidR="00681D60" w:rsidRDefault="00681D60" w:rsidP="00F74415">
      <w:pPr>
        <w:pStyle w:val="Paragraphedeliste"/>
        <w:ind w:left="1296"/>
        <w:rPr>
          <w:rFonts w:ascii="Segoe UI" w:hAnsi="Segoe UI" w:cs="Segoe UI"/>
          <w:color w:val="0D0D0D"/>
          <w:shd w:val="clear" w:color="auto" w:fill="FFFFFF"/>
        </w:rPr>
      </w:pPr>
    </w:p>
    <w:p w14:paraId="772ECA7F" w14:textId="591B57FB" w:rsidR="00681D60" w:rsidRDefault="00681D60" w:rsidP="00F74415">
      <w:pPr>
        <w:pStyle w:val="Paragraphedeliste"/>
        <w:ind w:left="1296"/>
        <w:rPr>
          <w:rFonts w:ascii="Segoe UI" w:hAnsi="Segoe UI" w:cs="Segoe UI"/>
          <w:color w:val="0D0D0D"/>
          <w:shd w:val="clear" w:color="auto" w:fill="FFFFFF"/>
        </w:rPr>
      </w:pPr>
    </w:p>
    <w:p w14:paraId="6D035967" w14:textId="77777777" w:rsidR="00681D60" w:rsidRDefault="00681D60" w:rsidP="00F74415">
      <w:pPr>
        <w:pStyle w:val="Paragraphedeliste"/>
        <w:ind w:left="1296"/>
        <w:rPr>
          <w:rFonts w:ascii="Segoe UI" w:hAnsi="Segoe UI" w:cs="Segoe UI"/>
          <w:color w:val="0D0D0D"/>
          <w:shd w:val="clear" w:color="auto" w:fill="FFFFFF"/>
        </w:rPr>
      </w:pPr>
    </w:p>
    <w:p w14:paraId="5083FE2B" w14:textId="2D3A8945" w:rsidR="00B546D0" w:rsidRDefault="00681D60" w:rsidP="00746337">
      <w:pPr>
        <w:pStyle w:val="Paragraphedeliste"/>
        <w:ind w:left="0"/>
        <w:jc w:val="cente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5D27A077" wp14:editId="06E0957C">
            <wp:extent cx="4860925" cy="339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4">
                      <a:extLst>
                        <a:ext uri="{28A0092B-C50C-407E-A947-70E740481C1C}">
                          <a14:useLocalDpi xmlns:a14="http://schemas.microsoft.com/office/drawing/2010/main" val="0"/>
                        </a:ext>
                      </a:extLst>
                    </a:blip>
                    <a:stretch>
                      <a:fillRect/>
                    </a:stretch>
                  </pic:blipFill>
                  <pic:spPr>
                    <a:xfrm>
                      <a:off x="0" y="0"/>
                      <a:ext cx="4883478" cy="3414167"/>
                    </a:xfrm>
                    <a:prstGeom prst="rect">
                      <a:avLst/>
                    </a:prstGeom>
                  </pic:spPr>
                </pic:pic>
              </a:graphicData>
            </a:graphic>
          </wp:inline>
        </w:drawing>
      </w:r>
    </w:p>
    <w:p w14:paraId="39B0DB3B" w14:textId="25C5E59C" w:rsidR="00681D60" w:rsidRPr="009C4433" w:rsidRDefault="009C4433" w:rsidP="009C4433">
      <w:pPr>
        <w:pStyle w:val="Lgende"/>
        <w:jc w:val="center"/>
        <w:rPr>
          <w:rFonts w:ascii="Segoe UI" w:hAnsi="Segoe UI" w:cs="Segoe UI"/>
          <w:color w:val="0D0D0D"/>
          <w:sz w:val="24"/>
          <w:szCs w:val="24"/>
          <w:shd w:val="clear" w:color="auto" w:fill="FFFFFF"/>
        </w:rPr>
      </w:pPr>
      <w:bookmarkStart w:id="15" w:name="_Toc167615895"/>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16</w:t>
      </w:r>
      <w:r w:rsidRPr="009C4433">
        <w:rPr>
          <w:sz w:val="24"/>
          <w:szCs w:val="24"/>
        </w:rPr>
        <w:fldChar w:fldCharType="end"/>
      </w:r>
      <w:r w:rsidRPr="009C4433">
        <w:rPr>
          <w:sz w:val="24"/>
          <w:szCs w:val="24"/>
        </w:rPr>
        <w:t xml:space="preserve"> Processus de développement SCRUM</w:t>
      </w:r>
      <w:bookmarkEnd w:id="15"/>
    </w:p>
    <w:p w14:paraId="6D7EA6F4" w14:textId="2ED7C0F3" w:rsidR="00681D60" w:rsidRDefault="00681D60" w:rsidP="00681D60">
      <w:pPr>
        <w:pStyle w:val="Paragraphedeliste"/>
        <w:ind w:left="0"/>
        <w:rPr>
          <w:rFonts w:ascii="Segoe UI" w:hAnsi="Segoe UI" w:cs="Segoe UI"/>
          <w:color w:val="0D0D0D"/>
          <w:shd w:val="clear" w:color="auto" w:fill="FFFFFF"/>
        </w:rPr>
      </w:pPr>
    </w:p>
    <w:p w14:paraId="2611E9BE" w14:textId="598B55E2" w:rsidR="00681D60" w:rsidRPr="00E9346B" w:rsidRDefault="00681D60" w:rsidP="00E9346B">
      <w:pPr>
        <w:pStyle w:val="Paragraphedeliste"/>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6D938B6F" w14:textId="32B19B1A" w:rsidR="00CA389A" w:rsidRPr="00746337" w:rsidRDefault="00681D60" w:rsidP="00E9346B">
      <w:pPr>
        <w:pStyle w:val="Paragraphedeliste"/>
        <w:ind w:left="0"/>
        <w:rPr>
          <w:rFonts w:ascii="Times New Roman" w:hAnsi="Times New Roman" w:cs="Times New Roman"/>
          <w:color w:val="0D0D0D"/>
          <w:sz w:val="28"/>
          <w:szCs w:val="24"/>
          <w:shd w:val="clear" w:color="auto" w:fill="FFFFFF"/>
        </w:rPr>
      </w:pPr>
      <w:r w:rsidRPr="00746337">
        <w:rPr>
          <w:rFonts w:ascii="Times New Roman" w:hAnsi="Times New Roman" w:cs="Times New Roman"/>
          <w:color w:val="0D0D0D"/>
          <w:sz w:val="28"/>
          <w:szCs w:val="24"/>
          <w:shd w:val="clear" w:color="auto" w:fill="FFFFFF"/>
        </w:rPr>
        <w:t>Démarrage du projet avec Scrum </w:t>
      </w:r>
    </w:p>
    <w:p w14:paraId="491F4286" w14:textId="77777777" w:rsidR="00CA389A" w:rsidRPr="00CA389A" w:rsidRDefault="00CA389A" w:rsidP="00E9346B">
      <w:pPr>
        <w:pStyle w:val="Paragraphedeliste"/>
        <w:ind w:left="0"/>
        <w:rPr>
          <w:rFonts w:ascii="Times New Roman" w:hAnsi="Times New Roman" w:cs="Times New Roman"/>
          <w:color w:val="0D0D0D"/>
          <w:sz w:val="24"/>
          <w:szCs w:val="24"/>
          <w:shd w:val="clear" w:color="auto" w:fill="FFFFFF"/>
        </w:rPr>
      </w:pPr>
    </w:p>
    <w:p w14:paraId="04846550" w14:textId="4B857C8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r w:rsidR="00964871" w:rsidRPr="00CA389A">
        <w:rPr>
          <w:rFonts w:ascii="Times New Roman" w:hAnsi="Times New Roman" w:cs="Times New Roman"/>
          <w:color w:val="0D0D0D"/>
          <w:sz w:val="24"/>
          <w:szCs w:val="24"/>
          <w:shd w:val="clear" w:color="auto" w:fill="FFFFFF"/>
        </w:rPr>
        <w:t>fonctionnalités</w:t>
      </w:r>
      <w:r w:rsidRPr="00CA389A">
        <w:rPr>
          <w:rFonts w:ascii="Times New Roman" w:hAnsi="Times New Roman" w:cs="Times New Roman"/>
          <w:color w:val="0D0D0D"/>
          <w:sz w:val="24"/>
          <w:szCs w:val="24"/>
          <w:shd w:val="clear" w:color="auto" w:fill="FFFFFF"/>
        </w:rPr>
        <w:t xml:space="preserve"> du produit à </w:t>
      </w:r>
      <w:r w:rsidR="00964871" w:rsidRPr="00CA389A">
        <w:rPr>
          <w:rFonts w:ascii="Times New Roman" w:hAnsi="Times New Roman" w:cs="Times New Roman"/>
          <w:color w:val="0D0D0D"/>
          <w:sz w:val="24"/>
          <w:szCs w:val="24"/>
          <w:shd w:val="clear" w:color="auto" w:fill="FFFFFF"/>
        </w:rPr>
        <w:t>développer</w:t>
      </w:r>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353E7811"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En</w:t>
      </w:r>
      <w:r w:rsidR="00681D60"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2DA44EAB"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r w:rsidR="00964871" w:rsidRPr="00CA389A">
        <w:rPr>
          <w:rFonts w:ascii="Times New Roman" w:hAnsi="Times New Roman" w:cs="Times New Roman"/>
          <w:color w:val="0D0D0D"/>
          <w:sz w:val="24"/>
          <w:szCs w:val="24"/>
          <w:shd w:val="clear" w:color="auto" w:fill="FFFFFF"/>
        </w:rPr>
        <w:t>Moscow</w:t>
      </w:r>
      <w:r w:rsidRPr="00CA389A">
        <w:rPr>
          <w:rFonts w:ascii="Times New Roman" w:hAnsi="Times New Roman" w:cs="Times New Roman"/>
          <w:color w:val="0D0D0D"/>
          <w:sz w:val="24"/>
          <w:szCs w:val="24"/>
          <w:shd w:val="clear" w:color="auto" w:fill="FFFFFF"/>
        </w:rPr>
        <w:t>" dans laquelle chaque user story</w:t>
      </w:r>
    </w:p>
    <w:p w14:paraId="664D24DC" w14:textId="455747F9"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est priorisée</w:t>
      </w:r>
      <w:r w:rsidR="00681D60"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Maybe : la fonctionnalité peut être réalisée si elle n’a pas d’impact </w:t>
      </w:r>
    </w:p>
    <w:p w14:paraId="2971F610" w14:textId="4AFD5992" w:rsidR="00681D60" w:rsidRPr="00CA389A" w:rsidRDefault="00E9346B"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r w:rsidR="00964871" w:rsidRPr="00CA389A">
        <w:rPr>
          <w:rFonts w:ascii="Times New Roman" w:hAnsi="Times New Roman" w:cs="Times New Roman"/>
          <w:color w:val="0D0D0D"/>
          <w:sz w:val="24"/>
          <w:szCs w:val="24"/>
          <w:shd w:val="clear" w:color="auto" w:fill="FFFFFF"/>
        </w:rPr>
        <w:t>Sur</w:t>
      </w:r>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Won’t : la fonctionnalité sera réalisée plus tard</w:t>
      </w:r>
    </w:p>
    <w:p w14:paraId="647D7166" w14:textId="77777777" w:rsidR="009711CB" w:rsidRPr="00CA389A" w:rsidRDefault="009711CB" w:rsidP="00E9346B">
      <w:pPr>
        <w:pStyle w:val="Paragraphedeliste"/>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Grilledutableau"/>
        <w:tblW w:w="9062" w:type="dxa"/>
        <w:tblLook w:val="04A0" w:firstRow="1" w:lastRow="0" w:firstColumn="1" w:lastColumn="0" w:noHBand="0" w:noVBand="1"/>
      </w:tblPr>
      <w:tblGrid>
        <w:gridCol w:w="585"/>
        <w:gridCol w:w="1962"/>
        <w:gridCol w:w="850"/>
        <w:gridCol w:w="3969"/>
        <w:gridCol w:w="1696"/>
      </w:tblGrid>
      <w:tr w:rsidR="00771DE7" w:rsidRPr="00A604FA" w14:paraId="36666215" w14:textId="77777777" w:rsidTr="00B06234">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9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B06234">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m'authentifier en utilisant le nom d'utilisateur et le mot de passe fournis par l'administrateur</w:t>
            </w:r>
          </w:p>
          <w:p w14:paraId="428A2BDA" w14:textId="3A93F814"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lors de la création de mon compte, afin d'accéder à mon compte.</w:t>
            </w:r>
          </w:p>
        </w:tc>
        <w:tc>
          <w:tcPr>
            <w:tcW w:w="169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B06234">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02E5211A"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w:t>
            </w:r>
            <w:r w:rsidR="00746337">
              <w:rPr>
                <w:rFonts w:ascii="Times New Roman" w:hAnsi="Times New Roman" w:cs="Times New Roman"/>
                <w:color w:val="0D0D0D"/>
                <w:sz w:val="24"/>
                <w:szCs w:val="24"/>
                <w:shd w:val="clear" w:color="auto" w:fill="FFFFFF"/>
              </w:rPr>
              <w:t>ation de</w:t>
            </w:r>
            <w:r w:rsidRPr="005A0590">
              <w:rPr>
                <w:rFonts w:ascii="Times New Roman" w:hAnsi="Times New Roman" w:cs="Times New Roman"/>
                <w:color w:val="0D0D0D"/>
                <w:sz w:val="24"/>
                <w:szCs w:val="24"/>
                <w:shd w:val="clear" w:color="auto" w:fill="FFFFFF"/>
              </w:rPr>
              <w:t xml:space="preserve">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9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B06234">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modifier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9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D538DA" w14:paraId="32C59B25" w14:textId="77777777" w:rsidTr="00B06234">
        <w:tc>
          <w:tcPr>
            <w:tcW w:w="585" w:type="dxa"/>
          </w:tcPr>
          <w:p w14:paraId="1BC67C9C" w14:textId="3A95E8F6" w:rsidR="00D538DA"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4</w:t>
            </w:r>
          </w:p>
        </w:tc>
        <w:tc>
          <w:tcPr>
            <w:tcW w:w="1962" w:type="dxa"/>
          </w:tcPr>
          <w:p w14:paraId="28A72758" w14:textId="519D8342" w:rsidR="00D538DA" w:rsidRPr="005A0590" w:rsidRDefault="00D538DA" w:rsidP="005A0590">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Ajout </w:t>
            </w:r>
            <w:r w:rsidR="00746337">
              <w:rPr>
                <w:rFonts w:ascii="Times New Roman" w:hAnsi="Times New Roman" w:cs="Times New Roman"/>
                <w:color w:val="0D0D0D"/>
                <w:sz w:val="24"/>
                <w:szCs w:val="24"/>
                <w:shd w:val="clear" w:color="auto" w:fill="FFFFFF"/>
              </w:rPr>
              <w:t>d’u</w:t>
            </w:r>
            <w:r>
              <w:rPr>
                <w:rFonts w:ascii="Times New Roman" w:hAnsi="Times New Roman" w:cs="Times New Roman"/>
                <w:color w:val="0D0D0D"/>
                <w:sz w:val="24"/>
                <w:szCs w:val="24"/>
                <w:shd w:val="clear" w:color="auto" w:fill="FFFFFF"/>
              </w:rPr>
              <w:t>n utilisateur</w:t>
            </w:r>
          </w:p>
        </w:tc>
        <w:tc>
          <w:tcPr>
            <w:tcW w:w="850" w:type="dxa"/>
          </w:tcPr>
          <w:p w14:paraId="2F9D1710" w14:textId="4F102CDD" w:rsidR="00D538DA" w:rsidRDefault="00D538DA"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3969" w:type="dxa"/>
          </w:tcPr>
          <w:p w14:paraId="388A8E37" w14:textId="311B0575" w:rsidR="00D538DA" w:rsidRPr="005A0590" w:rsidRDefault="00D538DA"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je veux pouvoir ajouter un utilisateur (Chef </w:t>
            </w:r>
            <w:r w:rsidR="001970C3">
              <w:rPr>
                <w:rFonts w:ascii="Times New Roman" w:hAnsi="Times New Roman" w:cs="Times New Roman"/>
                <w:color w:val="0D0D0D"/>
                <w:sz w:val="24"/>
                <w:szCs w:val="24"/>
                <w:shd w:val="clear" w:color="auto" w:fill="FFFFFF"/>
              </w:rPr>
              <w:t>d’équipe,</w:t>
            </w:r>
            <w:r>
              <w:rPr>
                <w:rFonts w:ascii="Times New Roman" w:hAnsi="Times New Roman" w:cs="Times New Roman"/>
                <w:color w:val="0D0D0D"/>
                <w:sz w:val="24"/>
                <w:szCs w:val="24"/>
                <w:shd w:val="clear" w:color="auto" w:fill="FFFFFF"/>
              </w:rPr>
              <w:t xml:space="preserve"> </w:t>
            </w:r>
            <w:r w:rsidR="001970C3">
              <w:rPr>
                <w:rFonts w:ascii="Times New Roman" w:hAnsi="Times New Roman" w:cs="Times New Roman"/>
                <w:color w:val="0D0D0D"/>
                <w:sz w:val="24"/>
                <w:szCs w:val="24"/>
                <w:shd w:val="clear" w:color="auto" w:fill="FFFFFF"/>
              </w:rPr>
              <w:t>Magasinier,</w:t>
            </w:r>
            <w:r>
              <w:rPr>
                <w:rFonts w:ascii="Times New Roman" w:hAnsi="Times New Roman" w:cs="Times New Roman"/>
                <w:color w:val="0D0D0D"/>
                <w:sz w:val="24"/>
                <w:szCs w:val="24"/>
                <w:shd w:val="clear" w:color="auto" w:fill="FFFFFF"/>
              </w:rPr>
              <w:t xml:space="preserve"> Technicien)</w:t>
            </w:r>
          </w:p>
        </w:tc>
        <w:tc>
          <w:tcPr>
            <w:tcW w:w="1696" w:type="dxa"/>
          </w:tcPr>
          <w:p w14:paraId="367E9FCF" w14:textId="40EF3F64" w:rsidR="00D538DA" w:rsidRPr="00F4734C"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14:paraId="1BCCA4B0" w14:textId="77777777" w:rsidTr="00B06234">
        <w:tc>
          <w:tcPr>
            <w:tcW w:w="585" w:type="dxa"/>
          </w:tcPr>
          <w:p w14:paraId="10D85491" w14:textId="164CF9B5" w:rsidR="00A604FA" w:rsidRDefault="00401055"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w:t>
            </w:r>
          </w:p>
        </w:tc>
        <w:tc>
          <w:tcPr>
            <w:tcW w:w="1962" w:type="dxa"/>
          </w:tcPr>
          <w:p w14:paraId="7AA10A63" w14:textId="7A42BC5F"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w:t>
            </w:r>
            <w:r w:rsidR="00746337">
              <w:rPr>
                <w:rFonts w:ascii="Times New Roman" w:hAnsi="Times New Roman" w:cs="Times New Roman"/>
                <w:color w:val="0D0D0D"/>
                <w:sz w:val="24"/>
                <w:szCs w:val="24"/>
                <w:shd w:val="clear" w:color="auto" w:fill="FFFFFF"/>
              </w:rPr>
              <w:t>cage</w:t>
            </w:r>
            <w:r w:rsidRPr="002679E6">
              <w:rPr>
                <w:rFonts w:ascii="Times New Roman" w:hAnsi="Times New Roman" w:cs="Times New Roman"/>
                <w:color w:val="0D0D0D"/>
                <w:sz w:val="24"/>
                <w:szCs w:val="24"/>
                <w:shd w:val="clear" w:color="auto" w:fill="FFFFFF"/>
              </w:rPr>
              <w:t xml:space="preserve"> </w:t>
            </w:r>
            <w:r w:rsidR="00746337">
              <w:rPr>
                <w:rFonts w:ascii="Times New Roman" w:hAnsi="Times New Roman" w:cs="Times New Roman"/>
                <w:color w:val="0D0D0D"/>
                <w:sz w:val="24"/>
                <w:szCs w:val="24"/>
                <w:shd w:val="clear" w:color="auto" w:fill="FFFFFF"/>
              </w:rPr>
              <w:t>d’</w:t>
            </w:r>
            <w:r w:rsidRPr="002679E6">
              <w:rPr>
                <w:rFonts w:ascii="Times New Roman" w:hAnsi="Times New Roman" w:cs="Times New Roman"/>
                <w:color w:val="0D0D0D"/>
                <w:sz w:val="24"/>
                <w:szCs w:val="24"/>
                <w:shd w:val="clear" w:color="auto" w:fill="FFFFFF"/>
              </w:rPr>
              <w:t>un utilisateur</w:t>
            </w:r>
          </w:p>
        </w:tc>
        <w:tc>
          <w:tcPr>
            <w:tcW w:w="850" w:type="dxa"/>
          </w:tcPr>
          <w:p w14:paraId="56310050" w14:textId="7E384DAA"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30E5DB66" w14:textId="1523107C"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 xml:space="preserve">En tant qu’administrateur j’ai la possibilité de bloquer l’un des (chefs </w:t>
            </w:r>
            <w:r w:rsidR="001970C3" w:rsidRPr="002679E6">
              <w:rPr>
                <w:rFonts w:ascii="Times New Roman" w:hAnsi="Times New Roman" w:cs="Times New Roman"/>
                <w:color w:val="0D0D0D"/>
                <w:sz w:val="24"/>
                <w:szCs w:val="24"/>
                <w:shd w:val="clear" w:color="auto" w:fill="FFFFFF"/>
              </w:rPr>
              <w:t>d’équipe,</w:t>
            </w:r>
            <w:r w:rsidR="00401055">
              <w:rPr>
                <w:rFonts w:ascii="Times New Roman" w:hAnsi="Times New Roman" w:cs="Times New Roman"/>
                <w:color w:val="0D0D0D"/>
                <w:sz w:val="24"/>
                <w:szCs w:val="24"/>
                <w:shd w:val="clear" w:color="auto" w:fill="FFFFFF"/>
              </w:rPr>
              <w:t xml:space="preserve"> </w:t>
            </w:r>
            <w:r w:rsidR="001970C3" w:rsidRPr="002679E6">
              <w:rPr>
                <w:rFonts w:ascii="Times New Roman" w:hAnsi="Times New Roman" w:cs="Times New Roman"/>
                <w:color w:val="0D0D0D"/>
                <w:sz w:val="24"/>
                <w:szCs w:val="24"/>
                <w:shd w:val="clear" w:color="auto" w:fill="FFFFFF"/>
              </w:rPr>
              <w:t>technicien</w:t>
            </w:r>
            <w:r w:rsidR="001970C3">
              <w:rPr>
                <w:rFonts w:ascii="Times New Roman" w:hAnsi="Times New Roman" w:cs="Times New Roman"/>
                <w:color w:val="0D0D0D"/>
                <w:sz w:val="24"/>
                <w:szCs w:val="24"/>
                <w:shd w:val="clear" w:color="auto" w:fill="FFFFFF"/>
              </w:rPr>
              <w:t>,</w:t>
            </w:r>
            <w:r w:rsidR="00401055">
              <w:rPr>
                <w:rFonts w:ascii="Times New Roman" w:hAnsi="Times New Roman" w:cs="Times New Roman"/>
                <w:color w:val="0D0D0D"/>
                <w:sz w:val="24"/>
                <w:szCs w:val="24"/>
                <w:shd w:val="clear" w:color="auto" w:fill="FFFFFF"/>
              </w:rPr>
              <w:t xml:space="preserve"> magasinier </w:t>
            </w:r>
            <w:r w:rsidRPr="002679E6">
              <w:rPr>
                <w:rFonts w:ascii="Times New Roman" w:hAnsi="Times New Roman" w:cs="Times New Roman"/>
                <w:color w:val="0D0D0D"/>
                <w:sz w:val="24"/>
                <w:szCs w:val="24"/>
                <w:shd w:val="clear" w:color="auto" w:fill="FFFFFF"/>
              </w:rPr>
              <w:t>)</w:t>
            </w:r>
          </w:p>
        </w:tc>
        <w:tc>
          <w:tcPr>
            <w:tcW w:w="169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B06234">
        <w:tc>
          <w:tcPr>
            <w:tcW w:w="585" w:type="dxa"/>
          </w:tcPr>
          <w:p w14:paraId="14D6B25B" w14:textId="6EC73D60"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6</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4D6E2AD5"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0A35A524" w14:textId="7B41DFC1"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9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CBDA0D9" w14:textId="77777777" w:rsidTr="00B06234">
        <w:tc>
          <w:tcPr>
            <w:tcW w:w="585" w:type="dxa"/>
          </w:tcPr>
          <w:p w14:paraId="4964F27A" w14:textId="1FA35B38"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697CB9D5" w14:textId="3F064B44"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40B71826" w14:textId="188D44B2" w:rsidR="00964871" w:rsidRPr="002679E6" w:rsidRDefault="00401055" w:rsidP="00746337">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39639E34" w14:textId="2A72C0CE" w:rsidR="00D72589" w:rsidRPr="002679E6" w:rsidRDefault="00964871" w:rsidP="00746337">
            <w:pPr>
              <w:jc w:val="both"/>
              <w:rPr>
                <w:rFonts w:ascii="Times New Roman" w:hAnsi="Times New Roman" w:cs="Times New Roman"/>
                <w:color w:val="0D0D0D"/>
                <w:sz w:val="24"/>
                <w:szCs w:val="24"/>
                <w:shd w:val="clear" w:color="auto" w:fill="FFFFFF"/>
              </w:rPr>
            </w:pPr>
            <w:r w:rsidRPr="00964871">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964871">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964871">
              <w:rPr>
                <w:rFonts w:ascii="Times New Roman" w:hAnsi="Times New Roman" w:cs="Times New Roman"/>
                <w:color w:val="0D0D0D"/>
                <w:sz w:val="24"/>
                <w:szCs w:val="24"/>
                <w:shd w:val="clear" w:color="auto" w:fill="FFFFFF"/>
              </w:rPr>
              <w:t>accéder à une vue globale de tous les</w:t>
            </w:r>
            <w:r w:rsidR="00746337">
              <w:rPr>
                <w:rFonts w:ascii="Times New Roman" w:hAnsi="Times New Roman" w:cs="Times New Roman"/>
                <w:color w:val="0D0D0D"/>
                <w:sz w:val="24"/>
                <w:szCs w:val="24"/>
                <w:shd w:val="clear" w:color="auto" w:fill="FFFFFF"/>
              </w:rPr>
              <w:t xml:space="preserve"> </w:t>
            </w:r>
            <w:r w:rsidR="00D72589">
              <w:rPr>
                <w:rFonts w:ascii="Times New Roman" w:hAnsi="Times New Roman" w:cs="Times New Roman"/>
                <w:color w:val="0D0D0D"/>
                <w:sz w:val="24"/>
                <w:szCs w:val="24"/>
                <w:shd w:val="clear" w:color="auto" w:fill="FFFFFF"/>
              </w:rPr>
              <w:t>équipements.</w:t>
            </w:r>
          </w:p>
          <w:p w14:paraId="4B263DE0" w14:textId="5CD6329D" w:rsidR="00964871" w:rsidRPr="002679E6" w:rsidRDefault="00964871" w:rsidP="00746337">
            <w:pPr>
              <w:jc w:val="both"/>
              <w:rPr>
                <w:rFonts w:ascii="Times New Roman" w:hAnsi="Times New Roman" w:cs="Times New Roman"/>
                <w:color w:val="0D0D0D"/>
                <w:sz w:val="24"/>
                <w:szCs w:val="24"/>
                <w:shd w:val="clear" w:color="auto" w:fill="FFFFFF"/>
              </w:rPr>
            </w:pPr>
          </w:p>
        </w:tc>
        <w:tc>
          <w:tcPr>
            <w:tcW w:w="1696" w:type="dxa"/>
          </w:tcPr>
          <w:p w14:paraId="15208C93" w14:textId="77ABC9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7EBCA1DC" w14:textId="77777777" w:rsidTr="00B06234">
        <w:tc>
          <w:tcPr>
            <w:tcW w:w="585" w:type="dxa"/>
          </w:tcPr>
          <w:p w14:paraId="31D05636" w14:textId="0B3DB3E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0ECB4000"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08823FF" w14:textId="2167BC1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683A4D9B" w14:textId="664E98FC" w:rsidR="00D72589"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ajouter de nouv</w:t>
            </w:r>
            <w:r w:rsidR="00746337">
              <w:rPr>
                <w:rFonts w:ascii="Times New Roman" w:hAnsi="Times New Roman" w:cs="Times New Roman"/>
                <w:color w:val="0D0D0D"/>
                <w:sz w:val="24"/>
                <w:szCs w:val="24"/>
                <w:shd w:val="clear" w:color="auto" w:fill="FFFFFF"/>
              </w:rPr>
              <w:t>eaux</w:t>
            </w:r>
            <w:r w:rsidRPr="00D72589">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équipements</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fournissant les informations requises telles que</w:t>
            </w:r>
          </w:p>
          <w:p w14:paraId="21D9A0F7" w14:textId="03B1D8ED"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le nom, </w:t>
            </w:r>
            <w:r>
              <w:rPr>
                <w:rFonts w:ascii="Times New Roman" w:hAnsi="Times New Roman" w:cs="Times New Roman"/>
                <w:color w:val="0D0D0D"/>
                <w:sz w:val="24"/>
                <w:szCs w:val="24"/>
                <w:shd w:val="clear" w:color="auto" w:fill="FFFFFF"/>
              </w:rPr>
              <w:t>le mod</w:t>
            </w:r>
            <w:r w:rsidR="00746337">
              <w:rPr>
                <w:rFonts w:ascii="Times New Roman" w:hAnsi="Times New Roman" w:cs="Times New Roman"/>
                <w:color w:val="0D0D0D"/>
                <w:sz w:val="24"/>
                <w:szCs w:val="24"/>
                <w:shd w:val="clear" w:color="auto" w:fill="FFFFFF"/>
              </w:rPr>
              <w:t>èle</w:t>
            </w:r>
            <w:r>
              <w:rPr>
                <w:rFonts w:ascii="Times New Roman" w:hAnsi="Times New Roman" w:cs="Times New Roman"/>
                <w:color w:val="0D0D0D"/>
                <w:sz w:val="24"/>
                <w:szCs w:val="24"/>
                <w:shd w:val="clear" w:color="auto" w:fill="FFFFFF"/>
              </w:rPr>
              <w:t xml:space="preserve">, la série </w:t>
            </w:r>
            <w:r w:rsidRPr="00D72589">
              <w:rPr>
                <w:rFonts w:ascii="Times New Roman" w:hAnsi="Times New Roman" w:cs="Times New Roman"/>
                <w:color w:val="0D0D0D"/>
                <w:sz w:val="24"/>
                <w:szCs w:val="24"/>
                <w:shd w:val="clear" w:color="auto" w:fill="FFFFFF"/>
              </w:rPr>
              <w:t>etc.</w:t>
            </w:r>
          </w:p>
        </w:tc>
        <w:tc>
          <w:tcPr>
            <w:tcW w:w="1696" w:type="dxa"/>
          </w:tcPr>
          <w:p w14:paraId="3500E777" w14:textId="04610A3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6D7B9E57" w14:textId="77777777" w:rsidTr="00B06234">
        <w:tc>
          <w:tcPr>
            <w:tcW w:w="585" w:type="dxa"/>
          </w:tcPr>
          <w:p w14:paraId="259A68C3" w14:textId="72E64B6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6A75688B"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FB1D3C9" w14:textId="7E13E03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416A2C8" w14:textId="3DEE2871"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s</w:t>
            </w:r>
            <w:r w:rsidRPr="00D72589">
              <w:rPr>
                <w:rFonts w:ascii="Times New Roman" w:hAnsi="Times New Roman" w:cs="Times New Roman"/>
                <w:color w:val="0D0D0D"/>
                <w:sz w:val="24"/>
                <w:szCs w:val="24"/>
                <w:shd w:val="clear" w:color="auto" w:fill="FFFFFF"/>
              </w:rPr>
              <w:t xml:space="preserve">upprimer des </w:t>
            </w:r>
            <w:r>
              <w:rPr>
                <w:rFonts w:ascii="Times New Roman" w:hAnsi="Times New Roman" w:cs="Times New Roman"/>
                <w:color w:val="0D0D0D"/>
                <w:sz w:val="24"/>
                <w:szCs w:val="24"/>
                <w:shd w:val="clear" w:color="auto" w:fill="FFFFFF"/>
              </w:rPr>
              <w:t>équipements</w:t>
            </w:r>
            <w:r w:rsidRPr="00D72589">
              <w:rPr>
                <w:rFonts w:ascii="Times New Roman" w:hAnsi="Times New Roman" w:cs="Times New Roman"/>
                <w:color w:val="0D0D0D"/>
                <w:sz w:val="24"/>
                <w:szCs w:val="24"/>
                <w:shd w:val="clear" w:color="auto" w:fill="FFFFFF"/>
              </w:rPr>
              <w:t>.</w:t>
            </w:r>
          </w:p>
        </w:tc>
        <w:tc>
          <w:tcPr>
            <w:tcW w:w="1696" w:type="dxa"/>
          </w:tcPr>
          <w:p w14:paraId="036FA78E" w14:textId="35C87707"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46735A" w14:paraId="57D59666" w14:textId="77777777" w:rsidTr="00B06234">
        <w:tc>
          <w:tcPr>
            <w:tcW w:w="585" w:type="dxa"/>
          </w:tcPr>
          <w:p w14:paraId="3A7672CE" w14:textId="58B23B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5819CE1D"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6D1F24C5" w14:textId="6E698304"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5ED294E6" w14:textId="767669CB" w:rsidR="00964871"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En tant que ch</w:t>
            </w:r>
            <w:r>
              <w:rPr>
                <w:rFonts w:ascii="Times New Roman" w:hAnsi="Times New Roman" w:cs="Times New Roman"/>
                <w:color w:val="0D0D0D"/>
                <w:sz w:val="24"/>
                <w:szCs w:val="24"/>
                <w:shd w:val="clear" w:color="auto" w:fill="FFFFFF"/>
              </w:rPr>
              <w:t>ef d’équipe</w:t>
            </w:r>
            <w:r w:rsidRPr="00D72589">
              <w:rPr>
                <w:rFonts w:ascii="Times New Roman" w:hAnsi="Times New Roman" w:cs="Times New Roman"/>
                <w:color w:val="0D0D0D"/>
                <w:sz w:val="24"/>
                <w:szCs w:val="24"/>
                <w:shd w:val="clear" w:color="auto" w:fill="FFFFFF"/>
              </w:rPr>
              <w:t>, je</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veux pouvoir modifier les détails d’un</w:t>
            </w:r>
            <w:r>
              <w:rPr>
                <w:rFonts w:ascii="Times New Roman" w:hAnsi="Times New Roman" w:cs="Times New Roman"/>
                <w:color w:val="0D0D0D"/>
                <w:sz w:val="24"/>
                <w:szCs w:val="24"/>
                <w:shd w:val="clear" w:color="auto" w:fill="FFFFFF"/>
              </w:rPr>
              <w:t xml:space="preserve"> équipement.</w:t>
            </w:r>
          </w:p>
        </w:tc>
        <w:tc>
          <w:tcPr>
            <w:tcW w:w="1696" w:type="dxa"/>
          </w:tcPr>
          <w:p w14:paraId="4FA714CB" w14:textId="10617B68" w:rsidR="00964871" w:rsidRPr="00D72589"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75592DDF" w14:textId="77777777" w:rsidTr="00B06234">
        <w:tc>
          <w:tcPr>
            <w:tcW w:w="585" w:type="dxa"/>
          </w:tcPr>
          <w:p w14:paraId="37F79B0D" w14:textId="1D47C22C"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1962" w:type="dxa"/>
          </w:tcPr>
          <w:p w14:paraId="135E271A"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31040CF4" w14:textId="063B35DE"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3969" w:type="dxa"/>
          </w:tcPr>
          <w:p w14:paraId="0371AE35" w14:textId="363F1AB2" w:rsidR="00964871" w:rsidRPr="002679E6" w:rsidRDefault="00552BA5" w:rsidP="0074633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je veux pouvoir afficher les</w:t>
            </w:r>
            <w:r w:rsidR="0074633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 xml:space="preserve">détails de chaque </w:t>
            </w:r>
            <w:r>
              <w:rPr>
                <w:rFonts w:ascii="Times New Roman" w:hAnsi="Times New Roman" w:cs="Times New Roman"/>
                <w:color w:val="0D0D0D"/>
                <w:sz w:val="24"/>
                <w:szCs w:val="24"/>
                <w:shd w:val="clear" w:color="auto" w:fill="FFFFFF"/>
              </w:rPr>
              <w:t>équipement</w:t>
            </w:r>
            <w:r w:rsidRPr="00552BA5">
              <w:rPr>
                <w:rFonts w:ascii="Times New Roman" w:hAnsi="Times New Roman" w:cs="Times New Roman"/>
                <w:color w:val="0D0D0D"/>
                <w:sz w:val="24"/>
                <w:szCs w:val="24"/>
                <w:shd w:val="clear" w:color="auto" w:fill="FFFFFF"/>
              </w:rPr>
              <w:t>.</w:t>
            </w:r>
          </w:p>
        </w:tc>
        <w:tc>
          <w:tcPr>
            <w:tcW w:w="1696" w:type="dxa"/>
          </w:tcPr>
          <w:p w14:paraId="3B34D842" w14:textId="45F040CE"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1D74F94E" w14:textId="77777777" w:rsidTr="00B06234">
        <w:tc>
          <w:tcPr>
            <w:tcW w:w="585" w:type="dxa"/>
          </w:tcPr>
          <w:p w14:paraId="7941B24E" w14:textId="7332524B"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p>
        </w:tc>
        <w:tc>
          <w:tcPr>
            <w:tcW w:w="1962" w:type="dxa"/>
          </w:tcPr>
          <w:p w14:paraId="36B36246" w14:textId="5D14452C"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52F5594D"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.1</w:t>
            </w:r>
          </w:p>
        </w:tc>
        <w:tc>
          <w:tcPr>
            <w:tcW w:w="3969" w:type="dxa"/>
          </w:tcPr>
          <w:p w14:paraId="1CA05B44" w14:textId="55C1E3DD"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r w:rsidR="00746337">
              <w:rPr>
                <w:rFonts w:ascii="Times New Roman" w:hAnsi="Times New Roman" w:cs="Times New Roman"/>
                <w:color w:val="0D0D0D"/>
                <w:sz w:val="24"/>
                <w:szCs w:val="24"/>
                <w:shd w:val="clear" w:color="auto" w:fill="FFFFFF"/>
              </w:rPr>
              <w:t>.</w:t>
            </w:r>
          </w:p>
        </w:tc>
        <w:tc>
          <w:tcPr>
            <w:tcW w:w="1696" w:type="dxa"/>
          </w:tcPr>
          <w:p w14:paraId="4EDA0815" w14:textId="37B73866"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73492D6" w14:textId="77777777" w:rsidTr="00B06234">
        <w:tc>
          <w:tcPr>
            <w:tcW w:w="585" w:type="dxa"/>
          </w:tcPr>
          <w:p w14:paraId="2B8CD97D" w14:textId="77777777" w:rsidR="00964871" w:rsidRPr="002679E6" w:rsidRDefault="00964871" w:rsidP="00964871">
            <w:pPr>
              <w:jc w:val="center"/>
              <w:rPr>
                <w:rFonts w:ascii="Times New Roman" w:hAnsi="Times New Roman" w:cs="Times New Roman"/>
                <w:color w:val="0D0D0D"/>
                <w:sz w:val="24"/>
                <w:szCs w:val="24"/>
                <w:shd w:val="clear" w:color="auto" w:fill="FFFFFF"/>
              </w:rPr>
            </w:pPr>
          </w:p>
        </w:tc>
        <w:tc>
          <w:tcPr>
            <w:tcW w:w="1962" w:type="dxa"/>
          </w:tcPr>
          <w:p w14:paraId="666D0D0E" w14:textId="7777777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55805412" w14:textId="3D03A164"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.2</w:t>
            </w:r>
          </w:p>
        </w:tc>
        <w:tc>
          <w:tcPr>
            <w:tcW w:w="3969" w:type="dxa"/>
          </w:tcPr>
          <w:p w14:paraId="37261134" w14:textId="696665EB"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p>
        </w:tc>
        <w:tc>
          <w:tcPr>
            <w:tcW w:w="1696" w:type="dxa"/>
          </w:tcPr>
          <w:p w14:paraId="4A6EC97D" w14:textId="4C46F4C3"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249E285" w14:textId="77777777" w:rsidTr="00B06234">
        <w:tc>
          <w:tcPr>
            <w:tcW w:w="585" w:type="dxa"/>
          </w:tcPr>
          <w:p w14:paraId="56F1C7B9" w14:textId="4B28E49A"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1962" w:type="dxa"/>
          </w:tcPr>
          <w:p w14:paraId="4068854F" w14:textId="4203EABD"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3FDDF71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3969" w:type="dxa"/>
          </w:tcPr>
          <w:p w14:paraId="3EF33AC7" w14:textId="21E7CCBF" w:rsidR="00964871" w:rsidRPr="002679E6" w:rsidRDefault="00552BA5"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ajouter une intervention</w:t>
            </w:r>
          </w:p>
        </w:tc>
        <w:tc>
          <w:tcPr>
            <w:tcW w:w="1696" w:type="dxa"/>
          </w:tcPr>
          <w:p w14:paraId="1422B36C" w14:textId="0216BE2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73E5A610" w14:textId="77777777" w:rsidTr="00B06234">
        <w:tc>
          <w:tcPr>
            <w:tcW w:w="585" w:type="dxa"/>
          </w:tcPr>
          <w:p w14:paraId="157A027C" w14:textId="533EE4F8"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w:t>
            </w:r>
          </w:p>
        </w:tc>
        <w:tc>
          <w:tcPr>
            <w:tcW w:w="1962" w:type="dxa"/>
          </w:tcPr>
          <w:p w14:paraId="04BE0C44" w14:textId="5C9AB898"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09E94F8B" w14:textId="2C3A95B9"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4.1</w:t>
            </w:r>
          </w:p>
        </w:tc>
        <w:tc>
          <w:tcPr>
            <w:tcW w:w="3969" w:type="dxa"/>
          </w:tcPr>
          <w:p w14:paraId="569D3BDF" w14:textId="2A70E01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peux modifier l’état d’une intervention</w:t>
            </w:r>
          </w:p>
        </w:tc>
        <w:tc>
          <w:tcPr>
            <w:tcW w:w="1696" w:type="dxa"/>
          </w:tcPr>
          <w:p w14:paraId="690EB293" w14:textId="6D6A142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2679E6" w14:paraId="4080A0B5" w14:textId="77777777" w:rsidTr="00B06234">
        <w:tc>
          <w:tcPr>
            <w:tcW w:w="585" w:type="dxa"/>
          </w:tcPr>
          <w:p w14:paraId="5B8B990D"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57B6B9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3ADBD1A8" w14:textId="26A4E8E6"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14.2</w:t>
            </w:r>
          </w:p>
        </w:tc>
        <w:tc>
          <w:tcPr>
            <w:tcW w:w="3969" w:type="dxa"/>
          </w:tcPr>
          <w:p w14:paraId="1E06E44A" w14:textId="5E7AA3B9"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peux modifier l’état d’une intervention</w:t>
            </w:r>
          </w:p>
        </w:tc>
        <w:tc>
          <w:tcPr>
            <w:tcW w:w="1696" w:type="dxa"/>
          </w:tcPr>
          <w:p w14:paraId="09709E96"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29E85E0A" w14:textId="77777777" w:rsidTr="00B06234">
        <w:tc>
          <w:tcPr>
            <w:tcW w:w="585" w:type="dxa"/>
          </w:tcPr>
          <w:p w14:paraId="3ADE613E" w14:textId="069CBCD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15</w:t>
            </w:r>
          </w:p>
        </w:tc>
        <w:tc>
          <w:tcPr>
            <w:tcW w:w="1962" w:type="dxa"/>
          </w:tcPr>
          <w:p w14:paraId="00456989" w14:textId="15D222C6"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1EE505D" w14:textId="5AD751B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5</w:t>
            </w:r>
          </w:p>
        </w:tc>
        <w:tc>
          <w:tcPr>
            <w:tcW w:w="3969" w:type="dxa"/>
          </w:tcPr>
          <w:p w14:paraId="2E8DBDFA" w14:textId="682FEB4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ou Technicien je veux pouvoir afficher les détails d’une intervention</w:t>
            </w:r>
          </w:p>
        </w:tc>
        <w:tc>
          <w:tcPr>
            <w:tcW w:w="1696" w:type="dxa"/>
          </w:tcPr>
          <w:p w14:paraId="0EBDFEE5" w14:textId="1160EAF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2679E6" w14:paraId="412886D6" w14:textId="77777777" w:rsidTr="00B06234">
        <w:tc>
          <w:tcPr>
            <w:tcW w:w="585" w:type="dxa"/>
          </w:tcPr>
          <w:p w14:paraId="4EB4AC57" w14:textId="106A5695"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w:t>
            </w:r>
          </w:p>
        </w:tc>
        <w:tc>
          <w:tcPr>
            <w:tcW w:w="1962" w:type="dxa"/>
          </w:tcPr>
          <w:p w14:paraId="46233E2A" w14:textId="61E1C284"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399DF493"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16.1</w:t>
            </w:r>
          </w:p>
        </w:tc>
        <w:tc>
          <w:tcPr>
            <w:tcW w:w="3969" w:type="dxa"/>
          </w:tcPr>
          <w:p w14:paraId="4FB7D6F2" w14:textId="383627EF"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veux clôturer une intervention</w:t>
            </w:r>
          </w:p>
        </w:tc>
        <w:tc>
          <w:tcPr>
            <w:tcW w:w="1696" w:type="dxa"/>
          </w:tcPr>
          <w:p w14:paraId="5ABDDF33" w14:textId="70DA2C99"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278B1086" w14:textId="77777777" w:rsidTr="00B06234">
        <w:tc>
          <w:tcPr>
            <w:tcW w:w="585" w:type="dxa"/>
          </w:tcPr>
          <w:p w14:paraId="77694A0D" w14:textId="77777777" w:rsidR="00742ABF"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D4AC2B8" w14:textId="77777777" w:rsidR="00742ABF" w:rsidRDefault="00742ABF" w:rsidP="00742ABF">
            <w:pPr>
              <w:rPr>
                <w:rFonts w:ascii="Times New Roman" w:hAnsi="Times New Roman" w:cs="Times New Roman"/>
                <w:color w:val="0D0D0D"/>
                <w:sz w:val="24"/>
                <w:szCs w:val="24"/>
                <w:shd w:val="clear" w:color="auto" w:fill="FFFFFF"/>
              </w:rPr>
            </w:pPr>
          </w:p>
        </w:tc>
        <w:tc>
          <w:tcPr>
            <w:tcW w:w="850" w:type="dxa"/>
          </w:tcPr>
          <w:p w14:paraId="581CD932" w14:textId="0A590CD0"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16.2</w:t>
            </w:r>
          </w:p>
        </w:tc>
        <w:tc>
          <w:tcPr>
            <w:tcW w:w="3969" w:type="dxa"/>
          </w:tcPr>
          <w:p w14:paraId="65C53086" w14:textId="78909225"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je veux clôturer une intervention</w:t>
            </w:r>
          </w:p>
        </w:tc>
        <w:tc>
          <w:tcPr>
            <w:tcW w:w="1696" w:type="dxa"/>
          </w:tcPr>
          <w:p w14:paraId="58E36AF5" w14:textId="77777777" w:rsidR="00742ABF"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5FE9D532" w14:textId="77777777" w:rsidTr="00230F54">
        <w:trPr>
          <w:trHeight w:val="70"/>
        </w:trPr>
        <w:tc>
          <w:tcPr>
            <w:tcW w:w="585" w:type="dxa"/>
          </w:tcPr>
          <w:p w14:paraId="4AC99B61" w14:textId="4CF6164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1962" w:type="dxa"/>
          </w:tcPr>
          <w:p w14:paraId="35A2A05D" w14:textId="2BE122E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075FF054"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3969" w:type="dxa"/>
          </w:tcPr>
          <w:p w14:paraId="3A46113D" w14:textId="340F098D"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ou chef d’équipe je peux annuler une intervention.</w:t>
            </w:r>
          </w:p>
        </w:tc>
        <w:tc>
          <w:tcPr>
            <w:tcW w:w="1696" w:type="dxa"/>
          </w:tcPr>
          <w:p w14:paraId="2D102861" w14:textId="37E2F027"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1E4D7097" w14:textId="77777777" w:rsidTr="00B06234">
        <w:tc>
          <w:tcPr>
            <w:tcW w:w="585" w:type="dxa"/>
          </w:tcPr>
          <w:p w14:paraId="193F0858" w14:textId="1586F278"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1962" w:type="dxa"/>
          </w:tcPr>
          <w:p w14:paraId="3AD98D5A" w14:textId="11D7F05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w:t>
            </w:r>
            <w:r w:rsidR="0074633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ches</w:t>
            </w:r>
          </w:p>
        </w:tc>
        <w:tc>
          <w:tcPr>
            <w:tcW w:w="850" w:type="dxa"/>
          </w:tcPr>
          <w:p w14:paraId="222FCFCB" w14:textId="5454513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3969" w:type="dxa"/>
          </w:tcPr>
          <w:p w14:paraId="1F435E96" w14:textId="3E95C188" w:rsidR="00742ABF" w:rsidRPr="003A7C78" w:rsidRDefault="00742ABF" w:rsidP="00EE690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xml:space="preserve"> ou </w:t>
            </w:r>
            <w:r>
              <w:rPr>
                <w:rFonts w:ascii="Times New Roman" w:hAnsi="Times New Roman" w:cs="Times New Roman"/>
                <w:color w:val="0D0D0D"/>
                <w:sz w:val="24"/>
                <w:szCs w:val="24"/>
                <w:shd w:val="clear" w:color="auto" w:fill="FFFFFF"/>
              </w:rPr>
              <w:t>technicien</w:t>
            </w:r>
            <w:r w:rsidRPr="00552BA5">
              <w:rPr>
                <w:rFonts w:ascii="Times New Roman" w:hAnsi="Times New Roman" w:cs="Times New Roman"/>
                <w:color w:val="0D0D0D"/>
                <w:sz w:val="24"/>
                <w:szCs w:val="24"/>
                <w:shd w:val="clear" w:color="auto" w:fill="FFFFFF"/>
              </w:rPr>
              <w:t>, je</w:t>
            </w:r>
            <w:r w:rsidR="00EE690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veux pouvoir accéder à une vue globale de la</w:t>
            </w:r>
            <w:r>
              <w:rPr>
                <w:rFonts w:ascii="Times New Roman" w:hAnsi="Times New Roman" w:cs="Times New Roman"/>
                <w:color w:val="0D0D0D"/>
                <w:sz w:val="24"/>
                <w:szCs w:val="24"/>
                <w:shd w:val="clear" w:color="auto" w:fill="FFFFFF"/>
              </w:rPr>
              <w:t xml:space="preserve"> l</w:t>
            </w:r>
            <w:r w:rsidRPr="00552BA5">
              <w:rPr>
                <w:rFonts w:ascii="Times New Roman" w:hAnsi="Times New Roman" w:cs="Times New Roman"/>
                <w:color w:val="0D0D0D"/>
                <w:sz w:val="24"/>
                <w:szCs w:val="24"/>
                <w:shd w:val="clear" w:color="auto" w:fill="FFFFFF"/>
              </w:rPr>
              <w:t>iste des tâche</w:t>
            </w:r>
            <w:r>
              <w:rPr>
                <w:rFonts w:ascii="Times New Roman" w:hAnsi="Times New Roman" w:cs="Times New Roman"/>
                <w:color w:val="0D0D0D"/>
                <w:sz w:val="24"/>
                <w:szCs w:val="24"/>
                <w:shd w:val="clear" w:color="auto" w:fill="FFFFFF"/>
              </w:rPr>
              <w:t>s</w:t>
            </w:r>
            <w:r w:rsidRPr="00552BA5">
              <w:rPr>
                <w:rFonts w:ascii="Times New Roman" w:hAnsi="Times New Roman" w:cs="Times New Roman"/>
                <w:color w:val="0D0D0D"/>
                <w:sz w:val="24"/>
                <w:szCs w:val="24"/>
                <w:shd w:val="clear" w:color="auto" w:fill="FFFFFF"/>
              </w:rPr>
              <w:t>.</w:t>
            </w:r>
          </w:p>
        </w:tc>
        <w:tc>
          <w:tcPr>
            <w:tcW w:w="1696" w:type="dxa"/>
          </w:tcPr>
          <w:p w14:paraId="76907109" w14:textId="005527C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5CB1A621" w14:textId="77777777" w:rsidTr="00B06234">
        <w:tc>
          <w:tcPr>
            <w:tcW w:w="585" w:type="dxa"/>
          </w:tcPr>
          <w:p w14:paraId="1BE51052" w14:textId="1C7ECEA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1</w:t>
            </w:r>
            <w:r>
              <w:rPr>
                <w:rFonts w:ascii="Times New Roman" w:hAnsi="Times New Roman" w:cs="Times New Roman"/>
                <w:color w:val="0D0D0D"/>
                <w:sz w:val="24"/>
                <w:szCs w:val="24"/>
                <w:shd w:val="clear" w:color="auto" w:fill="FFFFFF"/>
              </w:rPr>
              <w:t>9</w:t>
            </w:r>
          </w:p>
        </w:tc>
        <w:tc>
          <w:tcPr>
            <w:tcW w:w="1962" w:type="dxa"/>
          </w:tcPr>
          <w:p w14:paraId="36E8105E" w14:textId="79F6282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584A917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9.1</w:t>
            </w:r>
          </w:p>
        </w:tc>
        <w:tc>
          <w:tcPr>
            <w:tcW w:w="3969" w:type="dxa"/>
          </w:tcPr>
          <w:p w14:paraId="2144E31F" w14:textId="3CA6570C"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 xml:space="preserve">ajouter une tâche </w:t>
            </w:r>
          </w:p>
        </w:tc>
        <w:tc>
          <w:tcPr>
            <w:tcW w:w="1696" w:type="dxa"/>
          </w:tcPr>
          <w:p w14:paraId="6AC9D9B3" w14:textId="1D13C26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4A5BAA36" w14:textId="77777777" w:rsidTr="00B06234">
        <w:tc>
          <w:tcPr>
            <w:tcW w:w="585" w:type="dxa"/>
          </w:tcPr>
          <w:p w14:paraId="09D101A7"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32392AB3"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627F65C" w14:textId="37E8299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19.2</w:t>
            </w:r>
          </w:p>
        </w:tc>
        <w:tc>
          <w:tcPr>
            <w:tcW w:w="3969" w:type="dxa"/>
          </w:tcPr>
          <w:p w14:paraId="5622FF63" w14:textId="7744AD0E"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Technicien</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une tâche</w:t>
            </w:r>
          </w:p>
        </w:tc>
        <w:tc>
          <w:tcPr>
            <w:tcW w:w="1696" w:type="dxa"/>
          </w:tcPr>
          <w:p w14:paraId="17AC5C3F" w14:textId="371952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742ABF" w:rsidRPr="003A7C78" w14:paraId="13EB8D9E" w14:textId="77777777" w:rsidTr="00B06234">
        <w:trPr>
          <w:trHeight w:val="562"/>
        </w:trPr>
        <w:tc>
          <w:tcPr>
            <w:tcW w:w="585" w:type="dxa"/>
          </w:tcPr>
          <w:p w14:paraId="263F34CE" w14:textId="19172F18"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28BC92E4" w14:textId="192FA137"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une t</w:t>
            </w:r>
            <w:r w:rsidR="00EE690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w:t>
            </w:r>
          </w:p>
        </w:tc>
        <w:tc>
          <w:tcPr>
            <w:tcW w:w="850" w:type="dxa"/>
          </w:tcPr>
          <w:p w14:paraId="2040E542" w14:textId="6E05B2BE" w:rsidR="00742ABF" w:rsidRPr="00401055"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3969" w:type="dxa"/>
          </w:tcPr>
          <w:p w14:paraId="6FA240F7" w14:textId="7B9475FF"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une tâche</w:t>
            </w:r>
          </w:p>
        </w:tc>
        <w:tc>
          <w:tcPr>
            <w:tcW w:w="1696" w:type="dxa"/>
          </w:tcPr>
          <w:p w14:paraId="3574CB02" w14:textId="77777777"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p w14:paraId="3EA325BD" w14:textId="22BBA50A"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3B34D8C4" w14:textId="77777777" w:rsidTr="00B06234">
        <w:trPr>
          <w:trHeight w:val="562"/>
        </w:trPr>
        <w:tc>
          <w:tcPr>
            <w:tcW w:w="585" w:type="dxa"/>
          </w:tcPr>
          <w:p w14:paraId="2ADA4FBE" w14:textId="0785B8C6"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7DE9C22C" w14:textId="6A958C19"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Affichage détaillé d’une tache</w:t>
            </w:r>
          </w:p>
          <w:p w14:paraId="1431E4E6"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926F9DC" w14:textId="2BEF0846"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3969" w:type="dxa"/>
          </w:tcPr>
          <w:p w14:paraId="388EF801" w14:textId="53486BE8" w:rsidR="00742ABF" w:rsidRPr="00742ABF"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r w:rsidRPr="00742ABF">
              <w:rPr>
                <w:rFonts w:ascii="Times New Roman" w:hAnsi="Times New Roman" w:cs="Times New Roman"/>
                <w:color w:val="0D0D0D"/>
                <w:sz w:val="24"/>
                <w:szCs w:val="24"/>
                <w:shd w:val="clear" w:color="auto" w:fill="FFFFFF"/>
              </w:rPr>
              <w:t>je veux pouvoir</w:t>
            </w:r>
          </w:p>
          <w:p w14:paraId="474C5080" w14:textId="40309774" w:rsidR="00742ABF" w:rsidRPr="007772E4" w:rsidRDefault="00742ABF" w:rsidP="00742ABF">
            <w:pPr>
              <w:rPr>
                <w:rFonts w:ascii="Times New Roman" w:hAnsi="Times New Roman" w:cs="Times New Roman"/>
                <w:color w:val="0D0D0D"/>
                <w:sz w:val="24"/>
                <w:szCs w:val="24"/>
                <w:shd w:val="clear" w:color="auto" w:fill="FFFFFF"/>
              </w:rPr>
            </w:pPr>
            <w:r w:rsidRPr="00742ABF">
              <w:rPr>
                <w:rFonts w:ascii="Times New Roman" w:hAnsi="Times New Roman" w:cs="Times New Roman"/>
                <w:color w:val="0D0D0D"/>
                <w:sz w:val="24"/>
                <w:szCs w:val="24"/>
                <w:shd w:val="clear" w:color="auto" w:fill="FFFFFF"/>
              </w:rPr>
              <w:t xml:space="preserve">Modifier les détails d’une </w:t>
            </w:r>
            <w:r>
              <w:rPr>
                <w:rFonts w:ascii="Times New Roman" w:hAnsi="Times New Roman" w:cs="Times New Roman"/>
                <w:color w:val="0D0D0D"/>
                <w:sz w:val="24"/>
                <w:szCs w:val="24"/>
                <w:shd w:val="clear" w:color="auto" w:fill="FFFFFF"/>
              </w:rPr>
              <w:t>t</w:t>
            </w:r>
            <w:r w:rsidR="00EE6907">
              <w:rPr>
                <w:rFonts w:ascii="Times New Roman" w:hAnsi="Times New Roman" w:cs="Times New Roman"/>
                <w:color w:val="0D0D0D"/>
                <w:sz w:val="24"/>
                <w:szCs w:val="24"/>
                <w:shd w:val="clear" w:color="auto" w:fill="FFFFFF"/>
              </w:rPr>
              <w:t>â</w:t>
            </w:r>
            <w:r>
              <w:rPr>
                <w:rFonts w:ascii="Times New Roman" w:hAnsi="Times New Roman" w:cs="Times New Roman"/>
                <w:color w:val="0D0D0D"/>
                <w:sz w:val="24"/>
                <w:szCs w:val="24"/>
                <w:shd w:val="clear" w:color="auto" w:fill="FFFFFF"/>
              </w:rPr>
              <w:t>che</w:t>
            </w:r>
            <w:r w:rsidRPr="00742ABF">
              <w:rPr>
                <w:rFonts w:ascii="Times New Roman" w:hAnsi="Times New Roman" w:cs="Times New Roman"/>
                <w:color w:val="0D0D0D"/>
                <w:sz w:val="24"/>
                <w:szCs w:val="24"/>
                <w:shd w:val="clear" w:color="auto" w:fill="FFFFFF"/>
              </w:rPr>
              <w:t>.</w:t>
            </w:r>
          </w:p>
        </w:tc>
        <w:tc>
          <w:tcPr>
            <w:tcW w:w="1696" w:type="dxa"/>
          </w:tcPr>
          <w:p w14:paraId="55B927B3" w14:textId="3055275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6F5E7BA3" w14:textId="77777777" w:rsidTr="00B06234">
        <w:tc>
          <w:tcPr>
            <w:tcW w:w="585" w:type="dxa"/>
          </w:tcPr>
          <w:p w14:paraId="17F5A406" w14:textId="2538A965"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45A24495" w14:textId="42F1661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7D2DF020" w14:textId="54B712E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22.1</w:t>
            </w:r>
          </w:p>
        </w:tc>
        <w:tc>
          <w:tcPr>
            <w:tcW w:w="3969" w:type="dxa"/>
          </w:tcPr>
          <w:p w14:paraId="66620052" w14:textId="588CCDF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58B33E00" w14:textId="0AE272ED"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65FD52C7" w14:textId="77777777" w:rsidTr="00B06234">
        <w:tc>
          <w:tcPr>
            <w:tcW w:w="585" w:type="dxa"/>
          </w:tcPr>
          <w:p w14:paraId="614934F7" w14:textId="77777777" w:rsidR="00742ABF" w:rsidRDefault="00742ABF" w:rsidP="00742ABF">
            <w:pPr>
              <w:rPr>
                <w:rFonts w:ascii="Times New Roman" w:hAnsi="Times New Roman" w:cs="Times New Roman"/>
                <w:color w:val="0D0D0D"/>
                <w:sz w:val="24"/>
                <w:szCs w:val="24"/>
                <w:shd w:val="clear" w:color="auto" w:fill="FFFFFF"/>
              </w:rPr>
            </w:pPr>
          </w:p>
        </w:tc>
        <w:tc>
          <w:tcPr>
            <w:tcW w:w="1962" w:type="dxa"/>
          </w:tcPr>
          <w:p w14:paraId="5081D1FA"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1F615364" w14:textId="1B35D4ED"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22.2</w:t>
            </w:r>
          </w:p>
        </w:tc>
        <w:tc>
          <w:tcPr>
            <w:tcW w:w="3969" w:type="dxa"/>
          </w:tcPr>
          <w:p w14:paraId="73C8E88F" w14:textId="1E48BE2B"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7D8EAFDB" w14:textId="0107DBF5"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0167674A" w14:textId="77777777" w:rsidTr="00B06234">
        <w:tc>
          <w:tcPr>
            <w:tcW w:w="585" w:type="dxa"/>
          </w:tcPr>
          <w:p w14:paraId="4536CDC0" w14:textId="3FD31D2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628009D4" w14:textId="1712735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6505E401" w14:textId="67CE1E0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3969" w:type="dxa"/>
          </w:tcPr>
          <w:p w14:paraId="2E08D9F9" w14:textId="06E9663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stock</w:t>
            </w:r>
          </w:p>
        </w:tc>
        <w:tc>
          <w:tcPr>
            <w:tcW w:w="1696" w:type="dxa"/>
          </w:tcPr>
          <w:p w14:paraId="249EF69B" w14:textId="739E38CA"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7A93B2DA" w14:textId="77777777" w:rsidTr="00B06234">
        <w:tc>
          <w:tcPr>
            <w:tcW w:w="585" w:type="dxa"/>
          </w:tcPr>
          <w:p w14:paraId="369176CA" w14:textId="4140BEC7"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1962" w:type="dxa"/>
          </w:tcPr>
          <w:p w14:paraId="0586E181" w14:textId="1230D19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 xml:space="preserve">un stock </w:t>
            </w:r>
          </w:p>
        </w:tc>
        <w:tc>
          <w:tcPr>
            <w:tcW w:w="850" w:type="dxa"/>
          </w:tcPr>
          <w:p w14:paraId="2285B53B" w14:textId="00EAF7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3969" w:type="dxa"/>
          </w:tcPr>
          <w:p w14:paraId="7E866814" w14:textId="2EDC65B5"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détail du stock</w:t>
            </w:r>
          </w:p>
        </w:tc>
        <w:tc>
          <w:tcPr>
            <w:tcW w:w="1696" w:type="dxa"/>
          </w:tcPr>
          <w:p w14:paraId="0553CAB2"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9ECA50D" w14:textId="77777777" w:rsidTr="00B06234">
        <w:tc>
          <w:tcPr>
            <w:tcW w:w="585" w:type="dxa"/>
          </w:tcPr>
          <w:p w14:paraId="452A4A77" w14:textId="18A8BA5D"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w:t>
            </w:r>
          </w:p>
        </w:tc>
        <w:tc>
          <w:tcPr>
            <w:tcW w:w="1962" w:type="dxa"/>
          </w:tcPr>
          <w:p w14:paraId="0277896E" w14:textId="7B387B33"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3EDFFE67" w14:textId="3EE3ED4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3969" w:type="dxa"/>
          </w:tcPr>
          <w:p w14:paraId="322F8D2A" w14:textId="43096BED"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supprimer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stock</w:t>
            </w:r>
          </w:p>
        </w:tc>
        <w:tc>
          <w:tcPr>
            <w:tcW w:w="1696" w:type="dxa"/>
          </w:tcPr>
          <w:p w14:paraId="65474345"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E3F7E12" w14:textId="77777777" w:rsidTr="00B06234">
        <w:tc>
          <w:tcPr>
            <w:tcW w:w="585" w:type="dxa"/>
          </w:tcPr>
          <w:p w14:paraId="2981D540" w14:textId="1D37CC34"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74DEC7E5" w14:textId="71FD128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21A79F9E" w14:textId="615BD803"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25.1</w:t>
            </w:r>
          </w:p>
        </w:tc>
        <w:tc>
          <w:tcPr>
            <w:tcW w:w="3969" w:type="dxa"/>
          </w:tcPr>
          <w:p w14:paraId="36A33AF4" w14:textId="62AAF4A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Magasinier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2F197237" w14:textId="3E3A867B"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1FDE455B" w14:textId="77777777" w:rsidTr="00B06234">
        <w:tc>
          <w:tcPr>
            <w:tcW w:w="585" w:type="dxa"/>
          </w:tcPr>
          <w:p w14:paraId="208B69C8"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1F65F0F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24DA8010" w14:textId="51ECD89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25.2</w:t>
            </w:r>
          </w:p>
        </w:tc>
        <w:tc>
          <w:tcPr>
            <w:tcW w:w="3969" w:type="dxa"/>
          </w:tcPr>
          <w:p w14:paraId="6D6FA619" w14:textId="6DAC5C6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6F440770" w14:textId="3DE5ADA7"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49EBAAD7" w14:textId="77777777" w:rsidTr="00B06234">
        <w:tc>
          <w:tcPr>
            <w:tcW w:w="585" w:type="dxa"/>
          </w:tcPr>
          <w:p w14:paraId="598DCE07" w14:textId="7DCA551C"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3025DB7B" w14:textId="583A3B7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3761B79B" w14:textId="19D8092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3969" w:type="dxa"/>
          </w:tcPr>
          <w:p w14:paraId="3ACD7872" w14:textId="179D0CE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 ////</w:t>
            </w:r>
            <w:r>
              <w:rPr>
                <w:rFonts w:ascii="Times New Roman" w:hAnsi="Times New Roman" w:cs="Times New Roman"/>
                <w:color w:val="0D0D0D"/>
                <w:sz w:val="24"/>
                <w:szCs w:val="24"/>
                <w:shd w:val="clear" w:color="auto" w:fill="FFFFFF"/>
              </w:rPr>
              <w:t>je peux pouvoir passer une commande</w:t>
            </w:r>
          </w:p>
        </w:tc>
        <w:tc>
          <w:tcPr>
            <w:tcW w:w="1696" w:type="dxa"/>
          </w:tcPr>
          <w:p w14:paraId="77927DA9" w14:textId="46459EC9"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46D5628C" w14:textId="77777777" w:rsidTr="00B06234">
        <w:tc>
          <w:tcPr>
            <w:tcW w:w="585" w:type="dxa"/>
          </w:tcPr>
          <w:p w14:paraId="79C104DF" w14:textId="0D38FD7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w:t>
            </w:r>
          </w:p>
        </w:tc>
        <w:tc>
          <w:tcPr>
            <w:tcW w:w="1962" w:type="dxa"/>
          </w:tcPr>
          <w:p w14:paraId="7CE4D518" w14:textId="709FCB8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71D0041C" w14:textId="371A9E50"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7.1</w:t>
            </w:r>
          </w:p>
        </w:tc>
        <w:tc>
          <w:tcPr>
            <w:tcW w:w="3969" w:type="dxa"/>
          </w:tcPr>
          <w:p w14:paraId="543A92E4" w14:textId="0862609F"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w:t>
            </w:r>
            <w:r w:rsidR="00EE6907">
              <w:rPr>
                <w:rFonts w:ascii="Times New Roman" w:hAnsi="Times New Roman" w:cs="Times New Roman"/>
                <w:color w:val="0D0D0D"/>
                <w:sz w:val="24"/>
                <w:szCs w:val="24"/>
                <w:shd w:val="clear" w:color="auto" w:fill="FFFFFF"/>
              </w:rPr>
              <w:t>,</w:t>
            </w:r>
            <w:r w:rsidR="00B7128C">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je peux pouvoir passer une commande</w:t>
            </w:r>
          </w:p>
        </w:tc>
        <w:tc>
          <w:tcPr>
            <w:tcW w:w="1696" w:type="dxa"/>
          </w:tcPr>
          <w:p w14:paraId="6622243F" w14:textId="1FD75AA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3A7C78" w14:paraId="39B204E2" w14:textId="77777777" w:rsidTr="00B06234">
        <w:tc>
          <w:tcPr>
            <w:tcW w:w="585" w:type="dxa"/>
          </w:tcPr>
          <w:p w14:paraId="25D5ACB9" w14:textId="5AE7E96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1962" w:type="dxa"/>
          </w:tcPr>
          <w:p w14:paraId="114FF9FF" w14:textId="2899B9F9" w:rsidR="00742ABF" w:rsidRPr="003A7C78" w:rsidRDefault="00B7128C"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w:t>
            </w:r>
            <w:r w:rsidR="00742ABF" w:rsidRPr="003A7C78">
              <w:rPr>
                <w:rFonts w:ascii="Times New Roman" w:hAnsi="Times New Roman" w:cs="Times New Roman"/>
                <w:color w:val="0D0D0D"/>
                <w:sz w:val="24"/>
                <w:szCs w:val="24"/>
                <w:shd w:val="clear" w:color="auto" w:fill="FFFFFF"/>
              </w:rPr>
              <w:t xml:space="preserve"> une commande</w:t>
            </w:r>
          </w:p>
        </w:tc>
        <w:tc>
          <w:tcPr>
            <w:tcW w:w="850" w:type="dxa"/>
          </w:tcPr>
          <w:p w14:paraId="4436555F" w14:textId="1DCFCD63"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3969" w:type="dxa"/>
          </w:tcPr>
          <w:p w14:paraId="7375FE04" w14:textId="2B2EA0C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peux </w:t>
            </w:r>
            <w:r w:rsidR="00B7128C">
              <w:rPr>
                <w:rFonts w:ascii="Times New Roman" w:hAnsi="Times New Roman" w:cs="Times New Roman"/>
                <w:color w:val="0D0D0D"/>
                <w:sz w:val="24"/>
                <w:szCs w:val="24"/>
                <w:shd w:val="clear" w:color="auto" w:fill="FFFFFF"/>
              </w:rPr>
              <w:t>annuler</w:t>
            </w:r>
            <w:r>
              <w:rPr>
                <w:rFonts w:ascii="Times New Roman" w:hAnsi="Times New Roman" w:cs="Times New Roman"/>
                <w:color w:val="0D0D0D"/>
                <w:sz w:val="24"/>
                <w:szCs w:val="24"/>
                <w:shd w:val="clear" w:color="auto" w:fill="FFFFFF"/>
              </w:rPr>
              <w:t xml:space="preserve"> une commande</w:t>
            </w:r>
          </w:p>
        </w:tc>
        <w:tc>
          <w:tcPr>
            <w:tcW w:w="1696" w:type="dxa"/>
          </w:tcPr>
          <w:p w14:paraId="109EDDDC" w14:textId="7AC6494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B7128C" w:rsidRPr="003A7C78" w14:paraId="690E6FE4" w14:textId="77777777" w:rsidTr="00B06234">
        <w:tc>
          <w:tcPr>
            <w:tcW w:w="585" w:type="dxa"/>
          </w:tcPr>
          <w:p w14:paraId="6EE63863" w14:textId="435A7948"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w:t>
            </w:r>
          </w:p>
        </w:tc>
        <w:tc>
          <w:tcPr>
            <w:tcW w:w="1962" w:type="dxa"/>
          </w:tcPr>
          <w:p w14:paraId="110E263A" w14:textId="46F5A06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fournisseurs</w:t>
            </w:r>
          </w:p>
        </w:tc>
        <w:tc>
          <w:tcPr>
            <w:tcW w:w="850" w:type="dxa"/>
          </w:tcPr>
          <w:p w14:paraId="66DD4713" w14:textId="5DAB301E"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9.1</w:t>
            </w:r>
          </w:p>
        </w:tc>
        <w:tc>
          <w:tcPr>
            <w:tcW w:w="3969" w:type="dxa"/>
          </w:tcPr>
          <w:p w14:paraId="51FC9318" w14:textId="2664A966"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61A3EED6" w14:textId="4F854F10"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B7128C" w:rsidRPr="003A7C78" w14:paraId="292FF25F" w14:textId="77777777" w:rsidTr="00B06234">
        <w:tc>
          <w:tcPr>
            <w:tcW w:w="585" w:type="dxa"/>
          </w:tcPr>
          <w:p w14:paraId="2AAFCD55" w14:textId="77777777" w:rsidR="00B7128C" w:rsidRPr="003A7C78" w:rsidRDefault="00B7128C" w:rsidP="00B7128C">
            <w:pPr>
              <w:rPr>
                <w:rFonts w:ascii="Times New Roman" w:hAnsi="Times New Roman" w:cs="Times New Roman"/>
                <w:color w:val="0D0D0D"/>
                <w:sz w:val="24"/>
                <w:szCs w:val="24"/>
                <w:shd w:val="clear" w:color="auto" w:fill="FFFFFF"/>
              </w:rPr>
            </w:pPr>
          </w:p>
        </w:tc>
        <w:tc>
          <w:tcPr>
            <w:tcW w:w="1962" w:type="dxa"/>
          </w:tcPr>
          <w:p w14:paraId="35651051" w14:textId="77777777" w:rsidR="00B7128C" w:rsidRDefault="00B7128C" w:rsidP="00B7128C">
            <w:pPr>
              <w:rPr>
                <w:rFonts w:ascii="Times New Roman" w:hAnsi="Times New Roman" w:cs="Times New Roman"/>
                <w:color w:val="0D0D0D"/>
                <w:sz w:val="24"/>
                <w:szCs w:val="24"/>
                <w:shd w:val="clear" w:color="auto" w:fill="FFFFFF"/>
              </w:rPr>
            </w:pPr>
          </w:p>
        </w:tc>
        <w:tc>
          <w:tcPr>
            <w:tcW w:w="850" w:type="dxa"/>
          </w:tcPr>
          <w:p w14:paraId="012FD67C" w14:textId="432D38A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29.2</w:t>
            </w:r>
          </w:p>
        </w:tc>
        <w:tc>
          <w:tcPr>
            <w:tcW w:w="3969" w:type="dxa"/>
          </w:tcPr>
          <w:p w14:paraId="23440B78" w14:textId="63530262" w:rsidR="00B7128C" w:rsidRPr="007772E4"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0478CBD2" w14:textId="7C3D2FC3"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096CD03" w14:textId="77777777" w:rsidTr="00B06234">
        <w:tc>
          <w:tcPr>
            <w:tcW w:w="585" w:type="dxa"/>
          </w:tcPr>
          <w:p w14:paraId="13C138D9" w14:textId="6BF1426F"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76AEA86F" w14:textId="13510574"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fournisseur</w:t>
            </w:r>
          </w:p>
        </w:tc>
        <w:tc>
          <w:tcPr>
            <w:tcW w:w="850" w:type="dxa"/>
          </w:tcPr>
          <w:p w14:paraId="25808EBB" w14:textId="34E7BABD"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3969" w:type="dxa"/>
          </w:tcPr>
          <w:p w14:paraId="4FF05EB2" w14:textId="722806A1"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fournisseur</w:t>
            </w:r>
          </w:p>
        </w:tc>
        <w:tc>
          <w:tcPr>
            <w:tcW w:w="1696" w:type="dxa"/>
          </w:tcPr>
          <w:p w14:paraId="536DA66F" w14:textId="11028929"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B7128C" w:rsidRPr="003A7C78" w14:paraId="5FBC1B8D" w14:textId="77777777" w:rsidTr="00B06234">
        <w:tc>
          <w:tcPr>
            <w:tcW w:w="585" w:type="dxa"/>
          </w:tcPr>
          <w:p w14:paraId="33B56C38" w14:textId="7257DAF5"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520563EE" w14:textId="29FB9BD2"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 les coordonnées d’un fournisseur</w:t>
            </w:r>
          </w:p>
        </w:tc>
        <w:tc>
          <w:tcPr>
            <w:tcW w:w="850" w:type="dxa"/>
          </w:tcPr>
          <w:p w14:paraId="33D77528" w14:textId="7975AAF4"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BB6553F" w14:textId="748FF495"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fournisseur</w:t>
            </w:r>
          </w:p>
        </w:tc>
        <w:tc>
          <w:tcPr>
            <w:tcW w:w="1696" w:type="dxa"/>
          </w:tcPr>
          <w:p w14:paraId="4CF14A4C" w14:textId="1A174A3B"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0CDD3541" w14:textId="77777777" w:rsidTr="00B06234">
        <w:tc>
          <w:tcPr>
            <w:tcW w:w="585" w:type="dxa"/>
          </w:tcPr>
          <w:p w14:paraId="4EFDB67F" w14:textId="22C7EFA2"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64EFDA6" w14:textId="0C7987CE" w:rsidR="00B7128C"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w:t>
            </w:r>
            <w:r>
              <w:rPr>
                <w:rFonts w:ascii="Times New Roman" w:hAnsi="Times New Roman" w:cs="Times New Roman"/>
                <w:color w:val="0D0D0D"/>
                <w:sz w:val="24"/>
                <w:szCs w:val="24"/>
                <w:shd w:val="clear" w:color="auto" w:fill="FFFFFF"/>
              </w:rPr>
              <w:t xml:space="preserve"> d’un fournisseur </w:t>
            </w:r>
            <w:r w:rsidRPr="003A7C78">
              <w:rPr>
                <w:rFonts w:ascii="Times New Roman" w:hAnsi="Times New Roman" w:cs="Times New Roman"/>
                <w:color w:val="0D0D0D"/>
                <w:sz w:val="24"/>
                <w:szCs w:val="24"/>
                <w:shd w:val="clear" w:color="auto" w:fill="FFFFFF"/>
              </w:rPr>
              <w:t xml:space="preserve"> </w:t>
            </w:r>
          </w:p>
        </w:tc>
        <w:tc>
          <w:tcPr>
            <w:tcW w:w="850" w:type="dxa"/>
          </w:tcPr>
          <w:p w14:paraId="4F65CF80" w14:textId="693C5C9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3969" w:type="dxa"/>
          </w:tcPr>
          <w:p w14:paraId="0FD647A1" w14:textId="200E05EC"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w:t>
            </w:r>
            <w:r w:rsidRPr="007772E4">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les détails d’</w:t>
            </w:r>
            <w:r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2A86B512" w14:textId="3DD4B535"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5CFE3379" w14:textId="77777777" w:rsidTr="00B06234">
        <w:tc>
          <w:tcPr>
            <w:tcW w:w="585" w:type="dxa"/>
          </w:tcPr>
          <w:p w14:paraId="59478271" w14:textId="2FE10363"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33</w:t>
            </w:r>
          </w:p>
        </w:tc>
        <w:tc>
          <w:tcPr>
            <w:tcW w:w="1962" w:type="dxa"/>
          </w:tcPr>
          <w:p w14:paraId="27641ED7" w14:textId="746AD243"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le fournisseur</w:t>
            </w:r>
          </w:p>
        </w:tc>
        <w:tc>
          <w:tcPr>
            <w:tcW w:w="850" w:type="dxa"/>
          </w:tcPr>
          <w:p w14:paraId="46FFE643" w14:textId="1B21A5F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3969" w:type="dxa"/>
          </w:tcPr>
          <w:p w14:paraId="62316F1B" w14:textId="6B199D22"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00EE6907">
              <w:rPr>
                <w:rFonts w:ascii="Times New Roman" w:hAnsi="Times New Roman" w:cs="Times New Roman"/>
                <w:color w:val="0D0D0D"/>
                <w:sz w:val="24"/>
                <w:szCs w:val="24"/>
                <w:shd w:val="clear" w:color="auto" w:fill="FFFFFF"/>
              </w:rPr>
              <w:t xml:space="preserve">supprimer </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r w:rsidR="00EE6907">
              <w:rPr>
                <w:rFonts w:ascii="Times New Roman" w:hAnsi="Times New Roman" w:cs="Times New Roman"/>
                <w:color w:val="0D0D0D"/>
                <w:sz w:val="24"/>
                <w:szCs w:val="24"/>
                <w:shd w:val="clear" w:color="auto" w:fill="FFFFFF"/>
              </w:rPr>
              <w:t>.</w:t>
            </w:r>
          </w:p>
        </w:tc>
        <w:tc>
          <w:tcPr>
            <w:tcW w:w="1696" w:type="dxa"/>
          </w:tcPr>
          <w:p w14:paraId="1D8045B0" w14:textId="74256367"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4E8F500A" w14:textId="77777777" w:rsidTr="00B06234">
        <w:tc>
          <w:tcPr>
            <w:tcW w:w="585" w:type="dxa"/>
          </w:tcPr>
          <w:p w14:paraId="38A68D4C" w14:textId="136F10A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1962" w:type="dxa"/>
          </w:tcPr>
          <w:p w14:paraId="68876015" w14:textId="2649A6B1"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2C7DE218" w14:textId="16FCAB76"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3969" w:type="dxa"/>
          </w:tcPr>
          <w:p w14:paraId="74576BBC" w14:textId="2658C1E7"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ou chef d’équipe </w:t>
            </w:r>
            <w:r w:rsidR="00EE6907">
              <w:rPr>
                <w:rFonts w:ascii="Times New Roman" w:hAnsi="Times New Roman" w:cs="Times New Roman"/>
                <w:color w:val="0D0D0D"/>
                <w:sz w:val="24"/>
                <w:szCs w:val="24"/>
                <w:shd w:val="clear" w:color="auto" w:fill="FFFFFF"/>
              </w:rPr>
              <w:t>ou technicien</w:t>
            </w:r>
            <w:r>
              <w:rPr>
                <w:rFonts w:ascii="Times New Roman" w:hAnsi="Times New Roman" w:cs="Times New Roman"/>
                <w:color w:val="0D0D0D"/>
                <w:sz w:val="24"/>
                <w:szCs w:val="24"/>
                <w:shd w:val="clear" w:color="auto" w:fill="FFFFFF"/>
              </w:rPr>
              <w:t xml:space="preserve"> ou </w:t>
            </w:r>
            <w:r w:rsidR="00EE6907">
              <w:rPr>
                <w:rFonts w:ascii="Times New Roman" w:hAnsi="Times New Roman" w:cs="Times New Roman"/>
                <w:color w:val="0D0D0D"/>
                <w:sz w:val="24"/>
                <w:szCs w:val="24"/>
                <w:shd w:val="clear" w:color="auto" w:fill="FFFFFF"/>
              </w:rPr>
              <w:t>magasinier, je</w:t>
            </w:r>
            <w:r>
              <w:rPr>
                <w:rFonts w:ascii="Times New Roman" w:hAnsi="Times New Roman" w:cs="Times New Roman"/>
                <w:color w:val="0D0D0D"/>
                <w:sz w:val="24"/>
                <w:szCs w:val="24"/>
                <w:shd w:val="clear" w:color="auto" w:fill="FFFFFF"/>
              </w:rPr>
              <w:t xml:space="preserve"> veux pouvoir consulter les statistiques</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
        </w:tc>
        <w:tc>
          <w:tcPr>
            <w:tcW w:w="1696" w:type="dxa"/>
          </w:tcPr>
          <w:p w14:paraId="58CD1444" w14:textId="22534250"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11D0E80" w14:textId="77777777" w:rsidTr="00B06234">
        <w:tc>
          <w:tcPr>
            <w:tcW w:w="585" w:type="dxa"/>
          </w:tcPr>
          <w:p w14:paraId="5530A3D4" w14:textId="6D900DFB"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1962" w:type="dxa"/>
          </w:tcPr>
          <w:p w14:paraId="4609CC6A" w14:textId="5081ACA9"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00F3D488" w14:textId="22372B5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3969" w:type="dxa"/>
          </w:tcPr>
          <w:p w14:paraId="252D069A" w14:textId="58161E9D"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r w:rsidR="00EE6907" w:rsidRPr="003A7C78">
              <w:rPr>
                <w:rFonts w:ascii="Times New Roman" w:hAnsi="Times New Roman" w:cs="Times New Roman"/>
                <w:color w:val="0D0D0D"/>
                <w:sz w:val="24"/>
                <w:szCs w:val="24"/>
                <w:shd w:val="clear" w:color="auto" w:fill="FFFFFF"/>
              </w:rPr>
              <w:t>(Accès</w:t>
            </w:r>
            <w:r w:rsidRPr="003A7C78">
              <w:rPr>
                <w:rFonts w:ascii="Times New Roman" w:hAnsi="Times New Roman" w:cs="Times New Roman"/>
                <w:color w:val="0D0D0D"/>
                <w:sz w:val="24"/>
                <w:szCs w:val="24"/>
                <w:shd w:val="clear" w:color="auto" w:fill="FFFFFF"/>
              </w:rPr>
              <w:t xml:space="preserve"> par </w:t>
            </w:r>
            <w:r w:rsidR="00EE6907" w:rsidRPr="003A7C78">
              <w:rPr>
                <w:rFonts w:ascii="Times New Roman" w:hAnsi="Times New Roman" w:cs="Times New Roman"/>
                <w:color w:val="0D0D0D"/>
                <w:sz w:val="24"/>
                <w:szCs w:val="24"/>
                <w:shd w:val="clear" w:color="auto" w:fill="FFFFFF"/>
              </w:rPr>
              <w:t>rôle)</w:t>
            </w:r>
            <w:r w:rsidR="00EE6907">
              <w:rPr>
                <w:rFonts w:ascii="Times New Roman" w:hAnsi="Times New Roman" w:cs="Times New Roman"/>
                <w:color w:val="0D0D0D"/>
                <w:sz w:val="24"/>
                <w:szCs w:val="24"/>
                <w:shd w:val="clear" w:color="auto" w:fill="FFFFFF"/>
              </w:rPr>
              <w:t>.</w:t>
            </w:r>
          </w:p>
        </w:tc>
        <w:tc>
          <w:tcPr>
            <w:tcW w:w="1696" w:type="dxa"/>
          </w:tcPr>
          <w:p w14:paraId="4B630754" w14:textId="38C8C06F"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1668BE2" w14:textId="77777777" w:rsidR="00964871" w:rsidRDefault="00964871" w:rsidP="00E9346B">
      <w:pPr>
        <w:rPr>
          <w:rFonts w:ascii="Segoe UI" w:hAnsi="Segoe UI" w:cs="Segoe UI"/>
          <w:color w:val="0D0D0D"/>
          <w:sz w:val="24"/>
          <w:szCs w:val="24"/>
          <w:shd w:val="clear" w:color="auto" w:fill="FFFFFF"/>
        </w:rPr>
      </w:pPr>
    </w:p>
    <w:p w14:paraId="3C9A3645" w14:textId="7B419AD3" w:rsidR="009711CB" w:rsidRPr="00CA389A" w:rsidRDefault="009711CB" w:rsidP="006B3F7F">
      <w:pPr>
        <w:pStyle w:val="Paragraphedeliste"/>
        <w:numPr>
          <w:ilvl w:val="0"/>
          <w:numId w:val="47"/>
        </w:numPr>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t>Diagramme de cas d’utilisation global :</w:t>
      </w:r>
    </w:p>
    <w:p w14:paraId="1EDD9760" w14:textId="77777777" w:rsidR="009711CB" w:rsidRPr="00CA389A" w:rsidRDefault="009711CB" w:rsidP="00E9346B">
      <w:pPr>
        <w:pStyle w:val="Paragraphedeliste"/>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709301C2" w14:textId="6D4AEDE3"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43B8B06" w:rsidR="00200AAB" w:rsidRDefault="00200AA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4B512CD0" w14:textId="5A0AC61C" w:rsidR="00EE6907" w:rsidRPr="00CA389A" w:rsidRDefault="00EE6907"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6F27969" w:rsidR="00200AAB" w:rsidRDefault="00200AAB" w:rsidP="006B3F7F">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Paragraphedeliste"/>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309ED117" w:rsidR="00B86610"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57C82D3E" w14:textId="77777777" w:rsidR="001970C3" w:rsidRPr="00CA389A" w:rsidRDefault="001970C3" w:rsidP="00E9346B">
      <w:pPr>
        <w:pStyle w:val="Paragraphedeliste"/>
        <w:ind w:left="0"/>
        <w:rPr>
          <w:rFonts w:ascii="Times New Roman" w:hAnsi="Times New Roman" w:cs="Times New Roman"/>
          <w:color w:val="0D0D0D"/>
          <w:sz w:val="24"/>
          <w:szCs w:val="24"/>
          <w:shd w:val="clear" w:color="auto" w:fill="FFFFFF"/>
        </w:rPr>
      </w:pPr>
    </w:p>
    <w:p w14:paraId="6A12A3F4" w14:textId="7B99C59B" w:rsidR="00E9346B" w:rsidRDefault="00864CBF" w:rsidP="00E9346B">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53ECC69" wp14:editId="49309247">
            <wp:extent cx="5760720" cy="44500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 classe general.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1E8E9812" w14:textId="26A8BE23" w:rsidR="00864CBF" w:rsidRPr="009C4433" w:rsidRDefault="009C4433" w:rsidP="009C4433">
      <w:pPr>
        <w:pStyle w:val="Lgende"/>
        <w:jc w:val="center"/>
        <w:rPr>
          <w:rFonts w:ascii="Times New Roman" w:hAnsi="Times New Roman" w:cs="Times New Roman"/>
          <w:color w:val="0D0D0D"/>
          <w:sz w:val="36"/>
          <w:szCs w:val="36"/>
          <w:shd w:val="clear" w:color="auto" w:fill="FFFFFF"/>
        </w:rPr>
      </w:pPr>
      <w:bookmarkStart w:id="16" w:name="_Toc167615896"/>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17</w:t>
      </w:r>
      <w:r w:rsidRPr="009C4433">
        <w:rPr>
          <w:sz w:val="24"/>
          <w:szCs w:val="24"/>
        </w:rPr>
        <w:fldChar w:fldCharType="end"/>
      </w:r>
      <w:r w:rsidRPr="009C4433">
        <w:rPr>
          <w:sz w:val="24"/>
          <w:szCs w:val="24"/>
        </w:rPr>
        <w:t xml:space="preserve"> Diagramme de classes</w:t>
      </w:r>
      <w:bookmarkEnd w:id="16"/>
    </w:p>
    <w:p w14:paraId="66893F04" w14:textId="3A437AB5" w:rsidR="00864CBF" w:rsidRDefault="00864CBF" w:rsidP="00E9346B">
      <w:pPr>
        <w:pStyle w:val="Paragraphedeliste"/>
        <w:ind w:left="0"/>
        <w:rPr>
          <w:rFonts w:ascii="Times New Roman" w:hAnsi="Times New Roman" w:cs="Times New Roman"/>
          <w:color w:val="0D0D0D"/>
          <w:sz w:val="24"/>
          <w:szCs w:val="24"/>
          <w:shd w:val="clear" w:color="auto" w:fill="FFFFFF"/>
        </w:rPr>
      </w:pPr>
    </w:p>
    <w:p w14:paraId="49C74E11" w14:textId="77777777" w:rsidR="00864CBF" w:rsidRPr="00CA389A" w:rsidRDefault="00864CBF" w:rsidP="00E9346B">
      <w:pPr>
        <w:pStyle w:val="Paragraphedeliste"/>
        <w:ind w:left="0"/>
        <w:rPr>
          <w:rFonts w:ascii="Times New Roman" w:hAnsi="Times New Roman" w:cs="Times New Roman"/>
          <w:color w:val="0D0D0D"/>
          <w:sz w:val="24"/>
          <w:szCs w:val="24"/>
          <w:shd w:val="clear" w:color="auto" w:fill="FFFFFF"/>
        </w:rPr>
      </w:pPr>
    </w:p>
    <w:p w14:paraId="7CE42C52" w14:textId="667A39E4" w:rsidR="00B86610" w:rsidRPr="00197E8E" w:rsidRDefault="00864CBF" w:rsidP="006B3F7F">
      <w:pPr>
        <w:pStyle w:val="Paragraphedeliste"/>
        <w:numPr>
          <w:ilvl w:val="0"/>
          <w:numId w:val="47"/>
        </w:numPr>
        <w:rPr>
          <w:rFonts w:ascii="Times New Roman" w:hAnsi="Times New Roman" w:cs="Times New Roman"/>
          <w:b/>
          <w:color w:val="0D0D0D"/>
          <w:sz w:val="36"/>
          <w:szCs w:val="28"/>
          <w:shd w:val="clear" w:color="auto" w:fill="FFFFFF"/>
        </w:rPr>
      </w:pPr>
      <w:r w:rsidRPr="00864CBF">
        <w:rPr>
          <w:rFonts w:ascii="Times New Roman" w:hAnsi="Times New Roman" w:cs="Times New Roman"/>
          <w:b/>
          <w:sz w:val="28"/>
        </w:rPr>
        <w:t>Description détaillée des attributs</w:t>
      </w:r>
    </w:p>
    <w:p w14:paraId="7A0BBDB6" w14:textId="77777777" w:rsidR="00197E8E" w:rsidRPr="00864CBF" w:rsidRDefault="00197E8E" w:rsidP="00197E8E">
      <w:pPr>
        <w:pStyle w:val="Paragraphedeliste"/>
        <w:ind w:left="0"/>
        <w:rPr>
          <w:rFonts w:ascii="Times New Roman" w:hAnsi="Times New Roman" w:cs="Times New Roman"/>
          <w:b/>
          <w:color w:val="0D0D0D"/>
          <w:sz w:val="36"/>
          <w:szCs w:val="28"/>
          <w:shd w:val="clear" w:color="auto" w:fill="FFFFFF"/>
        </w:rPr>
      </w:pPr>
    </w:p>
    <w:tbl>
      <w:tblPr>
        <w:tblStyle w:val="Grilledutableau"/>
        <w:tblW w:w="0" w:type="auto"/>
        <w:tblLook w:val="04A0" w:firstRow="1" w:lastRow="0" w:firstColumn="1" w:lastColumn="0" w:noHBand="0" w:noVBand="1"/>
      </w:tblPr>
      <w:tblGrid>
        <w:gridCol w:w="2405"/>
        <w:gridCol w:w="2693"/>
        <w:gridCol w:w="3964"/>
      </w:tblGrid>
      <w:tr w:rsidR="00864CBF" w14:paraId="2FECDE24" w14:textId="77777777" w:rsidTr="00864CBF">
        <w:tc>
          <w:tcPr>
            <w:tcW w:w="2405" w:type="dxa"/>
          </w:tcPr>
          <w:p w14:paraId="23FEC418" w14:textId="1BED76EE"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Classes</w:t>
            </w:r>
          </w:p>
        </w:tc>
        <w:tc>
          <w:tcPr>
            <w:tcW w:w="2693" w:type="dxa"/>
          </w:tcPr>
          <w:p w14:paraId="7FB594CC" w14:textId="0AA7E127"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Attributs</w:t>
            </w:r>
          </w:p>
        </w:tc>
        <w:tc>
          <w:tcPr>
            <w:tcW w:w="3964" w:type="dxa"/>
          </w:tcPr>
          <w:p w14:paraId="741A4C45" w14:textId="12B391E2"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Désignation</w:t>
            </w:r>
          </w:p>
        </w:tc>
      </w:tr>
      <w:tr w:rsidR="00864CBF" w14:paraId="4FE6BF2D" w14:textId="77777777" w:rsidTr="00864CBF">
        <w:tc>
          <w:tcPr>
            <w:tcW w:w="2405" w:type="dxa"/>
          </w:tcPr>
          <w:p w14:paraId="2D12D449" w14:textId="2DB8ACC5" w:rsidR="00864CBF" w:rsidRPr="00864CBF" w:rsidRDefault="00864CBF" w:rsidP="002D7D9D">
            <w:pPr>
              <w:jc w:val="center"/>
              <w:rPr>
                <w:rFonts w:ascii="Times New Roman" w:hAnsi="Times New Roman" w:cs="Times New Roman"/>
                <w:color w:val="0D0D0D"/>
                <w:sz w:val="24"/>
                <w:szCs w:val="28"/>
                <w:shd w:val="clear" w:color="auto" w:fill="FFFFFF"/>
              </w:rPr>
            </w:pPr>
            <w:r w:rsidRPr="00864CBF">
              <w:rPr>
                <w:rFonts w:ascii="Times New Roman" w:hAnsi="Times New Roman" w:cs="Times New Roman"/>
                <w:color w:val="0D0D0D"/>
                <w:sz w:val="24"/>
                <w:szCs w:val="28"/>
                <w:shd w:val="clear" w:color="auto" w:fill="FFFFFF"/>
              </w:rPr>
              <w:t>Utilisateur</w:t>
            </w:r>
          </w:p>
        </w:tc>
        <w:tc>
          <w:tcPr>
            <w:tcW w:w="2693" w:type="dxa"/>
          </w:tcPr>
          <w:p w14:paraId="1FB4CB48" w14:textId="04AB276E" w:rsidR="002A5A3C" w:rsidRPr="002F2D2B" w:rsidRDefault="002A5A3C" w:rsidP="002D7D9D">
            <w:pPr>
              <w:spacing w:line="360" w:lineRule="auto"/>
              <w:jc w:val="center"/>
              <w:rPr>
                <w:rFonts w:ascii="Times New Roman" w:hAnsi="Times New Roman" w:cs="Times New Roman"/>
                <w:b/>
                <w:color w:val="0D0D0D"/>
                <w:sz w:val="24"/>
                <w:szCs w:val="28"/>
                <w:shd w:val="clear" w:color="auto" w:fill="FFFFFF"/>
              </w:rPr>
            </w:pPr>
            <w:r w:rsidRPr="002F2D2B">
              <w:rPr>
                <w:rFonts w:ascii="Times New Roman" w:hAnsi="Times New Roman" w:cs="Times New Roman"/>
                <w:b/>
                <w:bCs/>
                <w:color w:val="0D0D0D"/>
                <w:sz w:val="24"/>
                <w:szCs w:val="28"/>
                <w:shd w:val="clear" w:color="auto" w:fill="FFFFFF"/>
              </w:rPr>
              <w:t>UserID</w:t>
            </w:r>
          </w:p>
          <w:p w14:paraId="75E74F70" w14:textId="3A66B669"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w:t>
            </w:r>
            <w:r>
              <w:rPr>
                <w:rFonts w:ascii="Times New Roman" w:hAnsi="Times New Roman" w:cs="Times New Roman"/>
                <w:color w:val="0D0D0D"/>
                <w:sz w:val="24"/>
                <w:szCs w:val="28"/>
                <w:shd w:val="clear" w:color="auto" w:fill="FFFFFF"/>
              </w:rPr>
              <w:t>m</w:t>
            </w:r>
          </w:p>
          <w:p w14:paraId="45DF6410" w14:textId="66F5A258"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Nom</w:t>
            </w:r>
          </w:p>
          <w:p w14:paraId="260E94B4" w14:textId="7861ED6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Email</w:t>
            </w:r>
          </w:p>
          <w:p w14:paraId="186B7D88" w14:textId="5FDD3D51"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Nom_utilisateur</w:t>
            </w:r>
          </w:p>
          <w:p w14:paraId="6EBB9076" w14:textId="45862F8E"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MotDePasse</w:t>
            </w:r>
          </w:p>
          <w:p w14:paraId="2CA1F8B4" w14:textId="5341A36E"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Rôle</w:t>
            </w:r>
          </w:p>
          <w:p w14:paraId="5CCED25A" w14:textId="414016B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Active</w:t>
            </w:r>
          </w:p>
          <w:p w14:paraId="4666B9C1"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7D8BBFE0" w14:textId="77777777" w:rsidR="00864CBF"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Identifiant unique de l'utilisateur.</w:t>
            </w:r>
          </w:p>
          <w:p w14:paraId="6E353434"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Prénom de l'utilisateur.</w:t>
            </w:r>
          </w:p>
          <w:p w14:paraId="115BE442"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de famille de l'utilisateur.</w:t>
            </w:r>
          </w:p>
          <w:p w14:paraId="0D506F21" w14:textId="77777777"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Adresse email de l'utilisateur.</w:t>
            </w:r>
          </w:p>
          <w:p w14:paraId="72B245E3"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d'utilisateur.</w:t>
            </w:r>
          </w:p>
          <w:p w14:paraId="39651098"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Mot de passe de l'utilisateur.</w:t>
            </w:r>
          </w:p>
          <w:p w14:paraId="1004FF86" w14:textId="7136E9BB"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Rôle de l'utilisateur dans le système (par exemple, administrateur, </w:t>
            </w:r>
            <w:r w:rsidR="002D7D9D" w:rsidRPr="002A5A3C">
              <w:rPr>
                <w:rFonts w:ascii="Times New Roman" w:hAnsi="Times New Roman" w:cs="Times New Roman"/>
                <w:color w:val="0D0D0D"/>
                <w:sz w:val="24"/>
                <w:szCs w:val="28"/>
                <w:shd w:val="clear" w:color="auto" w:fill="FFFFFF"/>
              </w:rPr>
              <w:t>technicien</w:t>
            </w:r>
            <w:r w:rsidR="002D7D9D">
              <w:rPr>
                <w:rFonts w:ascii="Times New Roman" w:hAnsi="Times New Roman" w:cs="Times New Roman"/>
                <w:color w:val="0D0D0D"/>
                <w:sz w:val="24"/>
                <w:szCs w:val="28"/>
                <w:shd w:val="clear" w:color="auto" w:fill="FFFFFF"/>
              </w:rPr>
              <w:t>.</w:t>
            </w:r>
            <w:r w:rsidRPr="002A5A3C">
              <w:rPr>
                <w:rFonts w:ascii="Times New Roman" w:hAnsi="Times New Roman" w:cs="Times New Roman"/>
                <w:color w:val="0D0D0D"/>
                <w:sz w:val="24"/>
                <w:szCs w:val="28"/>
                <w:shd w:val="clear" w:color="auto" w:fill="FFFFFF"/>
              </w:rPr>
              <w:t>).</w:t>
            </w:r>
          </w:p>
          <w:p w14:paraId="41D14A7F" w14:textId="5853648A"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Statut actif ou inactif de l'utilisateur.</w:t>
            </w:r>
          </w:p>
          <w:p w14:paraId="6DF0F4A8" w14:textId="457F22C1" w:rsidR="002A5A3C" w:rsidRPr="00864CBF" w:rsidRDefault="002A5A3C" w:rsidP="002D7D9D">
            <w:pPr>
              <w:jc w:val="center"/>
              <w:rPr>
                <w:rFonts w:ascii="Times New Roman" w:hAnsi="Times New Roman" w:cs="Times New Roman"/>
                <w:color w:val="0D0D0D"/>
                <w:sz w:val="24"/>
                <w:szCs w:val="28"/>
                <w:shd w:val="clear" w:color="auto" w:fill="FFFFFF"/>
              </w:rPr>
            </w:pPr>
          </w:p>
        </w:tc>
      </w:tr>
      <w:tr w:rsidR="00864CBF" w14:paraId="68A2253C" w14:textId="77777777" w:rsidTr="00864CBF">
        <w:tc>
          <w:tcPr>
            <w:tcW w:w="2405" w:type="dxa"/>
          </w:tcPr>
          <w:p w14:paraId="6240FBC9" w14:textId="13502E38"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Equipement</w:t>
            </w:r>
          </w:p>
        </w:tc>
        <w:tc>
          <w:tcPr>
            <w:tcW w:w="2693" w:type="dxa"/>
          </w:tcPr>
          <w:p w14:paraId="7208311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3F4F84B0" w14:textId="0F9F076E" w:rsidR="00197E8E" w:rsidRPr="00864CBF" w:rsidRDefault="00197E8E" w:rsidP="002D7D9D">
            <w:pPr>
              <w:jc w:val="center"/>
              <w:rPr>
                <w:rFonts w:ascii="Times New Roman" w:hAnsi="Times New Roman" w:cs="Times New Roman"/>
                <w:color w:val="0D0D0D"/>
                <w:sz w:val="24"/>
                <w:szCs w:val="28"/>
                <w:shd w:val="clear" w:color="auto" w:fill="FFFFFF"/>
              </w:rPr>
            </w:pPr>
          </w:p>
        </w:tc>
      </w:tr>
      <w:tr w:rsidR="00864CBF" w14:paraId="1DE6D719" w14:textId="77777777" w:rsidTr="00864CBF">
        <w:tc>
          <w:tcPr>
            <w:tcW w:w="2405" w:type="dxa"/>
          </w:tcPr>
          <w:p w14:paraId="2F7B4BB6" w14:textId="0B6F993B"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Intervention</w:t>
            </w:r>
          </w:p>
        </w:tc>
        <w:tc>
          <w:tcPr>
            <w:tcW w:w="2693" w:type="dxa"/>
          </w:tcPr>
          <w:p w14:paraId="28B80BC3" w14:textId="52B3F412" w:rsidR="00E42FAA" w:rsidRPr="00F87F36" w:rsidRDefault="00E42FAA" w:rsidP="002D7D9D">
            <w:pPr>
              <w:spacing w:line="360" w:lineRule="auto"/>
              <w:jc w:val="center"/>
              <w:rPr>
                <w:rFonts w:ascii="Times New Roman" w:hAnsi="Times New Roman" w:cs="Times New Roman"/>
                <w:b/>
                <w:color w:val="0D0D0D"/>
                <w:sz w:val="24"/>
                <w:szCs w:val="28"/>
                <w:shd w:val="clear" w:color="auto" w:fill="FFFFFF"/>
                <w:lang w:val="en-US"/>
              </w:rPr>
            </w:pPr>
            <w:r w:rsidRPr="00F87F36">
              <w:rPr>
                <w:rFonts w:ascii="Times New Roman" w:hAnsi="Times New Roman" w:cs="Times New Roman"/>
                <w:b/>
                <w:bCs/>
                <w:color w:val="0D0D0D"/>
                <w:sz w:val="24"/>
                <w:szCs w:val="28"/>
                <w:shd w:val="clear" w:color="auto" w:fill="FFFFFF"/>
                <w:lang w:val="en-US"/>
              </w:rPr>
              <w:t>TicketID</w:t>
            </w:r>
          </w:p>
          <w:p w14:paraId="37A7FDE6" w14:textId="5CA739F8"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AssigneeID</w:t>
            </w:r>
          </w:p>
          <w:p w14:paraId="42C43406" w14:textId="3B3B30FC" w:rsidR="00E42FAA" w:rsidRPr="002F2D2B" w:rsidRDefault="002F2D2B"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S</w:t>
            </w:r>
            <w:r>
              <w:rPr>
                <w:rFonts w:ascii="Times New Roman" w:hAnsi="Times New Roman" w:cs="Times New Roman"/>
                <w:bCs/>
                <w:color w:val="0D0D0D"/>
                <w:sz w:val="24"/>
                <w:szCs w:val="28"/>
                <w:shd w:val="clear" w:color="auto" w:fill="FFFFFF"/>
                <w:lang w:val="en-US"/>
              </w:rPr>
              <w:t>ujet</w:t>
            </w:r>
          </w:p>
          <w:p w14:paraId="7C0CB15A" w14:textId="1667BA5C"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Description</w:t>
            </w:r>
          </w:p>
          <w:p w14:paraId="0DFCCE79" w14:textId="6FC421FB" w:rsidR="00E42FAA" w:rsidRPr="002F2D2B" w:rsidRDefault="002D7D9D" w:rsidP="002D7D9D">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color w:val="0D0D0D"/>
                <w:sz w:val="24"/>
                <w:szCs w:val="28"/>
                <w:shd w:val="clear" w:color="auto" w:fill="FFFFFF"/>
                <w:lang w:val="en-US"/>
              </w:rPr>
              <w:t>DateDePriseEnCharge</w:t>
            </w:r>
          </w:p>
          <w:p w14:paraId="3689A657" w14:textId="5B1CB349" w:rsidR="00E42FAA" w:rsidRDefault="00DD60E0" w:rsidP="002D7D9D">
            <w:pPr>
              <w:spacing w:line="360" w:lineRule="auto"/>
              <w:jc w:val="center"/>
              <w:rPr>
                <w:rFonts w:ascii="Times New Roman" w:hAnsi="Times New Roman" w:cs="Times New Roman"/>
                <w:bCs/>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DateDeCloture</w:t>
            </w:r>
          </w:p>
          <w:p w14:paraId="4A7FC7C4" w14:textId="6445B312" w:rsidR="00DD60E0" w:rsidRPr="002F2D2B" w:rsidRDefault="007C4C61" w:rsidP="002D7D9D">
            <w:pPr>
              <w:spacing w:line="360" w:lineRule="auto"/>
              <w:jc w:val="center"/>
              <w:rPr>
                <w:rFonts w:ascii="Times New Roman" w:hAnsi="Times New Roman" w:cs="Times New Roman"/>
                <w:color w:val="0D0D0D"/>
                <w:sz w:val="24"/>
                <w:szCs w:val="28"/>
                <w:shd w:val="clear" w:color="auto" w:fill="FFFFFF"/>
                <w:lang w:val="en-US"/>
              </w:rPr>
            </w:pPr>
            <w:r w:rsidRPr="007C4C61">
              <w:rPr>
                <w:rFonts w:ascii="Times New Roman" w:hAnsi="Times New Roman" w:cs="Times New Roman"/>
                <w:color w:val="0D0D0D"/>
                <w:sz w:val="24"/>
                <w:szCs w:val="28"/>
                <w:shd w:val="clear" w:color="auto" w:fill="FFFFFF"/>
                <w:lang w:val="en-US"/>
              </w:rPr>
              <w:t>datedereparage</w:t>
            </w:r>
          </w:p>
          <w:p w14:paraId="28144196" w14:textId="1DA842E8" w:rsidR="00652437" w:rsidRPr="002D7D9D" w:rsidRDefault="00DD60E0" w:rsidP="00DD60E0">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DateDeVerification</w:t>
            </w:r>
          </w:p>
        </w:tc>
        <w:tc>
          <w:tcPr>
            <w:tcW w:w="3964" w:type="dxa"/>
          </w:tcPr>
          <w:p w14:paraId="5E350B9E" w14:textId="77777777" w:rsidR="00864CBF"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unique du ticket d'intervention</w:t>
            </w:r>
          </w:p>
          <w:p w14:paraId="333F299C"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de l'utilisateur assigné à l'intervention.</w:t>
            </w:r>
          </w:p>
          <w:p w14:paraId="53DB0F14"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Sujet ou titre de l'intervention</w:t>
            </w:r>
          </w:p>
          <w:p w14:paraId="3D5442E0"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Description détaillée de l'intervention.</w:t>
            </w:r>
          </w:p>
          <w:p w14:paraId="4C71ACD9" w14:textId="77777777" w:rsidR="00E42FAA"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début de l'intervention.</w:t>
            </w:r>
          </w:p>
          <w:p w14:paraId="667180E9" w14:textId="77777777"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fin de l'intervention.</w:t>
            </w:r>
          </w:p>
          <w:p w14:paraId="1B08D98D" w14:textId="3AC48A4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d'échéance pour l'intervention.</w:t>
            </w:r>
          </w:p>
          <w:p w14:paraId="20F96AA9" w14:textId="1B7D96F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clôture de l'intervention.</w:t>
            </w:r>
          </w:p>
          <w:p w14:paraId="2C24E15F" w14:textId="4E7C8BB7" w:rsidR="002F2D2B" w:rsidRPr="00864CBF" w:rsidRDefault="002F2D2B" w:rsidP="002D7D9D">
            <w:pPr>
              <w:jc w:val="center"/>
              <w:rPr>
                <w:rFonts w:ascii="Times New Roman" w:hAnsi="Times New Roman" w:cs="Times New Roman"/>
                <w:color w:val="0D0D0D"/>
                <w:sz w:val="24"/>
                <w:szCs w:val="28"/>
                <w:shd w:val="clear" w:color="auto" w:fill="FFFFFF"/>
              </w:rPr>
            </w:pPr>
          </w:p>
        </w:tc>
      </w:tr>
      <w:tr w:rsidR="00864CBF" w14:paraId="3C7A21A0" w14:textId="77777777" w:rsidTr="00864CBF">
        <w:tc>
          <w:tcPr>
            <w:tcW w:w="2405" w:type="dxa"/>
          </w:tcPr>
          <w:p w14:paraId="3BD6AEE7" w14:textId="5F989A74"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PieceDeRechange</w:t>
            </w:r>
          </w:p>
        </w:tc>
        <w:tc>
          <w:tcPr>
            <w:tcW w:w="2693" w:type="dxa"/>
          </w:tcPr>
          <w:p w14:paraId="1416A11E" w14:textId="77777777" w:rsidR="00652437" w:rsidRPr="002F2D2B" w:rsidRDefault="00652437" w:rsidP="002D7D9D">
            <w:pPr>
              <w:spacing w:line="360" w:lineRule="auto"/>
              <w:jc w:val="center"/>
              <w:rPr>
                <w:rFonts w:ascii="Times New Roman" w:hAnsi="Times New Roman" w:cs="Times New Roman"/>
                <w:b/>
                <w:sz w:val="24"/>
                <w:szCs w:val="28"/>
                <w:lang w:val="en-US"/>
              </w:rPr>
            </w:pPr>
            <w:r w:rsidRPr="002F2D2B">
              <w:rPr>
                <w:rFonts w:ascii="Times New Roman" w:hAnsi="Times New Roman" w:cs="Times New Roman"/>
                <w:b/>
                <w:sz w:val="24"/>
                <w:szCs w:val="28"/>
                <w:lang w:val="en-US"/>
              </w:rPr>
              <w:t>piece_id</w:t>
            </w:r>
          </w:p>
          <w:p w14:paraId="432FC900"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nom_piece</w:t>
            </w:r>
          </w:p>
          <w:p w14:paraId="1B3EDB52"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description</w:t>
            </w:r>
          </w:p>
          <w:p w14:paraId="557095DB"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image_piece</w:t>
            </w:r>
          </w:p>
          <w:p w14:paraId="5B31CDD2"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materiel</w:t>
            </w:r>
          </w:p>
          <w:p w14:paraId="20B1D446"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numero_serie</w:t>
            </w:r>
          </w:p>
          <w:p w14:paraId="612932E1"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date_fab</w:t>
            </w:r>
          </w:p>
          <w:p w14:paraId="0491DD73"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date_exp</w:t>
            </w:r>
          </w:p>
          <w:p w14:paraId="36009F12" w14:textId="083AA57E" w:rsidR="00E935CA" w:rsidRPr="00864CBF" w:rsidRDefault="00652437" w:rsidP="002D7D9D">
            <w:pPr>
              <w:spacing w:line="360" w:lineRule="auto"/>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cout</w:t>
            </w:r>
          </w:p>
        </w:tc>
        <w:tc>
          <w:tcPr>
            <w:tcW w:w="3964" w:type="dxa"/>
          </w:tcPr>
          <w:p w14:paraId="4725F8AC"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Identifiant unique de la pièce de rechange.</w:t>
            </w:r>
          </w:p>
          <w:p w14:paraId="16C1B9C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Nom de la pièce de rechange.</w:t>
            </w:r>
          </w:p>
          <w:p w14:paraId="20FFB75F"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Description détaillée de la pièce de rechange.</w:t>
            </w:r>
          </w:p>
          <w:p w14:paraId="0D2A68F8"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URL ou chemin de l'image représentant la pièce de rechange.</w:t>
            </w:r>
          </w:p>
          <w:p w14:paraId="2F09A113"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Matériau de fabrication de la pièce de rechange.</w:t>
            </w:r>
          </w:p>
          <w:p w14:paraId="1F752B79"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Numéro de série de la pièce de rechange.</w:t>
            </w:r>
          </w:p>
          <w:p w14:paraId="6D11851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 fabrication de la pièce de rechange.</w:t>
            </w:r>
          </w:p>
          <w:p w14:paraId="542ABB49" w14:textId="3CB598DF"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d'expiration ou fin de vie de la pièce de rechange.</w:t>
            </w:r>
          </w:p>
          <w:p w14:paraId="065FBEC2"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Coût de la pièce de rechange.</w:t>
            </w:r>
          </w:p>
          <w:p w14:paraId="50E3567F" w14:textId="1A25135B" w:rsidR="00E935CA" w:rsidRPr="00864CBF" w:rsidRDefault="00E935CA" w:rsidP="002D7D9D">
            <w:pPr>
              <w:spacing w:line="360" w:lineRule="auto"/>
              <w:jc w:val="center"/>
              <w:rPr>
                <w:rFonts w:ascii="Times New Roman" w:hAnsi="Times New Roman" w:cs="Times New Roman"/>
                <w:color w:val="0D0D0D"/>
                <w:sz w:val="24"/>
                <w:szCs w:val="28"/>
                <w:shd w:val="clear" w:color="auto" w:fill="FFFFFF"/>
              </w:rPr>
            </w:pPr>
          </w:p>
        </w:tc>
      </w:tr>
      <w:tr w:rsidR="00864CBF" w14:paraId="20F881EB" w14:textId="77777777" w:rsidTr="00864CBF">
        <w:tc>
          <w:tcPr>
            <w:tcW w:w="2405" w:type="dxa"/>
          </w:tcPr>
          <w:p w14:paraId="3468C8A6" w14:textId="29C2CB67"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Commande</w:t>
            </w:r>
          </w:p>
        </w:tc>
        <w:tc>
          <w:tcPr>
            <w:tcW w:w="2693" w:type="dxa"/>
          </w:tcPr>
          <w:p w14:paraId="471882DF" w14:textId="77777777" w:rsidR="00864CBF" w:rsidRPr="00E935CA" w:rsidRDefault="00C208AE" w:rsidP="002D7D9D">
            <w:pPr>
              <w:spacing w:line="360" w:lineRule="auto"/>
              <w:jc w:val="center"/>
              <w:rPr>
                <w:rStyle w:val="lev"/>
                <w:rFonts w:ascii="Times New Roman" w:hAnsi="Times New Roman" w:cs="Times New Roman"/>
                <w:color w:val="0D0D0D"/>
                <w:sz w:val="24"/>
                <w:szCs w:val="24"/>
                <w:bdr w:val="single" w:sz="2" w:space="0" w:color="E3E3E3" w:frame="1"/>
                <w:shd w:val="clear" w:color="auto" w:fill="FFFFFF"/>
              </w:rPr>
            </w:pPr>
            <w:r w:rsidRPr="00E935CA">
              <w:rPr>
                <w:rStyle w:val="lev"/>
                <w:rFonts w:ascii="Times New Roman" w:hAnsi="Times New Roman" w:cs="Times New Roman"/>
                <w:color w:val="0D0D0D"/>
                <w:sz w:val="24"/>
                <w:szCs w:val="24"/>
                <w:bdr w:val="single" w:sz="2" w:space="0" w:color="E3E3E3" w:frame="1"/>
                <w:shd w:val="clear" w:color="auto" w:fill="FFFFFF"/>
              </w:rPr>
              <w:t>commande_id</w:t>
            </w:r>
          </w:p>
          <w:p w14:paraId="68B30F79" w14:textId="7570F0CE"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r w:rsidRPr="00E935CA">
              <w:rPr>
                <w:rFonts w:ascii="Times New Roman" w:eastAsia="Times New Roman" w:hAnsi="Times New Roman" w:cs="Times New Roman"/>
                <w:sz w:val="24"/>
                <w:szCs w:val="24"/>
                <w:lang w:eastAsia="fr-FR"/>
              </w:rPr>
              <w:t>quantité_demandée</w:t>
            </w:r>
          </w:p>
          <w:p w14:paraId="07CB1DC0" w14:textId="5078ACD4" w:rsidR="00E77B53" w:rsidRPr="00E935CA" w:rsidRDefault="00E77B53" w:rsidP="002D7D9D">
            <w:pPr>
              <w:pStyle w:val="PrformatHTML"/>
              <w:spacing w:line="360" w:lineRule="auto"/>
              <w:jc w:val="center"/>
              <w:rPr>
                <w:rFonts w:ascii="Times New Roman" w:hAnsi="Times New Roman" w:cs="Times New Roman"/>
                <w:color w:val="202124"/>
                <w:sz w:val="24"/>
                <w:szCs w:val="24"/>
              </w:rPr>
            </w:pPr>
            <w:r w:rsidRPr="00E935CA">
              <w:rPr>
                <w:rStyle w:val="y2iqfc"/>
                <w:rFonts w:ascii="Times New Roman" w:eastAsiaTheme="majorEastAsia" w:hAnsi="Times New Roman" w:cs="Times New Roman"/>
                <w:color w:val="202124"/>
                <w:sz w:val="24"/>
                <w:szCs w:val="24"/>
              </w:rPr>
              <w:t>date_commande</w:t>
            </w:r>
          </w:p>
          <w:p w14:paraId="7F300C7D" w14:textId="10B72A43" w:rsidR="00E77B53" w:rsidRPr="00E935CA" w:rsidRDefault="00E77B53" w:rsidP="002D7D9D">
            <w:pPr>
              <w:pStyle w:val="PrformatHTML"/>
              <w:shd w:val="clear" w:color="auto" w:fill="F8F9FA"/>
              <w:spacing w:line="360" w:lineRule="auto"/>
              <w:jc w:val="center"/>
              <w:rPr>
                <w:rFonts w:ascii="Times New Roman" w:hAnsi="Times New Roman" w:cs="Times New Roman"/>
                <w:color w:val="202124"/>
                <w:sz w:val="24"/>
                <w:szCs w:val="24"/>
              </w:rPr>
            </w:pPr>
            <w:r w:rsidRPr="00E935CA">
              <w:rPr>
                <w:rStyle w:val="y2iqfc"/>
                <w:rFonts w:ascii="Times New Roman" w:eastAsiaTheme="majorEastAsia" w:hAnsi="Times New Roman" w:cs="Times New Roman"/>
                <w:color w:val="202124"/>
                <w:sz w:val="24"/>
                <w:szCs w:val="24"/>
              </w:rPr>
              <w:t>statut_commande</w:t>
            </w:r>
          </w:p>
          <w:p w14:paraId="70FC719A" w14:textId="54803839"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202124"/>
                <w:sz w:val="24"/>
                <w:szCs w:val="24"/>
                <w:shd w:val="clear" w:color="auto" w:fill="F8F9FA"/>
              </w:rPr>
            </w:pPr>
            <w:r w:rsidRPr="00E935CA">
              <w:rPr>
                <w:rFonts w:ascii="Times New Roman" w:eastAsia="Times New Roman" w:hAnsi="Times New Roman" w:cs="Times New Roman"/>
                <w:sz w:val="24"/>
                <w:szCs w:val="24"/>
                <w:lang w:eastAsia="fr-FR"/>
              </w:rPr>
              <w:lastRenderedPageBreak/>
              <w:t>Date_livraison_prévue</w:t>
            </w:r>
            <w:r w:rsidRPr="00E935CA">
              <w:rPr>
                <w:rFonts w:ascii="Times New Roman" w:hAnsi="Times New Roman" w:cs="Times New Roman"/>
                <w:sz w:val="24"/>
                <w:szCs w:val="24"/>
              </w:rPr>
              <w:br/>
            </w:r>
            <w:r w:rsidRPr="00E935CA">
              <w:rPr>
                <w:rFonts w:ascii="Times New Roman" w:hAnsi="Times New Roman" w:cs="Times New Roman"/>
                <w:color w:val="202124"/>
                <w:sz w:val="24"/>
                <w:szCs w:val="24"/>
                <w:shd w:val="clear" w:color="auto" w:fill="F8F9FA"/>
              </w:rPr>
              <w:t>date_delivraison_actuelle</w:t>
            </w:r>
          </w:p>
          <w:p w14:paraId="55F9CC0E" w14:textId="4174244F" w:rsidR="00E935CA" w:rsidRPr="00E77B53" w:rsidRDefault="00E935CA"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r w:rsidRPr="00E935CA">
              <w:rPr>
                <w:rFonts w:ascii="Times New Roman" w:eastAsia="Times New Roman" w:hAnsi="Times New Roman" w:cs="Times New Roman"/>
                <w:sz w:val="24"/>
                <w:szCs w:val="24"/>
                <w:lang w:eastAsia="fr-FR"/>
              </w:rPr>
              <w:t>facture_url</w:t>
            </w:r>
          </w:p>
          <w:p w14:paraId="32E653C2" w14:textId="69E79CA2" w:rsidR="00C208AE" w:rsidRPr="00864CBF" w:rsidRDefault="00C208AE" w:rsidP="002D7D9D">
            <w:pPr>
              <w:jc w:val="center"/>
              <w:rPr>
                <w:rFonts w:ascii="Times New Roman" w:hAnsi="Times New Roman" w:cs="Times New Roman"/>
                <w:color w:val="0D0D0D"/>
                <w:sz w:val="24"/>
                <w:szCs w:val="28"/>
                <w:shd w:val="clear" w:color="auto" w:fill="FFFFFF"/>
              </w:rPr>
            </w:pPr>
          </w:p>
        </w:tc>
        <w:tc>
          <w:tcPr>
            <w:tcW w:w="3964" w:type="dxa"/>
          </w:tcPr>
          <w:p w14:paraId="03D843F5" w14:textId="00338B19"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Identifiant unique de la commande.</w:t>
            </w:r>
          </w:p>
          <w:p w14:paraId="1AB3D15E" w14:textId="0659291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Quantité demandée pour la commande.</w:t>
            </w:r>
          </w:p>
          <w:p w14:paraId="7F73C1EF" w14:textId="2588FBD1"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Date à laquelle la commande a été passée.</w:t>
            </w:r>
          </w:p>
          <w:p w14:paraId="16E3F645" w14:textId="133152D3"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Statut actuel de la commande (par exemple, en attente, en cours, livrée).</w:t>
            </w:r>
          </w:p>
          <w:p w14:paraId="426B8610" w14:textId="6643309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prévue de livraison de la commande.</w:t>
            </w:r>
          </w:p>
          <w:p w14:paraId="3202FB37" w14:textId="3AABAC5B"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réelle de livraison de la commande.</w:t>
            </w:r>
          </w:p>
          <w:p w14:paraId="376C39EF" w14:textId="66FFEBEF"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URL du document de facturation associé à la commande.</w:t>
            </w:r>
          </w:p>
          <w:p w14:paraId="49280FF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r w:rsidR="00864CBF" w14:paraId="37C244A6" w14:textId="77777777" w:rsidTr="00864CBF">
        <w:tc>
          <w:tcPr>
            <w:tcW w:w="2405" w:type="dxa"/>
          </w:tcPr>
          <w:p w14:paraId="1B7B7332" w14:textId="0D6F54E7" w:rsid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Fournisseur</w:t>
            </w:r>
          </w:p>
        </w:tc>
        <w:tc>
          <w:tcPr>
            <w:tcW w:w="2693" w:type="dxa"/>
          </w:tcPr>
          <w:p w14:paraId="4C2DEC33" w14:textId="77777777" w:rsidR="00C208AE" w:rsidRPr="002F2D2B" w:rsidRDefault="00C208AE" w:rsidP="002D7D9D">
            <w:pPr>
              <w:spacing w:line="360" w:lineRule="auto"/>
              <w:jc w:val="center"/>
              <w:rPr>
                <w:rFonts w:ascii="Times New Roman" w:hAnsi="Times New Roman" w:cs="Times New Roman"/>
                <w:b/>
                <w:color w:val="0D0D0D"/>
                <w:sz w:val="24"/>
                <w:szCs w:val="28"/>
                <w:shd w:val="clear" w:color="auto" w:fill="FFFFFF"/>
              </w:rPr>
            </w:pPr>
            <w:r w:rsidRPr="002F2D2B">
              <w:rPr>
                <w:rFonts w:ascii="Times New Roman" w:hAnsi="Times New Roman" w:cs="Times New Roman"/>
                <w:b/>
                <w:color w:val="0D0D0D"/>
                <w:sz w:val="24"/>
                <w:szCs w:val="28"/>
                <w:shd w:val="clear" w:color="auto" w:fill="FFFFFF"/>
              </w:rPr>
              <w:t>fournisseur_id</w:t>
            </w:r>
          </w:p>
          <w:p w14:paraId="46F2A0AD"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r w:rsidRPr="00C208AE">
              <w:rPr>
                <w:rFonts w:ascii="Times New Roman" w:hAnsi="Times New Roman" w:cs="Times New Roman"/>
                <w:color w:val="0D0D0D"/>
                <w:sz w:val="24"/>
                <w:szCs w:val="28"/>
                <w:shd w:val="clear" w:color="auto" w:fill="FFFFFF"/>
              </w:rPr>
              <w:t>nom_fournisseur</w:t>
            </w:r>
          </w:p>
          <w:p w14:paraId="6C6C34B0"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r w:rsidRPr="00C208AE">
              <w:rPr>
                <w:rFonts w:ascii="Times New Roman" w:hAnsi="Times New Roman" w:cs="Times New Roman"/>
                <w:color w:val="0D0D0D"/>
                <w:sz w:val="24"/>
                <w:szCs w:val="28"/>
                <w:shd w:val="clear" w:color="auto" w:fill="FFFFFF"/>
              </w:rPr>
              <w:t>adresse</w:t>
            </w:r>
          </w:p>
          <w:p w14:paraId="1D162C24"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r w:rsidRPr="00C208AE">
              <w:rPr>
                <w:rFonts w:ascii="Times New Roman" w:hAnsi="Times New Roman" w:cs="Times New Roman"/>
                <w:color w:val="0D0D0D"/>
                <w:sz w:val="24"/>
                <w:szCs w:val="28"/>
                <w:shd w:val="clear" w:color="auto" w:fill="FFFFFF"/>
              </w:rPr>
              <w:t>email</w:t>
            </w:r>
          </w:p>
          <w:p w14:paraId="69FF0706" w14:textId="0E2E30E3" w:rsidR="00C208AE" w:rsidRPr="00864CBF" w:rsidRDefault="00C208AE" w:rsidP="002D7D9D">
            <w:pPr>
              <w:spacing w:line="360" w:lineRule="auto"/>
              <w:jc w:val="center"/>
              <w:rPr>
                <w:rFonts w:ascii="Times New Roman" w:hAnsi="Times New Roman" w:cs="Times New Roman"/>
                <w:color w:val="0D0D0D"/>
                <w:sz w:val="24"/>
                <w:szCs w:val="28"/>
                <w:shd w:val="clear" w:color="auto" w:fill="FFFFFF"/>
              </w:rPr>
            </w:pPr>
            <w:r w:rsidRPr="00C208AE">
              <w:rPr>
                <w:rFonts w:ascii="Times New Roman" w:hAnsi="Times New Roman" w:cs="Times New Roman"/>
                <w:color w:val="0D0D0D"/>
                <w:sz w:val="24"/>
                <w:szCs w:val="28"/>
                <w:shd w:val="clear" w:color="auto" w:fill="FFFFFF"/>
              </w:rPr>
              <w:t>telephone</w:t>
            </w:r>
          </w:p>
        </w:tc>
        <w:tc>
          <w:tcPr>
            <w:tcW w:w="3964" w:type="dxa"/>
          </w:tcPr>
          <w:p w14:paraId="337F172D" w14:textId="26D3765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Identifiant unique du fournisseur.</w:t>
            </w:r>
          </w:p>
          <w:p w14:paraId="2DA8EE05" w14:textId="196E9C2E"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Nom du fournisseur.</w:t>
            </w:r>
          </w:p>
          <w:p w14:paraId="44BFF308" w14:textId="00B0D934"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physique du fournisseur.</w:t>
            </w:r>
          </w:p>
          <w:p w14:paraId="12DB631C" w14:textId="474DB8AA"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email du fournisseur.</w:t>
            </w:r>
          </w:p>
          <w:p w14:paraId="0575DD8D" w14:textId="4CEB8A8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Numéro de téléphone du fournisseur.</w:t>
            </w:r>
          </w:p>
          <w:p w14:paraId="77BD646B"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bl>
    <w:p w14:paraId="6FD70CFF" w14:textId="3DB5739D" w:rsidR="00864CBF" w:rsidRDefault="00864CBF" w:rsidP="00864CBF">
      <w:pPr>
        <w:rPr>
          <w:rFonts w:ascii="Times New Roman" w:hAnsi="Times New Roman" w:cs="Times New Roman"/>
          <w:color w:val="0D0D0D"/>
          <w:sz w:val="28"/>
          <w:szCs w:val="28"/>
          <w:shd w:val="clear" w:color="auto" w:fill="FFFFFF"/>
        </w:rPr>
      </w:pPr>
    </w:p>
    <w:p w14:paraId="752126E6" w14:textId="77777777" w:rsidR="00864CBF" w:rsidRPr="00864CBF" w:rsidRDefault="00864CBF" w:rsidP="00864CBF">
      <w:pPr>
        <w:rPr>
          <w:rFonts w:ascii="Times New Roman" w:hAnsi="Times New Roman" w:cs="Times New Roman"/>
          <w:color w:val="0D0D0D"/>
          <w:sz w:val="28"/>
          <w:szCs w:val="28"/>
          <w:shd w:val="clear" w:color="auto" w:fill="FFFFFF"/>
        </w:rPr>
      </w:pPr>
    </w:p>
    <w:p w14:paraId="31B1BFBB" w14:textId="36E899F9" w:rsidR="00192BEB" w:rsidRPr="00E9346B" w:rsidRDefault="00B86610" w:rsidP="006B3F7F">
      <w:pPr>
        <w:pStyle w:val="Paragraphedeliste"/>
        <w:numPr>
          <w:ilvl w:val="0"/>
          <w:numId w:val="49"/>
        </w:numPr>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Paragraphedeliste"/>
        <w:ind w:left="0"/>
        <w:rPr>
          <w:rFonts w:ascii="Times New Roman" w:hAnsi="Times New Roman" w:cs="Times New Roman"/>
          <w:color w:val="0D0D0D"/>
          <w:sz w:val="28"/>
          <w:szCs w:val="28"/>
          <w:shd w:val="clear" w:color="auto" w:fill="FFFFFF"/>
        </w:rPr>
      </w:pPr>
    </w:p>
    <w:p w14:paraId="1A8FE894" w14:textId="69D62320" w:rsidR="00E1081C" w:rsidRDefault="008B0420" w:rsidP="00C8070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r w:rsidR="004676B7" w:rsidRPr="00CA389A">
        <w:rPr>
          <w:rFonts w:ascii="Times New Roman" w:hAnsi="Times New Roman" w:cs="Times New Roman"/>
          <w:color w:val="0D0D0D"/>
          <w:sz w:val="24"/>
          <w:szCs w:val="28"/>
          <w:shd w:val="clear" w:color="auto" w:fill="FFFFFF"/>
        </w:rPr>
        <w:t>utilisés.</w:t>
      </w:r>
    </w:p>
    <w:p w14:paraId="543A8952" w14:textId="64B2EA80" w:rsidR="00C8070B" w:rsidRDefault="00C8070B" w:rsidP="00C8070B">
      <w:pPr>
        <w:pStyle w:val="Paragraphedeliste"/>
        <w:ind w:left="0"/>
        <w:rPr>
          <w:rFonts w:ascii="Times New Roman" w:hAnsi="Times New Roman" w:cs="Times New Roman"/>
          <w:color w:val="0D0D0D"/>
          <w:sz w:val="24"/>
          <w:szCs w:val="28"/>
          <w:shd w:val="clear" w:color="auto" w:fill="FFFFFF"/>
        </w:rPr>
      </w:pPr>
    </w:p>
    <w:p w14:paraId="7F5F5373" w14:textId="30ADB0AE" w:rsidR="00C8070B" w:rsidRPr="006B3F7F" w:rsidRDefault="00C8070B"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Environnement matériel :</w:t>
      </w:r>
    </w:p>
    <w:p w14:paraId="125FE30C" w14:textId="77777777" w:rsidR="00C8070B" w:rsidRPr="00C8070B" w:rsidRDefault="00C8070B" w:rsidP="00C8070B">
      <w:pPr>
        <w:pStyle w:val="Paragraphedeliste"/>
        <w:ind w:left="0"/>
        <w:rPr>
          <w:rFonts w:ascii="Times New Roman" w:hAnsi="Times New Roman" w:cs="Times New Roman"/>
          <w:b/>
        </w:rPr>
      </w:pPr>
    </w:p>
    <w:p w14:paraId="01125D66" w14:textId="77777777"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p>
    <w:p w14:paraId="4C0C9AD6" w14:textId="610111BD" w:rsidR="00C8070B" w:rsidRDefault="00C8070B" w:rsidP="001E528D">
      <w:pPr>
        <w:pStyle w:val="Paragraphedeliste"/>
        <w:numPr>
          <w:ilvl w:val="0"/>
          <w:numId w:val="13"/>
        </w:numPr>
        <w:ind w:left="709"/>
        <w:rPr>
          <w:rFonts w:ascii="Times New Roman" w:hAnsi="Times New Roman" w:cs="Times New Roman"/>
          <w:sz w:val="24"/>
        </w:rPr>
      </w:pPr>
      <w:r w:rsidRPr="00C8070B">
        <w:rPr>
          <w:rFonts w:ascii="Times New Roman" w:hAnsi="Times New Roman" w:cs="Times New Roman"/>
          <w:sz w:val="24"/>
        </w:rPr>
        <w:t xml:space="preserve">Intel(R) </w:t>
      </w:r>
      <w:proofErr w:type="spellStart"/>
      <w:r w:rsidRPr="00C8070B">
        <w:rPr>
          <w:rFonts w:ascii="Times New Roman" w:hAnsi="Times New Roman" w:cs="Times New Roman"/>
          <w:sz w:val="24"/>
        </w:rPr>
        <w:t>Core</w:t>
      </w:r>
      <w:proofErr w:type="spellEnd"/>
      <w:r w:rsidRPr="00C8070B">
        <w:rPr>
          <w:rFonts w:ascii="Times New Roman" w:hAnsi="Times New Roman" w:cs="Times New Roman"/>
          <w:sz w:val="24"/>
        </w:rPr>
        <w:t xml:space="preserve">(TM) i7-7500U CPU @ 2.70GHz   2.90 GHz </w:t>
      </w:r>
    </w:p>
    <w:p w14:paraId="7457A27A" w14:textId="2A540C6A" w:rsidR="007F2F01" w:rsidRDefault="007F2F01" w:rsidP="001E528D">
      <w:pPr>
        <w:pStyle w:val="Paragraphedeliste"/>
        <w:numPr>
          <w:ilvl w:val="0"/>
          <w:numId w:val="13"/>
        </w:numPr>
        <w:ind w:left="709"/>
        <w:rPr>
          <w:rFonts w:ascii="Times New Roman" w:hAnsi="Times New Roman" w:cs="Times New Roman"/>
          <w:sz w:val="24"/>
        </w:rPr>
      </w:pPr>
      <w:r w:rsidRPr="007F2F01">
        <w:rPr>
          <w:rFonts w:ascii="Times New Roman" w:hAnsi="Times New Roman" w:cs="Times New Roman"/>
          <w:sz w:val="24"/>
        </w:rPr>
        <w:t xml:space="preserve">Intel(R) </w:t>
      </w:r>
      <w:proofErr w:type="spellStart"/>
      <w:r w:rsidRPr="007F2F01">
        <w:rPr>
          <w:rFonts w:ascii="Times New Roman" w:hAnsi="Times New Roman" w:cs="Times New Roman"/>
          <w:sz w:val="24"/>
        </w:rPr>
        <w:t>Core</w:t>
      </w:r>
      <w:proofErr w:type="spellEnd"/>
      <w:r w:rsidRPr="007F2F01">
        <w:rPr>
          <w:rFonts w:ascii="Times New Roman" w:hAnsi="Times New Roman" w:cs="Times New Roman"/>
          <w:sz w:val="24"/>
        </w:rPr>
        <w:t>(TM) i5-5200U CPU @ 2.20GHz   2.20 GHz</w:t>
      </w:r>
    </w:p>
    <w:p w14:paraId="72EA7B6B" w14:textId="570E7F3B"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w:t>
      </w:r>
      <w:r w:rsidR="004676B7">
        <w:rPr>
          <w:rFonts w:ascii="Times New Roman" w:hAnsi="Times New Roman" w:cs="Times New Roman"/>
          <w:sz w:val="24"/>
        </w:rPr>
        <w:t>e</w:t>
      </w:r>
      <w:r w:rsidRPr="00C8070B">
        <w:rPr>
          <w:rFonts w:ascii="Times New Roman" w:hAnsi="Times New Roman" w:cs="Times New Roman"/>
          <w:sz w:val="24"/>
        </w:rPr>
        <w:t xml:space="preserve"> (RAM) : </w:t>
      </w:r>
    </w:p>
    <w:p w14:paraId="6BB6A15E" w14:textId="7CDE9721" w:rsidR="00C8070B" w:rsidRDefault="00C8070B" w:rsidP="001E528D">
      <w:pPr>
        <w:pStyle w:val="Paragraphedeliste"/>
        <w:numPr>
          <w:ilvl w:val="0"/>
          <w:numId w:val="32"/>
        </w:numPr>
        <w:rPr>
          <w:rFonts w:ascii="Times New Roman" w:hAnsi="Times New Roman" w:cs="Times New Roman"/>
          <w:sz w:val="24"/>
        </w:rPr>
      </w:pPr>
      <w:r>
        <w:rPr>
          <w:rFonts w:ascii="Times New Roman" w:hAnsi="Times New Roman" w:cs="Times New Roman"/>
          <w:sz w:val="24"/>
        </w:rPr>
        <w:t>16</w:t>
      </w:r>
      <w:r w:rsidRPr="00C8070B">
        <w:rPr>
          <w:rFonts w:ascii="Times New Roman" w:hAnsi="Times New Roman" w:cs="Times New Roman"/>
          <w:sz w:val="24"/>
        </w:rPr>
        <w:t>.00 Go (3.86 Go utilisable).</w:t>
      </w:r>
    </w:p>
    <w:p w14:paraId="0258CD32" w14:textId="1BE10674" w:rsidR="007F2F01" w:rsidRDefault="007F2F01" w:rsidP="001E528D">
      <w:pPr>
        <w:pStyle w:val="Paragraphedeliste"/>
        <w:numPr>
          <w:ilvl w:val="0"/>
          <w:numId w:val="32"/>
        </w:numPr>
        <w:rPr>
          <w:rFonts w:ascii="Times New Roman" w:hAnsi="Times New Roman" w:cs="Times New Roman"/>
          <w:sz w:val="24"/>
        </w:rPr>
      </w:pPr>
      <w:r w:rsidRPr="007F2F01">
        <w:rPr>
          <w:rFonts w:ascii="Times New Roman" w:hAnsi="Times New Roman" w:cs="Times New Roman"/>
          <w:sz w:val="24"/>
        </w:rPr>
        <w:t>6,00 Go</w:t>
      </w:r>
    </w:p>
    <w:p w14:paraId="7E90BFC9"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Paragraphedeliste"/>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Paragraphedeliste"/>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Paragraphedeliste"/>
        <w:ind w:left="1296"/>
        <w:rPr>
          <w:rFonts w:ascii="Segoe UI" w:hAnsi="Segoe UI" w:cs="Segoe UI"/>
          <w:color w:val="0D0D0D"/>
          <w:sz w:val="28"/>
          <w:szCs w:val="28"/>
          <w:shd w:val="clear" w:color="auto" w:fill="FFFFFF"/>
        </w:rPr>
      </w:pPr>
    </w:p>
    <w:p w14:paraId="192F73EA" w14:textId="6233D6E5" w:rsidR="008B0420" w:rsidRDefault="008B0420" w:rsidP="006B3F7F">
      <w:pPr>
        <w:pStyle w:val="Paragraphedeliste"/>
        <w:numPr>
          <w:ilvl w:val="0"/>
          <w:numId w:val="51"/>
        </w:numPr>
        <w:spacing w:line="360" w:lineRule="auto"/>
        <w:rPr>
          <w:rFonts w:ascii="Times New Roman" w:hAnsi="Times New Roman" w:cs="Times New Roman"/>
          <w:b/>
          <w:sz w:val="28"/>
          <w:szCs w:val="28"/>
        </w:rPr>
      </w:pPr>
      <w:r w:rsidRPr="00CA389A">
        <w:rPr>
          <w:rFonts w:ascii="Times New Roman" w:hAnsi="Times New Roman" w:cs="Times New Roman"/>
          <w:b/>
          <w:sz w:val="28"/>
          <w:szCs w:val="28"/>
        </w:rPr>
        <w:t>Outils de conception :</w:t>
      </w:r>
    </w:p>
    <w:p w14:paraId="79C7EE92" w14:textId="26BEEAE1" w:rsidR="004676B7" w:rsidRPr="004676B7" w:rsidRDefault="004676B7" w:rsidP="004676B7">
      <w:pPr>
        <w:pStyle w:val="Paragraphedeliste"/>
        <w:spacing w:line="360" w:lineRule="auto"/>
        <w:ind w:left="0"/>
        <w:rPr>
          <w:rFonts w:ascii="Times New Roman" w:hAnsi="Times New Roman" w:cs="Times New Roman"/>
          <w:sz w:val="24"/>
          <w:szCs w:val="28"/>
        </w:rPr>
      </w:pPr>
      <w:r w:rsidRPr="004676B7">
        <w:rPr>
          <w:rFonts w:ascii="Times New Roman" w:hAnsi="Times New Roman" w:cs="Times New Roman"/>
          <w:sz w:val="24"/>
          <w:szCs w:val="28"/>
        </w:rPr>
        <w:t>Les outils de conception utilisés dans ce projet sont </w:t>
      </w:r>
      <w:r>
        <w:rPr>
          <w:rFonts w:ascii="Times New Roman" w:hAnsi="Times New Roman" w:cs="Times New Roman"/>
          <w:sz w:val="24"/>
          <w:szCs w:val="28"/>
        </w:rPr>
        <w:t>présentés dans le tableau suivant</w:t>
      </w:r>
      <w:r w:rsidRPr="004676B7">
        <w:rPr>
          <w:rFonts w:ascii="Times New Roman" w:hAnsi="Times New Roman" w:cs="Times New Roman"/>
          <w:sz w:val="24"/>
          <w:szCs w:val="28"/>
        </w:rPr>
        <w:t>:</w:t>
      </w:r>
    </w:p>
    <w:p w14:paraId="4C7E8903" w14:textId="77777777" w:rsidR="008B0420" w:rsidRPr="00ED4CE6" w:rsidRDefault="008B0420" w:rsidP="008B0420">
      <w:pPr>
        <w:pStyle w:val="Paragraphedeliste"/>
        <w:ind w:left="1296"/>
        <w:rPr>
          <w:rFonts w:ascii="Segoe UI" w:hAnsi="Segoe UI" w:cs="Segoe UI"/>
          <w:b/>
        </w:rPr>
      </w:pPr>
    </w:p>
    <w:tbl>
      <w:tblPr>
        <w:tblStyle w:val="Grilledutableau"/>
        <w:tblW w:w="9214" w:type="dxa"/>
        <w:tblInd w:w="-147" w:type="dxa"/>
        <w:tblLook w:val="04A0" w:firstRow="1" w:lastRow="0" w:firstColumn="1" w:lastColumn="0" w:noHBand="0" w:noVBand="1"/>
        <w:tblPrChange w:id="17" w:author="Oumaima Houimel" w:date="2024-04-12T16:03:00Z">
          <w:tblPr>
            <w:tblStyle w:val="Grilledutableau"/>
            <w:tblW w:w="8636" w:type="dxa"/>
            <w:tblInd w:w="1296" w:type="dxa"/>
            <w:tblLook w:val="04A0" w:firstRow="1" w:lastRow="0" w:firstColumn="1" w:lastColumn="0" w:noHBand="0" w:noVBand="1"/>
          </w:tblPr>
        </w:tblPrChange>
      </w:tblPr>
      <w:tblGrid>
        <w:gridCol w:w="4395"/>
        <w:gridCol w:w="4819"/>
        <w:tblGridChange w:id="18">
          <w:tblGrid>
            <w:gridCol w:w="2886"/>
            <w:gridCol w:w="1509"/>
            <w:gridCol w:w="2753"/>
            <w:gridCol w:w="2066"/>
            <w:gridCol w:w="2308"/>
          </w:tblGrid>
        </w:tblGridChange>
      </w:tblGrid>
      <w:tr w:rsidR="008B0420" w:rsidRPr="00ED4CE6" w14:paraId="0BFC7E56" w14:textId="77777777" w:rsidTr="002D7D9D">
        <w:trPr>
          <w:trHeight w:val="739"/>
          <w:trPrChange w:id="19" w:author="Oumaima Houimel" w:date="2024-04-12T16:03:00Z">
            <w:trPr>
              <w:gridBefore w:val="1"/>
              <w:trHeight w:val="739"/>
            </w:trPr>
          </w:trPrChange>
        </w:trPr>
        <w:tc>
          <w:tcPr>
            <w:tcW w:w="4395" w:type="dxa"/>
            <w:tcPrChange w:id="20" w:author="Oumaima Houimel" w:date="2024-04-12T16:03:00Z">
              <w:tcPr>
                <w:tcW w:w="4262" w:type="dxa"/>
                <w:gridSpan w:val="2"/>
              </w:tcPr>
            </w:tcPrChange>
          </w:tcPr>
          <w:p w14:paraId="2D5B09FD" w14:textId="653DC514" w:rsidR="008B0420" w:rsidRPr="00ED4CE6" w:rsidRDefault="008B0420" w:rsidP="007576E9">
            <w:pPr>
              <w:pStyle w:val="Paragraphedeliste"/>
              <w:ind w:left="0"/>
              <w:jc w:val="center"/>
              <w:rPr>
                <w:rFonts w:ascii="Times New Roman" w:hAnsi="Times New Roman" w:cs="Times New Roman"/>
                <w:b/>
                <w:color w:val="000000" w:themeColor="text1"/>
                <w:sz w:val="24"/>
                <w:szCs w:val="24"/>
              </w:rPr>
            </w:pPr>
            <w:r w:rsidRPr="00ED4CE6">
              <w:rPr>
                <w:rFonts w:ascii="Times New Roman" w:hAnsi="Times New Roman" w:cs="Times New Roman"/>
                <w:b/>
                <w:color w:val="000000" w:themeColor="text1"/>
                <w:sz w:val="24"/>
                <w:szCs w:val="24"/>
              </w:rPr>
              <w:t>Outil</w:t>
            </w:r>
          </w:p>
        </w:tc>
        <w:tc>
          <w:tcPr>
            <w:tcW w:w="4819" w:type="dxa"/>
            <w:tcPrChange w:id="21" w:author="Oumaima Houimel" w:date="2024-04-12T16:03:00Z">
              <w:tcPr>
                <w:tcW w:w="4374" w:type="dxa"/>
                <w:gridSpan w:val="2"/>
              </w:tcPr>
            </w:tcPrChange>
          </w:tcPr>
          <w:p w14:paraId="189AF6D8" w14:textId="77777777" w:rsidR="008B0420" w:rsidRPr="00ED4CE6" w:rsidRDefault="008B0420" w:rsidP="007576E9">
            <w:pPr>
              <w:pStyle w:val="Paragraphedeliste"/>
              <w:ind w:left="0"/>
              <w:jc w:val="center"/>
              <w:rPr>
                <w:rFonts w:ascii="Times New Roman" w:hAnsi="Times New Roman" w:cs="Times New Roman"/>
                <w:b/>
                <w:sz w:val="24"/>
                <w:szCs w:val="24"/>
              </w:rPr>
            </w:pPr>
            <w:r w:rsidRPr="00ED4CE6">
              <w:rPr>
                <w:rFonts w:ascii="Times New Roman" w:hAnsi="Times New Roman" w:cs="Times New Roman"/>
                <w:b/>
                <w:sz w:val="24"/>
                <w:szCs w:val="24"/>
              </w:rPr>
              <w:t>Description</w:t>
            </w:r>
          </w:p>
        </w:tc>
      </w:tr>
      <w:tr w:rsidR="008B0420" w14:paraId="1BB9E7F9" w14:textId="77777777" w:rsidTr="002D7D9D">
        <w:trPr>
          <w:trHeight w:val="1797"/>
          <w:trPrChange w:id="22" w:author="Oumaima Houimel" w:date="2024-04-12T16:03:00Z">
            <w:trPr>
              <w:gridBefore w:val="1"/>
              <w:trHeight w:val="739"/>
            </w:trPr>
          </w:trPrChange>
        </w:trPr>
        <w:tc>
          <w:tcPr>
            <w:tcW w:w="4395" w:type="dxa"/>
            <w:tcPrChange w:id="23" w:author="Oumaima Houimel" w:date="2024-04-12T16:03:00Z">
              <w:tcPr>
                <w:tcW w:w="4262" w:type="dxa"/>
                <w:gridSpan w:val="2"/>
              </w:tcPr>
            </w:tcPrChange>
          </w:tcPr>
          <w:p w14:paraId="70874FC1" w14:textId="77777777" w:rsidR="008B0420" w:rsidRPr="00956B68" w:rsidRDefault="008B0420" w:rsidP="007576E9">
            <w:pPr>
              <w:pStyle w:val="Paragraphedeliste"/>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Paragraphedeliste"/>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5E474BDE">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Paragraphedeliste"/>
              <w:ind w:left="0"/>
              <w:rPr>
                <w:rFonts w:ascii="Segoe UI" w:hAnsi="Segoe UI" w:cs="Segoe UI"/>
                <w:color w:val="000000" w:themeColor="text1"/>
              </w:rPr>
            </w:pPr>
          </w:p>
        </w:tc>
        <w:tc>
          <w:tcPr>
            <w:tcW w:w="4819" w:type="dxa"/>
            <w:tcPrChange w:id="24" w:author="Oumaima Houimel" w:date="2024-04-12T16:03:00Z">
              <w:tcPr>
                <w:tcW w:w="4374" w:type="dxa"/>
                <w:gridSpan w:val="2"/>
              </w:tcPr>
            </w:tcPrChange>
          </w:tcPr>
          <w:p w14:paraId="1A5A77FD" w14:textId="77777777" w:rsidR="008B0420" w:rsidRPr="00E9346B" w:rsidRDefault="008B0420" w:rsidP="007576E9">
            <w:pPr>
              <w:pStyle w:val="Paragraphedeliste"/>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6B3F7F" w:rsidRDefault="008B0420"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Outils de développement :</w:t>
      </w:r>
    </w:p>
    <w:p w14:paraId="630CF3C1" w14:textId="77777777" w:rsidR="008B0420" w:rsidRDefault="008B0420" w:rsidP="008B0420">
      <w:pPr>
        <w:pStyle w:val="Paragraphedeliste"/>
        <w:ind w:left="1296"/>
        <w:rPr>
          <w:rFonts w:ascii="Segoe UI" w:hAnsi="Segoe UI" w:cs="Segoe UI"/>
        </w:rPr>
      </w:pPr>
    </w:p>
    <w:tbl>
      <w:tblPr>
        <w:tblStyle w:val="Grilledutableau"/>
        <w:tblW w:w="9322" w:type="dxa"/>
        <w:tblInd w:w="-147" w:type="dxa"/>
        <w:tblLook w:val="04A0" w:firstRow="1" w:lastRow="0" w:firstColumn="1" w:lastColumn="0" w:noHBand="0" w:noVBand="1"/>
        <w:tblPrChange w:id="25" w:author="Oumaima Houimel" w:date="2024-04-12T16:03:00Z">
          <w:tblPr>
            <w:tblStyle w:val="Grilledutableau"/>
            <w:tblW w:w="0" w:type="auto"/>
            <w:tblInd w:w="1296" w:type="dxa"/>
            <w:tblLook w:val="04A0" w:firstRow="1" w:lastRow="0" w:firstColumn="1" w:lastColumn="0" w:noHBand="0" w:noVBand="1"/>
          </w:tblPr>
        </w:tblPrChange>
      </w:tblPr>
      <w:tblGrid>
        <w:gridCol w:w="3897"/>
        <w:gridCol w:w="5425"/>
        <w:tblGridChange w:id="26">
          <w:tblGrid>
            <w:gridCol w:w="2886"/>
            <w:gridCol w:w="1011"/>
            <w:gridCol w:w="1941"/>
            <w:gridCol w:w="3484"/>
            <w:gridCol w:w="1330"/>
          </w:tblGrid>
        </w:tblGridChange>
      </w:tblGrid>
      <w:tr w:rsidR="008B0420" w14:paraId="7C7F2D44" w14:textId="77777777" w:rsidTr="002D7D9D">
        <w:trPr>
          <w:trHeight w:val="594"/>
          <w:trPrChange w:id="27" w:author="Oumaima Houimel" w:date="2024-04-12T16:03:00Z">
            <w:trPr>
              <w:gridBefore w:val="1"/>
              <w:trHeight w:val="594"/>
            </w:trPr>
          </w:trPrChange>
        </w:trPr>
        <w:tc>
          <w:tcPr>
            <w:tcW w:w="3897" w:type="dxa"/>
            <w:tcPrChange w:id="28" w:author="Oumaima Houimel" w:date="2024-04-12T16:03:00Z">
              <w:tcPr>
                <w:tcW w:w="2952" w:type="dxa"/>
                <w:gridSpan w:val="2"/>
              </w:tcPr>
            </w:tcPrChange>
          </w:tcPr>
          <w:p w14:paraId="02F01CFE"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5425" w:type="dxa"/>
            <w:tcPrChange w:id="29" w:author="Oumaima Houimel" w:date="2024-04-12T16:03:00Z">
              <w:tcPr>
                <w:tcW w:w="4814" w:type="dxa"/>
                <w:gridSpan w:val="2"/>
              </w:tcPr>
            </w:tcPrChange>
          </w:tcPr>
          <w:p w14:paraId="5094EE1A"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2D7D9D">
        <w:trPr>
          <w:trHeight w:val="594"/>
          <w:trPrChange w:id="30" w:author="Oumaima Houimel" w:date="2024-04-12T16:03:00Z">
            <w:trPr>
              <w:gridBefore w:val="1"/>
              <w:trHeight w:val="594"/>
            </w:trPr>
          </w:trPrChange>
        </w:trPr>
        <w:tc>
          <w:tcPr>
            <w:tcW w:w="3897" w:type="dxa"/>
            <w:tcPrChange w:id="31" w:author="Oumaima Houimel" w:date="2024-04-12T16:03:00Z">
              <w:tcPr>
                <w:tcW w:w="2952" w:type="dxa"/>
                <w:gridSpan w:val="2"/>
              </w:tcPr>
            </w:tcPrChange>
          </w:tcPr>
          <w:p w14:paraId="35F88808" w14:textId="77777777" w:rsidR="008B0420" w:rsidRPr="00DB6009" w:rsidRDefault="008B0420" w:rsidP="002D7D9D">
            <w:pPr>
              <w:pStyle w:val="Paragraphedeliste"/>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5425" w:type="dxa"/>
            <w:tcPrChange w:id="32" w:author="Oumaima Houimel" w:date="2024-04-12T16:03:00Z">
              <w:tcPr>
                <w:tcW w:w="4814" w:type="dxa"/>
                <w:gridSpan w:val="2"/>
              </w:tcPr>
            </w:tcPrChange>
          </w:tcPr>
          <w:p w14:paraId="5B068481"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2D7D9D">
        <w:trPr>
          <w:trPrChange w:id="33" w:author="Oumaima Houimel" w:date="2024-04-12T16:03:00Z">
            <w:trPr>
              <w:gridBefore w:val="1"/>
            </w:trPr>
          </w:trPrChange>
        </w:trPr>
        <w:tc>
          <w:tcPr>
            <w:tcW w:w="3897" w:type="dxa"/>
            <w:tcPrChange w:id="34" w:author="Oumaima Houimel" w:date="2024-04-12T16:03:00Z">
              <w:tcPr>
                <w:tcW w:w="2952" w:type="dxa"/>
                <w:gridSpan w:val="2"/>
              </w:tcPr>
            </w:tcPrChange>
          </w:tcPr>
          <w:p w14:paraId="019CD54A"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2D7D9D">
            <w:pPr>
              <w:pStyle w:val="Paragraphedeliste"/>
              <w:ind w:left="0"/>
              <w:jc w:val="center"/>
              <w:rPr>
                <w:rFonts w:ascii="Segoe UI" w:hAnsi="Segoe UI" w:cs="Segoe UI"/>
              </w:rPr>
            </w:pPr>
          </w:p>
        </w:tc>
        <w:tc>
          <w:tcPr>
            <w:tcW w:w="5425" w:type="dxa"/>
            <w:tcPrChange w:id="35" w:author="Oumaima Houimel" w:date="2024-04-12T16:03:00Z">
              <w:tcPr>
                <w:tcW w:w="4814" w:type="dxa"/>
                <w:gridSpan w:val="2"/>
              </w:tcPr>
            </w:tcPrChange>
          </w:tcPr>
          <w:p w14:paraId="3783BE35"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3E5DC8A8" w:rsidR="008B0420" w:rsidRPr="00CA389A" w:rsidRDefault="008B0420" w:rsidP="002D7D9D">
            <w:pPr>
              <w:tabs>
                <w:tab w:val="left" w:pos="1125"/>
              </w:tabs>
              <w:jc w:val="center"/>
              <w:rPr>
                <w:rFonts w:ascii="Times New Roman" w:hAnsi="Times New Roman" w:cs="Times New Roman"/>
                <w:sz w:val="24"/>
                <w:szCs w:val="24"/>
              </w:rPr>
            </w:pPr>
          </w:p>
        </w:tc>
      </w:tr>
      <w:tr w:rsidR="008B0420" w14:paraId="39CA72AF" w14:textId="77777777" w:rsidTr="002D7D9D">
        <w:trPr>
          <w:trPrChange w:id="36" w:author="Oumaima Houimel" w:date="2024-04-12T16:03:00Z">
            <w:trPr>
              <w:gridBefore w:val="1"/>
            </w:trPr>
          </w:trPrChange>
        </w:trPr>
        <w:tc>
          <w:tcPr>
            <w:tcW w:w="3897" w:type="dxa"/>
            <w:tcPrChange w:id="37" w:author="Oumaima Houimel" w:date="2024-04-12T16:03:00Z">
              <w:tcPr>
                <w:tcW w:w="2952" w:type="dxa"/>
                <w:gridSpan w:val="2"/>
              </w:tcPr>
            </w:tcPrChange>
          </w:tcPr>
          <w:p w14:paraId="021DA3E9"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CSS3</w:t>
            </w:r>
          </w:p>
          <w:p w14:paraId="4625D9FE"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2D7D9D">
            <w:pPr>
              <w:pStyle w:val="Paragraphedeliste"/>
              <w:ind w:left="0"/>
              <w:jc w:val="center"/>
              <w:rPr>
                <w:rFonts w:ascii="Segoe UI" w:hAnsi="Segoe UI" w:cs="Segoe UI"/>
              </w:rPr>
            </w:pPr>
          </w:p>
        </w:tc>
        <w:tc>
          <w:tcPr>
            <w:tcW w:w="5425" w:type="dxa"/>
            <w:tcPrChange w:id="38" w:author="Oumaima Houimel" w:date="2024-04-12T16:03:00Z">
              <w:tcPr>
                <w:tcW w:w="4814" w:type="dxa"/>
                <w:gridSpan w:val="2"/>
              </w:tcPr>
            </w:tcPrChange>
          </w:tcPr>
          <w:p w14:paraId="74E2BF1B"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2D7D9D">
        <w:trPr>
          <w:trHeight w:val="1488"/>
          <w:trPrChange w:id="39" w:author="Oumaima Houimel" w:date="2024-04-12T16:03:00Z">
            <w:trPr>
              <w:gridBefore w:val="1"/>
            </w:trPr>
          </w:trPrChange>
        </w:trPr>
        <w:tc>
          <w:tcPr>
            <w:tcW w:w="3897" w:type="dxa"/>
            <w:tcPrChange w:id="40" w:author="Oumaima Houimel" w:date="2024-04-12T16:03:00Z">
              <w:tcPr>
                <w:tcW w:w="2952" w:type="dxa"/>
                <w:gridSpan w:val="2"/>
              </w:tcPr>
            </w:tcPrChange>
          </w:tcPr>
          <w:p w14:paraId="269E716D"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AAE8C32" wp14:editId="0D9F442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2D7D9D">
            <w:pPr>
              <w:pStyle w:val="Paragraphedeliste"/>
              <w:ind w:left="0"/>
              <w:jc w:val="center"/>
              <w:rPr>
                <w:rFonts w:ascii="Segoe UI" w:hAnsi="Segoe UI" w:cs="Segoe UI"/>
              </w:rPr>
            </w:pPr>
          </w:p>
        </w:tc>
        <w:tc>
          <w:tcPr>
            <w:tcW w:w="5425" w:type="dxa"/>
            <w:tcPrChange w:id="41" w:author="Oumaima Houimel" w:date="2024-04-12T16:03:00Z">
              <w:tcPr>
                <w:tcW w:w="4814" w:type="dxa"/>
                <w:gridSpan w:val="2"/>
              </w:tcPr>
            </w:tcPrChange>
          </w:tcPr>
          <w:p w14:paraId="2FEC5E3B" w14:textId="1FA4E0E3"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2D7D9D">
        <w:trPr>
          <w:trHeight w:val="1963"/>
          <w:trPrChange w:id="42" w:author="Oumaima Houimel" w:date="2024-04-12T16:03:00Z">
            <w:trPr>
              <w:gridBefore w:val="1"/>
            </w:trPr>
          </w:trPrChange>
        </w:trPr>
        <w:tc>
          <w:tcPr>
            <w:tcW w:w="3897" w:type="dxa"/>
            <w:tcPrChange w:id="43" w:author="Oumaima Houimel" w:date="2024-04-12T16:03:00Z">
              <w:tcPr>
                <w:tcW w:w="2952" w:type="dxa"/>
                <w:gridSpan w:val="2"/>
              </w:tcPr>
            </w:tcPrChange>
          </w:tcPr>
          <w:p w14:paraId="6A52171B"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lastRenderedPageBreak/>
              <w:t>Postman</w:t>
            </w:r>
          </w:p>
          <w:p w14:paraId="6A4D4EE2"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2D7D9D">
            <w:pPr>
              <w:pStyle w:val="Paragraphedeliste"/>
              <w:ind w:left="0"/>
              <w:jc w:val="center"/>
              <w:rPr>
                <w:rFonts w:ascii="Segoe UI" w:hAnsi="Segoe UI" w:cs="Segoe UI"/>
              </w:rPr>
            </w:pPr>
          </w:p>
        </w:tc>
        <w:tc>
          <w:tcPr>
            <w:tcW w:w="5425" w:type="dxa"/>
            <w:tcPrChange w:id="44" w:author="Oumaima Houimel" w:date="2024-04-12T16:03:00Z">
              <w:tcPr>
                <w:tcW w:w="4814" w:type="dxa"/>
                <w:gridSpan w:val="2"/>
              </w:tcPr>
            </w:tcPrChange>
          </w:tcPr>
          <w:p w14:paraId="2753747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2D7D9D">
        <w:trPr>
          <w:trHeight w:val="2402"/>
          <w:trPrChange w:id="45" w:author="Oumaima Houimel" w:date="2024-04-12T16:03:00Z">
            <w:trPr>
              <w:gridBefore w:val="1"/>
            </w:trPr>
          </w:trPrChange>
        </w:trPr>
        <w:tc>
          <w:tcPr>
            <w:tcW w:w="3897" w:type="dxa"/>
            <w:tcPrChange w:id="46" w:author="Oumaima Houimel" w:date="2024-04-12T16:03:00Z">
              <w:tcPr>
                <w:tcW w:w="2952" w:type="dxa"/>
                <w:gridSpan w:val="2"/>
              </w:tcPr>
            </w:tcPrChange>
          </w:tcPr>
          <w:p w14:paraId="6188B854"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2"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5425" w:type="dxa"/>
            <w:tcPrChange w:id="47" w:author="Oumaima Houimel" w:date="2024-04-12T16:03:00Z">
              <w:tcPr>
                <w:tcW w:w="4814" w:type="dxa"/>
                <w:gridSpan w:val="2"/>
              </w:tcPr>
            </w:tcPrChange>
          </w:tcPr>
          <w:p w14:paraId="529A5CBD"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2D7D9D">
            <w:pPr>
              <w:pStyle w:val="Paragraphedeliste"/>
              <w:ind w:left="0"/>
              <w:jc w:val="center"/>
              <w:rPr>
                <w:rFonts w:ascii="Times New Roman" w:hAnsi="Times New Roman" w:cs="Times New Roman"/>
                <w:sz w:val="24"/>
                <w:szCs w:val="24"/>
              </w:rPr>
            </w:pPr>
          </w:p>
        </w:tc>
      </w:tr>
      <w:tr w:rsidR="008B0420" w14:paraId="18DC83E1" w14:textId="77777777" w:rsidTr="002D7D9D">
        <w:trPr>
          <w:trPrChange w:id="48" w:author="Oumaima Houimel" w:date="2024-04-12T16:03:00Z">
            <w:trPr>
              <w:gridBefore w:val="1"/>
            </w:trPr>
          </w:trPrChange>
        </w:trPr>
        <w:tc>
          <w:tcPr>
            <w:tcW w:w="3897" w:type="dxa"/>
            <w:tcPrChange w:id="49" w:author="Oumaima Houimel" w:date="2024-04-12T16:03:00Z">
              <w:tcPr>
                <w:tcW w:w="2952" w:type="dxa"/>
                <w:gridSpan w:val="2"/>
              </w:tcPr>
            </w:tcPrChange>
          </w:tcPr>
          <w:p w14:paraId="1FD50A6A" w14:textId="77777777" w:rsidR="008B0420" w:rsidRPr="00895247" w:rsidRDefault="008B0420" w:rsidP="002D7D9D">
            <w:pPr>
              <w:pStyle w:val="Paragraphedeliste"/>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2D7D9D">
            <w:pPr>
              <w:pStyle w:val="Paragraphedeliste"/>
              <w:ind w:left="0"/>
              <w:jc w:val="center"/>
              <w:rPr>
                <w:rFonts w:ascii="Segoe UI" w:hAnsi="Segoe UI" w:cs="Segoe UI"/>
              </w:rPr>
            </w:pPr>
          </w:p>
        </w:tc>
        <w:tc>
          <w:tcPr>
            <w:tcW w:w="5425" w:type="dxa"/>
            <w:tcPrChange w:id="50" w:author="Oumaima Houimel" w:date="2024-04-12T16:03:00Z">
              <w:tcPr>
                <w:tcW w:w="4814" w:type="dxa"/>
                <w:gridSpan w:val="2"/>
              </w:tcPr>
            </w:tcPrChange>
          </w:tcPr>
          <w:p w14:paraId="4844F7A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2D7D9D">
        <w:trPr>
          <w:trHeight w:val="1023"/>
          <w:trPrChange w:id="51" w:author="Oumaima Houimel" w:date="2024-04-12T16:03:00Z">
            <w:trPr>
              <w:gridBefore w:val="1"/>
              <w:trHeight w:val="1023"/>
            </w:trPr>
          </w:trPrChange>
        </w:trPr>
        <w:tc>
          <w:tcPr>
            <w:tcW w:w="3897" w:type="dxa"/>
            <w:tcPrChange w:id="52" w:author="Oumaima Houimel" w:date="2024-04-12T16:03:00Z">
              <w:tcPr>
                <w:tcW w:w="2952" w:type="dxa"/>
                <w:gridSpan w:val="2"/>
              </w:tcPr>
            </w:tcPrChange>
          </w:tcPr>
          <w:p w14:paraId="5EBBFE8A" w14:textId="0EBDE45A" w:rsidR="008B0420" w:rsidRPr="00895247" w:rsidRDefault="00CA389A" w:rsidP="002D7D9D">
            <w:pPr>
              <w:pStyle w:val="Paragraphedeliste"/>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2D7D9D">
            <w:pPr>
              <w:pStyle w:val="Paragraphedeliste"/>
              <w:ind w:left="0"/>
              <w:jc w:val="center"/>
              <w:rPr>
                <w:rFonts w:ascii="Segoe UI" w:hAnsi="Segoe UI" w:cs="Segoe UI"/>
              </w:rPr>
            </w:pPr>
          </w:p>
        </w:tc>
        <w:tc>
          <w:tcPr>
            <w:tcW w:w="5425" w:type="dxa"/>
            <w:tcPrChange w:id="53" w:author="Oumaima Houimel" w:date="2024-04-12T16:03:00Z">
              <w:tcPr>
                <w:tcW w:w="4814" w:type="dxa"/>
                <w:gridSpan w:val="2"/>
              </w:tcPr>
            </w:tcPrChange>
          </w:tcPr>
          <w:p w14:paraId="574DE4BD" w14:textId="5C0E2594" w:rsidR="008B0420" w:rsidRPr="00E9346B" w:rsidRDefault="008B0420" w:rsidP="002D7D9D">
            <w:pPr>
              <w:pStyle w:val="Paragraphedeliste"/>
              <w:ind w:left="0"/>
              <w:jc w:val="center"/>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2F9F2A0E" w:rsidR="008B0420" w:rsidRDefault="008B0420" w:rsidP="008B0420">
      <w:pPr>
        <w:pStyle w:val="Paragraphedeliste"/>
        <w:ind w:left="1296"/>
        <w:rPr>
          <w:rFonts w:ascii="Segoe UI" w:hAnsi="Segoe UI" w:cs="Segoe UI"/>
        </w:rPr>
      </w:pPr>
    </w:p>
    <w:p w14:paraId="1996280D" w14:textId="77777777" w:rsidR="008B0420" w:rsidRPr="00CA389A" w:rsidRDefault="008B0420" w:rsidP="00CA389A">
      <w:pPr>
        <w:pStyle w:val="Paragraphedeliste"/>
        <w:ind w:left="0"/>
        <w:rPr>
          <w:rFonts w:cstheme="minorHAnsi"/>
          <w:sz w:val="24"/>
          <w:szCs w:val="24"/>
        </w:rPr>
      </w:pPr>
    </w:p>
    <w:p w14:paraId="308B3BB0" w14:textId="71ADC3D6" w:rsidR="008B0420" w:rsidRPr="00CA389A" w:rsidRDefault="008B0420" w:rsidP="00CA389A">
      <w:pPr>
        <w:pStyle w:val="Paragraphedeliste"/>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1B880952" w:rsidR="008B0420" w:rsidRDefault="008B0420" w:rsidP="00CA389A">
      <w:pPr>
        <w:pStyle w:val="Paragraphedeliste"/>
        <w:ind w:left="0"/>
        <w:jc w:val="both"/>
        <w:rPr>
          <w:rFonts w:ascii="Times New Roman" w:hAnsi="Times New Roman" w:cs="Times New Roman"/>
          <w:sz w:val="24"/>
          <w:szCs w:val="24"/>
        </w:rPr>
      </w:pPr>
      <w:proofErr w:type="spellStart"/>
      <w:r w:rsidRPr="00CA389A">
        <w:rPr>
          <w:rFonts w:ascii="Times New Roman" w:hAnsi="Times New Roman" w:cs="Times New Roman"/>
          <w:sz w:val="24"/>
          <w:szCs w:val="24"/>
        </w:rPr>
        <w:t>Angular</w:t>
      </w:r>
      <w:proofErr w:type="spellEnd"/>
      <w:r w:rsidRPr="00CA389A">
        <w:rPr>
          <w:rFonts w:ascii="Times New Roman" w:hAnsi="Times New Roman" w:cs="Times New Roman"/>
          <w:sz w:val="24"/>
          <w:szCs w:val="24"/>
        </w:rPr>
        <w:t xml:space="preserve"> 17, </w:t>
      </w:r>
      <w:proofErr w:type="spellStart"/>
      <w:r w:rsidRPr="00CA389A">
        <w:rPr>
          <w:rFonts w:ascii="Times New Roman" w:hAnsi="Times New Roman" w:cs="Times New Roman"/>
          <w:sz w:val="24"/>
          <w:szCs w:val="24"/>
        </w:rPr>
        <w:t>Laravel</w:t>
      </w:r>
      <w:proofErr w:type="spellEnd"/>
      <w:r w:rsidRPr="00CA389A">
        <w:rPr>
          <w:rFonts w:ascii="Times New Roman" w:hAnsi="Times New Roman" w:cs="Times New Roman"/>
          <w:sz w:val="24"/>
          <w:szCs w:val="24"/>
        </w:rPr>
        <w:t>.</w:t>
      </w:r>
    </w:p>
    <w:p w14:paraId="60C7D3A3" w14:textId="5AC4A3BC" w:rsidR="00ED4CE6" w:rsidRDefault="00ED4CE6" w:rsidP="00CA389A">
      <w:pPr>
        <w:pStyle w:val="Paragraphedeliste"/>
        <w:ind w:left="0"/>
        <w:jc w:val="both"/>
        <w:rPr>
          <w:rFonts w:ascii="Times New Roman" w:hAnsi="Times New Roman" w:cs="Times New Roman"/>
          <w:sz w:val="24"/>
          <w:szCs w:val="24"/>
        </w:rPr>
      </w:pPr>
    </w:p>
    <w:p w14:paraId="74199ADD" w14:textId="77777777" w:rsidR="00ED4CE6" w:rsidRPr="00CA389A" w:rsidRDefault="00ED4CE6" w:rsidP="00CA389A">
      <w:pPr>
        <w:pStyle w:val="Paragraphedeliste"/>
        <w:ind w:left="0"/>
        <w:jc w:val="both"/>
        <w:rPr>
          <w:rFonts w:ascii="Times New Roman" w:hAnsi="Times New Roman" w:cs="Times New Roman"/>
          <w:sz w:val="24"/>
          <w:szCs w:val="24"/>
        </w:rPr>
      </w:pPr>
    </w:p>
    <w:p w14:paraId="64A56FC4" w14:textId="536310D8" w:rsidR="00B86610" w:rsidRPr="00CA389A" w:rsidRDefault="00B86610" w:rsidP="00CA389A">
      <w:pPr>
        <w:pStyle w:val="Paragraphedeliste"/>
        <w:ind w:left="0"/>
        <w:rPr>
          <w:rFonts w:ascii="Segoe UI" w:hAnsi="Segoe UI" w:cs="Segoe UI"/>
          <w:sz w:val="24"/>
          <w:szCs w:val="24"/>
          <w:lang w:val="en-US"/>
        </w:rPr>
      </w:pPr>
    </w:p>
    <w:p w14:paraId="4EAE5F18" w14:textId="2CC5044A" w:rsidR="008B0420" w:rsidRDefault="008B0420" w:rsidP="006B3F7F">
      <w:pPr>
        <w:pStyle w:val="Paragraphedeliste"/>
        <w:numPr>
          <w:ilvl w:val="0"/>
          <w:numId w:val="51"/>
        </w:numPr>
        <w:rPr>
          <w:rFonts w:ascii="Times New Roman" w:hAnsi="Times New Roman" w:cs="Times New Roman"/>
          <w:b/>
          <w:sz w:val="28"/>
          <w:szCs w:val="28"/>
        </w:rPr>
      </w:pPr>
      <w:r w:rsidRPr="00E9346B">
        <w:rPr>
          <w:rFonts w:ascii="Times New Roman" w:hAnsi="Times New Roman" w:cs="Times New Roman"/>
          <w:b/>
          <w:sz w:val="28"/>
          <w:szCs w:val="28"/>
        </w:rPr>
        <w:t>Environnements de développement utilisés :</w:t>
      </w:r>
    </w:p>
    <w:p w14:paraId="38D23ADD" w14:textId="275467A9" w:rsidR="00ED4CE6" w:rsidRDefault="00ED4CE6" w:rsidP="00ED4CE6">
      <w:pPr>
        <w:pStyle w:val="Paragraphedeliste"/>
        <w:ind w:left="0"/>
        <w:rPr>
          <w:rFonts w:ascii="Times New Roman" w:hAnsi="Times New Roman" w:cs="Times New Roman"/>
          <w:b/>
          <w:sz w:val="28"/>
          <w:szCs w:val="28"/>
        </w:rPr>
      </w:pPr>
    </w:p>
    <w:p w14:paraId="47749C29" w14:textId="1FB52950" w:rsidR="008977E2" w:rsidRDefault="00ED4CE6" w:rsidP="008977E2">
      <w:pPr>
        <w:spacing w:line="360" w:lineRule="auto"/>
        <w:rPr>
          <w:rFonts w:ascii="Times New Roman" w:hAnsi="Times New Roman" w:cs="Times New Roman"/>
          <w:sz w:val="24"/>
          <w:szCs w:val="24"/>
        </w:rPr>
      </w:pPr>
      <w:del w:id="54"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6E336A0C">
              <wp:simplePos x="0" y="0"/>
              <wp:positionH relativeFrom="margin">
                <wp:align>left</wp:align>
              </wp:positionH>
              <wp:positionV relativeFrom="paragraph">
                <wp:posOffset>24315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roofErr w:type="spellStart"/>
      <w:r w:rsidRPr="008977E2">
        <w:rPr>
          <w:rFonts w:ascii="Times New Roman" w:hAnsi="Times New Roman" w:cs="Times New Roman"/>
          <w:sz w:val="24"/>
          <w:szCs w:val="24"/>
        </w:rPr>
        <w:t>Angular</w:t>
      </w:r>
      <w:proofErr w:type="spellEnd"/>
      <w:r w:rsidRPr="008977E2">
        <w:rPr>
          <w:rFonts w:ascii="Times New Roman" w:hAnsi="Times New Roman" w:cs="Times New Roman"/>
          <w:sz w:val="24"/>
          <w:szCs w:val="24"/>
        </w:rPr>
        <w:t xml:space="preserve"> est un Framework JavaScript open source développé par Google. Est l’un des Framework les mieux réputés et les plus utilisés par les développeurs de frontend. Ce Framework est utilisé pour développement des applications web en javascript (Type Script) [12].</w:t>
      </w:r>
    </w:p>
    <w:p w14:paraId="369B6081" w14:textId="01D2123A" w:rsidR="009C4433" w:rsidRPr="008977E2" w:rsidRDefault="009C4433" w:rsidP="008977E2">
      <w:pPr>
        <w:spacing w:line="360" w:lineRule="auto"/>
        <w:rPr>
          <w:rFonts w:ascii="Times New Roman" w:hAnsi="Times New Roman" w:cs="Times New Roman"/>
          <w:sz w:val="24"/>
          <w:szCs w:val="24"/>
        </w:rPr>
      </w:pPr>
      <w:r w:rsidRPr="008977E2">
        <w:rPr>
          <w:rFonts w:ascii="Times New Roman" w:hAnsi="Times New Roman" w:cs="Times New Roman"/>
          <w:sz w:val="24"/>
          <w:szCs w:val="24"/>
        </w:rPr>
        <w:t>-</w:t>
      </w:r>
      <w:r w:rsidRPr="008977E2">
        <w:rPr>
          <w:rFonts w:ascii="Times New Roman" w:hAnsi="Times New Roman" w:cs="Times New Roman"/>
          <w:sz w:val="24"/>
          <w:szCs w:val="28"/>
        </w:rPr>
        <w:t xml:space="preserve">La figure ci-dessus montre le Framework </w:t>
      </w:r>
      <w:proofErr w:type="spellStart"/>
      <w:r w:rsidRPr="008977E2">
        <w:rPr>
          <w:rFonts w:ascii="Times New Roman" w:hAnsi="Times New Roman" w:cs="Times New Roman"/>
          <w:sz w:val="24"/>
          <w:szCs w:val="28"/>
        </w:rPr>
        <w:t>Angular</w:t>
      </w:r>
      <w:proofErr w:type="spellEnd"/>
      <w:r w:rsidRPr="008977E2">
        <w:rPr>
          <w:rFonts w:ascii="Times New Roman" w:hAnsi="Times New Roman" w:cs="Times New Roman"/>
          <w:sz w:val="24"/>
          <w:szCs w:val="28"/>
        </w:rPr>
        <w:t xml:space="preserve"> qui est basé sur plusieurs concepts, nous détaillons dans la suite quelques-uns :</w:t>
      </w:r>
    </w:p>
    <w:p w14:paraId="0EFFD4A8" w14:textId="79C612EA" w:rsidR="008977E2" w:rsidRPr="009C4433" w:rsidRDefault="009C4433" w:rsidP="009C4433">
      <w:pPr>
        <w:pStyle w:val="Lgende"/>
        <w:jc w:val="center"/>
        <w:rPr>
          <w:rFonts w:ascii="Times New Roman" w:hAnsi="Times New Roman" w:cs="Times New Roman"/>
          <w:sz w:val="36"/>
          <w:szCs w:val="40"/>
        </w:rPr>
      </w:pPr>
      <w:bookmarkStart w:id="55" w:name="_Toc167615897"/>
      <w:r w:rsidRPr="009C4433">
        <w:rPr>
          <w:sz w:val="24"/>
          <w:szCs w:val="24"/>
        </w:rPr>
        <w:lastRenderedPageBreak/>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18</w:t>
      </w:r>
      <w:r w:rsidRPr="009C4433">
        <w:rPr>
          <w:sz w:val="24"/>
          <w:szCs w:val="24"/>
        </w:rPr>
        <w:fldChar w:fldCharType="end"/>
      </w:r>
      <w:r w:rsidRPr="009C4433">
        <w:rPr>
          <w:sz w:val="24"/>
          <w:szCs w:val="24"/>
        </w:rPr>
        <w:t xml:space="preserve"> Architecture </w:t>
      </w:r>
      <w:proofErr w:type="spellStart"/>
      <w:r w:rsidRPr="009C4433">
        <w:rPr>
          <w:sz w:val="24"/>
          <w:szCs w:val="24"/>
        </w:rPr>
        <w:t>Angular</w:t>
      </w:r>
      <w:proofErr w:type="spellEnd"/>
      <w:r w:rsidRPr="009C4433">
        <w:rPr>
          <w:noProof/>
          <w:sz w:val="40"/>
          <w:szCs w:val="40"/>
        </w:rPr>
        <w:drawing>
          <wp:anchor distT="0" distB="0" distL="114300" distR="114300" simplePos="0" relativeHeight="251680768" behindDoc="1" locked="0" layoutInCell="1" allowOverlap="1" wp14:anchorId="1D4D4158" wp14:editId="3CC2575D">
            <wp:simplePos x="0" y="0"/>
            <wp:positionH relativeFrom="margin">
              <wp:align>center</wp:align>
            </wp:positionH>
            <wp:positionV relativeFrom="paragraph">
              <wp:posOffset>19050</wp:posOffset>
            </wp:positionV>
            <wp:extent cx="4616450" cy="2152650"/>
            <wp:effectExtent l="19050" t="19050" r="1270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rotWithShape="1">
                    <a:blip r:embed="rId35">
                      <a:extLst>
                        <a:ext uri="{28A0092B-C50C-407E-A947-70E740481C1C}">
                          <a14:useLocalDpi xmlns:a14="http://schemas.microsoft.com/office/drawing/2010/main" val="0"/>
                        </a:ext>
                      </a:extLst>
                    </a:blip>
                    <a:srcRect t="2899" b="15211"/>
                    <a:stretch/>
                  </pic:blipFill>
                  <pic:spPr bwMode="auto">
                    <a:xfrm>
                      <a:off x="0" y="0"/>
                      <a:ext cx="4616450" cy="215265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bookmarkEnd w:id="55"/>
    </w:p>
    <w:p w14:paraId="5796B2BA" w14:textId="13496B42" w:rsidR="008977E2" w:rsidRPr="008977E2" w:rsidRDefault="008977E2" w:rsidP="009C4433">
      <w:pPr>
        <w:spacing w:line="360" w:lineRule="auto"/>
        <w:jc w:val="both"/>
      </w:pPr>
      <w:r w:rsidRPr="006B3F7F">
        <w:rPr>
          <w:noProof/>
        </w:rPr>
        <mc:AlternateContent>
          <mc:Choice Requires="wps">
            <w:drawing>
              <wp:anchor distT="45720" distB="45720" distL="114300" distR="114300" simplePos="0" relativeHeight="251678720" behindDoc="0" locked="0" layoutInCell="1" allowOverlap="1" wp14:anchorId="0CF02209" wp14:editId="09D489FE">
                <wp:simplePos x="0" y="0"/>
                <wp:positionH relativeFrom="margin">
                  <wp:align>center</wp:align>
                </wp:positionH>
                <wp:positionV relativeFrom="paragraph">
                  <wp:posOffset>737235</wp:posOffset>
                </wp:positionV>
                <wp:extent cx="4476750" cy="3238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p>
                          <w:p w14:paraId="1C866631" w14:textId="43FA8A86" w:rsidR="006B3F7F" w:rsidRDefault="006B3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02209" id="Zone de texte 2" o:spid="_x0000_s1029" type="#_x0000_t202" style="position:absolute;left:0;text-align:left;margin-left:0;margin-top:58.05pt;width:352.5pt;height:25.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" filled="f" stroked="f">
                <v:textbo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p>
                    <w:p w14:paraId="1C866631" w14:textId="43FA8A86" w:rsidR="006B3F7F" w:rsidRDefault="006B3F7F"/>
                  </w:txbxContent>
                </v:textbox>
                <w10:wrap anchorx="margin"/>
              </v:shape>
            </w:pict>
          </mc:Fallback>
        </mc:AlternateContent>
      </w:r>
    </w:p>
    <w:p w14:paraId="259DB7A4" w14:textId="3A5D72E5"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6"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7"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8"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9"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0"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1"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" filled="f" stroked="f">
                <v:textbo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Paragraphedeliste"/>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6DFE6CCB" w14:textId="1A4B21AA" w:rsidR="00C1508A" w:rsidRDefault="006B4FAE" w:rsidP="00594523">
      <w:pPr>
        <w:jc w:val="center"/>
        <w:rPr>
          <w:rFonts w:ascii="Times New Roman" w:hAnsi="Times New Roman" w:cs="Times New Roman"/>
          <w:b/>
          <w:sz w:val="32"/>
          <w:szCs w:val="32"/>
        </w:rPr>
      </w:pP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A82980">
      <w:pPr>
        <w:pStyle w:val="Paragraphedeliste"/>
        <w:ind w:left="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Paragraphedeliste"/>
        <w:ind w:left="0"/>
        <w:rPr>
          <w:rFonts w:ascii="Times New Roman" w:hAnsi="Times New Roman" w:cs="Times New Roman"/>
          <w:b/>
          <w:sz w:val="28"/>
          <w:szCs w:val="28"/>
        </w:rPr>
      </w:pPr>
    </w:p>
    <w:p w14:paraId="51EBCE44" w14:textId="77777777" w:rsidR="00FA2B50" w:rsidRPr="00FA2B50" w:rsidRDefault="00FA2B50" w:rsidP="009E28A7">
      <w:pPr>
        <w:pStyle w:val="Paragraphedeliste"/>
        <w:spacing w:line="360" w:lineRule="auto"/>
        <w:ind w:left="0" w:firstLine="708"/>
        <w:jc w:val="both"/>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Paragraphedeliste"/>
        <w:ind w:left="0"/>
        <w:rPr>
          <w:rFonts w:ascii="Times New Roman" w:hAnsi="Times New Roman" w:cs="Times New Roman"/>
          <w:b/>
          <w:sz w:val="32"/>
          <w:szCs w:val="32"/>
        </w:rPr>
      </w:pPr>
    </w:p>
    <w:p w14:paraId="6BDFC489" w14:textId="25CB46E6" w:rsidR="00FA2B50" w:rsidRPr="00833970" w:rsidRDefault="00FA2B50" w:rsidP="001E528D">
      <w:pPr>
        <w:pStyle w:val="Paragraphedeliste"/>
        <w:numPr>
          <w:ilvl w:val="0"/>
          <w:numId w:val="26"/>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9E28A7">
      <w:pPr>
        <w:spacing w:line="360" w:lineRule="auto"/>
        <w:ind w:firstLine="708"/>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Grilledutableau"/>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340ABF9E" w:rsidR="00B15C4E" w:rsidRPr="00B15C4E" w:rsidRDefault="001F1170" w:rsidP="00B15C4E">
            <w:pPr>
              <w:jc w:val="center"/>
              <w:rPr>
                <w:rFonts w:ascii="Times New Roman" w:hAnsi="Times New Roman" w:cs="Times New Roman"/>
                <w:b/>
                <w:sz w:val="24"/>
                <w:szCs w:val="24"/>
              </w:rPr>
            </w:pPr>
            <w:r>
              <w:rPr>
                <w:rFonts w:ascii="Times New Roman" w:hAnsi="Times New Roman" w:cs="Times New Roman"/>
                <w:b/>
                <w:sz w:val="24"/>
                <w:szCs w:val="24"/>
              </w:rPr>
              <w:t>ID</w:t>
            </w:r>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23558ED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Réinitialisation d</w:t>
            </w:r>
            <w:r w:rsidR="00594523">
              <w:rPr>
                <w:rFonts w:ascii="Times New Roman" w:hAnsi="Times New Roman" w:cs="Times New Roman"/>
                <w:sz w:val="24"/>
                <w:szCs w:val="24"/>
              </w:rPr>
              <w:t>u</w:t>
            </w:r>
            <w:r w:rsidRPr="0051105F">
              <w:rPr>
                <w:rFonts w:ascii="Times New Roman" w:hAnsi="Times New Roman" w:cs="Times New Roman"/>
                <w:sz w:val="24"/>
                <w:szCs w:val="24"/>
              </w:rPr>
              <w:t xml:space="preserve"> mot</w:t>
            </w:r>
          </w:p>
          <w:p w14:paraId="498DA67A" w14:textId="3C075D1A"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de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lastRenderedPageBreak/>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9E28A7">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53CC8B4F" w:rsidR="00FA2B50" w:rsidRDefault="00833970" w:rsidP="001E528D">
      <w:pPr>
        <w:pStyle w:val="Paragraphedeliste"/>
        <w:numPr>
          <w:ilvl w:val="0"/>
          <w:numId w:val="26"/>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t>Conception </w:t>
      </w:r>
    </w:p>
    <w:p w14:paraId="1D5B072F" w14:textId="77777777" w:rsidR="00833970" w:rsidRPr="00833970" w:rsidRDefault="00833970" w:rsidP="00833970">
      <w:pPr>
        <w:pStyle w:val="Paragraphedeliste"/>
        <w:ind w:left="0"/>
        <w:jc w:val="both"/>
        <w:rPr>
          <w:rFonts w:ascii="Times New Roman" w:hAnsi="Times New Roman" w:cs="Times New Roman"/>
          <w:b/>
          <w:sz w:val="32"/>
          <w:szCs w:val="32"/>
        </w:rPr>
      </w:pPr>
    </w:p>
    <w:p w14:paraId="19604476" w14:textId="4E1A24B5" w:rsidR="00833970" w:rsidRDefault="00833970" w:rsidP="00594523">
      <w:pPr>
        <w:pStyle w:val="Paragraphedeliste"/>
        <w:spacing w:line="360" w:lineRule="auto"/>
        <w:ind w:left="0"/>
        <w:jc w:val="both"/>
        <w:rPr>
          <w:rFonts w:ascii="Times New Roman" w:hAnsi="Times New Roman" w:cs="Times New Roman"/>
          <w:sz w:val="24"/>
          <w:szCs w:val="24"/>
        </w:rPr>
      </w:pPr>
      <w:r w:rsidRPr="00833970">
        <w:rPr>
          <w:rFonts w:ascii="Times New Roman" w:hAnsi="Times New Roman" w:cs="Times New Roman"/>
          <w:sz w:val="24"/>
          <w:szCs w:val="24"/>
        </w:rPr>
        <w:t xml:space="preserve">Dans cette section, nous présenterons l'utilisation </w:t>
      </w:r>
      <w:r w:rsidR="009E28A7" w:rsidRPr="00833970">
        <w:rPr>
          <w:rFonts w:ascii="Times New Roman" w:hAnsi="Times New Roman" w:cs="Times New Roman"/>
          <w:sz w:val="24"/>
          <w:szCs w:val="24"/>
        </w:rPr>
        <w:t>d</w:t>
      </w:r>
      <w:r w:rsidR="009E28A7">
        <w:rPr>
          <w:rFonts w:ascii="Times New Roman" w:hAnsi="Times New Roman" w:cs="Times New Roman"/>
          <w:sz w:val="24"/>
          <w:szCs w:val="24"/>
        </w:rPr>
        <w:t>es</w:t>
      </w:r>
      <w:r w:rsidR="009E28A7" w:rsidRPr="00833970">
        <w:rPr>
          <w:rFonts w:ascii="Times New Roman" w:hAnsi="Times New Roman" w:cs="Times New Roman"/>
          <w:sz w:val="24"/>
          <w:szCs w:val="24"/>
        </w:rPr>
        <w:t xml:space="preserve"> diagrammes</w:t>
      </w:r>
      <w:r w:rsidRPr="00833970">
        <w:rPr>
          <w:rFonts w:ascii="Times New Roman" w:hAnsi="Times New Roman" w:cs="Times New Roman"/>
          <w:sz w:val="24"/>
          <w:szCs w:val="24"/>
        </w:rPr>
        <w:t xml:space="preserve"> pour illustrer l</w:t>
      </w:r>
      <w:r w:rsidR="00594523">
        <w:rPr>
          <w:rFonts w:ascii="Times New Roman" w:hAnsi="Times New Roman" w:cs="Times New Roman"/>
          <w:sz w:val="24"/>
          <w:szCs w:val="24"/>
        </w:rPr>
        <w:t>a</w:t>
      </w:r>
      <w:r w:rsidRPr="00833970">
        <w:rPr>
          <w:rFonts w:ascii="Times New Roman" w:hAnsi="Times New Roman" w:cs="Times New Roman"/>
          <w:sz w:val="24"/>
          <w:szCs w:val="24"/>
        </w:rPr>
        <w:t xml:space="preserve"> concept</w:t>
      </w:r>
      <w:r w:rsidR="00594523">
        <w:rPr>
          <w:rFonts w:ascii="Times New Roman" w:hAnsi="Times New Roman" w:cs="Times New Roman"/>
          <w:sz w:val="24"/>
          <w:szCs w:val="24"/>
        </w:rPr>
        <w:t>ion</w:t>
      </w:r>
      <w:r w:rsidRPr="00833970">
        <w:rPr>
          <w:rFonts w:ascii="Times New Roman" w:hAnsi="Times New Roman" w:cs="Times New Roman"/>
          <w:sz w:val="24"/>
          <w:szCs w:val="24"/>
        </w:rPr>
        <w:t xml:space="preserve"> d</w:t>
      </w:r>
      <w:r w:rsidR="00594523">
        <w:rPr>
          <w:rFonts w:ascii="Times New Roman" w:hAnsi="Times New Roman" w:cs="Times New Roman"/>
          <w:sz w:val="24"/>
          <w:szCs w:val="24"/>
        </w:rPr>
        <w:t>u premier</w:t>
      </w:r>
      <w:r w:rsidRPr="00833970">
        <w:rPr>
          <w:rFonts w:ascii="Times New Roman" w:hAnsi="Times New Roman" w:cs="Times New Roman"/>
          <w:sz w:val="24"/>
          <w:szCs w:val="24"/>
        </w:rPr>
        <w:t xml:space="preserve"> sprint.</w:t>
      </w:r>
    </w:p>
    <w:p w14:paraId="744333D1" w14:textId="77777777" w:rsidR="00833970" w:rsidRPr="00833970" w:rsidRDefault="00833970" w:rsidP="00833970">
      <w:pPr>
        <w:pStyle w:val="Paragraphedeliste"/>
        <w:ind w:left="0"/>
        <w:jc w:val="both"/>
        <w:rPr>
          <w:rFonts w:ascii="Times New Roman" w:hAnsi="Times New Roman" w:cs="Times New Roman"/>
          <w:sz w:val="24"/>
          <w:szCs w:val="24"/>
        </w:rPr>
      </w:pPr>
    </w:p>
    <w:p w14:paraId="1E4880D0" w14:textId="5E7AD7DA" w:rsidR="00FA2B50" w:rsidRPr="009E28A7" w:rsidRDefault="00833970" w:rsidP="006B4FAE">
      <w:pPr>
        <w:jc w:val="both"/>
        <w:rPr>
          <w:rFonts w:ascii="Times New Roman" w:hAnsi="Times New Roman" w:cs="Times New Roman"/>
          <w:b/>
          <w:sz w:val="28"/>
          <w:szCs w:val="24"/>
        </w:rPr>
      </w:pPr>
      <w:r w:rsidRPr="009E28A7">
        <w:rPr>
          <w:rFonts w:ascii="Times New Roman" w:hAnsi="Times New Roman" w:cs="Times New Roman"/>
          <w:b/>
          <w:sz w:val="32"/>
          <w:szCs w:val="28"/>
        </w:rPr>
        <w:t xml:space="preserve">1. </w:t>
      </w:r>
      <w:r w:rsidRPr="009E28A7">
        <w:rPr>
          <w:rFonts w:ascii="Times New Roman" w:hAnsi="Times New Roman" w:cs="Times New Roman"/>
          <w:b/>
          <w:sz w:val="28"/>
          <w:szCs w:val="24"/>
        </w:rPr>
        <w:t>Diagramme de cas d’utilisation</w:t>
      </w:r>
    </w:p>
    <w:p w14:paraId="73F80ACF" w14:textId="7A10B727" w:rsidR="00833970" w:rsidRPr="009E28A7" w:rsidRDefault="00833970" w:rsidP="006B4FAE">
      <w:pPr>
        <w:jc w:val="both"/>
        <w:rPr>
          <w:rFonts w:ascii="Times New Roman" w:hAnsi="Times New Roman" w:cs="Times New Roman"/>
          <w:sz w:val="24"/>
          <w:szCs w:val="24"/>
        </w:rPr>
      </w:pPr>
      <w:r w:rsidRPr="009E28A7">
        <w:rPr>
          <w:rFonts w:ascii="Times New Roman" w:hAnsi="Times New Roman" w:cs="Times New Roman"/>
          <w:sz w:val="24"/>
          <w:szCs w:val="24"/>
        </w:rPr>
        <w:t xml:space="preserve">La figure </w:t>
      </w:r>
      <w:r w:rsidR="00594523" w:rsidRPr="009E28A7">
        <w:rPr>
          <w:rFonts w:ascii="Times New Roman" w:hAnsi="Times New Roman" w:cs="Times New Roman"/>
          <w:sz w:val="24"/>
          <w:szCs w:val="24"/>
        </w:rPr>
        <w:t xml:space="preserve">suivante présente </w:t>
      </w:r>
      <w:r w:rsidRPr="009E28A7">
        <w:rPr>
          <w:rFonts w:ascii="Times New Roman" w:hAnsi="Times New Roman" w:cs="Times New Roman"/>
          <w:sz w:val="24"/>
          <w:szCs w:val="24"/>
        </w:rPr>
        <w:t>le diagramme des cas d’utilisation spécifique à ce premier sprint.</w:t>
      </w:r>
    </w:p>
    <w:p w14:paraId="26DD0206" w14:textId="0BDF2FEB" w:rsidR="00833970" w:rsidRDefault="003A2EB8" w:rsidP="009E28A7">
      <w:pPr>
        <w:ind w:left="-567"/>
        <w:jc w:val="both"/>
      </w:pPr>
      <w:r>
        <w:rPr>
          <w:noProof/>
        </w:rPr>
        <w:lastRenderedPageBreak/>
        <w:drawing>
          <wp:inline distT="0" distB="0" distL="0" distR="0" wp14:anchorId="30E99AA1" wp14:editId="152C5738">
            <wp:extent cx="6487465" cy="46640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495372" cy="4669760"/>
                    </a:xfrm>
                    <a:prstGeom prst="rect">
                      <a:avLst/>
                    </a:prstGeom>
                  </pic:spPr>
                </pic:pic>
              </a:graphicData>
            </a:graphic>
          </wp:inline>
        </w:drawing>
      </w:r>
    </w:p>
    <w:p w14:paraId="5751CA54" w14:textId="66E1E086" w:rsidR="009C4433" w:rsidRPr="009C4433" w:rsidRDefault="009C4433" w:rsidP="009C4433">
      <w:pPr>
        <w:pStyle w:val="Lgende"/>
        <w:jc w:val="center"/>
        <w:rPr>
          <w:rFonts w:ascii="Times New Roman" w:hAnsi="Times New Roman" w:cs="Times New Roman"/>
          <w:b/>
          <w:sz w:val="36"/>
          <w:szCs w:val="36"/>
        </w:rPr>
      </w:pPr>
      <w:bookmarkStart w:id="56" w:name="_Toc167615898"/>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19</w:t>
      </w:r>
      <w:r w:rsidRPr="009C4433">
        <w:rPr>
          <w:sz w:val="24"/>
          <w:szCs w:val="24"/>
        </w:rPr>
        <w:fldChar w:fldCharType="end"/>
      </w:r>
      <w:r w:rsidRPr="009C4433">
        <w:rPr>
          <w:sz w:val="24"/>
          <w:szCs w:val="24"/>
        </w:rPr>
        <w:t xml:space="preserve"> Diagramme de cas d’utilisation</w:t>
      </w:r>
      <w:bookmarkEnd w:id="56"/>
    </w:p>
    <w:p w14:paraId="0C3DF768" w14:textId="37E495C0"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612B0569" w14:textId="4A7B6782" w:rsidR="009E28A7" w:rsidRPr="009E28A7" w:rsidRDefault="002C0612" w:rsidP="009E28A7">
      <w:pPr>
        <w:spacing w:line="360" w:lineRule="auto"/>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6C593D46" w14:textId="29AF2337" w:rsidR="007E028D" w:rsidRDefault="007E028D" w:rsidP="001E528D">
      <w:pPr>
        <w:pStyle w:val="Paragraphedeliste"/>
        <w:numPr>
          <w:ilvl w:val="0"/>
          <w:numId w:val="10"/>
        </w:numPr>
        <w:ind w:left="426"/>
        <w:rPr>
          <w:rFonts w:ascii="Times New Roman" w:hAnsi="Times New Roman" w:cs="Times New Roman"/>
          <w:b/>
          <w:sz w:val="24"/>
          <w:szCs w:val="24"/>
        </w:rPr>
      </w:pPr>
      <w:r w:rsidRPr="00594523">
        <w:rPr>
          <w:rFonts w:ascii="Times New Roman" w:hAnsi="Times New Roman" w:cs="Times New Roman"/>
          <w:b/>
          <w:sz w:val="24"/>
          <w:szCs w:val="24"/>
        </w:rPr>
        <w:t>Côté Administrateur :</w:t>
      </w:r>
    </w:p>
    <w:p w14:paraId="3EE6C993" w14:textId="77777777" w:rsidR="009E28A7" w:rsidRPr="00594523" w:rsidRDefault="009E28A7" w:rsidP="009E28A7">
      <w:pPr>
        <w:pStyle w:val="Paragraphedeliste"/>
        <w:ind w:left="426"/>
        <w:rPr>
          <w:rFonts w:ascii="Times New Roman" w:hAnsi="Times New Roman" w:cs="Times New Roman"/>
          <w:b/>
          <w:sz w:val="24"/>
          <w:szCs w:val="24"/>
        </w:rPr>
      </w:pPr>
    </w:p>
    <w:p w14:paraId="1B1D2465" w14:textId="73E6728A" w:rsidR="007E028D" w:rsidRPr="00594523" w:rsidRDefault="007E028D" w:rsidP="001E528D">
      <w:pPr>
        <w:pStyle w:val="Paragraphedeliste"/>
        <w:numPr>
          <w:ilvl w:val="0"/>
          <w:numId w:val="40"/>
        </w:numPr>
        <w:rPr>
          <w:rFonts w:ascii="Times New Roman" w:hAnsi="Times New Roman" w:cs="Times New Roman"/>
          <w:sz w:val="24"/>
          <w:szCs w:val="24"/>
        </w:rPr>
      </w:pPr>
      <w:r w:rsidRPr="00594523">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Grilledutableau"/>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Titre</w:t>
            </w:r>
          </w:p>
        </w:tc>
        <w:tc>
          <w:tcPr>
            <w:tcW w:w="7075" w:type="dxa"/>
          </w:tcPr>
          <w:p w14:paraId="1B52CB0C" w14:textId="4F72B04F" w:rsidR="00AC2A5D" w:rsidRPr="00B527A2" w:rsidRDefault="00B527A2" w:rsidP="00404DF5">
            <w:pPr>
              <w:spacing w:line="360" w:lineRule="auto"/>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594523" w:rsidRDefault="00AC2A5D" w:rsidP="00354CE4">
            <w:pPr>
              <w:rPr>
                <w:rFonts w:ascii="Times New Roman" w:hAnsi="Times New Roman" w:cs="Times New Roman"/>
                <w:i/>
                <w:sz w:val="24"/>
                <w:szCs w:val="24"/>
              </w:rPr>
            </w:pPr>
            <w:r w:rsidRPr="00594523">
              <w:rPr>
                <w:rFonts w:ascii="Times New Roman" w:hAnsi="Times New Roman" w:cs="Times New Roman"/>
                <w:i/>
                <w:sz w:val="24"/>
                <w:szCs w:val="24"/>
              </w:rPr>
              <w:t>Résumé</w:t>
            </w:r>
          </w:p>
        </w:tc>
        <w:tc>
          <w:tcPr>
            <w:tcW w:w="7075" w:type="dxa"/>
          </w:tcPr>
          <w:p w14:paraId="39311289" w14:textId="7B280995" w:rsidR="00354CE4" w:rsidRPr="00B527A2" w:rsidRDefault="00354CE4"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Acteur</w:t>
            </w:r>
          </w:p>
        </w:tc>
        <w:tc>
          <w:tcPr>
            <w:tcW w:w="7075" w:type="dxa"/>
          </w:tcPr>
          <w:p w14:paraId="6214BA4C" w14:textId="7F1484B3"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594523" w:rsidRDefault="00B527A2" w:rsidP="00404DF5">
            <w:pPr>
              <w:spacing w:line="360" w:lineRule="auto"/>
              <w:jc w:val="center"/>
              <w:rPr>
                <w:rFonts w:ascii="Times New Roman" w:hAnsi="Times New Roman" w:cs="Times New Roman"/>
                <w:i/>
                <w:sz w:val="24"/>
                <w:szCs w:val="24"/>
              </w:rPr>
            </w:pPr>
            <w:r w:rsidRPr="00594523">
              <w:rPr>
                <w:rFonts w:ascii="Times New Roman" w:hAnsi="Times New Roman" w:cs="Times New Roman"/>
                <w:i/>
                <w:sz w:val="24"/>
                <w:szCs w:val="24"/>
              </w:rPr>
              <w:lastRenderedPageBreak/>
              <w:t>Description des enchaînements</w:t>
            </w:r>
          </w:p>
        </w:tc>
      </w:tr>
      <w:tr w:rsidR="00AC2A5D" w14:paraId="78934F38" w14:textId="77777777" w:rsidTr="00B527A2">
        <w:trPr>
          <w:trHeight w:val="391"/>
        </w:trPr>
        <w:tc>
          <w:tcPr>
            <w:tcW w:w="2556" w:type="dxa"/>
          </w:tcPr>
          <w:p w14:paraId="3F65B442" w14:textId="610868C5" w:rsidR="00AC2A5D"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Pré-condition</w:t>
            </w:r>
          </w:p>
        </w:tc>
        <w:tc>
          <w:tcPr>
            <w:tcW w:w="7075" w:type="dxa"/>
          </w:tcPr>
          <w:p w14:paraId="3BC11018" w14:textId="2F5F9139"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Post-condition</w:t>
            </w:r>
          </w:p>
        </w:tc>
        <w:tc>
          <w:tcPr>
            <w:tcW w:w="7075" w:type="dxa"/>
          </w:tcPr>
          <w:p w14:paraId="0A186FC4" w14:textId="192E5CF3" w:rsidR="00CE3105" w:rsidRPr="00CE3105" w:rsidRDefault="00CE3105" w:rsidP="00404DF5">
            <w:pPr>
              <w:spacing w:line="360" w:lineRule="auto"/>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64F6BBBE" w:rsidR="00B527A2" w:rsidRDefault="00B05D58"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404DF5">
            <w:pPr>
              <w:spacing w:line="360" w:lineRule="auto"/>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Scénario nominal</w:t>
            </w:r>
          </w:p>
        </w:tc>
        <w:tc>
          <w:tcPr>
            <w:tcW w:w="7075" w:type="dxa"/>
          </w:tcPr>
          <w:p w14:paraId="2C92CA0B" w14:textId="2C47B525"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1.</w:t>
            </w:r>
            <w:r w:rsidRPr="00CE15F3">
              <w:rPr>
                <w:rFonts w:ascii="Times New Roman" w:eastAsia="Times New Roman" w:hAnsi="Times New Roman" w:cs="Times New Roman"/>
                <w:color w:val="0D0D0D"/>
                <w:sz w:val="24"/>
                <w:szCs w:val="24"/>
                <w:lang w:eastAsia="fr-FR"/>
              </w:rPr>
              <w:t xml:space="preserve">L'administrateur saisit l'adresse e-mail et le mot de passe </w:t>
            </w:r>
          </w:p>
          <w:p w14:paraId="165DCD62" w14:textId="2485D6AA"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2.</w:t>
            </w:r>
            <w:r w:rsidRPr="00CE15F3">
              <w:rPr>
                <w:rFonts w:ascii="Times New Roman" w:eastAsia="Times New Roman" w:hAnsi="Times New Roman" w:cs="Times New Roman"/>
                <w:color w:val="0D0D0D"/>
                <w:sz w:val="24"/>
                <w:szCs w:val="24"/>
                <w:lang w:eastAsia="fr-FR"/>
              </w:rPr>
              <w:t>Le système vérifie l'existence de l'adresse e-mail et du mot de passe dans la base de données.</w:t>
            </w:r>
          </w:p>
          <w:p w14:paraId="279CE3B9" w14:textId="4D9D55F4"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3.</w:t>
            </w:r>
            <w:r w:rsidRPr="00CE15F3">
              <w:rPr>
                <w:rFonts w:ascii="Times New Roman" w:eastAsia="Times New Roman" w:hAnsi="Times New Roman" w:cs="Times New Roman"/>
                <w:color w:val="0D0D0D"/>
                <w:sz w:val="24"/>
                <w:szCs w:val="24"/>
                <w:lang w:eastAsia="fr-FR"/>
              </w:rPr>
              <w:t>Redirection vers le tableau de bord.</w:t>
            </w:r>
          </w:p>
          <w:p w14:paraId="42C09FBA" w14:textId="58616CAB" w:rsidR="00B527A2" w:rsidRPr="00CE15F3" w:rsidRDefault="00B527A2" w:rsidP="00404DF5">
            <w:pPr>
              <w:spacing w:line="360" w:lineRule="auto"/>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Enchaînements alternatifs</w:t>
            </w:r>
          </w:p>
        </w:tc>
        <w:tc>
          <w:tcPr>
            <w:tcW w:w="7075" w:type="dxa"/>
          </w:tcPr>
          <w:p w14:paraId="4A119ACF"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Le système vérifie qu’une des coordonnées n’existe pas dans</w:t>
            </w:r>
          </w:p>
          <w:p w14:paraId="254C218D" w14:textId="3F6CBDC4"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2.</w:t>
            </w:r>
            <w:r w:rsidRPr="00CE15F3">
              <w:rPr>
                <w:rFonts w:ascii="Times New Roman" w:hAnsi="Times New Roman" w:cs="Times New Roman"/>
                <w:sz w:val="24"/>
                <w:szCs w:val="24"/>
              </w:rPr>
              <w:t xml:space="preserve"> Le système affiche un message d’erreur.</w:t>
            </w:r>
          </w:p>
          <w:p w14:paraId="281A8553" w14:textId="7FCCFCDB" w:rsidR="00CE15F3" w:rsidRPr="00B527A2" w:rsidRDefault="00CE15F3" w:rsidP="00404DF5">
            <w:pPr>
              <w:spacing w:line="360" w:lineRule="auto"/>
              <w:jc w:val="both"/>
              <w:rPr>
                <w:rFonts w:ascii="Times New Roman" w:hAnsi="Times New Roman" w:cs="Times New Roman"/>
                <w:sz w:val="24"/>
                <w:szCs w:val="24"/>
              </w:rPr>
            </w:pPr>
          </w:p>
        </w:tc>
      </w:tr>
    </w:tbl>
    <w:p w14:paraId="3F04A9D2" w14:textId="49B8DF45" w:rsidR="007E028D" w:rsidRDefault="007E028D" w:rsidP="006B4FAE">
      <w:pPr>
        <w:jc w:val="both"/>
      </w:pPr>
    </w:p>
    <w:p w14:paraId="014777DB" w14:textId="3E1AAF5F" w:rsidR="00204383" w:rsidRPr="00644A98" w:rsidRDefault="00CE15F3" w:rsidP="001E528D">
      <w:pPr>
        <w:pStyle w:val="Paragraphedeliste"/>
        <w:numPr>
          <w:ilvl w:val="0"/>
          <w:numId w:val="39"/>
        </w:numPr>
        <w:jc w:val="both"/>
        <w:rPr>
          <w:rFonts w:ascii="Times New Roman" w:hAnsi="Times New Roman" w:cs="Times New Roman"/>
          <w:sz w:val="24"/>
        </w:rPr>
      </w:pPr>
      <w:r w:rsidRPr="00594523">
        <w:rPr>
          <w:rFonts w:ascii="Times New Roman" w:hAnsi="Times New Roman" w:cs="Times New Roman"/>
          <w:sz w:val="24"/>
        </w:rPr>
        <w:t>Description textuelle de cas d’utilisation "Ajouter utilisateur"</w:t>
      </w:r>
      <w:r w:rsidR="00594523" w:rsidRPr="00594523">
        <w:rPr>
          <w:rFonts w:ascii="Times New Roman" w:hAnsi="Times New Roman" w:cs="Times New Roman"/>
          <w:sz w:val="24"/>
        </w:rPr>
        <w:t>.</w:t>
      </w:r>
    </w:p>
    <w:tbl>
      <w:tblPr>
        <w:tblStyle w:val="Grilledutableau"/>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Pr="00404DF5" w:rsidRDefault="00CE15F3" w:rsidP="00644A98">
            <w:pPr>
              <w:jc w:val="center"/>
              <w:rPr>
                <w:rFonts w:ascii="Times New Roman" w:hAnsi="Times New Roman" w:cs="Times New Roman"/>
                <w:i/>
                <w:sz w:val="24"/>
              </w:rPr>
            </w:pPr>
            <w:r w:rsidRPr="00404DF5">
              <w:rPr>
                <w:rFonts w:ascii="Times New Roman" w:hAnsi="Times New Roman" w:cs="Times New Roman"/>
                <w:i/>
                <w:sz w:val="24"/>
              </w:rPr>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Résumé</w:t>
            </w:r>
          </w:p>
        </w:tc>
        <w:tc>
          <w:tcPr>
            <w:tcW w:w="6687" w:type="dxa"/>
          </w:tcPr>
          <w:p w14:paraId="126AD5DA"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Acteur</w:t>
            </w:r>
          </w:p>
        </w:tc>
        <w:tc>
          <w:tcPr>
            <w:tcW w:w="6687" w:type="dxa"/>
          </w:tcPr>
          <w:p w14:paraId="321DCAAC" w14:textId="67257170"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404DF5" w:rsidRDefault="00CE15F3" w:rsidP="00404DF5">
            <w:pPr>
              <w:spacing w:line="360" w:lineRule="auto"/>
              <w:jc w:val="center"/>
              <w:rPr>
                <w:rFonts w:ascii="Times New Roman" w:hAnsi="Times New Roman" w:cs="Times New Roman"/>
                <w:i/>
                <w:sz w:val="24"/>
                <w:szCs w:val="24"/>
              </w:rPr>
            </w:pPr>
            <w:r w:rsidRPr="00404DF5">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Pré-condition</w:t>
            </w:r>
          </w:p>
        </w:tc>
        <w:tc>
          <w:tcPr>
            <w:tcW w:w="6687" w:type="dxa"/>
          </w:tcPr>
          <w:p w14:paraId="1C978A31" w14:textId="1DAA049A"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Post-condition</w:t>
            </w:r>
          </w:p>
        </w:tc>
        <w:tc>
          <w:tcPr>
            <w:tcW w:w="6687" w:type="dxa"/>
          </w:tcPr>
          <w:p w14:paraId="2727C18C" w14:textId="37FD6FF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Scénario nominal</w:t>
            </w:r>
          </w:p>
        </w:tc>
        <w:tc>
          <w:tcPr>
            <w:tcW w:w="6687" w:type="dxa"/>
          </w:tcPr>
          <w:p w14:paraId="7B86D1A4" w14:textId="4EC2D438"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L’application affiche une interface d’accueil qui contient une</w:t>
            </w:r>
          </w:p>
          <w:p w14:paraId="7E256DBF" w14:textId="66A026D6"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CE15F3">
              <w:rPr>
                <w:rFonts w:ascii="Times New Roman" w:hAnsi="Times New Roman" w:cs="Times New Roman"/>
                <w:sz w:val="24"/>
                <w:szCs w:val="24"/>
              </w:rPr>
              <w:t xml:space="preserve"> Il accède à l’interface « Administration », accède au module</w:t>
            </w:r>
          </w:p>
          <w:p w14:paraId="24B821A0" w14:textId="2011AD72"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CE15F3">
              <w:rPr>
                <w:rFonts w:ascii="Times New Roman" w:hAnsi="Times New Roman" w:cs="Times New Roman"/>
                <w:sz w:val="24"/>
                <w:szCs w:val="24"/>
              </w:rPr>
              <w:t xml:space="preserve"> Il remplit le formulaire et l’enregistre.</w:t>
            </w:r>
          </w:p>
          <w:p w14:paraId="4D793151" w14:textId="1A8B40CA" w:rsidR="00CE15F3" w:rsidRPr="00CE15F3" w:rsidRDefault="00CE15F3" w:rsidP="00404DF5">
            <w:pPr>
              <w:spacing w:line="360" w:lineRule="auto"/>
              <w:jc w:val="both"/>
              <w:rPr>
                <w:rFonts w:ascii="Times New Roman" w:hAnsi="Times New Roman" w:cs="Times New Roman"/>
                <w:sz w:val="24"/>
                <w:szCs w:val="24"/>
              </w:rPr>
            </w:pPr>
          </w:p>
        </w:tc>
      </w:tr>
      <w:tr w:rsidR="00CE15F3" w14:paraId="6E02769D" w14:textId="77777777" w:rsidTr="00B05D58">
        <w:trPr>
          <w:trHeight w:val="567"/>
        </w:trPr>
        <w:tc>
          <w:tcPr>
            <w:tcW w:w="2614" w:type="dxa"/>
          </w:tcPr>
          <w:p w14:paraId="049789AE" w14:textId="15455D81" w:rsidR="00CE15F3" w:rsidRPr="00404DF5" w:rsidRDefault="00CE15F3" w:rsidP="006B4FAE">
            <w:pPr>
              <w:jc w:val="both"/>
              <w:rPr>
                <w:rFonts w:ascii="Times New Roman" w:hAnsi="Times New Roman" w:cs="Times New Roman"/>
                <w:i/>
                <w:sz w:val="24"/>
                <w:szCs w:val="24"/>
              </w:rPr>
            </w:pPr>
            <w:r w:rsidRPr="00404DF5">
              <w:rPr>
                <w:rFonts w:ascii="Times New Roman" w:hAnsi="Times New Roman" w:cs="Times New Roman"/>
                <w:i/>
                <w:sz w:val="24"/>
                <w:szCs w:val="24"/>
              </w:rPr>
              <w:lastRenderedPageBreak/>
              <w:t>Enchaînements alternatifs</w:t>
            </w:r>
          </w:p>
        </w:tc>
        <w:tc>
          <w:tcPr>
            <w:tcW w:w="6687" w:type="dxa"/>
          </w:tcPr>
          <w:p w14:paraId="15ED7A5E" w14:textId="77777777" w:rsidR="00CE15F3" w:rsidRPr="00204383" w:rsidRDefault="00CE15F3" w:rsidP="00404DF5">
            <w:pPr>
              <w:spacing w:line="360" w:lineRule="auto"/>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204383">
              <w:rPr>
                <w:rFonts w:ascii="Times New Roman" w:hAnsi="Times New Roman" w:cs="Times New Roman"/>
                <w:sz w:val="24"/>
                <w:szCs w:val="24"/>
              </w:rPr>
              <w:t xml:space="preserve"> Le système vérifie qu’une des données obligatoires n’est pas</w:t>
            </w:r>
          </w:p>
          <w:p w14:paraId="7F115139" w14:textId="37880F35" w:rsidR="00CE15F3" w:rsidRPr="00204383" w:rsidRDefault="00594523"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CE15F3" w:rsidRPr="00204383">
              <w:rPr>
                <w:rFonts w:ascii="Times New Roman" w:hAnsi="Times New Roman" w:cs="Times New Roman"/>
                <w:sz w:val="24"/>
                <w:szCs w:val="24"/>
              </w:rPr>
              <w:t>aisie ou la syntaxe de l’adresse mail est incorrecte.</w:t>
            </w:r>
          </w:p>
          <w:p w14:paraId="44899ABF" w14:textId="5665F968"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204383">
              <w:rPr>
                <w:rFonts w:ascii="Times New Roman" w:hAnsi="Times New Roman" w:cs="Times New Roman"/>
                <w:sz w:val="24"/>
                <w:szCs w:val="24"/>
              </w:rPr>
              <w:t xml:space="preserve"> Désactivation de l’enregistrement</w:t>
            </w:r>
          </w:p>
        </w:tc>
      </w:tr>
    </w:tbl>
    <w:p w14:paraId="78D5B10C" w14:textId="77777777" w:rsidR="009E28A7" w:rsidRDefault="009E28A7" w:rsidP="006B4FAE">
      <w:pPr>
        <w:jc w:val="both"/>
      </w:pPr>
    </w:p>
    <w:p w14:paraId="48AEF8BF" w14:textId="7813A1C5" w:rsidR="00204383" w:rsidRPr="009E28A7" w:rsidRDefault="00CE15F3" w:rsidP="001E528D">
      <w:pPr>
        <w:pStyle w:val="Paragraphedeliste"/>
        <w:numPr>
          <w:ilvl w:val="0"/>
          <w:numId w:val="39"/>
        </w:numPr>
        <w:jc w:val="both"/>
        <w:rPr>
          <w:rFonts w:ascii="Times New Roman" w:hAnsi="Times New Roman" w:cs="Times New Roman"/>
          <w:sz w:val="24"/>
          <w:szCs w:val="24"/>
        </w:rPr>
      </w:pPr>
      <w:r w:rsidRPr="009E28A7">
        <w:rPr>
          <w:rFonts w:ascii="Times New Roman" w:hAnsi="Times New Roman" w:cs="Times New Roman"/>
          <w:sz w:val="24"/>
          <w:szCs w:val="24"/>
        </w:rPr>
        <w:t xml:space="preserve">Description </w:t>
      </w:r>
      <w:r w:rsidR="00B65F7C" w:rsidRPr="009E28A7">
        <w:rPr>
          <w:rFonts w:ascii="Times New Roman" w:hAnsi="Times New Roman" w:cs="Times New Roman"/>
          <w:sz w:val="24"/>
          <w:szCs w:val="24"/>
        </w:rPr>
        <w:t>textuelle :</w:t>
      </w:r>
      <w:r w:rsidRPr="009E28A7">
        <w:rPr>
          <w:rFonts w:ascii="Times New Roman" w:hAnsi="Times New Roman" w:cs="Times New Roman"/>
          <w:sz w:val="24"/>
          <w:szCs w:val="24"/>
        </w:rPr>
        <w:t xml:space="preserve"> "Consulter liste utilisateurs"</w:t>
      </w:r>
    </w:p>
    <w:tbl>
      <w:tblPr>
        <w:tblStyle w:val="Grilledutableau"/>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668" w:type="dxa"/>
          </w:tcPr>
          <w:p w14:paraId="6B3D72A7" w14:textId="24B8E62B" w:rsidR="00423C17" w:rsidRPr="00204383" w:rsidRDefault="00204383" w:rsidP="00404DF5">
            <w:pPr>
              <w:spacing w:line="360" w:lineRule="auto"/>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668" w:type="dxa"/>
          </w:tcPr>
          <w:p w14:paraId="0947263C" w14:textId="045C53CC" w:rsidR="00423C17" w:rsidRPr="00204383" w:rsidRDefault="00204383" w:rsidP="00404DF5">
            <w:pPr>
              <w:spacing w:line="360" w:lineRule="auto"/>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668" w:type="dxa"/>
          </w:tcPr>
          <w:p w14:paraId="68CAC01D" w14:textId="7E253E6A"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9E28A7" w:rsidRDefault="00204383" w:rsidP="0020438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Pré-conditions</w:t>
            </w:r>
          </w:p>
        </w:tc>
        <w:tc>
          <w:tcPr>
            <w:tcW w:w="6668" w:type="dxa"/>
          </w:tcPr>
          <w:p w14:paraId="473C9D4E"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Post-conditions</w:t>
            </w:r>
          </w:p>
        </w:tc>
        <w:tc>
          <w:tcPr>
            <w:tcW w:w="6668" w:type="dxa"/>
          </w:tcPr>
          <w:p w14:paraId="77C2B58D" w14:textId="57B2EC2B"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668" w:type="dxa"/>
          </w:tcPr>
          <w:p w14:paraId="29A82A85" w14:textId="382279E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11E40D49" w14:textId="03CB66E9"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r w:rsidR="00B023FD">
              <w:rPr>
                <w:rFonts w:ascii="Times New Roman" w:hAnsi="Times New Roman" w:cs="Times New Roman"/>
                <w:sz w:val="24"/>
                <w:szCs w:val="24"/>
              </w:rPr>
              <w:t xml:space="preserve"> m</w:t>
            </w:r>
            <w:r w:rsidRPr="0016245E">
              <w:rPr>
                <w:rFonts w:ascii="Times New Roman" w:hAnsi="Times New Roman" w:cs="Times New Roman"/>
                <w:sz w:val="24"/>
                <w:szCs w:val="24"/>
              </w:rPr>
              <w:t>odification.</w:t>
            </w:r>
          </w:p>
          <w:p w14:paraId="12910994" w14:textId="5457674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4659F3E5" w14:textId="4C1DAF9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r w:rsidR="00B023FD">
              <w:rPr>
                <w:rFonts w:ascii="Times New Roman" w:hAnsi="Times New Roman" w:cs="Times New Roman"/>
                <w:sz w:val="24"/>
                <w:szCs w:val="24"/>
              </w:rPr>
              <w:t xml:space="preserve"> </w:t>
            </w:r>
            <w:r w:rsidRPr="0016245E">
              <w:rPr>
                <w:rFonts w:ascii="Times New Roman" w:hAnsi="Times New Roman" w:cs="Times New Roman"/>
                <w:sz w:val="24"/>
                <w:szCs w:val="24"/>
              </w:rPr>
              <w:t>Suppression.</w:t>
            </w:r>
          </w:p>
          <w:p w14:paraId="09757BE7" w14:textId="73226C4F" w:rsidR="0016245E" w:rsidRPr="0016245E" w:rsidRDefault="0016245E" w:rsidP="00404DF5">
            <w:pPr>
              <w:spacing w:line="360" w:lineRule="auto"/>
              <w:ind w:left="762" w:hanging="425"/>
              <w:jc w:val="both"/>
              <w:rPr>
                <w:rFonts w:ascii="Times New Roman" w:hAnsi="Times New Roman" w:cs="Times New Roman"/>
                <w:sz w:val="24"/>
                <w:szCs w:val="24"/>
              </w:rPr>
            </w:pPr>
          </w:p>
        </w:tc>
      </w:tr>
    </w:tbl>
    <w:p w14:paraId="54087E21" w14:textId="64DBA3F5" w:rsidR="009E28A7" w:rsidRDefault="009E28A7"/>
    <w:p w14:paraId="592DE464" w14:textId="77777777" w:rsidR="009E28A7" w:rsidRDefault="009E28A7"/>
    <w:p w14:paraId="74ECDD96" w14:textId="2A44D483" w:rsidR="001B7220" w:rsidRPr="00B023FD" w:rsidRDefault="001B7220" w:rsidP="001E528D">
      <w:pPr>
        <w:pStyle w:val="Paragraphedeliste"/>
        <w:numPr>
          <w:ilvl w:val="0"/>
          <w:numId w:val="38"/>
        </w:numPr>
        <w:rPr>
          <w:rFonts w:ascii="Times New Roman" w:hAnsi="Times New Roman" w:cs="Times New Roman"/>
          <w:b/>
          <w:sz w:val="24"/>
          <w:szCs w:val="24"/>
        </w:rPr>
      </w:pPr>
      <w:r w:rsidRPr="00B023FD">
        <w:rPr>
          <w:rFonts w:ascii="Times New Roman" w:hAnsi="Times New Roman" w:cs="Times New Roman"/>
          <w:b/>
          <w:sz w:val="24"/>
          <w:szCs w:val="24"/>
        </w:rPr>
        <w:t xml:space="preserve">Côté Utilisateur </w:t>
      </w:r>
    </w:p>
    <w:p w14:paraId="075F03A1" w14:textId="16C92D1D" w:rsidR="007E028D"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 "S’authentifier"</w:t>
      </w:r>
    </w:p>
    <w:tbl>
      <w:tblPr>
        <w:tblStyle w:val="Grilledutableau"/>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404DF5">
            <w:pPr>
              <w:spacing w:line="360" w:lineRule="auto"/>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737" w:type="dxa"/>
          </w:tcPr>
          <w:p w14:paraId="033AE7C2" w14:textId="6D640C14" w:rsidR="001B7220" w:rsidRPr="001B7220" w:rsidRDefault="001B7220" w:rsidP="00404DF5">
            <w:pPr>
              <w:spacing w:line="360" w:lineRule="auto"/>
              <w:jc w:val="both"/>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737" w:type="dxa"/>
          </w:tcPr>
          <w:p w14:paraId="4810A5FE" w14:textId="4C11F62C"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737" w:type="dxa"/>
          </w:tcPr>
          <w:p w14:paraId="19CBA893" w14:textId="40E9D7F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w:t>
            </w:r>
            <w:r w:rsidR="00B023FD">
              <w:rPr>
                <w:rFonts w:ascii="Times New Roman" w:hAnsi="Times New Roman" w:cs="Times New Roman"/>
                <w:sz w:val="24"/>
                <w:szCs w:val="24"/>
              </w:rPr>
              <w:t xml:space="preserve"> </w:t>
            </w:r>
            <w:r w:rsidR="00B023FD" w:rsidRPr="00404DF5">
              <w:rPr>
                <w:rFonts w:ascii="Times New Roman" w:hAnsi="Times New Roman" w:cs="Times New Roman"/>
                <w:sz w:val="24"/>
                <w:szCs w:val="24"/>
              </w:rPr>
              <w:t>(chef d’équipe – magasinier -technicien-administrateur)</w:t>
            </w:r>
          </w:p>
        </w:tc>
      </w:tr>
      <w:tr w:rsidR="001B7220" w14:paraId="7022CF94" w14:textId="77777777" w:rsidTr="001B7220">
        <w:trPr>
          <w:trHeight w:val="324"/>
        </w:trPr>
        <w:tc>
          <w:tcPr>
            <w:tcW w:w="9797" w:type="dxa"/>
            <w:gridSpan w:val="2"/>
          </w:tcPr>
          <w:p w14:paraId="0B986336" w14:textId="31038C33" w:rsidR="001B7220" w:rsidRPr="009E28A7" w:rsidRDefault="001B7220" w:rsidP="00404DF5">
            <w:pPr>
              <w:spacing w:line="360" w:lineRule="auto"/>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737" w:type="dxa"/>
          </w:tcPr>
          <w:p w14:paraId="5BD51E2F" w14:textId="51241F6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737" w:type="dxa"/>
          </w:tcPr>
          <w:p w14:paraId="2A556916" w14:textId="0CE1E46E"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737" w:type="dxa"/>
          </w:tcPr>
          <w:p w14:paraId="6FF15221" w14:textId="3F319019"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w:t>
            </w:r>
            <w:r w:rsidR="00B023FD">
              <w:rPr>
                <w:rFonts w:ascii="Times New Roman" w:hAnsi="Times New Roman" w:cs="Times New Roman"/>
                <w:sz w:val="24"/>
                <w:szCs w:val="24"/>
              </w:rPr>
              <w:t xml:space="preserve"> le</w:t>
            </w:r>
            <w:r w:rsidRPr="001B7220">
              <w:rPr>
                <w:rFonts w:ascii="Times New Roman" w:hAnsi="Times New Roman" w:cs="Times New Roman"/>
                <w:sz w:val="24"/>
                <w:szCs w:val="24"/>
              </w:rPr>
              <w:t xml:space="preserve"> mot de passe.</w:t>
            </w:r>
          </w:p>
          <w:p w14:paraId="53217CA8" w14:textId="7FC76641"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1B7220">
              <w:rPr>
                <w:rFonts w:ascii="Times New Roman" w:hAnsi="Times New Roman" w:cs="Times New Roman"/>
                <w:sz w:val="24"/>
                <w:szCs w:val="24"/>
              </w:rPr>
              <w:t>Redirection vers le Dashboard.</w:t>
            </w:r>
          </w:p>
        </w:tc>
      </w:tr>
      <w:tr w:rsidR="001B7220" w14:paraId="72AAB617" w14:textId="77777777" w:rsidTr="00404DF5">
        <w:trPr>
          <w:trHeight w:val="1919"/>
        </w:trPr>
        <w:tc>
          <w:tcPr>
            <w:tcW w:w="3059" w:type="dxa"/>
          </w:tcPr>
          <w:p w14:paraId="7705CB98" w14:textId="6E36B4AA"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737" w:type="dxa"/>
          </w:tcPr>
          <w:p w14:paraId="740CA512" w14:textId="427D3C3E"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Le système vérifie qu’une des coordonnées n’existe pas dans</w:t>
            </w:r>
          </w:p>
          <w:p w14:paraId="519D5211" w14:textId="365B0AE2"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 Le système affiche un message d’erreur.</w:t>
            </w:r>
          </w:p>
          <w:p w14:paraId="34606FB8" w14:textId="07A2A889" w:rsidR="001B7220" w:rsidRDefault="001B7220" w:rsidP="00404DF5">
            <w:pPr>
              <w:spacing w:line="360" w:lineRule="auto"/>
              <w:jc w:val="both"/>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4D4B2D7B" w:rsidR="001B7220"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:"Réinitialiser mot de passe"</w:t>
      </w:r>
    </w:p>
    <w:tbl>
      <w:tblPr>
        <w:tblStyle w:val="Grilledutableau"/>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9E28A7">
        <w:trPr>
          <w:trHeight w:val="427"/>
        </w:trPr>
        <w:tc>
          <w:tcPr>
            <w:tcW w:w="3351" w:type="dxa"/>
          </w:tcPr>
          <w:p w14:paraId="4A1BF236" w14:textId="73ECC5FB"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401" w:type="dxa"/>
          </w:tcPr>
          <w:p w14:paraId="2D27E87F" w14:textId="18E68646" w:rsidR="00434973" w:rsidRPr="00434973" w:rsidRDefault="00434973" w:rsidP="00404DF5">
            <w:pPr>
              <w:spacing w:line="360" w:lineRule="auto"/>
              <w:jc w:val="both"/>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9E28A7">
        <w:trPr>
          <w:trHeight w:val="538"/>
        </w:trPr>
        <w:tc>
          <w:tcPr>
            <w:tcW w:w="3351" w:type="dxa"/>
          </w:tcPr>
          <w:p w14:paraId="304C35B7" w14:textId="32B72061"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401" w:type="dxa"/>
          </w:tcPr>
          <w:p w14:paraId="76B5703D" w14:textId="22DB8FB5"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9E28A7">
        <w:trPr>
          <w:trHeight w:val="538"/>
        </w:trPr>
        <w:tc>
          <w:tcPr>
            <w:tcW w:w="3351" w:type="dxa"/>
          </w:tcPr>
          <w:p w14:paraId="72B9F014" w14:textId="7B63AC85"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401" w:type="dxa"/>
          </w:tcPr>
          <w:p w14:paraId="623C317D" w14:textId="6B95348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9E28A7" w:rsidRDefault="001B7220" w:rsidP="0043497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5056D7A2" w14:textId="77777777" w:rsidTr="009E28A7">
        <w:trPr>
          <w:trHeight w:val="538"/>
        </w:trPr>
        <w:tc>
          <w:tcPr>
            <w:tcW w:w="3351" w:type="dxa"/>
          </w:tcPr>
          <w:p w14:paraId="6D8AC44F" w14:textId="7C893E4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401" w:type="dxa"/>
          </w:tcPr>
          <w:p w14:paraId="7F99F4F2" w14:textId="4BFBD8C9"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9E28A7">
        <w:trPr>
          <w:trHeight w:val="538"/>
        </w:trPr>
        <w:tc>
          <w:tcPr>
            <w:tcW w:w="3351" w:type="dxa"/>
          </w:tcPr>
          <w:p w14:paraId="331F76A3" w14:textId="1035B90F"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401" w:type="dxa"/>
          </w:tcPr>
          <w:p w14:paraId="59170967" w14:textId="1941CB2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9E28A7">
        <w:trPr>
          <w:trHeight w:val="568"/>
        </w:trPr>
        <w:tc>
          <w:tcPr>
            <w:tcW w:w="3351" w:type="dxa"/>
          </w:tcPr>
          <w:p w14:paraId="2E9B3519" w14:textId="4F89D961"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401" w:type="dxa"/>
          </w:tcPr>
          <w:p w14:paraId="6D8B67F8" w14:textId="516E34EA"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2.</w:t>
            </w:r>
            <w:r w:rsidRPr="00434973">
              <w:rPr>
                <w:rFonts w:ascii="Times New Roman" w:hAnsi="Times New Roman" w:cs="Times New Roman"/>
                <w:sz w:val="24"/>
                <w:szCs w:val="24"/>
              </w:rPr>
              <w:t>Une page de nouveau mot de passe est affichée pour l’utilisateur.</w:t>
            </w:r>
          </w:p>
          <w:p w14:paraId="31212391"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434973">
              <w:rPr>
                <w:rFonts w:ascii="Times New Roman" w:hAnsi="Times New Roman" w:cs="Times New Roman"/>
                <w:sz w:val="24"/>
                <w:szCs w:val="24"/>
              </w:rPr>
              <w:t xml:space="preserve"> L’utilisateur doit saisir son email correctement.</w:t>
            </w:r>
          </w:p>
          <w:p w14:paraId="1350D25B" w14:textId="2F02DA9A"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4.</w:t>
            </w:r>
            <w:r w:rsidRPr="00434973">
              <w:rPr>
                <w:rFonts w:ascii="Times New Roman" w:hAnsi="Times New Roman" w:cs="Times New Roman"/>
                <w:sz w:val="24"/>
                <w:szCs w:val="24"/>
              </w:rPr>
              <w:t xml:space="preserve">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9E28A7">
        <w:trPr>
          <w:trHeight w:val="508"/>
        </w:trPr>
        <w:tc>
          <w:tcPr>
            <w:tcW w:w="3351" w:type="dxa"/>
          </w:tcPr>
          <w:p w14:paraId="627F1C36" w14:textId="44696807"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lastRenderedPageBreak/>
              <w:t>Enchaînements alternatifs</w:t>
            </w:r>
          </w:p>
        </w:tc>
        <w:tc>
          <w:tcPr>
            <w:tcW w:w="6401" w:type="dxa"/>
          </w:tcPr>
          <w:p w14:paraId="6C046476" w14:textId="1B89142C"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 Un message d’erreur est affiché.</w:t>
            </w:r>
          </w:p>
        </w:tc>
      </w:tr>
    </w:tbl>
    <w:p w14:paraId="24D91340" w14:textId="77777777" w:rsidR="009E28A7" w:rsidRPr="001B7220" w:rsidRDefault="009E28A7" w:rsidP="001B7220">
      <w:pPr>
        <w:rPr>
          <w:rFonts w:ascii="Times New Roman" w:hAnsi="Times New Roman" w:cs="Times New Roman"/>
          <w:sz w:val="24"/>
          <w:szCs w:val="24"/>
        </w:rPr>
      </w:pPr>
    </w:p>
    <w:p w14:paraId="7D038594" w14:textId="595ECBF8" w:rsidR="00B023FD" w:rsidRPr="00B023FD" w:rsidRDefault="00B023FD" w:rsidP="001E528D">
      <w:pPr>
        <w:pStyle w:val="Paragraphedeliste"/>
        <w:numPr>
          <w:ilvl w:val="0"/>
          <w:numId w:val="38"/>
        </w:numPr>
        <w:rPr>
          <w:rFonts w:ascii="Times New Roman" w:hAnsi="Times New Roman" w:cs="Times New Roman"/>
          <w:sz w:val="24"/>
          <w:szCs w:val="24"/>
        </w:rPr>
      </w:pPr>
      <w:r w:rsidRPr="00B023FD">
        <w:rPr>
          <w:rFonts w:ascii="Times New Roman" w:hAnsi="Times New Roman" w:cs="Times New Roman"/>
          <w:b/>
          <w:sz w:val="24"/>
          <w:szCs w:val="24"/>
        </w:rPr>
        <w:t>Côté Chef d’équipe</w:t>
      </w:r>
    </w:p>
    <w:p w14:paraId="38B3F6CD" w14:textId="7D35A98A" w:rsidR="00434973" w:rsidRPr="009E28A7" w:rsidRDefault="00434973"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“Ajouter un équipement"</w:t>
      </w:r>
    </w:p>
    <w:tbl>
      <w:tblPr>
        <w:tblStyle w:val="Grilledutableau"/>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Pr="00404DF5" w:rsidRDefault="00434973" w:rsidP="00434973">
            <w:pPr>
              <w:rPr>
                <w:i/>
              </w:rPr>
            </w:pPr>
            <w:r w:rsidRPr="00404DF5">
              <w:rPr>
                <w:rFonts w:ascii="Times New Roman" w:hAnsi="Times New Roman" w:cs="Times New Roman"/>
                <w:i/>
                <w:sz w:val="24"/>
                <w:szCs w:val="24"/>
              </w:rPr>
              <w:t>Titre</w:t>
            </w:r>
          </w:p>
        </w:tc>
        <w:tc>
          <w:tcPr>
            <w:tcW w:w="5806" w:type="dxa"/>
          </w:tcPr>
          <w:p w14:paraId="320C33D7" w14:textId="13EBF2C2" w:rsidR="00434973" w:rsidRPr="00434973" w:rsidRDefault="00434973" w:rsidP="00404DF5">
            <w:pPr>
              <w:spacing w:line="360" w:lineRule="auto"/>
              <w:jc w:val="both"/>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Pr="00404DF5" w:rsidRDefault="00434973" w:rsidP="00434973">
            <w:pPr>
              <w:rPr>
                <w:i/>
              </w:rPr>
            </w:pPr>
            <w:r w:rsidRPr="00404DF5">
              <w:rPr>
                <w:rFonts w:ascii="Times New Roman" w:hAnsi="Times New Roman" w:cs="Times New Roman"/>
                <w:i/>
                <w:sz w:val="24"/>
                <w:szCs w:val="24"/>
              </w:rPr>
              <w:t>Résumé</w:t>
            </w:r>
          </w:p>
        </w:tc>
        <w:tc>
          <w:tcPr>
            <w:tcW w:w="5806" w:type="dxa"/>
          </w:tcPr>
          <w:p w14:paraId="1178BB75" w14:textId="614CD3EA"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Pr="00404DF5" w:rsidRDefault="00434973" w:rsidP="00434973">
            <w:pPr>
              <w:rPr>
                <w:i/>
              </w:rPr>
            </w:pPr>
            <w:r w:rsidRPr="00404DF5">
              <w:rPr>
                <w:rFonts w:ascii="Times New Roman" w:hAnsi="Times New Roman" w:cs="Times New Roman"/>
                <w:i/>
                <w:sz w:val="24"/>
                <w:szCs w:val="24"/>
              </w:rPr>
              <w:t>Acteur</w:t>
            </w:r>
          </w:p>
        </w:tc>
        <w:tc>
          <w:tcPr>
            <w:tcW w:w="5806" w:type="dxa"/>
          </w:tcPr>
          <w:p w14:paraId="097036CF" w14:textId="483AF162"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Pr="00404DF5" w:rsidRDefault="00434973" w:rsidP="00434973">
            <w:pPr>
              <w:jc w:val="center"/>
              <w:rPr>
                <w:i/>
              </w:rPr>
            </w:pPr>
            <w:r w:rsidRPr="00404DF5">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Pr="00404DF5" w:rsidRDefault="00434973" w:rsidP="00434973">
            <w:pPr>
              <w:rPr>
                <w:i/>
              </w:rPr>
            </w:pPr>
            <w:r w:rsidRPr="00404DF5">
              <w:rPr>
                <w:rFonts w:ascii="Times New Roman" w:hAnsi="Times New Roman" w:cs="Times New Roman"/>
                <w:i/>
                <w:sz w:val="24"/>
                <w:szCs w:val="24"/>
              </w:rPr>
              <w:t>Pré-condition</w:t>
            </w:r>
          </w:p>
        </w:tc>
        <w:tc>
          <w:tcPr>
            <w:tcW w:w="5806" w:type="dxa"/>
          </w:tcPr>
          <w:p w14:paraId="38987CD8" w14:textId="108103A1" w:rsidR="00434973" w:rsidRPr="00CC3F88" w:rsidRDefault="00434973"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Pr="00404DF5" w:rsidRDefault="00434973" w:rsidP="00434973">
            <w:pPr>
              <w:rPr>
                <w:i/>
              </w:rPr>
            </w:pPr>
            <w:r w:rsidRPr="00404DF5">
              <w:rPr>
                <w:rFonts w:ascii="Times New Roman" w:hAnsi="Times New Roman" w:cs="Times New Roman"/>
                <w:i/>
                <w:sz w:val="24"/>
                <w:szCs w:val="24"/>
              </w:rPr>
              <w:t>Post-condition</w:t>
            </w:r>
          </w:p>
        </w:tc>
        <w:tc>
          <w:tcPr>
            <w:tcW w:w="5806" w:type="dxa"/>
          </w:tcPr>
          <w:p w14:paraId="0FB18263" w14:textId="328391FD"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Pr="00404DF5" w:rsidRDefault="00434973" w:rsidP="00434973">
            <w:pPr>
              <w:rPr>
                <w:i/>
              </w:rPr>
            </w:pPr>
            <w:r w:rsidRPr="00404DF5">
              <w:rPr>
                <w:rFonts w:ascii="Times New Roman" w:hAnsi="Times New Roman" w:cs="Times New Roman"/>
                <w:i/>
                <w:sz w:val="24"/>
                <w:szCs w:val="24"/>
              </w:rPr>
              <w:t>Scénario nominal</w:t>
            </w:r>
          </w:p>
        </w:tc>
        <w:tc>
          <w:tcPr>
            <w:tcW w:w="5806" w:type="dxa"/>
          </w:tcPr>
          <w:p w14:paraId="07CB2488" w14:textId="71F6B837"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2.</w:t>
            </w:r>
            <w:r w:rsidRPr="00CC3F88">
              <w:rPr>
                <w:rFonts w:ascii="Times New Roman" w:hAnsi="Times New Roman" w:cs="Times New Roman"/>
                <w:sz w:val="24"/>
                <w:szCs w:val="24"/>
              </w:rPr>
              <w:t xml:space="preserve">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3.</w:t>
            </w:r>
            <w:r w:rsidRPr="00CC3F88">
              <w:rPr>
                <w:rFonts w:ascii="Times New Roman" w:hAnsi="Times New Roman" w:cs="Times New Roman"/>
                <w:sz w:val="24"/>
                <w:szCs w:val="24"/>
              </w:rPr>
              <w:t xml:space="preserve">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27F1FF73"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w:t>
            </w:r>
            <w:r w:rsidRPr="00CC3F88">
              <w:rPr>
                <w:rFonts w:ascii="Times New Roman" w:hAnsi="Times New Roman" w:cs="Times New Roman"/>
                <w:sz w:val="24"/>
                <w:szCs w:val="24"/>
              </w:rPr>
              <w:t>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w:t>
            </w:r>
            <w:r w:rsidR="00404DF5">
              <w:rPr>
                <w:rFonts w:ascii="Times New Roman" w:hAnsi="Times New Roman" w:cs="Times New Roman"/>
                <w:sz w:val="24"/>
                <w:szCs w:val="24"/>
              </w:rPr>
              <w:t> :</w:t>
            </w:r>
          </w:p>
          <w:p w14:paraId="6C3EE746" w14:textId="37147C51"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4.1</w:t>
            </w:r>
            <w:r w:rsidRPr="00CC3F88">
              <w:rPr>
                <w:rFonts w:ascii="Times New Roman" w:hAnsi="Times New Roman" w:cs="Times New Roman"/>
                <w:sz w:val="24"/>
                <w:szCs w:val="24"/>
              </w:rPr>
              <w:t>Le système vérifie que tous les champs requis sont</w:t>
            </w:r>
          </w:p>
          <w:p w14:paraId="443B49FD" w14:textId="4C8A7994"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4.2</w:t>
            </w:r>
            <w:r w:rsidRPr="00CC3F88">
              <w:rPr>
                <w:rFonts w:ascii="Times New Roman" w:hAnsi="Times New Roman" w:cs="Times New Roman"/>
                <w:sz w:val="24"/>
                <w:szCs w:val="24"/>
              </w:rPr>
              <w:t xml:space="preserve"> Si tous les champs sont correctement remplis :</w:t>
            </w:r>
          </w:p>
          <w:p w14:paraId="1528DDE8" w14:textId="64F46647"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Pr="00404DF5" w:rsidRDefault="00434973" w:rsidP="00434973">
            <w:pPr>
              <w:rPr>
                <w:i/>
              </w:rPr>
            </w:pPr>
            <w:r w:rsidRPr="00404DF5">
              <w:rPr>
                <w:rFonts w:ascii="Times New Roman" w:hAnsi="Times New Roman" w:cs="Times New Roman"/>
                <w:i/>
                <w:sz w:val="24"/>
                <w:szCs w:val="24"/>
              </w:rPr>
              <w:t>Enchaînements alternatifs</w:t>
            </w:r>
          </w:p>
        </w:tc>
        <w:tc>
          <w:tcPr>
            <w:tcW w:w="5806" w:type="dxa"/>
          </w:tcPr>
          <w:p w14:paraId="3FD47037" w14:textId="65502CDC" w:rsidR="00CC3F88" w:rsidRPr="00CC3F88" w:rsidRDefault="00CC3F88" w:rsidP="00C24030">
            <w:pPr>
              <w:spacing w:line="360" w:lineRule="auto"/>
              <w:jc w:val="both"/>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24030">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1.</w:t>
            </w:r>
            <w:r w:rsidRPr="00CC3F88">
              <w:rPr>
                <w:rFonts w:ascii="Times New Roman" w:hAnsi="Times New Roman" w:cs="Times New Roman"/>
                <w:sz w:val="24"/>
                <w:szCs w:val="24"/>
              </w:rPr>
              <w:t>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24030">
            <w:pPr>
              <w:spacing w:line="360" w:lineRule="auto"/>
              <w:jc w:val="both"/>
            </w:pPr>
            <w:r w:rsidRPr="00C24030">
              <w:rPr>
                <w:rFonts w:ascii="Times New Roman" w:hAnsi="Times New Roman" w:cs="Times New Roman"/>
                <w:b/>
                <w:sz w:val="24"/>
                <w:szCs w:val="24"/>
              </w:rPr>
              <w:t>2.</w:t>
            </w:r>
            <w:r w:rsidRPr="00CC3F88">
              <w:rPr>
                <w:rFonts w:ascii="Times New Roman" w:hAnsi="Times New Roman" w:cs="Times New Roman"/>
                <w:sz w:val="24"/>
                <w:szCs w:val="24"/>
              </w:rPr>
              <w:t>L'société n'est pas enregistrée dans la base de données.</w:t>
            </w:r>
          </w:p>
        </w:tc>
      </w:tr>
    </w:tbl>
    <w:p w14:paraId="1D257432" w14:textId="1B203C37" w:rsidR="007E028D" w:rsidRDefault="007E028D"/>
    <w:p w14:paraId="3EB2DBA7" w14:textId="15EA9AEE" w:rsidR="00C24030" w:rsidRDefault="00C24030"/>
    <w:p w14:paraId="64464EE3" w14:textId="77777777" w:rsidR="00B05D58" w:rsidRDefault="00B05D58"/>
    <w:p w14:paraId="078AD235" w14:textId="448B2B71" w:rsidR="007E028D" w:rsidRPr="003269B0" w:rsidRDefault="00CC3F88" w:rsidP="001E528D">
      <w:pPr>
        <w:pStyle w:val="Paragraphedeliste"/>
        <w:numPr>
          <w:ilvl w:val="0"/>
          <w:numId w:val="39"/>
        </w:numPr>
        <w:rPr>
          <w:rFonts w:ascii="Times New Roman" w:hAnsi="Times New Roman" w:cs="Times New Roman"/>
        </w:rPr>
      </w:pPr>
      <w:r w:rsidRPr="003269B0">
        <w:rPr>
          <w:rFonts w:ascii="Times New Roman" w:hAnsi="Times New Roman" w:cs="Times New Roman"/>
        </w:rPr>
        <w:t>Description textuelle de cas d’utilisation “Consulter la liste des équipements "</w:t>
      </w:r>
    </w:p>
    <w:tbl>
      <w:tblPr>
        <w:tblStyle w:val="Grilledutableau"/>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Pr="00C24030" w:rsidRDefault="00CC3F88" w:rsidP="00CC3F88">
            <w:pPr>
              <w:rPr>
                <w:i/>
              </w:rPr>
            </w:pPr>
            <w:r w:rsidRPr="00C24030">
              <w:rPr>
                <w:rFonts w:ascii="Times New Roman" w:hAnsi="Times New Roman" w:cs="Times New Roman"/>
                <w:i/>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Pr="00C24030" w:rsidRDefault="00CC3F88" w:rsidP="00CC3F88">
            <w:pPr>
              <w:rPr>
                <w:i/>
              </w:rPr>
            </w:pPr>
            <w:r w:rsidRPr="00C24030">
              <w:rPr>
                <w:rFonts w:ascii="Times New Roman" w:hAnsi="Times New Roman" w:cs="Times New Roman"/>
                <w:i/>
                <w:sz w:val="24"/>
                <w:szCs w:val="24"/>
              </w:rPr>
              <w:t>Résumé</w:t>
            </w:r>
          </w:p>
        </w:tc>
        <w:tc>
          <w:tcPr>
            <w:tcW w:w="5806" w:type="dxa"/>
          </w:tcPr>
          <w:p w14:paraId="301BF933" w14:textId="1F78999E" w:rsidR="007B1E2E" w:rsidRPr="00C24030" w:rsidRDefault="00CC3F88" w:rsidP="00C24030">
            <w:pPr>
              <w:spacing w:line="360" w:lineRule="auto"/>
              <w:jc w:val="both"/>
              <w:rPr>
                <w:rFonts w:ascii="Times New Roman" w:hAnsi="Times New Roman" w:cs="Times New Roman"/>
                <w:sz w:val="24"/>
              </w:rPr>
            </w:pPr>
            <w:r w:rsidRPr="00C24030">
              <w:rPr>
                <w:rFonts w:ascii="Times New Roman" w:hAnsi="Times New Roman" w:cs="Times New Roman"/>
                <w:sz w:val="24"/>
              </w:rPr>
              <w:t>Le chef d’équipe peut consulter la liste des équipements et il peut aussi modifier ou supprimer un équipement.</w:t>
            </w:r>
          </w:p>
        </w:tc>
      </w:tr>
      <w:tr w:rsidR="00CC3F88" w14:paraId="747BA370" w14:textId="77777777" w:rsidTr="00CC3F88">
        <w:tc>
          <w:tcPr>
            <w:tcW w:w="3256" w:type="dxa"/>
          </w:tcPr>
          <w:p w14:paraId="2C015D61" w14:textId="42873B86" w:rsidR="00CC3F88" w:rsidRPr="00C24030" w:rsidRDefault="00CC3F88" w:rsidP="00CC3F88">
            <w:pPr>
              <w:rPr>
                <w:i/>
              </w:rPr>
            </w:pPr>
            <w:r w:rsidRPr="00C24030">
              <w:rPr>
                <w:rFonts w:ascii="Times New Roman" w:hAnsi="Times New Roman" w:cs="Times New Roman"/>
                <w:i/>
                <w:sz w:val="24"/>
                <w:szCs w:val="24"/>
              </w:rPr>
              <w:t>Acteur</w:t>
            </w:r>
          </w:p>
        </w:tc>
        <w:tc>
          <w:tcPr>
            <w:tcW w:w="5806" w:type="dxa"/>
          </w:tcPr>
          <w:p w14:paraId="4B681F0A" w14:textId="54F4A735"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Chef d’équipe</w:t>
            </w:r>
          </w:p>
        </w:tc>
      </w:tr>
      <w:tr w:rsidR="00CC3F88" w14:paraId="054CD4B2" w14:textId="77777777" w:rsidTr="006F5940">
        <w:tc>
          <w:tcPr>
            <w:tcW w:w="9062" w:type="dxa"/>
            <w:gridSpan w:val="2"/>
          </w:tcPr>
          <w:p w14:paraId="384334C9" w14:textId="46C511C4" w:rsidR="00CC3F88" w:rsidRPr="00C24030" w:rsidRDefault="00CC3F88" w:rsidP="00CC3F88">
            <w:pPr>
              <w:jc w:val="center"/>
              <w:rPr>
                <w:rFonts w:ascii="Times New Roman" w:hAnsi="Times New Roman" w:cs="Times New Roman"/>
                <w:i/>
                <w:sz w:val="24"/>
              </w:rPr>
            </w:pPr>
            <w:r w:rsidRPr="00C24030">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Pr="00C24030" w:rsidRDefault="00CC3F88" w:rsidP="00CC3F88">
            <w:pPr>
              <w:rPr>
                <w:i/>
              </w:rPr>
            </w:pPr>
            <w:r w:rsidRPr="00C24030">
              <w:rPr>
                <w:rFonts w:ascii="Times New Roman" w:hAnsi="Times New Roman" w:cs="Times New Roman"/>
                <w:i/>
                <w:sz w:val="24"/>
                <w:szCs w:val="24"/>
              </w:rPr>
              <w:t>Pré-condition</w:t>
            </w:r>
          </w:p>
        </w:tc>
        <w:tc>
          <w:tcPr>
            <w:tcW w:w="5806" w:type="dxa"/>
          </w:tcPr>
          <w:p w14:paraId="1E263702" w14:textId="77777777"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Authentification préalable</w:t>
            </w:r>
          </w:p>
          <w:p w14:paraId="5E654B86" w14:textId="5DF86ACE" w:rsidR="007B1E2E" w:rsidRPr="00C24030" w:rsidRDefault="007B1E2E" w:rsidP="00C24030">
            <w:pPr>
              <w:spacing w:line="360" w:lineRule="auto"/>
              <w:jc w:val="both"/>
              <w:rPr>
                <w:rFonts w:ascii="Times New Roman" w:hAnsi="Times New Roman" w:cs="Times New Roman"/>
                <w:sz w:val="24"/>
              </w:rPr>
            </w:pPr>
          </w:p>
        </w:tc>
      </w:tr>
      <w:tr w:rsidR="00CC3F88" w14:paraId="4A4348A3" w14:textId="77777777" w:rsidTr="00CC3F88">
        <w:tc>
          <w:tcPr>
            <w:tcW w:w="3256" w:type="dxa"/>
          </w:tcPr>
          <w:p w14:paraId="37F56F16" w14:textId="161CB4C0" w:rsidR="00CC3F88" w:rsidRPr="00C24030" w:rsidRDefault="00CC3F88" w:rsidP="00CC3F88">
            <w:pPr>
              <w:rPr>
                <w:i/>
              </w:rPr>
            </w:pPr>
            <w:r w:rsidRPr="00C24030">
              <w:rPr>
                <w:rFonts w:ascii="Times New Roman" w:hAnsi="Times New Roman" w:cs="Times New Roman"/>
                <w:i/>
                <w:sz w:val="24"/>
                <w:szCs w:val="24"/>
              </w:rPr>
              <w:t>Post-condition</w:t>
            </w:r>
          </w:p>
        </w:tc>
        <w:tc>
          <w:tcPr>
            <w:tcW w:w="5806" w:type="dxa"/>
          </w:tcPr>
          <w:p w14:paraId="730D4375" w14:textId="3D861563"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Afficher tous les équipements qui sont ajoutés dans l’application.</w:t>
            </w:r>
          </w:p>
          <w:p w14:paraId="5EE1DAE9" w14:textId="371E6181"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modifier un équipement</w:t>
            </w:r>
          </w:p>
          <w:p w14:paraId="5DB38006" w14:textId="5468F9F2"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supprimer un équipement</w:t>
            </w:r>
          </w:p>
        </w:tc>
      </w:tr>
      <w:tr w:rsidR="00CC3F88" w14:paraId="4EE86B04" w14:textId="77777777" w:rsidTr="00CC3F88">
        <w:tc>
          <w:tcPr>
            <w:tcW w:w="3256" w:type="dxa"/>
          </w:tcPr>
          <w:p w14:paraId="1246629E" w14:textId="68FFC94C" w:rsidR="00CC3F88" w:rsidRPr="00C24030" w:rsidRDefault="00CC3F88" w:rsidP="00CC3F88">
            <w:pPr>
              <w:rPr>
                <w:i/>
              </w:rPr>
            </w:pPr>
            <w:r w:rsidRPr="00C24030">
              <w:rPr>
                <w:rFonts w:ascii="Times New Roman" w:hAnsi="Times New Roman" w:cs="Times New Roman"/>
                <w:i/>
                <w:sz w:val="24"/>
                <w:szCs w:val="24"/>
              </w:rPr>
              <w:t>Scénario nominal</w:t>
            </w:r>
          </w:p>
        </w:tc>
        <w:tc>
          <w:tcPr>
            <w:tcW w:w="5806" w:type="dxa"/>
          </w:tcPr>
          <w:p w14:paraId="4CD033A8" w14:textId="3173C19B"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1</w:t>
            </w:r>
            <w:r w:rsidRPr="00C24030">
              <w:rPr>
                <w:rFonts w:ascii="Times New Roman" w:hAnsi="Times New Roman" w:cs="Times New Roman"/>
                <w:sz w:val="24"/>
              </w:rPr>
              <w:t>.Le Chef d’équipe demande la page</w:t>
            </w:r>
            <w:r w:rsidR="00D028AD" w:rsidRPr="00C24030">
              <w:rPr>
                <w:rFonts w:ascii="Times New Roman" w:hAnsi="Times New Roman" w:cs="Times New Roman"/>
                <w:sz w:val="24"/>
              </w:rPr>
              <w:t xml:space="preserve"> de la</w:t>
            </w:r>
            <w:r w:rsidRPr="00C24030">
              <w:rPr>
                <w:rFonts w:ascii="Times New Roman" w:hAnsi="Times New Roman" w:cs="Times New Roman"/>
                <w:sz w:val="24"/>
              </w:rPr>
              <w:t xml:space="preserve"> liste des équipements.</w:t>
            </w:r>
          </w:p>
          <w:p w14:paraId="6A5A8ED8" w14:textId="77777777"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2.</w:t>
            </w:r>
            <w:r w:rsidRPr="00C24030">
              <w:rPr>
                <w:rFonts w:ascii="Times New Roman" w:hAnsi="Times New Roman" w:cs="Times New Roman"/>
                <w:sz w:val="24"/>
              </w:rPr>
              <w:t>Le système affiche l’interface demandée</w:t>
            </w:r>
          </w:p>
          <w:p w14:paraId="7F9FF48A" w14:textId="759F5E45"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Pr="00C24030">
              <w:rPr>
                <w:rFonts w:ascii="Times New Roman" w:hAnsi="Times New Roman" w:cs="Times New Roman"/>
                <w:sz w:val="24"/>
              </w:rPr>
              <w:t>Le Chef d’équipe demande de modifier un équipement en cliquant sur l’icône « EDIT ».</w:t>
            </w:r>
          </w:p>
          <w:p w14:paraId="36754B98" w14:textId="1DC45836"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3.1.</w:t>
            </w:r>
            <w:r w:rsidRPr="00C24030">
              <w:rPr>
                <w:rFonts w:ascii="Times New Roman" w:hAnsi="Times New Roman" w:cs="Times New Roman"/>
                <w:sz w:val="24"/>
              </w:rPr>
              <w:t xml:space="preserve"> Le système affiche le formulaire de modification d’un équipement</w:t>
            </w:r>
          </w:p>
          <w:p w14:paraId="0D27561D" w14:textId="41079570"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3.2.</w:t>
            </w:r>
            <w:r w:rsidRPr="00C24030">
              <w:rPr>
                <w:rFonts w:ascii="Times New Roman" w:hAnsi="Times New Roman" w:cs="Times New Roman"/>
                <w:sz w:val="24"/>
              </w:rPr>
              <w:t xml:space="preserve"> Le système met à jour les paramètres de l’équipement dans la base des données.</w:t>
            </w:r>
          </w:p>
          <w:p w14:paraId="221ADD54" w14:textId="1DC1155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00C24030" w:rsidRPr="00C24030">
              <w:rPr>
                <w:rFonts w:ascii="Times New Roman" w:hAnsi="Times New Roman" w:cs="Times New Roman"/>
                <w:b/>
                <w:sz w:val="24"/>
              </w:rPr>
              <w:t>3.</w:t>
            </w:r>
            <w:r w:rsidR="00C24030" w:rsidRPr="00C24030">
              <w:rPr>
                <w:rFonts w:ascii="Times New Roman" w:hAnsi="Times New Roman" w:cs="Times New Roman"/>
                <w:sz w:val="24"/>
              </w:rPr>
              <w:t xml:space="preserve"> Le</w:t>
            </w:r>
            <w:r w:rsidRPr="00C24030">
              <w:rPr>
                <w:rFonts w:ascii="Times New Roman" w:hAnsi="Times New Roman" w:cs="Times New Roman"/>
                <w:sz w:val="24"/>
              </w:rPr>
              <w:t xml:space="preserve"> système affiche au Chef d’équipe un message de succès de modification.</w:t>
            </w:r>
          </w:p>
          <w:p w14:paraId="21F6A7BA" w14:textId="7658F87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4.</w:t>
            </w:r>
            <w:r w:rsidRPr="00C24030">
              <w:rPr>
                <w:rFonts w:ascii="Times New Roman" w:hAnsi="Times New Roman" w:cs="Times New Roman"/>
                <w:sz w:val="24"/>
              </w:rPr>
              <w:t xml:space="preserve"> Chef d’équipe demande de supprimer un équipement en cliquant sur l’icône « DELETE ».</w:t>
            </w:r>
          </w:p>
          <w:p w14:paraId="0E8D4D69" w14:textId="4CE23E77" w:rsidR="007B1E2E"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4.1.</w:t>
            </w:r>
            <w:r w:rsidRPr="00C24030">
              <w:rPr>
                <w:rFonts w:ascii="Times New Roman" w:hAnsi="Times New Roman" w:cs="Times New Roman"/>
                <w:sz w:val="24"/>
              </w:rPr>
              <w:t xml:space="preserve"> Le système supprime l’équipement de la base des données.</w:t>
            </w:r>
          </w:p>
          <w:p w14:paraId="3142133A" w14:textId="1A0060D5" w:rsidR="00CC3F88"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4.2.</w:t>
            </w:r>
            <w:r w:rsidRPr="00C24030">
              <w:rPr>
                <w:rFonts w:ascii="Times New Roman" w:hAnsi="Times New Roman" w:cs="Times New Roman"/>
                <w:sz w:val="24"/>
              </w:rPr>
              <w:t xml:space="preserve"> Le système affiche au Chef d’équipe un message de succès de suppression.</w:t>
            </w:r>
          </w:p>
        </w:tc>
      </w:tr>
    </w:tbl>
    <w:p w14:paraId="585B5C74" w14:textId="67527A52" w:rsidR="00CC3F88" w:rsidRDefault="00CC3F88"/>
    <w:p w14:paraId="622B97CB" w14:textId="3D6B3830" w:rsidR="00C24030" w:rsidRDefault="00C24030"/>
    <w:p w14:paraId="5557636D" w14:textId="148E2C36" w:rsidR="00C24030" w:rsidRDefault="00C24030"/>
    <w:p w14:paraId="2D42BE67" w14:textId="77777777" w:rsidR="00C24030" w:rsidRDefault="00C24030"/>
    <w:p w14:paraId="5BB9C956" w14:textId="695D3966" w:rsidR="001608E1" w:rsidRPr="00A4795A" w:rsidRDefault="001608E1"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Paragraphedeliste"/>
        <w:ind w:left="0"/>
        <w:rPr>
          <w:rFonts w:ascii="Times New Roman" w:hAnsi="Times New Roman" w:cs="Times New Roman"/>
          <w:sz w:val="24"/>
          <w:szCs w:val="24"/>
        </w:rPr>
      </w:pPr>
    </w:p>
    <w:p w14:paraId="1AFA973C" w14:textId="414DD5F3" w:rsidR="007E028D" w:rsidRDefault="001608E1" w:rsidP="00D028AD">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les interfaces des systèmes ainsi que les relations entre ces dernières. Ce diagramme fait partie</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de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2EA3E886" w:rsidR="00A4795A" w:rsidRPr="00A4795A" w:rsidRDefault="00B05D58"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C3A57" wp14:editId="783F2214">
            <wp:extent cx="5962650" cy="4114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int 1 diag classe.jpg"/>
                    <pic:cNvPicPr/>
                  </pic:nvPicPr>
                  <pic:blipFill>
                    <a:blip r:embed="rId50">
                      <a:extLst>
                        <a:ext uri="{28A0092B-C50C-407E-A947-70E740481C1C}">
                          <a14:useLocalDpi xmlns:a14="http://schemas.microsoft.com/office/drawing/2010/main" val="0"/>
                        </a:ext>
                      </a:extLst>
                    </a:blip>
                    <a:stretch>
                      <a:fillRect/>
                    </a:stretch>
                  </pic:blipFill>
                  <pic:spPr>
                    <a:xfrm>
                      <a:off x="0" y="0"/>
                      <a:ext cx="5962650" cy="4114800"/>
                    </a:xfrm>
                    <a:prstGeom prst="rect">
                      <a:avLst/>
                    </a:prstGeom>
                  </pic:spPr>
                </pic:pic>
              </a:graphicData>
            </a:graphic>
          </wp:inline>
        </w:drawing>
      </w:r>
    </w:p>
    <w:p w14:paraId="3309C734" w14:textId="7630D5D4" w:rsidR="00B05D58" w:rsidRPr="00EF03B3" w:rsidRDefault="00EF03B3" w:rsidP="00EF03B3">
      <w:pPr>
        <w:pStyle w:val="Lgende"/>
        <w:jc w:val="center"/>
        <w:rPr>
          <w:rFonts w:ascii="Times New Roman" w:hAnsi="Times New Roman" w:cs="Times New Roman"/>
          <w:b/>
          <w:sz w:val="36"/>
          <w:szCs w:val="36"/>
        </w:rPr>
      </w:pPr>
      <w:bookmarkStart w:id="57" w:name="_Toc167615899"/>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20</w:t>
      </w:r>
      <w:r w:rsidRPr="00EF03B3">
        <w:rPr>
          <w:sz w:val="24"/>
          <w:szCs w:val="24"/>
        </w:rPr>
        <w:fldChar w:fldCharType="end"/>
      </w:r>
      <w:r w:rsidRPr="00EF03B3">
        <w:rPr>
          <w:sz w:val="24"/>
          <w:szCs w:val="24"/>
        </w:rPr>
        <w:t xml:space="preserve"> Diagramme des classes</w:t>
      </w:r>
      <w:bookmarkEnd w:id="57"/>
    </w:p>
    <w:p w14:paraId="41B8F739" w14:textId="77777777" w:rsidR="00B05D58" w:rsidRDefault="00B05D58" w:rsidP="00A4795A">
      <w:pPr>
        <w:rPr>
          <w:rFonts w:ascii="Times New Roman" w:hAnsi="Times New Roman" w:cs="Times New Roman"/>
          <w:b/>
          <w:sz w:val="24"/>
          <w:szCs w:val="24"/>
        </w:rPr>
      </w:pPr>
    </w:p>
    <w:p w14:paraId="7BFBFF92" w14:textId="192BD5E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061B69DD" w:rsidR="007E028D"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lastRenderedPageBreak/>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 xml:space="preserve">espace </w:t>
      </w:r>
      <w:r w:rsidR="00143C75">
        <w:rPr>
          <w:rFonts w:ascii="Times New Roman" w:hAnsi="Times New Roman" w:cs="Times New Roman"/>
          <w:sz w:val="24"/>
          <w:szCs w:val="24"/>
        </w:rPr>
        <w:t xml:space="preserve">pour </w:t>
      </w:r>
      <w:r w:rsidR="00C14ACB" w:rsidRPr="00A4795A">
        <w:rPr>
          <w:rFonts w:ascii="Times New Roman" w:hAnsi="Times New Roman" w:cs="Times New Roman"/>
          <w:sz w:val="24"/>
          <w:szCs w:val="24"/>
        </w:rPr>
        <w:t>g</w:t>
      </w:r>
      <w:r w:rsidR="00C14ACB">
        <w:rPr>
          <w:rFonts w:ascii="Times New Roman" w:hAnsi="Times New Roman" w:cs="Times New Roman"/>
          <w:sz w:val="24"/>
          <w:szCs w:val="24"/>
        </w:rPr>
        <w:t>érer les</w:t>
      </w:r>
      <w:r w:rsidR="00143C75">
        <w:rPr>
          <w:rFonts w:ascii="Times New Roman" w:hAnsi="Times New Roman" w:cs="Times New Roman"/>
          <w:sz w:val="24"/>
          <w:szCs w:val="24"/>
        </w:rPr>
        <w:t xml:space="preserve"> équipements ainsi que son profil. L’administrateur</w:t>
      </w:r>
      <w:r w:rsidR="00C14ACB">
        <w:rPr>
          <w:rFonts w:ascii="Times New Roman" w:hAnsi="Times New Roman" w:cs="Times New Roman"/>
          <w:sz w:val="24"/>
          <w:szCs w:val="24"/>
        </w:rPr>
        <w:t xml:space="preserve"> de sa part doit gérer les utilisateurs comme l’ajout, la modification et le blocage.</w:t>
      </w:r>
    </w:p>
    <w:p w14:paraId="1C21D325" w14:textId="58ADFA99" w:rsidR="007E028D" w:rsidRDefault="007E028D"/>
    <w:p w14:paraId="51B5E4A1" w14:textId="1E84135B" w:rsidR="007E028D" w:rsidRPr="00A4795A" w:rsidRDefault="00A4795A"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Diagramme de séquences :</w:t>
      </w:r>
    </w:p>
    <w:p w14:paraId="0BFA0D99" w14:textId="2DAE3BAD" w:rsidR="000F6ECB" w:rsidRPr="000F6ECB" w:rsidRDefault="00A4795A" w:rsidP="00D90B68">
      <w:pPr>
        <w:spacing w:line="360" w:lineRule="auto"/>
        <w:jc w:val="both"/>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Lienhypertexte"/>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Lienhypertexte"/>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Lienhypertexte"/>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D90B68">
      <w:pPr>
        <w:spacing w:line="360" w:lineRule="auto"/>
        <w:jc w:val="both"/>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3DB8C4FE" w:rsidR="000F6ECB" w:rsidRDefault="00EF03B3" w:rsidP="00EF03B3">
      <w:pPr>
        <w:pStyle w:val="Lgende"/>
        <w:jc w:val="center"/>
      </w:pPr>
      <w:bookmarkStart w:id="58" w:name="_Toc167615900"/>
      <w:r w:rsidRPr="00EF03B3">
        <w:rPr>
          <w:sz w:val="24"/>
          <w:szCs w:val="24"/>
        </w:rPr>
        <w:lastRenderedPageBreak/>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21</w:t>
      </w:r>
      <w:r w:rsidRPr="00EF03B3">
        <w:rPr>
          <w:sz w:val="24"/>
          <w:szCs w:val="24"/>
        </w:rPr>
        <w:fldChar w:fldCharType="end"/>
      </w:r>
      <w:r w:rsidRPr="00EF03B3">
        <w:rPr>
          <w:sz w:val="24"/>
          <w:szCs w:val="24"/>
        </w:rPr>
        <w:t xml:space="preserve"> Gérer Utilisateur</w:t>
      </w:r>
      <w:r w:rsidR="00A4741F">
        <w:rPr>
          <w:noProof/>
        </w:rPr>
        <w:drawing>
          <wp:anchor distT="0" distB="0" distL="114300" distR="114300" simplePos="0" relativeHeight="251681792" behindDoc="0" locked="0" layoutInCell="1" allowOverlap="1" wp14:anchorId="225A5087" wp14:editId="1CC95DAC">
            <wp:simplePos x="0" y="0"/>
            <wp:positionH relativeFrom="margin">
              <wp:posOffset>-93980</wp:posOffset>
            </wp:positionH>
            <wp:positionV relativeFrom="paragraph">
              <wp:posOffset>0</wp:posOffset>
            </wp:positionV>
            <wp:extent cx="5836285" cy="8353425"/>
            <wp:effectExtent l="0" t="0" r="0"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iag de sequence gerer users (2).jpg"/>
                    <pic:cNvPicPr/>
                  </pic:nvPicPr>
                  <pic:blipFill>
                    <a:blip r:embed="rId54">
                      <a:extLst>
                        <a:ext uri="{28A0092B-C50C-407E-A947-70E740481C1C}">
                          <a14:useLocalDpi xmlns:a14="http://schemas.microsoft.com/office/drawing/2010/main" val="0"/>
                        </a:ext>
                      </a:extLst>
                    </a:blip>
                    <a:stretch>
                      <a:fillRect/>
                    </a:stretch>
                  </pic:blipFill>
                  <pic:spPr>
                    <a:xfrm>
                      <a:off x="0" y="0"/>
                      <a:ext cx="5836285" cy="8353425"/>
                    </a:xfrm>
                    <a:prstGeom prst="rect">
                      <a:avLst/>
                    </a:prstGeom>
                  </pic:spPr>
                </pic:pic>
              </a:graphicData>
            </a:graphic>
            <wp14:sizeRelH relativeFrom="margin">
              <wp14:pctWidth>0</wp14:pctWidth>
            </wp14:sizeRelH>
            <wp14:sizeRelV relativeFrom="margin">
              <wp14:pctHeight>0</wp14:pctHeight>
            </wp14:sizeRelV>
          </wp:anchor>
        </w:drawing>
      </w:r>
      <w:bookmarkEnd w:id="58"/>
    </w:p>
    <w:p w14:paraId="1932F332" w14:textId="00D0BD84" w:rsidR="000F6ECB" w:rsidRDefault="000F6ECB"/>
    <w:p w14:paraId="4F32C089" w14:textId="274BBBD0" w:rsidR="000F6ECB" w:rsidRPr="003B5CDD" w:rsidRDefault="000F6ECB" w:rsidP="000530C9">
      <w:pPr>
        <w:ind w:left="-993"/>
      </w:pPr>
    </w:p>
    <w:p w14:paraId="4E6678D6" w14:textId="49F22255"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Interprétation :</w:t>
      </w:r>
    </w:p>
    <w:p w14:paraId="7AFF9033" w14:textId="7809F60A" w:rsidR="000530C9" w:rsidRPr="000530C9"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voir accès à tous les services de l’application. L’authentification se fait via l’interface</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 xml:space="preserve">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30026471" w14:textId="21455686" w:rsidR="000F6ECB"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w:t>
      </w:r>
      <w:r w:rsidR="000857B7">
        <w:rPr>
          <w:rFonts w:ascii="Times New Roman" w:hAnsi="Times New Roman" w:cs="Times New Roman"/>
          <w:sz w:val="24"/>
          <w:szCs w:val="24"/>
        </w:rPr>
        <w:t>et il est connecté à l’application</w:t>
      </w:r>
      <w:r w:rsidRPr="000530C9">
        <w:rPr>
          <w:rFonts w:ascii="Times New Roman" w:hAnsi="Times New Roman" w:cs="Times New Roman"/>
          <w:sz w:val="24"/>
          <w:szCs w:val="24"/>
        </w:rPr>
        <w:t>,</w:t>
      </w:r>
      <w:r w:rsidR="000857B7">
        <w:rPr>
          <w:rFonts w:ascii="Times New Roman" w:hAnsi="Times New Roman" w:cs="Times New Roman"/>
          <w:sz w:val="24"/>
          <w:szCs w:val="24"/>
        </w:rPr>
        <w:t xml:space="preserve"> sinon,</w:t>
      </w:r>
      <w:r w:rsidRPr="000530C9">
        <w:rPr>
          <w:rFonts w:ascii="Times New Roman" w:hAnsi="Times New Roman" w:cs="Times New Roman"/>
          <w:sz w:val="24"/>
          <w:szCs w:val="24"/>
        </w:rPr>
        <w:t xml:space="preserve">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406B47F2"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w:t>
      </w:r>
      <w:r w:rsidR="000857B7">
        <w:rPr>
          <w:rFonts w:ascii="Times New Roman" w:hAnsi="Times New Roman" w:cs="Times New Roman"/>
          <w:sz w:val="24"/>
          <w:szCs w:val="24"/>
        </w:rPr>
        <w:t xml:space="preserve">présente </w:t>
      </w:r>
      <w:r w:rsidRPr="000530C9">
        <w:rPr>
          <w:rFonts w:ascii="Times New Roman" w:hAnsi="Times New Roman" w:cs="Times New Roman"/>
          <w:sz w:val="24"/>
          <w:szCs w:val="24"/>
        </w:rPr>
        <w:t>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201D91E0" w:rsidR="006F5940" w:rsidRPr="00EF03B3" w:rsidRDefault="00EF03B3" w:rsidP="00EF03B3">
      <w:pPr>
        <w:pStyle w:val="Lgende"/>
        <w:jc w:val="center"/>
        <w:rPr>
          <w:sz w:val="24"/>
          <w:szCs w:val="24"/>
        </w:rPr>
      </w:pPr>
      <w:bookmarkStart w:id="59" w:name="_Toc167615901"/>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22</w:t>
      </w:r>
      <w:r w:rsidRPr="00EF03B3">
        <w:rPr>
          <w:sz w:val="24"/>
          <w:szCs w:val="24"/>
        </w:rPr>
        <w:fldChar w:fldCharType="end"/>
      </w:r>
      <w:r w:rsidRPr="00EF03B3">
        <w:rPr>
          <w:sz w:val="24"/>
          <w:szCs w:val="24"/>
        </w:rPr>
        <w:t xml:space="preserve"> Réinitialiser mot de passe</w:t>
      </w:r>
      <w:bookmarkEnd w:id="59"/>
    </w:p>
    <w:p w14:paraId="0AFA0E66" w14:textId="36070F89" w:rsidR="006F5940" w:rsidRDefault="006F5940"/>
    <w:p w14:paraId="63F988A7" w14:textId="10A65458" w:rsidR="006F5940" w:rsidRDefault="006F5940"/>
    <w:p w14:paraId="565D4BE1" w14:textId="77777777" w:rsidR="00EF03B3" w:rsidRDefault="00EF03B3"/>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526C3534"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w:t>
      </w:r>
      <w:r w:rsidR="00FA0A9F">
        <w:rPr>
          <w:rFonts w:ascii="Times New Roman" w:hAnsi="Times New Roman" w:cs="Times New Roman"/>
          <w:sz w:val="24"/>
          <w:szCs w:val="24"/>
        </w:rPr>
        <w:t>« </w:t>
      </w:r>
      <w:r w:rsidRPr="000530C9">
        <w:rPr>
          <w:rFonts w:ascii="Times New Roman" w:hAnsi="Times New Roman" w:cs="Times New Roman"/>
          <w:sz w:val="24"/>
          <w:szCs w:val="24"/>
        </w:rPr>
        <w:t xml:space="preserve">gérer </w:t>
      </w:r>
      <w:r w:rsidR="00FA0A9F">
        <w:rPr>
          <w:rFonts w:ascii="Times New Roman" w:hAnsi="Times New Roman" w:cs="Times New Roman"/>
          <w:sz w:val="24"/>
          <w:szCs w:val="24"/>
        </w:rPr>
        <w:t>l</w:t>
      </w:r>
      <w:r w:rsidRPr="000530C9">
        <w:rPr>
          <w:rFonts w:ascii="Times New Roman" w:hAnsi="Times New Roman" w:cs="Times New Roman"/>
          <w:sz w:val="24"/>
          <w:szCs w:val="24"/>
        </w:rPr>
        <w:t xml:space="preserve">es </w:t>
      </w:r>
      <w:r w:rsidR="00FA0A9F">
        <w:rPr>
          <w:rFonts w:ascii="Times New Roman" w:hAnsi="Times New Roman" w:cs="Times New Roman"/>
          <w:sz w:val="24"/>
          <w:szCs w:val="24"/>
        </w:rPr>
        <w:t>équipements »</w:t>
      </w:r>
      <w:r w:rsidRPr="000530C9">
        <w:rPr>
          <w:rFonts w:ascii="Times New Roman" w:hAnsi="Times New Roman" w:cs="Times New Roman"/>
          <w:sz w:val="24"/>
          <w:szCs w:val="24"/>
        </w:rPr>
        <w:t>.</w:t>
      </w:r>
    </w:p>
    <w:p w14:paraId="6566D3AD" w14:textId="6FE4C10E" w:rsidR="00A4795A" w:rsidRDefault="00A4795A"/>
    <w:p w14:paraId="18877E44" w14:textId="43FB4A7F" w:rsidR="00D90B68" w:rsidRDefault="00A4741F">
      <w:r>
        <w:rPr>
          <w:noProof/>
        </w:rPr>
        <w:drawing>
          <wp:inline distT="0" distB="0" distL="0" distR="0" wp14:anchorId="1A65B272" wp14:editId="3CBED4F3">
            <wp:extent cx="6219825" cy="7429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rer équipements seq-Page-1 (1).png"/>
                    <pic:cNvPicPr/>
                  </pic:nvPicPr>
                  <pic:blipFill>
                    <a:blip r:embed="rId56">
                      <a:extLst>
                        <a:ext uri="{28A0092B-C50C-407E-A947-70E740481C1C}">
                          <a14:useLocalDpi xmlns:a14="http://schemas.microsoft.com/office/drawing/2010/main" val="0"/>
                        </a:ext>
                      </a:extLst>
                    </a:blip>
                    <a:stretch>
                      <a:fillRect/>
                    </a:stretch>
                  </pic:blipFill>
                  <pic:spPr>
                    <a:xfrm>
                      <a:off x="0" y="0"/>
                      <a:ext cx="6219825" cy="7429500"/>
                    </a:xfrm>
                    <a:prstGeom prst="rect">
                      <a:avLst/>
                    </a:prstGeom>
                  </pic:spPr>
                </pic:pic>
              </a:graphicData>
            </a:graphic>
          </wp:inline>
        </w:drawing>
      </w:r>
    </w:p>
    <w:p w14:paraId="44879CCC" w14:textId="69DFBFFD" w:rsidR="00F60B9B" w:rsidRPr="00EF03B3" w:rsidRDefault="00EF03B3" w:rsidP="00EF03B3">
      <w:pPr>
        <w:pStyle w:val="Lgende"/>
        <w:jc w:val="center"/>
        <w:rPr>
          <w:sz w:val="36"/>
          <w:szCs w:val="36"/>
        </w:rPr>
      </w:pPr>
      <w:bookmarkStart w:id="60" w:name="_Toc167615902"/>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23</w:t>
      </w:r>
      <w:r w:rsidRPr="00EF03B3">
        <w:rPr>
          <w:sz w:val="24"/>
          <w:szCs w:val="24"/>
        </w:rPr>
        <w:fldChar w:fldCharType="end"/>
      </w:r>
      <w:r w:rsidRPr="00EF03B3">
        <w:rPr>
          <w:sz w:val="24"/>
          <w:szCs w:val="24"/>
        </w:rPr>
        <w:t xml:space="preserve"> Gérer équipements</w:t>
      </w:r>
      <w:bookmarkEnd w:id="60"/>
    </w:p>
    <w:p w14:paraId="34B0CDA1" w14:textId="77777777" w:rsidR="00C40E12" w:rsidRDefault="00C40E12"/>
    <w:p w14:paraId="5D8E11DA" w14:textId="70D338FE"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b/>
          <w:sz w:val="24"/>
          <w:szCs w:val="24"/>
        </w:rPr>
        <w:t>Interprétation</w:t>
      </w:r>
      <w:r>
        <w:rPr>
          <w:rFonts w:ascii="Times New Roman" w:hAnsi="Times New Roman" w:cs="Times New Roman"/>
          <w:sz w:val="24"/>
          <w:szCs w:val="24"/>
        </w:rPr>
        <w:t> :</w:t>
      </w:r>
    </w:p>
    <w:p w14:paraId="14DB5DA9" w14:textId="3684B4E0"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rsidP="00D90B68">
      <w:pPr>
        <w:spacing w:line="360" w:lineRule="auto"/>
        <w:jc w:val="both"/>
        <w:rPr>
          <w:rFonts w:ascii="Times New Roman" w:hAnsi="Times New Roman" w:cs="Times New Roman"/>
          <w:sz w:val="24"/>
          <w:szCs w:val="24"/>
        </w:rPr>
      </w:pPr>
    </w:p>
    <w:p w14:paraId="2D39FD94" w14:textId="77777777" w:rsidR="00F60B9B" w:rsidRPr="00F60B9B" w:rsidRDefault="00F60B9B" w:rsidP="00D90B68">
      <w:pPr>
        <w:spacing w:line="360" w:lineRule="auto"/>
        <w:jc w:val="both"/>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1F1170" w:rsidRDefault="00F60B9B" w:rsidP="001E528D">
      <w:pPr>
        <w:pStyle w:val="Paragraphedeliste"/>
        <w:numPr>
          <w:ilvl w:val="0"/>
          <w:numId w:val="38"/>
        </w:numPr>
        <w:spacing w:line="360" w:lineRule="auto"/>
        <w:jc w:val="both"/>
        <w:rPr>
          <w:rFonts w:ascii="Times New Roman" w:hAnsi="Times New Roman" w:cs="Times New Roman"/>
          <w:b/>
          <w:sz w:val="24"/>
          <w:szCs w:val="24"/>
        </w:rPr>
      </w:pPr>
      <w:r w:rsidRPr="001F1170">
        <w:rPr>
          <w:rFonts w:ascii="Times New Roman" w:hAnsi="Times New Roman" w:cs="Times New Roman"/>
          <w:b/>
          <w:sz w:val="24"/>
          <w:szCs w:val="24"/>
        </w:rPr>
        <w:t>Côté utilisateur</w:t>
      </w:r>
    </w:p>
    <w:p w14:paraId="4E2648C8" w14:textId="60CBBBB7"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D90B68">
      <w:pPr>
        <w:spacing w:line="360" w:lineRule="auto"/>
        <w:jc w:val="both"/>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rsidP="00D90B68">
      <w:pPr>
        <w:spacing w:line="360" w:lineRule="auto"/>
        <w:jc w:val="both"/>
      </w:pPr>
    </w:p>
    <w:p w14:paraId="4B64FEF0" w14:textId="169C4D76" w:rsidR="007E028D" w:rsidRP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w:t>
      </w:r>
      <w:r w:rsidR="00F505DE">
        <w:rPr>
          <w:rFonts w:ascii="Times New Roman" w:hAnsi="Times New Roman" w:cs="Times New Roman"/>
          <w:sz w:val="24"/>
        </w:rPr>
        <w:t xml:space="preserve">es </w:t>
      </w:r>
      <w:r w:rsidRPr="00C9634E">
        <w:rPr>
          <w:rFonts w:ascii="Times New Roman" w:hAnsi="Times New Roman" w:cs="Times New Roman"/>
          <w:sz w:val="24"/>
        </w:rPr>
        <w:t>interface</w:t>
      </w:r>
      <w:r w:rsidR="00F505DE">
        <w:rPr>
          <w:rFonts w:ascii="Times New Roman" w:hAnsi="Times New Roman" w:cs="Times New Roman"/>
          <w:sz w:val="24"/>
        </w:rPr>
        <w:t>s</w:t>
      </w:r>
      <w:r w:rsidRPr="00C9634E">
        <w:rPr>
          <w:rFonts w:ascii="Times New Roman" w:hAnsi="Times New Roman" w:cs="Times New Roman"/>
          <w:sz w:val="24"/>
        </w:rPr>
        <w:t xml:space="preserve"> d’authentification </w:t>
      </w:r>
      <w:r w:rsidR="00F505DE">
        <w:rPr>
          <w:rFonts w:ascii="Times New Roman" w:hAnsi="Times New Roman" w:cs="Times New Roman"/>
          <w:sz w:val="24"/>
        </w:rPr>
        <w:t>et de vérification des paramètres de connexion sont</w:t>
      </w:r>
      <w:r w:rsidRPr="00C9634E">
        <w:rPr>
          <w:rFonts w:ascii="Times New Roman" w:hAnsi="Times New Roman" w:cs="Times New Roman"/>
          <w:sz w:val="24"/>
        </w:rPr>
        <w:t xml:space="preserve"> présentée</w:t>
      </w:r>
      <w:r w:rsidR="00F505DE">
        <w:rPr>
          <w:rFonts w:ascii="Times New Roman" w:hAnsi="Times New Roman" w:cs="Times New Roman"/>
          <w:sz w:val="24"/>
        </w:rPr>
        <w:t xml:space="preserve">s </w:t>
      </w:r>
      <w:r w:rsidRPr="00C9634E">
        <w:rPr>
          <w:rFonts w:ascii="Times New Roman" w:hAnsi="Times New Roman" w:cs="Times New Roman"/>
          <w:sz w:val="24"/>
        </w:rPr>
        <w:t>par la figure 25</w:t>
      </w:r>
      <w:r w:rsidR="00F505DE">
        <w:rPr>
          <w:rFonts w:ascii="Times New Roman" w:hAnsi="Times New Roman" w:cs="Times New Roman"/>
          <w:sz w:val="24"/>
        </w:rPr>
        <w:t xml:space="preserve"> et 26</w:t>
      </w:r>
      <w:r w:rsidRPr="00C9634E">
        <w:rPr>
          <w:rFonts w:ascii="Times New Roman" w:hAnsi="Times New Roman" w:cs="Times New Roman"/>
          <w:sz w:val="24"/>
        </w:rPr>
        <w:t>.</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37731423" w:rsidR="000F6ECB" w:rsidRPr="00EF03B3" w:rsidRDefault="00EF03B3" w:rsidP="00EF03B3">
      <w:pPr>
        <w:pStyle w:val="Lgende"/>
        <w:jc w:val="center"/>
        <w:rPr>
          <w:sz w:val="24"/>
          <w:szCs w:val="24"/>
        </w:rPr>
      </w:pPr>
      <w:bookmarkStart w:id="61" w:name="_Toc167615903"/>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24</w:t>
      </w:r>
      <w:r w:rsidRPr="00EF03B3">
        <w:rPr>
          <w:sz w:val="24"/>
          <w:szCs w:val="24"/>
        </w:rPr>
        <w:fldChar w:fldCharType="end"/>
      </w:r>
      <w:r w:rsidRPr="00EF03B3">
        <w:rPr>
          <w:sz w:val="24"/>
          <w:szCs w:val="24"/>
        </w:rPr>
        <w:t xml:space="preserve"> Interface : Se Connecter</w:t>
      </w:r>
      <w:bookmarkEnd w:id="61"/>
    </w:p>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rsidP="00D90B68">
      <w:pPr>
        <w:spacing w:line="360" w:lineRule="auto"/>
        <w:jc w:val="both"/>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636631B5" w:rsidR="00166D01"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Si un utilisateur est enregistré sur l'application mais </w:t>
      </w:r>
      <w:r w:rsidR="00F505DE">
        <w:rPr>
          <w:rFonts w:ascii="Times New Roman" w:hAnsi="Times New Roman" w:cs="Times New Roman"/>
          <w:sz w:val="24"/>
        </w:rPr>
        <w:t xml:space="preserve">il </w:t>
      </w:r>
      <w:r w:rsidRPr="00C9634E">
        <w:rPr>
          <w:rFonts w:ascii="Times New Roman" w:hAnsi="Times New Roman" w:cs="Times New Roman"/>
          <w:sz w:val="24"/>
        </w:rPr>
        <w:t>ne peut pas se connecter car il a oublié son mot de passe, il a la possibilité de réinitialiser ce dernier.</w:t>
      </w:r>
    </w:p>
    <w:p w14:paraId="14817F8A" w14:textId="3ED80DBC"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00A7B722" w14:textId="2396B63F" w:rsidR="00085425" w:rsidRPr="00085425" w:rsidRDefault="00085425" w:rsidP="00085425">
      <w:pPr>
        <w:pStyle w:val="Lgende"/>
        <w:jc w:val="center"/>
        <w:rPr>
          <w:rFonts w:ascii="Times New Roman" w:hAnsi="Times New Roman" w:cs="Times New Roman"/>
          <w:sz w:val="36"/>
          <w:szCs w:val="24"/>
        </w:rPr>
      </w:pPr>
      <w:bookmarkStart w:id="62" w:name="_Toc167615904"/>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25</w:t>
      </w:r>
      <w:r w:rsidRPr="00085425">
        <w:rPr>
          <w:sz w:val="24"/>
          <w:szCs w:val="24"/>
        </w:rPr>
        <w:fldChar w:fldCharType="end"/>
      </w:r>
      <w:r w:rsidRPr="00085425">
        <w:rPr>
          <w:sz w:val="24"/>
          <w:szCs w:val="24"/>
        </w:rPr>
        <w:t xml:space="preserve"> Interface de réinitialisation de mot de passe</w:t>
      </w:r>
      <w:bookmarkEnd w:id="62"/>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r w:rsidRPr="0069721E">
        <w:rPr>
          <w:rFonts w:ascii="Times New Roman" w:hAnsi="Times New Roman" w:cs="Times New Roman"/>
          <w:sz w:val="24"/>
        </w:rPr>
        <w:lastRenderedPageBreak/>
        <w:t>nouveau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D1A225B" w:rsidR="0069721E" w:rsidRDefault="00695EE7" w:rsidP="00695EE7">
      <w:pPr>
        <w:ind w:left="1134"/>
        <w:rPr>
          <w:rFonts w:ascii="Times New Roman" w:hAnsi="Times New Roman" w:cs="Times New Roman"/>
          <w:b/>
          <w:sz w:val="24"/>
        </w:rPr>
      </w:pPr>
      <w:r>
        <w:rPr>
          <w:rFonts w:ascii="Times New Roman" w:hAnsi="Times New Roman" w:cs="Times New Roman"/>
          <w:b/>
          <w:noProof/>
          <w:sz w:val="24"/>
        </w:rPr>
        <w:drawing>
          <wp:inline distT="0" distB="0" distL="0" distR="0" wp14:anchorId="3EA4BCF9" wp14:editId="62F8A5C0">
            <wp:extent cx="4095750" cy="2899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4-05-19 121754.png"/>
                    <pic:cNvPicPr/>
                  </pic:nvPicPr>
                  <pic:blipFill>
                    <a:blip r:embed="rId60">
                      <a:extLst>
                        <a:ext uri="{28A0092B-C50C-407E-A947-70E740481C1C}">
                          <a14:useLocalDpi xmlns:a14="http://schemas.microsoft.com/office/drawing/2010/main" val="0"/>
                        </a:ext>
                      </a:extLst>
                    </a:blip>
                    <a:stretch>
                      <a:fillRect/>
                    </a:stretch>
                  </pic:blipFill>
                  <pic:spPr>
                    <a:xfrm>
                      <a:off x="0" y="0"/>
                      <a:ext cx="4119028" cy="2916126"/>
                    </a:xfrm>
                    <a:prstGeom prst="rect">
                      <a:avLst/>
                    </a:prstGeom>
                  </pic:spPr>
                </pic:pic>
              </a:graphicData>
            </a:graphic>
          </wp:inline>
        </w:drawing>
      </w:r>
    </w:p>
    <w:p w14:paraId="566C31A8" w14:textId="14ACA0E5" w:rsidR="0069721E" w:rsidRPr="00085425" w:rsidRDefault="00085425" w:rsidP="00085425">
      <w:pPr>
        <w:pStyle w:val="Lgende"/>
        <w:jc w:val="center"/>
        <w:rPr>
          <w:rFonts w:ascii="Times New Roman" w:hAnsi="Times New Roman" w:cs="Times New Roman"/>
          <w:b/>
          <w:sz w:val="36"/>
          <w:szCs w:val="24"/>
        </w:rPr>
      </w:pPr>
      <w:bookmarkStart w:id="63" w:name="_Toc167615905"/>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26</w:t>
      </w:r>
      <w:r w:rsidRPr="00085425">
        <w:rPr>
          <w:sz w:val="24"/>
          <w:szCs w:val="24"/>
        </w:rPr>
        <w:fldChar w:fldCharType="end"/>
      </w:r>
      <w:r w:rsidRPr="00085425">
        <w:rPr>
          <w:sz w:val="24"/>
          <w:szCs w:val="24"/>
        </w:rPr>
        <w:t xml:space="preserve"> Interface mail de nouveau mot de passe</w:t>
      </w:r>
      <w:bookmarkEnd w:id="63"/>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r w:rsidRPr="0069721E">
        <w:rPr>
          <w:rFonts w:ascii="Times New Roman" w:hAnsi="Times New Roman" w:cs="Times New Roman"/>
          <w:sz w:val="24"/>
        </w:rPr>
        <w:t>utilisateurs.</w:t>
      </w:r>
    </w:p>
    <w:p w14:paraId="1870EA19" w14:textId="3ED18797" w:rsidR="0069721E" w:rsidRDefault="0069721E" w:rsidP="0069721E">
      <w:pPr>
        <w:rPr>
          <w:rFonts w:ascii="Times New Roman" w:hAnsi="Times New Roman" w:cs="Times New Roman"/>
          <w:sz w:val="24"/>
        </w:rPr>
      </w:pPr>
    </w:p>
    <w:p w14:paraId="20DF8D12" w14:textId="0EF8BE74" w:rsidR="0069721E" w:rsidRPr="00D90B68" w:rsidRDefault="0069721E" w:rsidP="00D90B68">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4781E173" w14:textId="06862F21" w:rsidR="0069721E" w:rsidRP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D90B68">
      <w:pPr>
        <w:spacing w:line="360" w:lineRule="auto"/>
        <w:ind w:firstLine="708"/>
        <w:jc w:val="both"/>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 xml:space="preserve">lequel nous avons présenté le Backlog produit, la conception et la revue du </w:t>
      </w:r>
      <w:r w:rsidRPr="00151C08">
        <w:rPr>
          <w:rFonts w:ascii="Times New Roman" w:hAnsi="Times New Roman" w:cs="Times New Roman"/>
          <w:sz w:val="24"/>
          <w:szCs w:val="24"/>
        </w:rPr>
        <w:lastRenderedPageBreak/>
        <w:t>sprint. Dans le chapitre suivant nous allons mettre l’accent sur le deuxième sprint qui est la gestion des</w:t>
      </w:r>
      <w:r>
        <w:rPr>
          <w:rFonts w:ascii="Times New Roman" w:hAnsi="Times New Roman" w:cs="Times New Roman"/>
          <w:sz w:val="24"/>
          <w:szCs w:val="24"/>
        </w:rPr>
        <w:t xml:space="preserve"> interventions.</w:t>
      </w:r>
    </w:p>
    <w:p w14:paraId="4542ABC4" w14:textId="77AF31DE" w:rsidR="00151C08" w:rsidRDefault="00151C08"/>
    <w:p w14:paraId="2258F021" w14:textId="6D369BCA"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t>CHAPITRE 4 : Gestion des Interventions</w:t>
      </w:r>
      <w:r w:rsidR="007908DC">
        <w:rPr>
          <w:rFonts w:ascii="Times New Roman" w:hAnsi="Times New Roman" w:cs="Times New Roman"/>
          <w:b/>
          <w:sz w:val="32"/>
          <w:szCs w:val="32"/>
        </w:rPr>
        <w:t xml:space="preserve"> &amp; Gestion des t</w:t>
      </w:r>
      <w:r w:rsidR="00277B3E">
        <w:rPr>
          <w:rFonts w:ascii="Times New Roman" w:hAnsi="Times New Roman" w:cs="Times New Roman"/>
          <w:b/>
          <w:sz w:val="32"/>
          <w:szCs w:val="32"/>
        </w:rPr>
        <w:t>â</w:t>
      </w:r>
      <w:r w:rsidR="007908DC">
        <w:rPr>
          <w:rFonts w:ascii="Times New Roman" w:hAnsi="Times New Roman" w:cs="Times New Roman"/>
          <w:b/>
          <w:sz w:val="32"/>
          <w:szCs w:val="32"/>
        </w:rPr>
        <w:t xml:space="preserve">ches </w:t>
      </w:r>
    </w:p>
    <w:p w14:paraId="4A1FBA6D" w14:textId="77777777" w:rsidR="00151C08" w:rsidRPr="00151C08" w:rsidRDefault="00151C08" w:rsidP="001B287B">
      <w:pPr>
        <w:rPr>
          <w:rFonts w:ascii="Times New Roman" w:hAnsi="Times New Roman" w:cs="Times New Roman"/>
          <w:sz w:val="24"/>
          <w:szCs w:val="24"/>
        </w:rPr>
      </w:pPr>
    </w:p>
    <w:p w14:paraId="400AF302" w14:textId="7D85E06D" w:rsidR="001B287B" w:rsidRPr="00096F58" w:rsidRDefault="00151C08" w:rsidP="001E528D">
      <w:pPr>
        <w:pStyle w:val="Paragraphedeliste"/>
        <w:numPr>
          <w:ilvl w:val="0"/>
          <w:numId w:val="29"/>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38A711BA" w14:textId="433DAE59" w:rsidR="001B287B" w:rsidRDefault="00096F58" w:rsidP="00277B3E">
      <w:pPr>
        <w:ind w:firstLine="708"/>
        <w:rPr>
          <w:rFonts w:ascii="Times New Roman" w:hAnsi="Times New Roman" w:cs="Times New Roman"/>
          <w:sz w:val="24"/>
          <w:szCs w:val="24"/>
        </w:rPr>
      </w:pPr>
      <w:r w:rsidRPr="00096F58">
        <w:rPr>
          <w:rFonts w:ascii="Times New Roman" w:hAnsi="Times New Roman" w:cs="Times New Roman"/>
          <w:sz w:val="24"/>
          <w:szCs w:val="24"/>
        </w:rPr>
        <w:t xml:space="preserve">Le </w:t>
      </w:r>
      <w:r w:rsidR="00277B3E">
        <w:rPr>
          <w:rFonts w:ascii="Times New Roman" w:hAnsi="Times New Roman" w:cs="Times New Roman"/>
          <w:sz w:val="24"/>
          <w:szCs w:val="24"/>
        </w:rPr>
        <w:t>deuxième</w:t>
      </w:r>
      <w:r w:rsidRPr="00096F58">
        <w:rPr>
          <w:rFonts w:ascii="Times New Roman" w:hAnsi="Times New Roman" w:cs="Times New Roman"/>
          <w:sz w:val="24"/>
          <w:szCs w:val="24"/>
        </w:rPr>
        <w:t xml:space="preserve"> sprint de ce travail est la gestion des interventions. Dans ce chapitre, nous allons traiter les étapes pour affecter une intervention au technicien, au groupe ou à la société qui doit la réaliser. Tout d’abord, nous allons définir le backlog spécifique de ce sprint. Ensuite, nous interpréterons les différents diagrammes de conception (diagramme des cas d’utilisation, diagramme des classes, diagramme des séquences), en arrivant par la suite à la description des interfaces de l’application et à la revue de ce sprint.</w:t>
      </w:r>
    </w:p>
    <w:p w14:paraId="519BB6A5" w14:textId="446F4D35" w:rsidR="001B287B" w:rsidRPr="00096F58" w:rsidRDefault="001B287B" w:rsidP="001E528D">
      <w:pPr>
        <w:pStyle w:val="Paragraphedeliste"/>
        <w:numPr>
          <w:ilvl w:val="0"/>
          <w:numId w:val="29"/>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Grilledutableau"/>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096F58" w14:paraId="4522E8A1" w14:textId="77777777" w:rsidTr="00FD3490">
        <w:trPr>
          <w:trHeight w:val="551"/>
        </w:trPr>
        <w:tc>
          <w:tcPr>
            <w:tcW w:w="2896" w:type="dxa"/>
            <w:vMerge w:val="restart"/>
          </w:tcPr>
          <w:p w14:paraId="76886234" w14:textId="77777777" w:rsidR="00096F58" w:rsidRDefault="00096F58" w:rsidP="00FD3490">
            <w:pPr>
              <w:jc w:val="center"/>
              <w:rPr>
                <w:rFonts w:ascii="Times New Roman" w:hAnsi="Times New Roman" w:cs="Times New Roman"/>
                <w:b/>
                <w:sz w:val="24"/>
              </w:rPr>
            </w:pPr>
          </w:p>
          <w:p w14:paraId="6335893F" w14:textId="77777777" w:rsidR="00096F58" w:rsidRDefault="00096F58" w:rsidP="00FD3490">
            <w:pPr>
              <w:jc w:val="center"/>
              <w:rPr>
                <w:rFonts w:ascii="Times New Roman" w:hAnsi="Times New Roman" w:cs="Times New Roman"/>
                <w:b/>
                <w:sz w:val="24"/>
              </w:rPr>
            </w:pPr>
          </w:p>
          <w:p w14:paraId="6673B4DA" w14:textId="53AF02CA" w:rsidR="00096F58" w:rsidRPr="00FD3490" w:rsidRDefault="00096F58"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096F58" w14:paraId="7E525577" w14:textId="77777777" w:rsidTr="00FD3490">
        <w:trPr>
          <w:trHeight w:val="585"/>
        </w:trPr>
        <w:tc>
          <w:tcPr>
            <w:tcW w:w="2896" w:type="dxa"/>
            <w:vMerge/>
          </w:tcPr>
          <w:p w14:paraId="67433FED" w14:textId="77777777" w:rsidR="00096F58" w:rsidRPr="00FD3490" w:rsidRDefault="00096F58" w:rsidP="00FD3490">
            <w:pPr>
              <w:jc w:val="center"/>
              <w:rPr>
                <w:rFonts w:ascii="Times New Roman" w:hAnsi="Times New Roman" w:cs="Times New Roman"/>
                <w:b/>
                <w:sz w:val="24"/>
              </w:rPr>
            </w:pPr>
          </w:p>
        </w:tc>
        <w:tc>
          <w:tcPr>
            <w:tcW w:w="580" w:type="dxa"/>
          </w:tcPr>
          <w:p w14:paraId="19F86654" w14:textId="1F81B7C8"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096F58" w14:paraId="6112A8E2" w14:textId="77777777" w:rsidTr="00FD3490">
        <w:trPr>
          <w:trHeight w:val="585"/>
        </w:trPr>
        <w:tc>
          <w:tcPr>
            <w:tcW w:w="2896" w:type="dxa"/>
            <w:vMerge/>
          </w:tcPr>
          <w:p w14:paraId="37A5AFC4" w14:textId="77777777" w:rsidR="00096F58" w:rsidRPr="00FD3490" w:rsidRDefault="00096F58" w:rsidP="00FD3490">
            <w:pPr>
              <w:jc w:val="center"/>
              <w:rPr>
                <w:rFonts w:ascii="Times New Roman" w:hAnsi="Times New Roman" w:cs="Times New Roman"/>
                <w:b/>
                <w:sz w:val="24"/>
              </w:rPr>
            </w:pPr>
          </w:p>
        </w:tc>
        <w:tc>
          <w:tcPr>
            <w:tcW w:w="580" w:type="dxa"/>
          </w:tcPr>
          <w:p w14:paraId="6A54BDA7" w14:textId="5E991163"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096F58" w14:paraId="5BAAAD9A" w14:textId="77777777" w:rsidTr="00FD3490">
        <w:trPr>
          <w:trHeight w:val="585"/>
        </w:trPr>
        <w:tc>
          <w:tcPr>
            <w:tcW w:w="2896" w:type="dxa"/>
            <w:vMerge/>
          </w:tcPr>
          <w:p w14:paraId="12894667" w14:textId="77777777" w:rsidR="00096F58" w:rsidRPr="00FD3490" w:rsidRDefault="00096F58" w:rsidP="00FD3490">
            <w:pPr>
              <w:jc w:val="center"/>
              <w:rPr>
                <w:rFonts w:ascii="Times New Roman" w:hAnsi="Times New Roman" w:cs="Times New Roman"/>
                <w:b/>
                <w:sz w:val="24"/>
              </w:rPr>
            </w:pPr>
          </w:p>
        </w:tc>
        <w:tc>
          <w:tcPr>
            <w:tcW w:w="580" w:type="dxa"/>
          </w:tcPr>
          <w:p w14:paraId="375EA4AD" w14:textId="1A286763" w:rsidR="00096F58" w:rsidRDefault="00096F58"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74A06918" w:rsidR="00096F58" w:rsidRPr="00FD3490" w:rsidRDefault="00096F58" w:rsidP="00FD3490">
            <w:pPr>
              <w:rPr>
                <w:rFonts w:ascii="Times New Roman" w:hAnsi="Times New Roman" w:cs="Times New Roman"/>
                <w:sz w:val="24"/>
              </w:rPr>
            </w:pPr>
            <w:r>
              <w:rPr>
                <w:rFonts w:ascii="Times New Roman" w:hAnsi="Times New Roman" w:cs="Times New Roman"/>
                <w:sz w:val="24"/>
              </w:rPr>
              <w:t>Annuler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08DAED11"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2C533895" w14:textId="77777777" w:rsidTr="00FD3490">
        <w:trPr>
          <w:trHeight w:val="585"/>
        </w:trPr>
        <w:tc>
          <w:tcPr>
            <w:tcW w:w="2896" w:type="dxa"/>
            <w:vMerge/>
          </w:tcPr>
          <w:p w14:paraId="5DCC70CD" w14:textId="77777777" w:rsidR="00096F58" w:rsidRPr="00FD3490" w:rsidRDefault="00096F58" w:rsidP="00FD3490">
            <w:pPr>
              <w:jc w:val="center"/>
              <w:rPr>
                <w:rFonts w:ascii="Times New Roman" w:hAnsi="Times New Roman" w:cs="Times New Roman"/>
                <w:b/>
                <w:sz w:val="24"/>
              </w:rPr>
            </w:pPr>
          </w:p>
        </w:tc>
        <w:tc>
          <w:tcPr>
            <w:tcW w:w="580" w:type="dxa"/>
          </w:tcPr>
          <w:p w14:paraId="071042D7" w14:textId="5199118C" w:rsidR="00096F58" w:rsidRDefault="00096F58"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3723159A"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5E0E7D5" w14:textId="5F34A672" w:rsidR="00096F58" w:rsidRPr="00FD3490" w:rsidRDefault="00096F58" w:rsidP="00096F58">
            <w:pPr>
              <w:rPr>
                <w:rFonts w:ascii="Times New Roman" w:hAnsi="Times New Roman" w:cs="Times New Roman"/>
                <w:sz w:val="24"/>
              </w:rPr>
            </w:pPr>
            <w:r>
              <w:rPr>
                <w:rFonts w:ascii="Times New Roman" w:hAnsi="Times New Roman" w:cs="Times New Roman"/>
                <w:sz w:val="24"/>
              </w:rPr>
              <w:t>Clôturer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702A92EB" w14:textId="256B7086"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76D88AE5" w14:textId="77777777" w:rsidTr="00FD3490">
        <w:trPr>
          <w:trHeight w:val="585"/>
        </w:trPr>
        <w:tc>
          <w:tcPr>
            <w:tcW w:w="2896" w:type="dxa"/>
            <w:vMerge/>
          </w:tcPr>
          <w:p w14:paraId="75754E09" w14:textId="77777777" w:rsidR="00096F58" w:rsidRPr="00FD3490" w:rsidRDefault="00096F58" w:rsidP="00FD3490">
            <w:pPr>
              <w:jc w:val="center"/>
              <w:rPr>
                <w:rFonts w:ascii="Times New Roman" w:hAnsi="Times New Roman" w:cs="Times New Roman"/>
                <w:b/>
                <w:sz w:val="24"/>
              </w:rPr>
            </w:pPr>
          </w:p>
        </w:tc>
        <w:tc>
          <w:tcPr>
            <w:tcW w:w="580" w:type="dxa"/>
          </w:tcPr>
          <w:p w14:paraId="303FB325" w14:textId="457342B5" w:rsidR="00096F58" w:rsidRDefault="00096F58" w:rsidP="00FD3490">
            <w:pPr>
              <w:jc w:val="center"/>
              <w:rPr>
                <w:rFonts w:ascii="Times New Roman" w:hAnsi="Times New Roman" w:cs="Times New Roman"/>
                <w:sz w:val="24"/>
              </w:rPr>
            </w:pPr>
            <w:r>
              <w:rPr>
                <w:rFonts w:ascii="Times New Roman" w:hAnsi="Times New Roman" w:cs="Times New Roman"/>
                <w:sz w:val="24"/>
              </w:rPr>
              <w:t>6.1</w:t>
            </w:r>
          </w:p>
        </w:tc>
        <w:tc>
          <w:tcPr>
            <w:tcW w:w="3479" w:type="dxa"/>
          </w:tcPr>
          <w:p w14:paraId="71D2E26E"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6C8604B" w14:textId="0D6D7390" w:rsidR="00096F58" w:rsidRPr="00FD3490" w:rsidRDefault="00096F58" w:rsidP="00096F58">
            <w:pPr>
              <w:rPr>
                <w:rFonts w:ascii="Times New Roman" w:hAnsi="Times New Roman" w:cs="Times New Roman"/>
                <w:sz w:val="24"/>
              </w:rPr>
            </w:pPr>
            <w:r>
              <w:rPr>
                <w:rFonts w:ascii="Times New Roman" w:hAnsi="Times New Roman" w:cs="Times New Roman"/>
                <w:sz w:val="24"/>
              </w:rPr>
              <w:t>Valider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022EC86" w14:textId="18FB0E15"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7FC25ED2"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w:t>
            </w:r>
            <w:r w:rsidR="00277B3E">
              <w:rPr>
                <w:rFonts w:ascii="Times New Roman" w:hAnsi="Times New Roman" w:cs="Times New Roman"/>
                <w:b/>
                <w:sz w:val="24"/>
              </w:rPr>
              <w:t>â</w:t>
            </w:r>
            <w:r w:rsidRPr="00FD3490">
              <w:rPr>
                <w:rFonts w:ascii="Times New Roman" w:hAnsi="Times New Roman" w:cs="Times New Roman"/>
                <w:b/>
                <w:sz w:val="24"/>
              </w:rPr>
              <w:t>ches</w:t>
            </w:r>
          </w:p>
        </w:tc>
        <w:tc>
          <w:tcPr>
            <w:tcW w:w="580" w:type="dxa"/>
          </w:tcPr>
          <w:p w14:paraId="417CC127" w14:textId="344C9E0E"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27A0AD11"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08934F2A"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2FDF150F"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1E528D">
      <w:pPr>
        <w:pStyle w:val="Paragraphedeliste"/>
        <w:numPr>
          <w:ilvl w:val="0"/>
          <w:numId w:val="29"/>
        </w:numPr>
        <w:ind w:left="0" w:firstLine="0"/>
        <w:rPr>
          <w:rFonts w:ascii="Times New Roman" w:hAnsi="Times New Roman" w:cs="Times New Roman"/>
          <w:b/>
          <w:sz w:val="32"/>
          <w:szCs w:val="32"/>
        </w:rPr>
      </w:pPr>
      <w:r w:rsidRPr="002F59DA">
        <w:rPr>
          <w:rFonts w:ascii="Times New Roman" w:hAnsi="Times New Roman" w:cs="Times New Roman"/>
          <w:b/>
          <w:sz w:val="32"/>
          <w:szCs w:val="32"/>
        </w:rPr>
        <w:t>Conception :</w:t>
      </w:r>
    </w:p>
    <w:p w14:paraId="28CFA0F3" w14:textId="77777777" w:rsidR="002F59DA" w:rsidRPr="002F59DA" w:rsidRDefault="002F59DA" w:rsidP="002F59DA">
      <w:pPr>
        <w:pStyle w:val="Paragraphedeliste"/>
        <w:ind w:left="0"/>
        <w:rPr>
          <w:rFonts w:ascii="Times New Roman" w:hAnsi="Times New Roman" w:cs="Times New Roman"/>
          <w:b/>
          <w:sz w:val="32"/>
          <w:szCs w:val="32"/>
        </w:rPr>
      </w:pPr>
    </w:p>
    <w:p w14:paraId="3959AFF6" w14:textId="51151899" w:rsidR="00166D01"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r w:rsidR="00400D10">
        <w:rPr>
          <w:rFonts w:ascii="Times New Roman" w:hAnsi="Times New Roman" w:cs="Times New Roman"/>
          <w:sz w:val="24"/>
        </w:rPr>
        <w:t xml:space="preserve"> </w:t>
      </w:r>
      <w:r w:rsidRPr="002F59DA">
        <w:rPr>
          <w:rFonts w:ascii="Times New Roman" w:hAnsi="Times New Roman" w:cs="Times New Roman"/>
          <w:sz w:val="24"/>
        </w:rPr>
        <w:t>sont les diagrammes de cas d’utilisation, de classes et de séquences pour atteindre les objectifs</w:t>
      </w:r>
      <w:r w:rsidR="00400D10">
        <w:rPr>
          <w:rFonts w:ascii="Times New Roman" w:hAnsi="Times New Roman" w:cs="Times New Roman"/>
          <w:sz w:val="24"/>
        </w:rPr>
        <w:t xml:space="preserve"> </w:t>
      </w:r>
      <w:r w:rsidRPr="002F59DA">
        <w:rPr>
          <w:rFonts w:ascii="Times New Roman" w:hAnsi="Times New Roman" w:cs="Times New Roman"/>
          <w:sz w:val="24"/>
        </w:rPr>
        <w:t>de ce sprint.</w:t>
      </w:r>
    </w:p>
    <w:p w14:paraId="1E8D25A5" w14:textId="77777777" w:rsidR="002F59DA" w:rsidRDefault="002F59DA" w:rsidP="002F59DA">
      <w:pPr>
        <w:rPr>
          <w:rFonts w:ascii="Times New Roman" w:hAnsi="Times New Roman" w:cs="Times New Roman"/>
          <w:sz w:val="24"/>
        </w:rPr>
      </w:pPr>
    </w:p>
    <w:p w14:paraId="73C4617A" w14:textId="5851F4C1" w:rsidR="002F59DA" w:rsidRPr="00096F58" w:rsidRDefault="002F59DA" w:rsidP="001E528D">
      <w:pPr>
        <w:pStyle w:val="Paragraphedeliste"/>
        <w:numPr>
          <w:ilvl w:val="0"/>
          <w:numId w:val="33"/>
        </w:numPr>
        <w:rPr>
          <w:rFonts w:ascii="Times New Roman" w:hAnsi="Times New Roman" w:cs="Times New Roman"/>
          <w:b/>
          <w:sz w:val="28"/>
          <w:szCs w:val="28"/>
        </w:rPr>
      </w:pPr>
      <w:r w:rsidRPr="00096F58">
        <w:rPr>
          <w:rFonts w:ascii="Times New Roman" w:hAnsi="Times New Roman" w:cs="Times New Roman"/>
          <w:b/>
          <w:sz w:val="28"/>
          <w:szCs w:val="28"/>
        </w:rPr>
        <w:t>Diagramme de cas d’utilisation</w:t>
      </w:r>
    </w:p>
    <w:p w14:paraId="648EE0C6" w14:textId="77777777" w:rsidR="00096F58" w:rsidRPr="00096F58" w:rsidRDefault="00096F58" w:rsidP="00096F58">
      <w:pPr>
        <w:pStyle w:val="Paragraphedeliste"/>
        <w:rPr>
          <w:rFonts w:ascii="Times New Roman" w:hAnsi="Times New Roman" w:cs="Times New Roman"/>
          <w:b/>
          <w:sz w:val="28"/>
          <w:szCs w:val="28"/>
        </w:rPr>
      </w:pP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B7D6FEE" w:rsidR="00166D01" w:rsidRDefault="005106B7" w:rsidP="005106B7">
      <w:pPr>
        <w:ind w:left="-567"/>
      </w:pPr>
      <w:r>
        <w:rPr>
          <w:noProof/>
        </w:rPr>
        <w:drawing>
          <wp:inline distT="0" distB="0" distL="0" distR="0" wp14:anchorId="763BD2CD" wp14:editId="042ACBA4">
            <wp:extent cx="6410325" cy="400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rint2 usecase.jpg"/>
                    <pic:cNvPicPr/>
                  </pic:nvPicPr>
                  <pic:blipFill>
                    <a:blip r:embed="rId61">
                      <a:extLst>
                        <a:ext uri="{28A0092B-C50C-407E-A947-70E740481C1C}">
                          <a14:useLocalDpi xmlns:a14="http://schemas.microsoft.com/office/drawing/2010/main" val="0"/>
                        </a:ext>
                      </a:extLst>
                    </a:blip>
                    <a:stretch>
                      <a:fillRect/>
                    </a:stretch>
                  </pic:blipFill>
                  <pic:spPr>
                    <a:xfrm>
                      <a:off x="0" y="0"/>
                      <a:ext cx="6410325" cy="4000500"/>
                    </a:xfrm>
                    <a:prstGeom prst="rect">
                      <a:avLst/>
                    </a:prstGeom>
                  </pic:spPr>
                </pic:pic>
              </a:graphicData>
            </a:graphic>
          </wp:inline>
        </w:drawing>
      </w:r>
    </w:p>
    <w:p w14:paraId="6585CFBA" w14:textId="57C32345" w:rsidR="00166D01" w:rsidRDefault="00085425" w:rsidP="00085425">
      <w:pPr>
        <w:pStyle w:val="Lgende"/>
      </w:pPr>
      <w:bookmarkStart w:id="64" w:name="_Toc167615906"/>
      <w:r>
        <w:t xml:space="preserve">Figure </w:t>
      </w:r>
      <w:r>
        <w:fldChar w:fldCharType="begin"/>
      </w:r>
      <w:r>
        <w:instrText xml:space="preserve"> SEQ Figure \* ARABIC </w:instrText>
      </w:r>
      <w:r>
        <w:fldChar w:fldCharType="separate"/>
      </w:r>
      <w:r w:rsidR="006D2D23">
        <w:rPr>
          <w:noProof/>
        </w:rPr>
        <w:t>27</w:t>
      </w:r>
      <w:r>
        <w:fldChar w:fldCharType="end"/>
      </w:r>
      <w:r>
        <w:t xml:space="preserve"> </w:t>
      </w:r>
      <w:r w:rsidRPr="00165EFB">
        <w:t>Diagramme de cas d’utilisation</w:t>
      </w:r>
      <w:bookmarkEnd w:id="64"/>
    </w:p>
    <w:p w14:paraId="773FF2CB" w14:textId="6B5250DA" w:rsidR="00166D01" w:rsidRDefault="00166D01">
      <w:pPr>
        <w:rPr>
          <w:rFonts w:ascii="Times New Roman" w:hAnsi="Times New Roman" w:cs="Times New Roman"/>
          <w:sz w:val="24"/>
        </w:rPr>
      </w:pPr>
    </w:p>
    <w:p w14:paraId="6EC2B6B2" w14:textId="77777777" w:rsidR="00085425" w:rsidRPr="002F59DA" w:rsidRDefault="00085425">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lastRenderedPageBreak/>
        <w:t>Interprétation :</w:t>
      </w:r>
    </w:p>
    <w:p w14:paraId="5E3E730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 xml:space="preserve">Le diagramme des cas d’utilisation de la figure 38 est du 2ème sprint qui présente "Gestion </w:t>
      </w:r>
    </w:p>
    <w:p w14:paraId="5347349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des</w:t>
      </w:r>
      <w:r>
        <w:rPr>
          <w:rFonts w:ascii="Times New Roman" w:hAnsi="Times New Roman" w:cs="Times New Roman"/>
          <w:sz w:val="24"/>
        </w:rPr>
        <w:t xml:space="preserve"> interventions</w:t>
      </w:r>
      <w:r w:rsidR="00AD3FD0">
        <w:rPr>
          <w:rFonts w:ascii="Times New Roman" w:hAnsi="Times New Roman" w:cs="Times New Roman"/>
          <w:sz w:val="24"/>
        </w:rPr>
        <w:t xml:space="preserve"> et Gestion des taches</w:t>
      </w:r>
      <w:r w:rsidRPr="002F59DA">
        <w:rPr>
          <w:rFonts w:ascii="Times New Roman" w:hAnsi="Times New Roman" w:cs="Times New Roman"/>
          <w:sz w:val="24"/>
        </w:rPr>
        <w:t xml:space="preserve">". Dans cette partie nous allons faire la description </w:t>
      </w:r>
    </w:p>
    <w:p w14:paraId="4FF4A5D1" w14:textId="1CCF2EE8" w:rsidR="00166D01" w:rsidRDefault="002F59DA" w:rsidP="002F59DA">
      <w:pPr>
        <w:rPr>
          <w:rFonts w:ascii="Times New Roman" w:hAnsi="Times New Roman" w:cs="Times New Roman"/>
          <w:sz w:val="24"/>
        </w:rPr>
      </w:pPr>
      <w:r w:rsidRPr="002F59DA">
        <w:rPr>
          <w:rFonts w:ascii="Times New Roman" w:hAnsi="Times New Roman" w:cs="Times New Roman"/>
          <w:sz w:val="24"/>
        </w:rPr>
        <w:t>textuelle</w:t>
      </w:r>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0F3B45B6" w:rsidR="00D83410" w:rsidRDefault="00D83410" w:rsidP="002F59DA">
      <w:pPr>
        <w:rPr>
          <w:rFonts w:ascii="Times New Roman" w:hAnsi="Times New Roman" w:cs="Times New Roman"/>
          <w:sz w:val="24"/>
        </w:rPr>
      </w:pPr>
    </w:p>
    <w:p w14:paraId="6FEE124F" w14:textId="77777777" w:rsidR="00096F58" w:rsidRDefault="00096F58"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t>Côté Chef d’équipe :</w:t>
      </w:r>
    </w:p>
    <w:p w14:paraId="49208206" w14:textId="40E849D6" w:rsidR="00D83410" w:rsidRDefault="004F7FF0" w:rsidP="002F59DA">
      <w:pPr>
        <w:rPr>
          <w:rFonts w:ascii="Times New Roman" w:hAnsi="Times New Roman" w:cs="Times New Roman"/>
          <w:sz w:val="24"/>
        </w:rPr>
      </w:pPr>
      <w:r w:rsidRPr="004F7FF0">
        <w:rPr>
          <w:rFonts w:ascii="Times New Roman" w:hAnsi="Times New Roman" w:cs="Times New Roman"/>
          <w:sz w:val="24"/>
        </w:rPr>
        <w:t xml:space="preserve">Description textuelle de cas d’utilisation “Consulter la liste des </w:t>
      </w:r>
      <w:r w:rsidRPr="00096F58">
        <w:rPr>
          <w:rFonts w:ascii="Times New Roman" w:hAnsi="Times New Roman" w:cs="Times New Roman"/>
          <w:sz w:val="24"/>
        </w:rPr>
        <w:t>interventions</w:t>
      </w:r>
      <w:r w:rsidRPr="00096F58">
        <w:rPr>
          <w:rFonts w:ascii="Times New Roman" w:hAnsi="Times New Roman" w:cs="Times New Roman"/>
        </w:rPr>
        <w:t xml:space="preserve"> </w:t>
      </w:r>
      <w:r w:rsidRPr="004F7FF0">
        <w:rPr>
          <w:rFonts w:ascii="Times New Roman" w:hAnsi="Times New Roman" w:cs="Times New Roman"/>
          <w:sz w:val="24"/>
        </w:rPr>
        <w:t>"</w:t>
      </w:r>
    </w:p>
    <w:p w14:paraId="2A65675E" w14:textId="77777777" w:rsidR="00096F58" w:rsidRPr="004F7FF0" w:rsidRDefault="00096F58" w:rsidP="002F59DA">
      <w:pPr>
        <w:rPr>
          <w:rFonts w:ascii="Times New Roman" w:hAnsi="Times New Roman" w:cs="Times New Roman"/>
          <w:sz w:val="24"/>
        </w:rPr>
      </w:pPr>
    </w:p>
    <w:tbl>
      <w:tblPr>
        <w:tblStyle w:val="Grilledutableau"/>
        <w:tblW w:w="9592" w:type="dxa"/>
        <w:tblLook w:val="04A0" w:firstRow="1" w:lastRow="0" w:firstColumn="1" w:lastColumn="0" w:noHBand="0" w:noVBand="1"/>
      </w:tblPr>
      <w:tblGrid>
        <w:gridCol w:w="3295"/>
        <w:gridCol w:w="6297"/>
      </w:tblGrid>
      <w:tr w:rsidR="00D83410" w14:paraId="410C2970" w14:textId="77777777" w:rsidTr="002E3766">
        <w:trPr>
          <w:trHeight w:val="402"/>
        </w:trPr>
        <w:tc>
          <w:tcPr>
            <w:tcW w:w="9592" w:type="dxa"/>
            <w:gridSpan w:val="2"/>
          </w:tcPr>
          <w:p w14:paraId="2C93E6DB" w14:textId="2FDD084D" w:rsidR="00D83410" w:rsidRPr="00D83410" w:rsidRDefault="00D83410" w:rsidP="002E3766">
            <w:pPr>
              <w:ind w:left="-262"/>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C92723" w14:paraId="00D54F68" w14:textId="77777777" w:rsidTr="008216E3">
        <w:trPr>
          <w:trHeight w:val="379"/>
        </w:trPr>
        <w:tc>
          <w:tcPr>
            <w:tcW w:w="3295" w:type="dxa"/>
          </w:tcPr>
          <w:p w14:paraId="0A9E8B47" w14:textId="1D634E18"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Titre</w:t>
            </w:r>
          </w:p>
        </w:tc>
        <w:tc>
          <w:tcPr>
            <w:tcW w:w="6297" w:type="dxa"/>
          </w:tcPr>
          <w:p w14:paraId="7F51D13F" w14:textId="6191AE5A" w:rsidR="00D83410" w:rsidRPr="00C92723" w:rsidRDefault="00D83410" w:rsidP="002F59DA">
            <w:pPr>
              <w:rPr>
                <w:rFonts w:ascii="Times New Roman" w:hAnsi="Times New Roman" w:cs="Times New Roman"/>
                <w:b/>
                <w:sz w:val="24"/>
              </w:rPr>
            </w:pPr>
            <w:r w:rsidRPr="00C92723">
              <w:rPr>
                <w:rFonts w:ascii="Times New Roman" w:hAnsi="Times New Roman" w:cs="Times New Roman"/>
                <w:b/>
                <w:sz w:val="24"/>
              </w:rPr>
              <w:t>Consulter la liste des interventions</w:t>
            </w:r>
          </w:p>
        </w:tc>
      </w:tr>
      <w:tr w:rsidR="00D83410" w:rsidRPr="00C92723" w14:paraId="14A817B4" w14:textId="77777777" w:rsidTr="008216E3">
        <w:trPr>
          <w:trHeight w:val="402"/>
        </w:trPr>
        <w:tc>
          <w:tcPr>
            <w:tcW w:w="3295" w:type="dxa"/>
          </w:tcPr>
          <w:p w14:paraId="12540374" w14:textId="27D10A4B"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Résumé</w:t>
            </w:r>
          </w:p>
        </w:tc>
        <w:tc>
          <w:tcPr>
            <w:tcW w:w="6297" w:type="dxa"/>
          </w:tcPr>
          <w:p w14:paraId="3C15353C" w14:textId="12DE823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L'utilisateur peut consulter la liste des interventions.</w:t>
            </w:r>
          </w:p>
        </w:tc>
      </w:tr>
      <w:tr w:rsidR="00D83410" w:rsidRPr="00C92723" w14:paraId="50F75932" w14:textId="77777777" w:rsidTr="008216E3">
        <w:trPr>
          <w:trHeight w:val="402"/>
        </w:trPr>
        <w:tc>
          <w:tcPr>
            <w:tcW w:w="3295" w:type="dxa"/>
          </w:tcPr>
          <w:p w14:paraId="0FA2088B" w14:textId="55AFC4C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Acteur</w:t>
            </w:r>
          </w:p>
        </w:tc>
        <w:tc>
          <w:tcPr>
            <w:tcW w:w="6297" w:type="dxa"/>
          </w:tcPr>
          <w:p w14:paraId="562E8028" w14:textId="76A347A5"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Chef d’équipe</w:t>
            </w:r>
            <w:r w:rsidR="002E3766" w:rsidRPr="00C92723">
              <w:rPr>
                <w:rFonts w:ascii="Times New Roman" w:hAnsi="Times New Roman" w:cs="Times New Roman"/>
                <w:sz w:val="24"/>
              </w:rPr>
              <w:t xml:space="preserve"> et technicien</w:t>
            </w:r>
          </w:p>
        </w:tc>
      </w:tr>
      <w:tr w:rsidR="00D83410" w:rsidRPr="00C92723" w14:paraId="16A09FB0" w14:textId="77777777" w:rsidTr="002E3766">
        <w:trPr>
          <w:trHeight w:val="657"/>
        </w:trPr>
        <w:tc>
          <w:tcPr>
            <w:tcW w:w="9592" w:type="dxa"/>
            <w:gridSpan w:val="2"/>
          </w:tcPr>
          <w:p w14:paraId="4E6C6DAB" w14:textId="77777777" w:rsidR="00D83410" w:rsidRPr="00C92723" w:rsidRDefault="00D83410" w:rsidP="00D83410">
            <w:pPr>
              <w:jc w:val="center"/>
              <w:rPr>
                <w:rFonts w:ascii="Times New Roman" w:hAnsi="Times New Roman" w:cs="Times New Roman"/>
                <w:i/>
                <w:sz w:val="24"/>
              </w:rPr>
            </w:pPr>
            <w:r w:rsidRPr="00C92723">
              <w:rPr>
                <w:rFonts w:ascii="Times New Roman" w:hAnsi="Times New Roman" w:cs="Times New Roman"/>
                <w:i/>
                <w:sz w:val="24"/>
              </w:rPr>
              <w:t>Description des</w:t>
            </w:r>
          </w:p>
          <w:p w14:paraId="0B2E9F44" w14:textId="4AC937F4" w:rsidR="00D83410" w:rsidRPr="00C92723" w:rsidRDefault="00D83410" w:rsidP="00D83410">
            <w:pPr>
              <w:jc w:val="center"/>
              <w:rPr>
                <w:rFonts w:ascii="Times New Roman" w:hAnsi="Times New Roman" w:cs="Times New Roman"/>
                <w:sz w:val="24"/>
              </w:rPr>
            </w:pPr>
            <w:r w:rsidRPr="00C92723">
              <w:rPr>
                <w:rFonts w:ascii="Times New Roman" w:hAnsi="Times New Roman" w:cs="Times New Roman"/>
                <w:i/>
                <w:sz w:val="24"/>
              </w:rPr>
              <w:t>Enchaînements</w:t>
            </w:r>
          </w:p>
        </w:tc>
      </w:tr>
      <w:tr w:rsidR="008216E3" w:rsidRPr="00C92723" w14:paraId="73071B38" w14:textId="77777777" w:rsidTr="008216E3">
        <w:trPr>
          <w:trHeight w:val="402"/>
        </w:trPr>
        <w:tc>
          <w:tcPr>
            <w:tcW w:w="3295" w:type="dxa"/>
          </w:tcPr>
          <w:p w14:paraId="2B1AEE51" w14:textId="41D30295"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Pré-condition</w:t>
            </w:r>
          </w:p>
        </w:tc>
        <w:tc>
          <w:tcPr>
            <w:tcW w:w="6297" w:type="dxa"/>
          </w:tcPr>
          <w:p w14:paraId="433568ED" w14:textId="5DE8CC55" w:rsidR="008216E3" w:rsidRPr="00C92723" w:rsidRDefault="008216E3" w:rsidP="008216E3">
            <w:pPr>
              <w:rPr>
                <w:rFonts w:ascii="Times New Roman" w:hAnsi="Times New Roman" w:cs="Times New Roman"/>
                <w:sz w:val="24"/>
              </w:rPr>
            </w:pPr>
            <w:r w:rsidRPr="00927F30">
              <w:rPr>
                <w:rFonts w:ascii="Times New Roman" w:hAnsi="Times New Roman" w:cs="Times New Roman"/>
                <w:color w:val="0D0D0D"/>
                <w:sz w:val="24"/>
                <w:szCs w:val="24"/>
                <w:shd w:val="clear" w:color="auto" w:fill="FFFFFF"/>
              </w:rPr>
              <w:t>L'utilisateur doit être authentifié et avoir les droits nécessaires pour modifier une intervention.</w:t>
            </w:r>
          </w:p>
        </w:tc>
      </w:tr>
      <w:tr w:rsidR="008216E3" w:rsidRPr="00C92723" w14:paraId="58268C3D" w14:textId="77777777" w:rsidTr="008216E3">
        <w:trPr>
          <w:trHeight w:val="402"/>
        </w:trPr>
        <w:tc>
          <w:tcPr>
            <w:tcW w:w="3295" w:type="dxa"/>
          </w:tcPr>
          <w:p w14:paraId="72AC2C5A" w14:textId="6E644F3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Post-condition</w:t>
            </w:r>
          </w:p>
        </w:tc>
        <w:tc>
          <w:tcPr>
            <w:tcW w:w="6297" w:type="dxa"/>
          </w:tcPr>
          <w:p w14:paraId="522E6005" w14:textId="05903EB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w:t>
            </w:r>
          </w:p>
        </w:tc>
      </w:tr>
      <w:tr w:rsidR="008216E3" w:rsidRPr="00C92723" w14:paraId="755E8E2A" w14:textId="77777777" w:rsidTr="008216E3">
        <w:trPr>
          <w:trHeight w:val="379"/>
        </w:trPr>
        <w:tc>
          <w:tcPr>
            <w:tcW w:w="3295" w:type="dxa"/>
          </w:tcPr>
          <w:p w14:paraId="59DED3A1" w14:textId="4B135F2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Scénario nominal</w:t>
            </w:r>
          </w:p>
        </w:tc>
        <w:tc>
          <w:tcPr>
            <w:tcW w:w="6297" w:type="dxa"/>
          </w:tcPr>
          <w:p w14:paraId="1A3966F1" w14:textId="77777777" w:rsidR="008216E3" w:rsidRPr="00C9272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1. </w:t>
            </w:r>
            <w:r w:rsidRPr="00C92723">
              <w:rPr>
                <w:rFonts w:ascii="Times New Roman" w:hAnsi="Times New Roman" w:cs="Times New Roman"/>
                <w:color w:val="0D0D0D"/>
                <w:sz w:val="24"/>
                <w:szCs w:val="24"/>
                <w:shd w:val="clear" w:color="auto" w:fill="FFFFFF"/>
              </w:rPr>
              <w:t>L'utilisateur sélectionne l'option "Interventions" dans le système.</w:t>
            </w:r>
          </w:p>
          <w:p w14:paraId="22627F91" w14:textId="600EDE3F" w:rsidR="008216E3" w:rsidRPr="00C92723" w:rsidRDefault="008216E3" w:rsidP="008216E3">
            <w:pPr>
              <w:rPr>
                <w:rFonts w:ascii="Times New Roman" w:hAnsi="Times New Roman" w:cs="Times New Roman"/>
                <w:sz w:val="24"/>
                <w:szCs w:val="24"/>
              </w:rPr>
            </w:pPr>
            <w:r w:rsidRPr="00C92723">
              <w:rPr>
                <w:rFonts w:ascii="Times New Roman" w:hAnsi="Times New Roman" w:cs="Times New Roman"/>
                <w:sz w:val="24"/>
                <w:szCs w:val="24"/>
              </w:rPr>
              <w:t xml:space="preserve">2. </w:t>
            </w:r>
            <w:r w:rsidRPr="00C92723">
              <w:rPr>
                <w:rFonts w:ascii="Times New Roman" w:hAnsi="Times New Roman" w:cs="Times New Roman"/>
                <w:color w:val="0D0D0D"/>
                <w:sz w:val="24"/>
                <w:szCs w:val="24"/>
                <w:shd w:val="clear" w:color="auto" w:fill="FFFFFF"/>
              </w:rPr>
              <w:t>Le système récupère la liste complète des interventions disponibles.</w:t>
            </w:r>
          </w:p>
          <w:p w14:paraId="3022E980" w14:textId="77777777" w:rsidR="008216E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3. </w:t>
            </w:r>
            <w:r w:rsidRPr="00C92723">
              <w:rPr>
                <w:rFonts w:ascii="Times New Roman" w:hAnsi="Times New Roman" w:cs="Times New Roman"/>
                <w:color w:val="0D0D0D"/>
                <w:sz w:val="24"/>
                <w:szCs w:val="24"/>
                <w:shd w:val="clear" w:color="auto" w:fill="FFFFFF"/>
              </w:rPr>
              <w:t>Le système affiche la liste des interventions, en montrant les détails pertinents tels que la priorité, la date, la description, etc.</w:t>
            </w:r>
          </w:p>
          <w:p w14:paraId="363939BC" w14:textId="4128CE38"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t xml:space="preserve"> </w:t>
            </w:r>
            <w:r w:rsidRPr="008216E3">
              <w:rPr>
                <w:rFonts w:ascii="Times New Roman" w:hAnsi="Times New Roman" w:cs="Times New Roman"/>
                <w:sz w:val="24"/>
                <w:szCs w:val="24"/>
              </w:rPr>
              <w:t>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de modifier un utilisateur 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l’icône</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 </w:t>
            </w:r>
            <w:r>
              <w:rPr>
                <w:rFonts w:ascii="Times New Roman" w:hAnsi="Times New Roman" w:cs="Times New Roman"/>
                <w:sz w:val="24"/>
                <w:szCs w:val="24"/>
              </w:rPr>
              <w:t>modifier</w:t>
            </w:r>
            <w:r w:rsidRPr="008216E3">
              <w:rPr>
                <w:rFonts w:ascii="Times New Roman" w:hAnsi="Times New Roman" w:cs="Times New Roman"/>
                <w:sz w:val="24"/>
                <w:szCs w:val="24"/>
              </w:rPr>
              <w:t xml:space="preserve"> ».</w:t>
            </w:r>
          </w:p>
          <w:p w14:paraId="4C68A315" w14:textId="49DA22BE"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.1. Le système affiche le formulaire de modification d’un utilisateur</w:t>
            </w:r>
          </w:p>
          <w:p w14:paraId="2E0A8B74" w14:textId="7C35AA6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 xml:space="preserve">.2. Le système met à jour les paramètres de </w:t>
            </w:r>
            <w:r>
              <w:rPr>
                <w:rFonts w:ascii="Times New Roman" w:hAnsi="Times New Roman" w:cs="Times New Roman"/>
                <w:sz w:val="24"/>
                <w:szCs w:val="24"/>
              </w:rPr>
              <w:t>l’intervention</w:t>
            </w:r>
            <w:r w:rsidRPr="008216E3">
              <w:rPr>
                <w:rFonts w:ascii="Times New Roman" w:hAnsi="Times New Roman" w:cs="Times New Roman"/>
                <w:sz w:val="24"/>
                <w:szCs w:val="24"/>
              </w:rPr>
              <w:t xml:space="preserve"> dans la base des</w:t>
            </w:r>
            <w:r>
              <w:rPr>
                <w:rFonts w:ascii="Times New Roman" w:hAnsi="Times New Roman" w:cs="Times New Roman"/>
                <w:sz w:val="24"/>
                <w:szCs w:val="24"/>
              </w:rPr>
              <w:t xml:space="preserve"> </w:t>
            </w:r>
            <w:r w:rsidRPr="008216E3">
              <w:rPr>
                <w:rFonts w:ascii="Times New Roman" w:hAnsi="Times New Roman" w:cs="Times New Roman"/>
                <w:sz w:val="24"/>
                <w:szCs w:val="24"/>
              </w:rPr>
              <w:t>données.</w:t>
            </w:r>
          </w:p>
          <w:p w14:paraId="13521DD4" w14:textId="46D8AEA4"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.3. Le système affiche à l’administrateur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modification.</w:t>
            </w:r>
          </w:p>
          <w:p w14:paraId="0243CD16" w14:textId="0F001BB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w:t>
            </w:r>
            <w:r w:rsidR="005106B7">
              <w:rPr>
                <w:rFonts w:ascii="Times New Roman" w:hAnsi="Times New Roman" w:cs="Times New Roman"/>
                <w:sz w:val="24"/>
                <w:szCs w:val="24"/>
              </w:rPr>
              <w:t xml:space="preserve">’annuler , clôturer une intervention </w:t>
            </w:r>
            <w:r w:rsidRPr="008216E3">
              <w:rPr>
                <w:rFonts w:ascii="Times New Roman" w:hAnsi="Times New Roman" w:cs="Times New Roman"/>
                <w:sz w:val="24"/>
                <w:szCs w:val="24"/>
              </w:rPr>
              <w:t>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l’icône « </w:t>
            </w:r>
            <w:r>
              <w:rPr>
                <w:rFonts w:ascii="Times New Roman" w:hAnsi="Times New Roman" w:cs="Times New Roman"/>
                <w:sz w:val="24"/>
                <w:szCs w:val="24"/>
              </w:rPr>
              <w:t>supprimer</w:t>
            </w:r>
            <w:r w:rsidRPr="008216E3">
              <w:rPr>
                <w:rFonts w:ascii="Times New Roman" w:hAnsi="Times New Roman" w:cs="Times New Roman"/>
                <w:sz w:val="24"/>
                <w:szCs w:val="24"/>
              </w:rPr>
              <w:t xml:space="preserve"> ».</w:t>
            </w:r>
          </w:p>
          <w:p w14:paraId="7E1F7FF5" w14:textId="7D8BD36A"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.1. Le système supprime l’utilisateur de la base des données.</w:t>
            </w:r>
          </w:p>
          <w:p w14:paraId="5469AEAA" w14:textId="0753F796" w:rsidR="008216E3" w:rsidRPr="00C9272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xml:space="preserve">.2. Le système affiche </w:t>
            </w:r>
            <w:r>
              <w:rPr>
                <w:rFonts w:ascii="Times New Roman" w:hAnsi="Times New Roman" w:cs="Times New Roman"/>
                <w:sz w:val="24"/>
                <w:szCs w:val="24"/>
              </w:rPr>
              <w:t>au chef d’équipe ou le technicien</w:t>
            </w:r>
            <w:r w:rsidRPr="008216E3">
              <w:rPr>
                <w:rFonts w:ascii="Times New Roman" w:hAnsi="Times New Roman" w:cs="Times New Roman"/>
                <w:sz w:val="24"/>
                <w:szCs w:val="24"/>
              </w:rPr>
              <w:t xml:space="preserve">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suppression.</w:t>
            </w:r>
          </w:p>
        </w:tc>
      </w:tr>
      <w:tr w:rsidR="008216E3" w:rsidRPr="00C92723" w14:paraId="5AD26FD4" w14:textId="77777777" w:rsidTr="008216E3">
        <w:trPr>
          <w:trHeight w:val="74"/>
        </w:trPr>
        <w:tc>
          <w:tcPr>
            <w:tcW w:w="3295" w:type="dxa"/>
          </w:tcPr>
          <w:p w14:paraId="4780DC5D" w14:textId="496BE90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Enchaînements alternatifs</w:t>
            </w:r>
          </w:p>
        </w:tc>
        <w:tc>
          <w:tcPr>
            <w:tcW w:w="6297" w:type="dxa"/>
          </w:tcPr>
          <w:p w14:paraId="3592C669" w14:textId="05D565CD"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 intervention disponible</w:t>
            </w:r>
          </w:p>
        </w:tc>
      </w:tr>
    </w:tbl>
    <w:p w14:paraId="60BFE1FC" w14:textId="410CC62E" w:rsidR="00D83410" w:rsidRDefault="00D83410" w:rsidP="002F59DA">
      <w:pPr>
        <w:rPr>
          <w:rFonts w:ascii="Times New Roman" w:hAnsi="Times New Roman" w:cs="Times New Roman"/>
          <w:sz w:val="24"/>
        </w:rPr>
      </w:pPr>
    </w:p>
    <w:p w14:paraId="221BA0A3" w14:textId="18EE6376" w:rsidR="008216E3" w:rsidRDefault="008216E3" w:rsidP="002F59DA">
      <w:pPr>
        <w:rPr>
          <w:rFonts w:ascii="Times New Roman" w:hAnsi="Times New Roman" w:cs="Times New Roman"/>
          <w:sz w:val="24"/>
        </w:rPr>
      </w:pPr>
    </w:p>
    <w:p w14:paraId="0C6A5BF8" w14:textId="6756F21D" w:rsidR="008216E3" w:rsidRDefault="008216E3" w:rsidP="002F59DA">
      <w:pPr>
        <w:rPr>
          <w:rFonts w:ascii="Times New Roman" w:hAnsi="Times New Roman" w:cs="Times New Roman"/>
          <w:sz w:val="24"/>
        </w:rPr>
      </w:pPr>
    </w:p>
    <w:p w14:paraId="0D932525" w14:textId="6104B16A" w:rsidR="008216E3" w:rsidRDefault="008216E3" w:rsidP="002F59DA">
      <w:pPr>
        <w:rPr>
          <w:rFonts w:ascii="Times New Roman" w:hAnsi="Times New Roman" w:cs="Times New Roman"/>
          <w:sz w:val="24"/>
        </w:rPr>
      </w:pPr>
    </w:p>
    <w:p w14:paraId="5562AF88" w14:textId="45F4C70D" w:rsidR="00096F58" w:rsidRDefault="00096F58" w:rsidP="002F59DA">
      <w:pPr>
        <w:rPr>
          <w:rFonts w:ascii="Times New Roman" w:hAnsi="Times New Roman" w:cs="Times New Roman"/>
          <w:sz w:val="24"/>
        </w:rPr>
      </w:pPr>
    </w:p>
    <w:p w14:paraId="5A8524F9" w14:textId="77777777" w:rsidR="00096F58" w:rsidRDefault="00096F58" w:rsidP="002F59DA">
      <w:pPr>
        <w:rPr>
          <w:rFonts w:ascii="Times New Roman" w:hAnsi="Times New Roman" w:cs="Times New Roman"/>
          <w:sz w:val="24"/>
        </w:rPr>
      </w:pPr>
    </w:p>
    <w:p w14:paraId="32CC39C6" w14:textId="1B414D93" w:rsidR="004F7FF0" w:rsidRDefault="004F7FF0" w:rsidP="002F59DA">
      <w:pPr>
        <w:rPr>
          <w:rFonts w:ascii="Times New Roman" w:hAnsi="Times New Roman" w:cs="Times New Roman"/>
          <w:sz w:val="24"/>
          <w:szCs w:val="24"/>
        </w:rPr>
      </w:pPr>
      <w:r w:rsidRPr="004F7FF0">
        <w:rPr>
          <w:rFonts w:ascii="Times New Roman" w:hAnsi="Times New Roman" w:cs="Times New Roman"/>
          <w:sz w:val="24"/>
          <w:szCs w:val="24"/>
        </w:rPr>
        <w:t xml:space="preserve">Description textuelle de cas d’utilisation " </w:t>
      </w:r>
      <w:r w:rsidRPr="004F7FF0">
        <w:rPr>
          <w:rFonts w:ascii="Times New Roman" w:hAnsi="Times New Roman" w:cs="Times New Roman"/>
          <w:color w:val="0D0D0D"/>
          <w:sz w:val="24"/>
          <w:szCs w:val="24"/>
          <w:shd w:val="clear" w:color="auto" w:fill="FFFFFF"/>
        </w:rPr>
        <w:t>Ajouter une intervention</w:t>
      </w:r>
      <w:r w:rsidRPr="004F7FF0">
        <w:rPr>
          <w:rFonts w:ascii="Times New Roman" w:hAnsi="Times New Roman" w:cs="Times New Roman"/>
          <w:sz w:val="24"/>
          <w:szCs w:val="24"/>
        </w:rPr>
        <w:t xml:space="preserve"> "</w:t>
      </w:r>
    </w:p>
    <w:p w14:paraId="3349B108" w14:textId="77777777" w:rsidR="00096F58" w:rsidRPr="004F7FF0" w:rsidRDefault="00096F58" w:rsidP="002F59DA">
      <w:pPr>
        <w:rPr>
          <w:rFonts w:ascii="Times New Roman" w:hAnsi="Times New Roman" w:cs="Times New Roman"/>
          <w:sz w:val="24"/>
          <w:szCs w:val="24"/>
        </w:rPr>
      </w:pPr>
    </w:p>
    <w:tbl>
      <w:tblPr>
        <w:tblStyle w:val="Grilledutableau"/>
        <w:tblW w:w="9634" w:type="dxa"/>
        <w:tblLook w:val="04A0" w:firstRow="1" w:lastRow="0" w:firstColumn="1" w:lastColumn="0" w:noHBand="0" w:noVBand="1"/>
      </w:tblPr>
      <w:tblGrid>
        <w:gridCol w:w="3256"/>
        <w:gridCol w:w="6378"/>
      </w:tblGrid>
      <w:tr w:rsidR="00C92723" w:rsidRPr="00C92723" w14:paraId="05A75B27" w14:textId="77777777" w:rsidTr="00C92723">
        <w:tc>
          <w:tcPr>
            <w:tcW w:w="9634" w:type="dxa"/>
            <w:gridSpan w:val="2"/>
          </w:tcPr>
          <w:p w14:paraId="65C65B3F" w14:textId="1C472D54" w:rsidR="00C92723" w:rsidRPr="00C92723" w:rsidRDefault="00C92723" w:rsidP="00C92723">
            <w:pPr>
              <w:jc w:val="center"/>
              <w:rPr>
                <w:rFonts w:ascii="Times New Roman" w:hAnsi="Times New Roman" w:cs="Times New Roman"/>
                <w:sz w:val="24"/>
              </w:rPr>
            </w:pPr>
            <w:r w:rsidRPr="00C92723">
              <w:rPr>
                <w:rFonts w:ascii="Times New Roman" w:hAnsi="Times New Roman" w:cs="Times New Roman"/>
                <w:i/>
                <w:sz w:val="24"/>
              </w:rPr>
              <w:t>Sommaire d’identification</w:t>
            </w:r>
          </w:p>
        </w:tc>
      </w:tr>
      <w:tr w:rsidR="00C92723" w:rsidRPr="00C92723" w14:paraId="1B834017" w14:textId="77777777" w:rsidTr="00C92723">
        <w:trPr>
          <w:trHeight w:val="456"/>
        </w:trPr>
        <w:tc>
          <w:tcPr>
            <w:tcW w:w="3256" w:type="dxa"/>
          </w:tcPr>
          <w:p w14:paraId="0060A3CA" w14:textId="16483647"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Titre</w:t>
            </w:r>
          </w:p>
        </w:tc>
        <w:tc>
          <w:tcPr>
            <w:tcW w:w="6378" w:type="dxa"/>
          </w:tcPr>
          <w:p w14:paraId="16782DD7" w14:textId="4DFA9E44" w:rsidR="00C92723" w:rsidRPr="00C92723" w:rsidRDefault="00C92723" w:rsidP="002F59DA">
            <w:pPr>
              <w:rPr>
                <w:rFonts w:ascii="Times New Roman" w:hAnsi="Times New Roman" w:cs="Times New Roman"/>
                <w:b/>
                <w:sz w:val="24"/>
                <w:szCs w:val="24"/>
              </w:rPr>
            </w:pPr>
            <w:r w:rsidRPr="00C92723">
              <w:rPr>
                <w:rFonts w:ascii="Times New Roman" w:hAnsi="Times New Roman" w:cs="Times New Roman"/>
                <w:b/>
                <w:color w:val="0D0D0D"/>
                <w:sz w:val="24"/>
                <w:szCs w:val="24"/>
                <w:shd w:val="clear" w:color="auto" w:fill="FFFFFF"/>
              </w:rPr>
              <w:t>Ajouter une intervention</w:t>
            </w:r>
          </w:p>
        </w:tc>
      </w:tr>
      <w:tr w:rsidR="00C92723" w:rsidRPr="00C92723" w14:paraId="437CB6D9" w14:textId="77777777" w:rsidTr="00C92723">
        <w:trPr>
          <w:trHeight w:val="690"/>
        </w:trPr>
        <w:tc>
          <w:tcPr>
            <w:tcW w:w="3256" w:type="dxa"/>
          </w:tcPr>
          <w:p w14:paraId="153E6FEE" w14:textId="5C1C24CF"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Résumé</w:t>
            </w:r>
          </w:p>
        </w:tc>
        <w:tc>
          <w:tcPr>
            <w:tcW w:w="6378" w:type="dxa"/>
          </w:tcPr>
          <w:p w14:paraId="1758C4A5" w14:textId="655237F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peut ajouter une nouvelle intervention dans le système.</w:t>
            </w:r>
          </w:p>
        </w:tc>
      </w:tr>
      <w:tr w:rsidR="00C92723" w:rsidRPr="00C92723" w14:paraId="442A94AE" w14:textId="77777777" w:rsidTr="00C92723">
        <w:trPr>
          <w:trHeight w:val="416"/>
        </w:trPr>
        <w:tc>
          <w:tcPr>
            <w:tcW w:w="3256" w:type="dxa"/>
          </w:tcPr>
          <w:p w14:paraId="227F728F" w14:textId="48C526E1"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Acteur</w:t>
            </w:r>
          </w:p>
        </w:tc>
        <w:tc>
          <w:tcPr>
            <w:tcW w:w="6378" w:type="dxa"/>
          </w:tcPr>
          <w:p w14:paraId="0E5A959E" w14:textId="718437BC"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Chef d'équipe</w:t>
            </w:r>
          </w:p>
        </w:tc>
      </w:tr>
      <w:tr w:rsidR="00C92723" w:rsidRPr="00C92723" w14:paraId="27EB67DF" w14:textId="77777777" w:rsidTr="00C92723">
        <w:tc>
          <w:tcPr>
            <w:tcW w:w="9634" w:type="dxa"/>
            <w:gridSpan w:val="2"/>
          </w:tcPr>
          <w:p w14:paraId="1ADA78C2" w14:textId="77777777" w:rsidR="00C92723" w:rsidRPr="00C92723" w:rsidRDefault="00C92723" w:rsidP="00C92723">
            <w:pPr>
              <w:jc w:val="center"/>
              <w:rPr>
                <w:rFonts w:ascii="Times New Roman" w:hAnsi="Times New Roman" w:cs="Times New Roman"/>
                <w:i/>
                <w:sz w:val="24"/>
                <w:szCs w:val="24"/>
              </w:rPr>
            </w:pPr>
            <w:r w:rsidRPr="00C92723">
              <w:rPr>
                <w:rFonts w:ascii="Times New Roman" w:hAnsi="Times New Roman" w:cs="Times New Roman"/>
                <w:i/>
                <w:sz w:val="24"/>
                <w:szCs w:val="24"/>
              </w:rPr>
              <w:t>Description des</w:t>
            </w:r>
          </w:p>
          <w:p w14:paraId="2240B84F" w14:textId="4A5764EC" w:rsidR="00C92723" w:rsidRPr="00C92723" w:rsidRDefault="00C92723" w:rsidP="00C92723">
            <w:pPr>
              <w:jc w:val="center"/>
              <w:rPr>
                <w:rFonts w:ascii="Times New Roman" w:hAnsi="Times New Roman" w:cs="Times New Roman"/>
                <w:sz w:val="24"/>
                <w:szCs w:val="24"/>
              </w:rPr>
            </w:pPr>
            <w:r w:rsidRPr="00C92723">
              <w:rPr>
                <w:rFonts w:ascii="Times New Roman" w:hAnsi="Times New Roman" w:cs="Times New Roman"/>
                <w:i/>
                <w:sz w:val="24"/>
                <w:szCs w:val="24"/>
              </w:rPr>
              <w:t>Enchaînements</w:t>
            </w:r>
          </w:p>
        </w:tc>
      </w:tr>
      <w:tr w:rsidR="00C92723" w:rsidRPr="00C92723" w14:paraId="04381DE5" w14:textId="77777777" w:rsidTr="00C92723">
        <w:trPr>
          <w:trHeight w:val="699"/>
        </w:trPr>
        <w:tc>
          <w:tcPr>
            <w:tcW w:w="3256" w:type="dxa"/>
          </w:tcPr>
          <w:p w14:paraId="0CFCA032" w14:textId="1E1DD43A"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Pré-condition</w:t>
            </w:r>
          </w:p>
        </w:tc>
        <w:tc>
          <w:tcPr>
            <w:tcW w:w="6378" w:type="dxa"/>
          </w:tcPr>
          <w:p w14:paraId="529A4AE5" w14:textId="524621BB"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doit être authentifié et avoir les droits nécessaires pour ajouter une intervention.</w:t>
            </w:r>
          </w:p>
        </w:tc>
      </w:tr>
      <w:tr w:rsidR="00C92723" w:rsidRPr="00C92723" w14:paraId="391E3A88" w14:textId="77777777" w:rsidTr="00C92723">
        <w:tc>
          <w:tcPr>
            <w:tcW w:w="3256" w:type="dxa"/>
          </w:tcPr>
          <w:p w14:paraId="77DF807A" w14:textId="60FF4383"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Post-condition</w:t>
            </w:r>
          </w:p>
        </w:tc>
        <w:tc>
          <w:tcPr>
            <w:tcW w:w="6378" w:type="dxa"/>
          </w:tcPr>
          <w:p w14:paraId="5450C18E" w14:textId="328E2EA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L'intervention est ajoutée à la liste des interventions disponibles dans le système.</w:t>
            </w:r>
          </w:p>
        </w:tc>
      </w:tr>
      <w:tr w:rsidR="00C92723" w:rsidRPr="00C92723" w14:paraId="78E0512F" w14:textId="77777777" w:rsidTr="00C92723">
        <w:tc>
          <w:tcPr>
            <w:tcW w:w="3256" w:type="dxa"/>
          </w:tcPr>
          <w:p w14:paraId="57B833FE" w14:textId="27781720"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Scénario nominal</w:t>
            </w:r>
          </w:p>
        </w:tc>
        <w:tc>
          <w:tcPr>
            <w:tcW w:w="6378" w:type="dxa"/>
          </w:tcPr>
          <w:p w14:paraId="0AFB9D41" w14:textId="6B60A32C"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1.L'utilisateur sélectionne l'option "Ajouter une intervention" dans le système.</w:t>
            </w:r>
          </w:p>
          <w:p w14:paraId="2AB241F9" w14:textId="7560BBED"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2.</w:t>
            </w:r>
            <w:r w:rsidRPr="00C92723">
              <w:rPr>
                <w:rFonts w:ascii="Times New Roman" w:hAnsi="Times New Roman" w:cs="Times New Roman"/>
                <w:color w:val="0D0D0D"/>
                <w:sz w:val="24"/>
                <w:szCs w:val="24"/>
                <w:shd w:val="clear" w:color="auto" w:fill="FFFFFF"/>
              </w:rPr>
              <w:t xml:space="preserve"> Le système affiche un formulaire permettant de saisir les détails de l'intervention (titre, description, priorité, date, etc.).</w:t>
            </w:r>
          </w:p>
          <w:p w14:paraId="3C61851F" w14:textId="1B167780"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3.</w:t>
            </w:r>
            <w:r w:rsidRPr="00C92723">
              <w:rPr>
                <w:rFonts w:ascii="Times New Roman" w:hAnsi="Times New Roman" w:cs="Times New Roman"/>
                <w:color w:val="0D0D0D"/>
                <w:sz w:val="24"/>
                <w:szCs w:val="24"/>
                <w:shd w:val="clear" w:color="auto" w:fill="FFFFFF"/>
              </w:rPr>
              <w:t xml:space="preserve"> L'utilisateur remplit le formulaire avec les informations requises.</w:t>
            </w:r>
          </w:p>
          <w:p w14:paraId="0AE14E68" w14:textId="47F31B7A"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4.</w:t>
            </w:r>
            <w:r w:rsidRPr="00C92723">
              <w:rPr>
                <w:rFonts w:ascii="Times New Roman" w:hAnsi="Times New Roman" w:cs="Times New Roman"/>
                <w:color w:val="0D0D0D"/>
                <w:sz w:val="24"/>
                <w:szCs w:val="24"/>
                <w:shd w:val="clear" w:color="auto" w:fill="FFFFFF"/>
              </w:rPr>
              <w:t xml:space="preserve"> L'utilisateur soumet le formulaire.</w:t>
            </w:r>
          </w:p>
          <w:p w14:paraId="3320995A" w14:textId="04A7D86E" w:rsidR="008216E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5.</w:t>
            </w:r>
            <w:r w:rsidRPr="00C92723">
              <w:rPr>
                <w:rFonts w:ascii="Times New Roman" w:hAnsi="Times New Roman" w:cs="Times New Roman"/>
                <w:color w:val="0D0D0D"/>
                <w:sz w:val="24"/>
                <w:szCs w:val="24"/>
                <w:shd w:val="clear" w:color="auto" w:fill="FFFFFF"/>
              </w:rPr>
              <w:t xml:space="preserve"> Le système vérifie la validité des informations saisies.</w:t>
            </w:r>
          </w:p>
          <w:p w14:paraId="1FBCF1DA" w14:textId="3626B96C"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6.</w:t>
            </w:r>
            <w:r w:rsidRPr="00C92723">
              <w:rPr>
                <w:rFonts w:ascii="Times New Roman" w:hAnsi="Times New Roman" w:cs="Times New Roman"/>
                <w:color w:val="0D0D0D"/>
                <w:sz w:val="24"/>
                <w:szCs w:val="24"/>
                <w:shd w:val="clear" w:color="auto" w:fill="FFFFFF"/>
              </w:rPr>
              <w:t xml:space="preserve"> Le système enregistre la nouvelle intervention dans la base de données.</w:t>
            </w:r>
          </w:p>
          <w:p w14:paraId="464708E2" w14:textId="77777777" w:rsid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7.</w:t>
            </w:r>
            <w:r w:rsidRPr="00C92723">
              <w:rPr>
                <w:rFonts w:ascii="Times New Roman" w:hAnsi="Times New Roman" w:cs="Times New Roman"/>
                <w:color w:val="0D0D0D"/>
                <w:sz w:val="24"/>
                <w:szCs w:val="24"/>
                <w:shd w:val="clear" w:color="auto" w:fill="FFFFFF"/>
              </w:rPr>
              <w:t xml:space="preserve"> Le système confirme l'ajout de l'intervention à l'utilisateur et met à jour la liste des interventions.</w:t>
            </w:r>
          </w:p>
          <w:p w14:paraId="50AF8724" w14:textId="02B07361" w:rsidR="00893AAF" w:rsidRPr="00C92723" w:rsidRDefault="00893AAF" w:rsidP="00C92723">
            <w:pPr>
              <w:rPr>
                <w:rFonts w:ascii="Times New Roman" w:hAnsi="Times New Roman" w:cs="Times New Roman"/>
                <w:sz w:val="24"/>
                <w:szCs w:val="24"/>
              </w:rPr>
            </w:pPr>
          </w:p>
        </w:tc>
      </w:tr>
      <w:tr w:rsidR="00C92723" w:rsidRPr="00C92723" w14:paraId="1CEC88BB" w14:textId="77777777" w:rsidTr="00C92723">
        <w:tc>
          <w:tcPr>
            <w:tcW w:w="3256" w:type="dxa"/>
          </w:tcPr>
          <w:p w14:paraId="7653FBD2" w14:textId="77777777" w:rsidR="00C92723" w:rsidRDefault="00C92723" w:rsidP="00C92723">
            <w:pPr>
              <w:rPr>
                <w:rFonts w:ascii="Times New Roman" w:hAnsi="Times New Roman" w:cs="Times New Roman"/>
                <w:sz w:val="24"/>
              </w:rPr>
            </w:pPr>
          </w:p>
          <w:p w14:paraId="428FB059" w14:textId="77777777" w:rsidR="00C92723" w:rsidRDefault="00C92723" w:rsidP="00C92723">
            <w:pPr>
              <w:rPr>
                <w:rFonts w:ascii="Times New Roman" w:hAnsi="Times New Roman" w:cs="Times New Roman"/>
                <w:sz w:val="24"/>
              </w:rPr>
            </w:pPr>
          </w:p>
          <w:p w14:paraId="5097617F" w14:textId="0EF0AFA9" w:rsidR="00C92723" w:rsidRPr="00C92723" w:rsidRDefault="00C92723" w:rsidP="00C92723">
            <w:pPr>
              <w:rPr>
                <w:rFonts w:ascii="Times New Roman" w:hAnsi="Times New Roman" w:cs="Times New Roman"/>
                <w:sz w:val="24"/>
              </w:rPr>
            </w:pPr>
            <w:r w:rsidRPr="00C92723">
              <w:rPr>
                <w:rFonts w:ascii="Times New Roman" w:hAnsi="Times New Roman" w:cs="Times New Roman"/>
                <w:sz w:val="24"/>
              </w:rPr>
              <w:t>Enchaînements alternatifs</w:t>
            </w:r>
          </w:p>
        </w:tc>
        <w:tc>
          <w:tcPr>
            <w:tcW w:w="6378" w:type="dxa"/>
          </w:tcPr>
          <w:p w14:paraId="4CBF52AA" w14:textId="7E4B671F"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Les informations saisies sont invalides :</w:t>
            </w:r>
          </w:p>
          <w:p w14:paraId="5942BB52" w14:textId="3775F1D2" w:rsidR="00C92723" w:rsidRPr="008216E3" w:rsidRDefault="008216E3" w:rsidP="00C92723">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00C92723" w:rsidRPr="00C92723">
              <w:rPr>
                <w:rFonts w:ascii="Times New Roman" w:hAnsi="Times New Roman" w:cs="Times New Roman"/>
                <w:color w:val="0D0D0D"/>
                <w:sz w:val="24"/>
                <w:szCs w:val="24"/>
                <w:shd w:val="clear" w:color="auto" w:fill="FFFFFF"/>
              </w:rPr>
              <w:t xml:space="preserve"> Le système affiche un message d'erreur indiquant les champs à corriger</w:t>
            </w:r>
          </w:p>
          <w:p w14:paraId="5595C2F1" w14:textId="7FAE198A" w:rsidR="00C92723" w:rsidRPr="00C92723" w:rsidRDefault="008216E3" w:rsidP="00C92723">
            <w:pPr>
              <w:rPr>
                <w:rFonts w:ascii="Times New Roman" w:hAnsi="Times New Roman" w:cs="Times New Roman"/>
                <w:sz w:val="24"/>
                <w:szCs w:val="24"/>
              </w:rPr>
            </w:pPr>
            <w:r>
              <w:rPr>
                <w:rFonts w:ascii="Times New Roman" w:hAnsi="Times New Roman" w:cs="Times New Roman"/>
                <w:color w:val="0D0D0D"/>
                <w:sz w:val="24"/>
                <w:szCs w:val="24"/>
              </w:rPr>
              <w:t>-</w:t>
            </w:r>
            <w:r w:rsidR="00C92723" w:rsidRPr="00C92723">
              <w:rPr>
                <w:rFonts w:ascii="Times New Roman" w:hAnsi="Times New Roman" w:cs="Times New Roman"/>
                <w:color w:val="0D0D0D"/>
                <w:sz w:val="24"/>
                <w:szCs w:val="24"/>
              </w:rPr>
              <w:t>L'utilisateur corrige les informations et soumet à nouveau le formulaire.</w:t>
            </w:r>
          </w:p>
          <w:p w14:paraId="5A8434DA" w14:textId="1BB0AAD2" w:rsidR="00C92723" w:rsidRPr="00C92723" w:rsidRDefault="00C92723" w:rsidP="00C92723">
            <w:pPr>
              <w:rPr>
                <w:rFonts w:ascii="Times New Roman" w:hAnsi="Times New Roman" w:cs="Times New Roman"/>
                <w:sz w:val="24"/>
                <w:szCs w:val="24"/>
              </w:rPr>
            </w:pPr>
          </w:p>
        </w:tc>
      </w:tr>
    </w:tbl>
    <w:p w14:paraId="3160B818" w14:textId="3C449F4A" w:rsidR="002E3766" w:rsidRDefault="002E3766" w:rsidP="002F59DA">
      <w:pPr>
        <w:rPr>
          <w:rFonts w:ascii="Times New Roman" w:hAnsi="Times New Roman" w:cs="Times New Roman"/>
          <w:sz w:val="24"/>
        </w:rPr>
      </w:pPr>
    </w:p>
    <w:p w14:paraId="2F9FB85E" w14:textId="1D70C9DD" w:rsidR="00096F58" w:rsidRDefault="00096F58" w:rsidP="002F59DA">
      <w:pPr>
        <w:rPr>
          <w:rFonts w:ascii="Times New Roman" w:hAnsi="Times New Roman" w:cs="Times New Roman"/>
          <w:sz w:val="24"/>
        </w:rPr>
      </w:pPr>
    </w:p>
    <w:p w14:paraId="0AFCE35A" w14:textId="22AAB2C9" w:rsidR="00096F58" w:rsidRDefault="00096F58" w:rsidP="002F59DA">
      <w:pPr>
        <w:rPr>
          <w:rFonts w:ascii="Times New Roman" w:hAnsi="Times New Roman" w:cs="Times New Roman"/>
          <w:sz w:val="24"/>
        </w:rPr>
      </w:pPr>
    </w:p>
    <w:p w14:paraId="0999A09D" w14:textId="65B36779" w:rsidR="00096F58" w:rsidRDefault="00096F58" w:rsidP="002F59DA">
      <w:pPr>
        <w:rPr>
          <w:rFonts w:ascii="Times New Roman" w:hAnsi="Times New Roman" w:cs="Times New Roman"/>
          <w:sz w:val="24"/>
        </w:rPr>
      </w:pPr>
    </w:p>
    <w:p w14:paraId="2E956EE4" w14:textId="35CBE3D1" w:rsidR="00096F58" w:rsidRDefault="00096F58" w:rsidP="002F59DA">
      <w:pPr>
        <w:rPr>
          <w:rFonts w:ascii="Times New Roman" w:hAnsi="Times New Roman" w:cs="Times New Roman"/>
          <w:sz w:val="24"/>
        </w:rPr>
      </w:pPr>
    </w:p>
    <w:p w14:paraId="69EF8B3C" w14:textId="25BD737C" w:rsidR="00096F58" w:rsidRDefault="00096F58" w:rsidP="002F59DA">
      <w:pPr>
        <w:rPr>
          <w:rFonts w:ascii="Times New Roman" w:hAnsi="Times New Roman" w:cs="Times New Roman"/>
          <w:sz w:val="24"/>
        </w:rPr>
      </w:pPr>
    </w:p>
    <w:p w14:paraId="70042B18" w14:textId="78D2FE8F" w:rsidR="00096F58" w:rsidRDefault="00096F58" w:rsidP="002F59DA">
      <w:pPr>
        <w:rPr>
          <w:rFonts w:ascii="Times New Roman" w:hAnsi="Times New Roman" w:cs="Times New Roman"/>
          <w:sz w:val="24"/>
        </w:rPr>
      </w:pPr>
    </w:p>
    <w:p w14:paraId="517CA5B1" w14:textId="77777777" w:rsidR="005106B7" w:rsidRDefault="005106B7" w:rsidP="002F59DA">
      <w:pPr>
        <w:rPr>
          <w:rFonts w:ascii="Times New Roman" w:hAnsi="Times New Roman" w:cs="Times New Roman"/>
          <w:sz w:val="24"/>
        </w:rPr>
      </w:pPr>
    </w:p>
    <w:p w14:paraId="2202E309" w14:textId="2D195553" w:rsidR="00A60D1C" w:rsidRDefault="004F7FF0" w:rsidP="002F59DA">
      <w:pPr>
        <w:rPr>
          <w:rFonts w:ascii="Times New Roman" w:hAnsi="Times New Roman" w:cs="Times New Roman"/>
          <w:sz w:val="24"/>
        </w:rPr>
      </w:pPr>
      <w:r w:rsidRPr="004F7FF0">
        <w:rPr>
          <w:rFonts w:ascii="Times New Roman" w:hAnsi="Times New Roman" w:cs="Times New Roman"/>
          <w:sz w:val="24"/>
        </w:rPr>
        <w:t>Description textuelle de cas d’utilisation “Planifier une intervention "</w:t>
      </w:r>
    </w:p>
    <w:p w14:paraId="3FEB2DB0" w14:textId="77777777" w:rsidR="00096F58" w:rsidRPr="004F7FF0" w:rsidRDefault="00096F58" w:rsidP="002F59DA">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3256"/>
        <w:gridCol w:w="6378"/>
      </w:tblGrid>
      <w:tr w:rsidR="00D0400F" w14:paraId="714555BE" w14:textId="77777777" w:rsidTr="004F7FF0">
        <w:tc>
          <w:tcPr>
            <w:tcW w:w="9634" w:type="dxa"/>
            <w:gridSpan w:val="2"/>
          </w:tcPr>
          <w:p w14:paraId="4DF9552C" w14:textId="73006989" w:rsidR="00D0400F" w:rsidRPr="00D0400F" w:rsidRDefault="00D0400F" w:rsidP="00D0400F">
            <w:pPr>
              <w:jc w:val="center"/>
              <w:rPr>
                <w:rFonts w:ascii="Times New Roman" w:hAnsi="Times New Roman" w:cs="Times New Roman"/>
                <w:i/>
                <w:sz w:val="24"/>
                <w:szCs w:val="24"/>
              </w:rPr>
            </w:pPr>
            <w:r w:rsidRPr="00D0400F">
              <w:rPr>
                <w:rFonts w:ascii="Times New Roman" w:hAnsi="Times New Roman" w:cs="Times New Roman"/>
                <w:i/>
                <w:sz w:val="24"/>
                <w:szCs w:val="24"/>
              </w:rPr>
              <w:t>Sommaire d’identification</w:t>
            </w:r>
          </w:p>
        </w:tc>
      </w:tr>
      <w:tr w:rsidR="00D0400F" w:rsidRPr="002A5027" w14:paraId="5DC8C980" w14:textId="77777777" w:rsidTr="00D0400F">
        <w:tc>
          <w:tcPr>
            <w:tcW w:w="3256" w:type="dxa"/>
          </w:tcPr>
          <w:p w14:paraId="0BF75549" w14:textId="4B70DF6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Titre</w:t>
            </w:r>
          </w:p>
        </w:tc>
        <w:tc>
          <w:tcPr>
            <w:tcW w:w="6378" w:type="dxa"/>
          </w:tcPr>
          <w:p w14:paraId="2A8F7D5B" w14:textId="6B6AAB47" w:rsidR="00D0400F" w:rsidRPr="002A5027" w:rsidRDefault="00D0400F" w:rsidP="00D0400F">
            <w:pPr>
              <w:rPr>
                <w:rFonts w:ascii="Times New Roman" w:hAnsi="Times New Roman" w:cs="Times New Roman"/>
                <w:b/>
                <w:sz w:val="24"/>
                <w:szCs w:val="24"/>
              </w:rPr>
            </w:pPr>
            <w:r w:rsidRPr="002A5027">
              <w:rPr>
                <w:rFonts w:ascii="Times New Roman" w:hAnsi="Times New Roman" w:cs="Times New Roman"/>
                <w:b/>
                <w:color w:val="0D0D0D"/>
                <w:sz w:val="24"/>
                <w:szCs w:val="24"/>
                <w:shd w:val="clear" w:color="auto" w:fill="FFFFFF"/>
              </w:rPr>
              <w:t>Planifier une intervention</w:t>
            </w:r>
          </w:p>
        </w:tc>
      </w:tr>
      <w:tr w:rsidR="00D0400F" w:rsidRPr="002A5027" w14:paraId="014CAC66" w14:textId="77777777" w:rsidTr="00D0400F">
        <w:tc>
          <w:tcPr>
            <w:tcW w:w="3256" w:type="dxa"/>
          </w:tcPr>
          <w:p w14:paraId="7AE70B3D" w14:textId="4436EDB3"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6378" w:type="dxa"/>
          </w:tcPr>
          <w:p w14:paraId="0CA717E7" w14:textId="7FA220D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peut planifier une nouvelle intervention dans le système.</w:t>
            </w:r>
          </w:p>
        </w:tc>
      </w:tr>
      <w:tr w:rsidR="00D0400F" w:rsidRPr="002A5027" w14:paraId="169A8D31" w14:textId="77777777" w:rsidTr="00D0400F">
        <w:tc>
          <w:tcPr>
            <w:tcW w:w="3256" w:type="dxa"/>
          </w:tcPr>
          <w:p w14:paraId="757E705C" w14:textId="0A49B4DC"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Acteur</w:t>
            </w:r>
          </w:p>
        </w:tc>
        <w:tc>
          <w:tcPr>
            <w:tcW w:w="6378" w:type="dxa"/>
          </w:tcPr>
          <w:p w14:paraId="0EA9792E" w14:textId="3C41ADC1"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Chef d'équipe</w:t>
            </w:r>
          </w:p>
        </w:tc>
      </w:tr>
      <w:tr w:rsidR="00D0400F" w:rsidRPr="002A5027" w14:paraId="240F7D8A" w14:textId="77777777" w:rsidTr="004F7FF0">
        <w:tc>
          <w:tcPr>
            <w:tcW w:w="9634" w:type="dxa"/>
            <w:gridSpan w:val="2"/>
          </w:tcPr>
          <w:p w14:paraId="44540D1F" w14:textId="77777777" w:rsidR="00D0400F" w:rsidRPr="002A5027" w:rsidRDefault="00D0400F" w:rsidP="00D0400F">
            <w:pPr>
              <w:jc w:val="center"/>
              <w:rPr>
                <w:rFonts w:ascii="Times New Roman" w:hAnsi="Times New Roman" w:cs="Times New Roman"/>
                <w:i/>
                <w:sz w:val="24"/>
                <w:szCs w:val="24"/>
              </w:rPr>
            </w:pPr>
            <w:r w:rsidRPr="002A5027">
              <w:rPr>
                <w:rFonts w:ascii="Times New Roman" w:hAnsi="Times New Roman" w:cs="Times New Roman"/>
                <w:i/>
                <w:sz w:val="24"/>
                <w:szCs w:val="24"/>
              </w:rPr>
              <w:t>Description des</w:t>
            </w:r>
          </w:p>
          <w:p w14:paraId="7639D78F" w14:textId="6788394C" w:rsidR="00D0400F" w:rsidRPr="002A5027" w:rsidRDefault="00D0400F" w:rsidP="00D0400F">
            <w:pPr>
              <w:jc w:val="center"/>
              <w:rPr>
                <w:rFonts w:ascii="Times New Roman" w:hAnsi="Times New Roman" w:cs="Times New Roman"/>
                <w:sz w:val="24"/>
                <w:szCs w:val="24"/>
              </w:rPr>
            </w:pPr>
            <w:r w:rsidRPr="002A5027">
              <w:rPr>
                <w:rFonts w:ascii="Times New Roman" w:hAnsi="Times New Roman" w:cs="Times New Roman"/>
                <w:i/>
                <w:sz w:val="24"/>
                <w:szCs w:val="24"/>
              </w:rPr>
              <w:t>Enchaînements</w:t>
            </w:r>
          </w:p>
        </w:tc>
      </w:tr>
      <w:tr w:rsidR="00D0400F" w:rsidRPr="002A5027" w14:paraId="0D91D1F0" w14:textId="77777777" w:rsidTr="00D0400F">
        <w:tc>
          <w:tcPr>
            <w:tcW w:w="3256" w:type="dxa"/>
          </w:tcPr>
          <w:p w14:paraId="014FE2E4" w14:textId="3D826AE9"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6378" w:type="dxa"/>
          </w:tcPr>
          <w:p w14:paraId="70BFEA71" w14:textId="2CDA3295"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doit être authentifié et avoir les droits nécessaires pour planifier une intervention.</w:t>
            </w:r>
          </w:p>
        </w:tc>
      </w:tr>
      <w:tr w:rsidR="00D0400F" w:rsidRPr="002A5027" w14:paraId="651BE22A" w14:textId="77777777" w:rsidTr="00D0400F">
        <w:tc>
          <w:tcPr>
            <w:tcW w:w="3256" w:type="dxa"/>
          </w:tcPr>
          <w:p w14:paraId="2E2F9DF5" w14:textId="4F4C322D"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6378" w:type="dxa"/>
          </w:tcPr>
          <w:p w14:paraId="73CB9B90" w14:textId="3A9FFCDE"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L'intervention est ajoutée à la liste des interventions planifiées dans le système.</w:t>
            </w:r>
          </w:p>
        </w:tc>
      </w:tr>
      <w:tr w:rsidR="00D0400F" w:rsidRPr="002A5027" w14:paraId="022C936C" w14:textId="77777777" w:rsidTr="00D0400F">
        <w:tc>
          <w:tcPr>
            <w:tcW w:w="3256" w:type="dxa"/>
          </w:tcPr>
          <w:p w14:paraId="79C05306" w14:textId="392DD7C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6378" w:type="dxa"/>
          </w:tcPr>
          <w:p w14:paraId="1B749990" w14:textId="6092944A" w:rsidR="00D0400F"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1.</w:t>
            </w:r>
            <w:r w:rsidRPr="002A5027">
              <w:rPr>
                <w:rFonts w:ascii="Times New Roman" w:hAnsi="Times New Roman" w:cs="Times New Roman"/>
                <w:color w:val="0D0D0D"/>
                <w:sz w:val="24"/>
                <w:szCs w:val="24"/>
                <w:shd w:val="clear" w:color="auto" w:fill="FFFFFF"/>
              </w:rPr>
              <w:t xml:space="preserve"> L'utilisateur sélectionne l'option "Planifier une intervention" dans le système.</w:t>
            </w:r>
          </w:p>
          <w:p w14:paraId="2229A205" w14:textId="1CBD66DF"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2.</w:t>
            </w:r>
            <w:r w:rsidRPr="002A5027">
              <w:rPr>
                <w:rFonts w:ascii="Times New Roman" w:hAnsi="Times New Roman" w:cs="Times New Roman"/>
                <w:color w:val="0D0D0D"/>
                <w:sz w:val="24"/>
                <w:szCs w:val="24"/>
                <w:shd w:val="clear" w:color="auto" w:fill="FFFFFF"/>
              </w:rPr>
              <w:t xml:space="preserve"> Le système affiche un formulaire permettant de saisir les détails de l’intervention (date de demande, date de prise en charge, date de réparage, date de validation )</w:t>
            </w:r>
          </w:p>
          <w:p w14:paraId="78BF30CA" w14:textId="38C990A5"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3.</w:t>
            </w:r>
            <w:r w:rsidRPr="002A5027">
              <w:rPr>
                <w:rFonts w:ascii="Times New Roman" w:hAnsi="Times New Roman" w:cs="Times New Roman"/>
                <w:color w:val="0D0D0D"/>
                <w:sz w:val="24"/>
                <w:szCs w:val="24"/>
                <w:shd w:val="clear" w:color="auto" w:fill="FFFFFF"/>
              </w:rPr>
              <w:t xml:space="preserve"> L'utilisateur remplit le formulaire avec les informations requises.</w:t>
            </w:r>
          </w:p>
          <w:p w14:paraId="191A882C" w14:textId="29E6B2CA"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4.</w:t>
            </w:r>
            <w:r w:rsidRPr="002A5027">
              <w:rPr>
                <w:rFonts w:ascii="Times New Roman" w:hAnsi="Times New Roman" w:cs="Times New Roman"/>
                <w:color w:val="0D0D0D"/>
                <w:sz w:val="24"/>
                <w:szCs w:val="24"/>
                <w:shd w:val="clear" w:color="auto" w:fill="FFFFFF"/>
              </w:rPr>
              <w:t xml:space="preserve"> L'utilisateur soumet le formulaire.</w:t>
            </w:r>
          </w:p>
          <w:p w14:paraId="567A9F9B" w14:textId="424F1D74"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5.</w:t>
            </w:r>
            <w:r w:rsidRPr="002A5027">
              <w:rPr>
                <w:rFonts w:ascii="Times New Roman" w:hAnsi="Times New Roman" w:cs="Times New Roman"/>
                <w:color w:val="0D0D0D"/>
                <w:sz w:val="24"/>
                <w:szCs w:val="24"/>
                <w:shd w:val="clear" w:color="auto" w:fill="FFFFFF"/>
              </w:rPr>
              <w:t xml:space="preserve"> Le système vérifie la validité des informations saisies.</w:t>
            </w:r>
          </w:p>
          <w:p w14:paraId="4E03721C" w14:textId="77777777"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6.</w:t>
            </w:r>
            <w:r w:rsidRPr="002A5027">
              <w:rPr>
                <w:rFonts w:ascii="Times New Roman" w:hAnsi="Times New Roman" w:cs="Times New Roman"/>
                <w:color w:val="0D0D0D"/>
                <w:sz w:val="24"/>
                <w:szCs w:val="24"/>
                <w:shd w:val="clear" w:color="auto" w:fill="FFFFFF"/>
              </w:rPr>
              <w:t xml:space="preserve"> Le système enregistre la nouvelle intervention planifiée dans la base de données.</w:t>
            </w:r>
          </w:p>
          <w:p w14:paraId="123E4B31" w14:textId="2EBCA950" w:rsidR="009604C9" w:rsidRPr="002A5027" w:rsidRDefault="009604C9" w:rsidP="009604C9">
            <w:pPr>
              <w:rPr>
                <w:rFonts w:ascii="Times New Roman" w:hAnsi="Times New Roman" w:cs="Times New Roman"/>
                <w:sz w:val="24"/>
                <w:szCs w:val="24"/>
              </w:rPr>
            </w:pPr>
            <w:r w:rsidRPr="002A5027">
              <w:rPr>
                <w:rFonts w:ascii="Times New Roman" w:hAnsi="Times New Roman" w:cs="Times New Roman"/>
                <w:sz w:val="24"/>
                <w:szCs w:val="24"/>
              </w:rPr>
              <w:t>7.</w:t>
            </w:r>
            <w:r w:rsidRPr="002A5027">
              <w:rPr>
                <w:rFonts w:ascii="Times New Roman" w:hAnsi="Times New Roman" w:cs="Times New Roman"/>
                <w:color w:val="0D0D0D"/>
                <w:sz w:val="24"/>
                <w:szCs w:val="24"/>
              </w:rPr>
              <w:t>Le système confirme l'ajout de l'intervention à l'utilisateur et met à jour la liste des interventions planifiées.</w:t>
            </w:r>
          </w:p>
          <w:p w14:paraId="623E115A" w14:textId="21F75113" w:rsidR="009604C9" w:rsidRPr="002A5027" w:rsidRDefault="009604C9" w:rsidP="00D0400F">
            <w:pPr>
              <w:rPr>
                <w:rFonts w:ascii="Times New Roman" w:hAnsi="Times New Roman" w:cs="Times New Roman"/>
                <w:sz w:val="24"/>
                <w:szCs w:val="24"/>
              </w:rPr>
            </w:pPr>
          </w:p>
        </w:tc>
      </w:tr>
      <w:tr w:rsidR="00D0400F" w:rsidRPr="002A5027" w14:paraId="38EC5743" w14:textId="77777777" w:rsidTr="00D0400F">
        <w:tc>
          <w:tcPr>
            <w:tcW w:w="3256" w:type="dxa"/>
          </w:tcPr>
          <w:p w14:paraId="03205507" w14:textId="3731C0E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6378" w:type="dxa"/>
          </w:tcPr>
          <w:p w14:paraId="0A6AA944" w14:textId="11F19875" w:rsidR="002A5027" w:rsidRPr="002A5027" w:rsidRDefault="002A5027"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color w:val="0D0D0D"/>
                <w:sz w:val="24"/>
                <w:szCs w:val="24"/>
                <w:shd w:val="clear" w:color="auto" w:fill="FFFFFF"/>
              </w:rPr>
              <w:t xml:space="preserve">Les informations saisies sont invalides </w:t>
            </w:r>
          </w:p>
        </w:tc>
      </w:tr>
    </w:tbl>
    <w:p w14:paraId="335042DB" w14:textId="77777777" w:rsidR="004F7FF0" w:rsidRDefault="004F7FF0">
      <w:pPr>
        <w:rPr>
          <w:rFonts w:ascii="Times New Roman" w:hAnsi="Times New Roman" w:cs="Times New Roman"/>
        </w:rPr>
      </w:pPr>
    </w:p>
    <w:p w14:paraId="0A4BF1CF" w14:textId="6F77BE9F" w:rsidR="004F7FF0" w:rsidRPr="004F7FF0"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“Consulter l’historique des interventions "</w:t>
      </w:r>
    </w:p>
    <w:tbl>
      <w:tblPr>
        <w:tblStyle w:val="Grilledutableau"/>
        <w:tblW w:w="9655" w:type="dxa"/>
        <w:tblLook w:val="04A0" w:firstRow="1" w:lastRow="0" w:firstColumn="1" w:lastColumn="0" w:noHBand="0" w:noVBand="1"/>
      </w:tblPr>
      <w:tblGrid>
        <w:gridCol w:w="2514"/>
        <w:gridCol w:w="7141"/>
      </w:tblGrid>
      <w:tr w:rsidR="002A5027" w14:paraId="634CC29E" w14:textId="77777777" w:rsidTr="002A5027">
        <w:trPr>
          <w:trHeight w:val="255"/>
        </w:trPr>
        <w:tc>
          <w:tcPr>
            <w:tcW w:w="9655" w:type="dxa"/>
            <w:gridSpan w:val="2"/>
          </w:tcPr>
          <w:p w14:paraId="6CD5DB58" w14:textId="056E5A06" w:rsidR="002A5027" w:rsidRDefault="002A5027" w:rsidP="002A5027">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A5027" w14:paraId="63482AAD" w14:textId="77777777" w:rsidTr="004F7FF0">
        <w:trPr>
          <w:trHeight w:val="255"/>
        </w:trPr>
        <w:tc>
          <w:tcPr>
            <w:tcW w:w="2514" w:type="dxa"/>
          </w:tcPr>
          <w:p w14:paraId="049109B8" w14:textId="267D93F6"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Titre</w:t>
            </w:r>
          </w:p>
        </w:tc>
        <w:tc>
          <w:tcPr>
            <w:tcW w:w="714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7"/>
            </w:tblGrid>
            <w:tr w:rsidR="002A5027" w:rsidRPr="002A5027" w14:paraId="3474FDE2" w14:textId="77777777" w:rsidTr="002A5027">
              <w:trPr>
                <w:tblCellSpacing w:w="15" w:type="dxa"/>
              </w:trPr>
              <w:tc>
                <w:tcPr>
                  <w:tcW w:w="0" w:type="auto"/>
                  <w:vAlign w:val="center"/>
                  <w:hideMark/>
                </w:tcPr>
                <w:p w14:paraId="19E2FF9E" w14:textId="77777777" w:rsidR="002A5027" w:rsidRPr="002A5027" w:rsidRDefault="002A5027" w:rsidP="002A5027">
                  <w:pPr>
                    <w:spacing w:after="0" w:line="240" w:lineRule="auto"/>
                    <w:rPr>
                      <w:rFonts w:ascii="Times New Roman" w:eastAsia="Times New Roman" w:hAnsi="Times New Roman" w:cs="Times New Roman"/>
                      <w:b/>
                      <w:sz w:val="24"/>
                      <w:szCs w:val="24"/>
                      <w:lang w:eastAsia="fr-FR"/>
                    </w:rPr>
                  </w:pPr>
                  <w:r w:rsidRPr="002A5027">
                    <w:rPr>
                      <w:rFonts w:ascii="Times New Roman" w:eastAsia="Times New Roman" w:hAnsi="Times New Roman" w:cs="Times New Roman"/>
                      <w:b/>
                      <w:sz w:val="24"/>
                      <w:szCs w:val="24"/>
                      <w:lang w:eastAsia="fr-FR"/>
                    </w:rPr>
                    <w:t>Consulter l'historique des interventions</w:t>
                  </w:r>
                </w:p>
              </w:tc>
            </w:tr>
          </w:tbl>
          <w:p w14:paraId="073C8466" w14:textId="77777777" w:rsidR="002A5027" w:rsidRPr="002A5027" w:rsidRDefault="002A5027" w:rsidP="002A5027">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5027" w:rsidRPr="002A5027" w14:paraId="71443EC0" w14:textId="77777777" w:rsidTr="002A5027">
              <w:trPr>
                <w:tblCellSpacing w:w="15" w:type="dxa"/>
              </w:trPr>
              <w:tc>
                <w:tcPr>
                  <w:tcW w:w="0" w:type="auto"/>
                  <w:vAlign w:val="center"/>
                  <w:hideMark/>
                </w:tcPr>
                <w:p w14:paraId="37AFE07F" w14:textId="77777777" w:rsidR="002A5027" w:rsidRPr="002A5027" w:rsidRDefault="002A5027" w:rsidP="002A5027">
                  <w:pPr>
                    <w:spacing w:after="0" w:line="240" w:lineRule="auto"/>
                    <w:rPr>
                      <w:rFonts w:ascii="Times New Roman" w:eastAsia="Times New Roman" w:hAnsi="Times New Roman" w:cs="Times New Roman"/>
                      <w:sz w:val="24"/>
                      <w:szCs w:val="24"/>
                      <w:lang w:eastAsia="fr-FR"/>
                    </w:rPr>
                  </w:pPr>
                </w:p>
              </w:tc>
            </w:tr>
          </w:tbl>
          <w:p w14:paraId="44B80943" w14:textId="77777777" w:rsidR="002A5027" w:rsidRPr="00D75ADD" w:rsidRDefault="002A5027" w:rsidP="002A5027">
            <w:pPr>
              <w:rPr>
                <w:rFonts w:ascii="Times New Roman" w:hAnsi="Times New Roman" w:cs="Times New Roman"/>
                <w:sz w:val="24"/>
                <w:szCs w:val="24"/>
              </w:rPr>
            </w:pPr>
          </w:p>
        </w:tc>
      </w:tr>
      <w:tr w:rsidR="002A5027" w14:paraId="01A23D8F" w14:textId="77777777" w:rsidTr="004F7FF0">
        <w:trPr>
          <w:trHeight w:val="255"/>
        </w:trPr>
        <w:tc>
          <w:tcPr>
            <w:tcW w:w="2514" w:type="dxa"/>
          </w:tcPr>
          <w:p w14:paraId="518A12A5" w14:textId="3AA212D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141" w:type="dxa"/>
          </w:tcPr>
          <w:p w14:paraId="4CB61DCE" w14:textId="0A220A4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L'utilisateur peut consulter l'historique des interventions passées.</w:t>
            </w:r>
          </w:p>
        </w:tc>
      </w:tr>
      <w:tr w:rsidR="002A5027" w14:paraId="29D97C4B" w14:textId="77777777" w:rsidTr="004F7FF0">
        <w:trPr>
          <w:trHeight w:val="255"/>
        </w:trPr>
        <w:tc>
          <w:tcPr>
            <w:tcW w:w="2514" w:type="dxa"/>
          </w:tcPr>
          <w:p w14:paraId="6EC56E48" w14:textId="76B8BC9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141" w:type="dxa"/>
          </w:tcPr>
          <w:p w14:paraId="18A916B9" w14:textId="40C92FF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Chef d’équipe et technicien</w:t>
            </w:r>
          </w:p>
        </w:tc>
      </w:tr>
      <w:tr w:rsidR="002A5027" w14:paraId="2C0FA8AB" w14:textId="77777777" w:rsidTr="002A5027">
        <w:trPr>
          <w:trHeight w:val="525"/>
        </w:trPr>
        <w:tc>
          <w:tcPr>
            <w:tcW w:w="9655" w:type="dxa"/>
            <w:gridSpan w:val="2"/>
          </w:tcPr>
          <w:p w14:paraId="14776205" w14:textId="77777777" w:rsidR="002A5027" w:rsidRPr="00D75ADD" w:rsidRDefault="002A5027" w:rsidP="002A5027">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7380B794" w14:textId="42F82126" w:rsidR="002A5027" w:rsidRPr="00D75ADD" w:rsidRDefault="002A5027" w:rsidP="002A5027">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2A5027" w14:paraId="33FA71AD" w14:textId="77777777" w:rsidTr="004F7FF0">
        <w:trPr>
          <w:trHeight w:val="255"/>
        </w:trPr>
        <w:tc>
          <w:tcPr>
            <w:tcW w:w="2514" w:type="dxa"/>
          </w:tcPr>
          <w:p w14:paraId="584C9883" w14:textId="22794AC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141" w:type="dxa"/>
          </w:tcPr>
          <w:p w14:paraId="2DD087E7" w14:textId="5AECB06D"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7E27EB28" w14:textId="77777777" w:rsidTr="004F7FF0">
        <w:trPr>
          <w:trHeight w:val="255"/>
        </w:trPr>
        <w:tc>
          <w:tcPr>
            <w:tcW w:w="2514" w:type="dxa"/>
          </w:tcPr>
          <w:p w14:paraId="1108AED1" w14:textId="2235882F"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141" w:type="dxa"/>
          </w:tcPr>
          <w:p w14:paraId="3A162220" w14:textId="70FC5B29"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31D929D9" w14:textId="77777777" w:rsidTr="004F7FF0">
        <w:trPr>
          <w:trHeight w:val="255"/>
        </w:trPr>
        <w:tc>
          <w:tcPr>
            <w:tcW w:w="2514" w:type="dxa"/>
          </w:tcPr>
          <w:p w14:paraId="1E01C5E0" w14:textId="7AB6442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141" w:type="dxa"/>
          </w:tcPr>
          <w:p w14:paraId="416B48E2" w14:textId="71B133AF"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1. L'utilisateur sélectionne l'option "Historique des interventions" dans le système.</w:t>
            </w:r>
          </w:p>
          <w:p w14:paraId="2CA6D16E" w14:textId="446D00BA"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2. Le système récupère l'historique complet des interventions passées.</w:t>
            </w:r>
          </w:p>
          <w:p w14:paraId="1B15E404" w14:textId="45B53AA1"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lastRenderedPageBreak/>
              <w:t>3. Le système affiche l'historique des interventions, avec les détails tels que la priorité, la date, la description, etc.</w:t>
            </w:r>
          </w:p>
        </w:tc>
      </w:tr>
      <w:tr w:rsidR="002A5027" w14:paraId="45C81861" w14:textId="77777777" w:rsidTr="004F7FF0">
        <w:trPr>
          <w:trHeight w:val="255"/>
        </w:trPr>
        <w:tc>
          <w:tcPr>
            <w:tcW w:w="2514" w:type="dxa"/>
          </w:tcPr>
          <w:p w14:paraId="34CB9CA2" w14:textId="3D612DD0"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lastRenderedPageBreak/>
              <w:t>Enchaînements alternatifs</w:t>
            </w:r>
          </w:p>
        </w:tc>
        <w:tc>
          <w:tcPr>
            <w:tcW w:w="7141" w:type="dxa"/>
          </w:tcPr>
          <w:p w14:paraId="40EC56BB" w14:textId="3CCB5BAE"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 intervention passée disponible</w:t>
            </w:r>
          </w:p>
        </w:tc>
      </w:tr>
    </w:tbl>
    <w:p w14:paraId="6093B631" w14:textId="77777777" w:rsidR="004F7FF0" w:rsidRDefault="004F7FF0" w:rsidP="004F7FF0">
      <w:pPr>
        <w:rPr>
          <w:rFonts w:ascii="Times New Roman" w:hAnsi="Times New Roman" w:cs="Times New Roman"/>
        </w:rPr>
      </w:pPr>
    </w:p>
    <w:p w14:paraId="4F81A2B7" w14:textId="6AF629C2" w:rsidR="002A5027" w:rsidRDefault="004F7FF0" w:rsidP="004F7FF0">
      <w:pPr>
        <w:rPr>
          <w:rFonts w:ascii="Times New Roman" w:hAnsi="Times New Roman" w:cs="Times New Roman"/>
          <w:sz w:val="24"/>
        </w:rPr>
      </w:pPr>
      <w:r w:rsidRPr="004F7FF0">
        <w:rPr>
          <w:rFonts w:ascii="Times New Roman" w:hAnsi="Times New Roman" w:cs="Times New Roman"/>
          <w:sz w:val="24"/>
        </w:rPr>
        <w:t>Description textuelle de cas d’utilisation “Consulter la liste des taches avec filtrage "</w:t>
      </w:r>
    </w:p>
    <w:p w14:paraId="00ACE301" w14:textId="77777777" w:rsidR="00096F58" w:rsidRPr="004F7FF0" w:rsidRDefault="00096F58" w:rsidP="004F7FF0">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1981"/>
        <w:gridCol w:w="7653"/>
      </w:tblGrid>
      <w:tr w:rsidR="00D75ADD" w14:paraId="66A5E37C" w14:textId="77777777" w:rsidTr="00D75ADD">
        <w:trPr>
          <w:trHeight w:val="237"/>
        </w:trPr>
        <w:tc>
          <w:tcPr>
            <w:tcW w:w="9634" w:type="dxa"/>
            <w:gridSpan w:val="2"/>
          </w:tcPr>
          <w:p w14:paraId="5D46227C" w14:textId="3AE7E5BC" w:rsidR="00D75ADD" w:rsidRDefault="00D75ADD" w:rsidP="00D75ADD">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D75ADD" w14:paraId="2647B805" w14:textId="77777777" w:rsidTr="00D75ADD">
        <w:trPr>
          <w:trHeight w:val="237"/>
        </w:trPr>
        <w:tc>
          <w:tcPr>
            <w:tcW w:w="1981" w:type="dxa"/>
          </w:tcPr>
          <w:p w14:paraId="64C7E5EE" w14:textId="034B1A0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7653" w:type="dxa"/>
          </w:tcPr>
          <w:p w14:paraId="0F50B54B" w14:textId="5503CCDA" w:rsidR="00D75ADD" w:rsidRPr="00D75ADD" w:rsidRDefault="00D75ADD" w:rsidP="00D75ADD">
            <w:pPr>
              <w:rPr>
                <w:rFonts w:ascii="Times New Roman" w:hAnsi="Times New Roman" w:cs="Times New Roman"/>
                <w:b/>
                <w:sz w:val="24"/>
                <w:szCs w:val="24"/>
              </w:rPr>
            </w:pPr>
            <w:r w:rsidRPr="00D75ADD">
              <w:rPr>
                <w:b/>
              </w:rPr>
              <w:t>Consulter liste de tâches avec filtrage</w:t>
            </w:r>
          </w:p>
        </w:tc>
      </w:tr>
      <w:tr w:rsidR="00D75ADD" w14:paraId="54F18D3F" w14:textId="77777777" w:rsidTr="00D75ADD">
        <w:trPr>
          <w:trHeight w:val="237"/>
        </w:trPr>
        <w:tc>
          <w:tcPr>
            <w:tcW w:w="1981" w:type="dxa"/>
          </w:tcPr>
          <w:p w14:paraId="448FA061" w14:textId="733278C0"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653" w:type="dxa"/>
          </w:tcPr>
          <w:p w14:paraId="37766AF2" w14:textId="44F902A1" w:rsidR="00D75ADD" w:rsidRDefault="00D75ADD" w:rsidP="00D75ADD">
            <w:pPr>
              <w:rPr>
                <w:rFonts w:ascii="Times New Roman" w:hAnsi="Times New Roman" w:cs="Times New Roman"/>
                <w:sz w:val="24"/>
                <w:szCs w:val="24"/>
              </w:rPr>
            </w:pPr>
            <w:r>
              <w:t>L'utilisateur peut consulter la liste des tâches disponibles et les filtrer en fonction de leur état et date.</w:t>
            </w:r>
          </w:p>
        </w:tc>
      </w:tr>
      <w:tr w:rsidR="00D75ADD" w14:paraId="4D25C049" w14:textId="77777777" w:rsidTr="00D75ADD">
        <w:trPr>
          <w:trHeight w:val="237"/>
        </w:trPr>
        <w:tc>
          <w:tcPr>
            <w:tcW w:w="1981" w:type="dxa"/>
          </w:tcPr>
          <w:p w14:paraId="4231EC98" w14:textId="724F4167"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653" w:type="dxa"/>
          </w:tcPr>
          <w:p w14:paraId="7A8B4D69" w14:textId="1A26E78B" w:rsidR="00D75ADD" w:rsidRDefault="00D75ADD" w:rsidP="00D75ADD">
            <w:pPr>
              <w:rPr>
                <w:rFonts w:ascii="Times New Roman" w:hAnsi="Times New Roman" w:cs="Times New Roman"/>
                <w:sz w:val="24"/>
                <w:szCs w:val="24"/>
              </w:rPr>
            </w:pPr>
            <w:r>
              <w:rPr>
                <w:rFonts w:ascii="Times New Roman" w:hAnsi="Times New Roman" w:cs="Times New Roman"/>
                <w:sz w:val="24"/>
                <w:szCs w:val="24"/>
              </w:rPr>
              <w:t>Chef d’équipe et technicien</w:t>
            </w:r>
          </w:p>
        </w:tc>
      </w:tr>
      <w:tr w:rsidR="00D75ADD" w14:paraId="41BE75D5" w14:textId="77777777" w:rsidTr="00D75ADD">
        <w:trPr>
          <w:trHeight w:val="488"/>
        </w:trPr>
        <w:tc>
          <w:tcPr>
            <w:tcW w:w="9634" w:type="dxa"/>
            <w:gridSpan w:val="2"/>
          </w:tcPr>
          <w:p w14:paraId="2D3F79AF" w14:textId="77777777" w:rsidR="00D75ADD" w:rsidRPr="00D75ADD" w:rsidRDefault="00D75ADD" w:rsidP="00D75ADD">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2DE4E8A9" w14:textId="772C0317" w:rsidR="00D75ADD" w:rsidRDefault="00D75ADD" w:rsidP="00D75ADD">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D75ADD" w14:paraId="7552E764" w14:textId="77777777" w:rsidTr="00D75ADD">
        <w:trPr>
          <w:trHeight w:val="237"/>
        </w:trPr>
        <w:tc>
          <w:tcPr>
            <w:tcW w:w="1981" w:type="dxa"/>
          </w:tcPr>
          <w:p w14:paraId="53B695E3" w14:textId="37639A4F"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653" w:type="dxa"/>
          </w:tcPr>
          <w:p w14:paraId="26E3341C" w14:textId="07414C8B" w:rsidR="00D75ADD" w:rsidRDefault="00D75ADD" w:rsidP="00D75ADD">
            <w:pPr>
              <w:rPr>
                <w:rFonts w:ascii="Times New Roman" w:hAnsi="Times New Roman" w:cs="Times New Roman"/>
                <w:sz w:val="24"/>
                <w:szCs w:val="24"/>
              </w:rPr>
            </w:pPr>
            <w:r>
              <w:t>Aucune</w:t>
            </w:r>
          </w:p>
        </w:tc>
      </w:tr>
      <w:tr w:rsidR="00D75ADD" w14:paraId="67821C36" w14:textId="77777777" w:rsidTr="00D75ADD">
        <w:trPr>
          <w:trHeight w:val="237"/>
        </w:trPr>
        <w:tc>
          <w:tcPr>
            <w:tcW w:w="1981" w:type="dxa"/>
          </w:tcPr>
          <w:p w14:paraId="23E1C8D1" w14:textId="03238FA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653" w:type="dxa"/>
          </w:tcPr>
          <w:p w14:paraId="46C0A4E1" w14:textId="146BFC60" w:rsidR="00D75ADD" w:rsidRDefault="00D75ADD" w:rsidP="00D75ADD">
            <w:pPr>
              <w:rPr>
                <w:rFonts w:ascii="Times New Roman" w:hAnsi="Times New Roman" w:cs="Times New Roman"/>
                <w:sz w:val="24"/>
                <w:szCs w:val="24"/>
              </w:rPr>
            </w:pPr>
            <w:r>
              <w:t>La liste des tâches filtrées est affichée avec des couleurs de fond différentes pour chaque date.</w:t>
            </w:r>
          </w:p>
        </w:tc>
      </w:tr>
      <w:tr w:rsidR="00D75ADD" w14:paraId="55CC6E25" w14:textId="77777777" w:rsidTr="00D75ADD">
        <w:trPr>
          <w:trHeight w:val="237"/>
        </w:trPr>
        <w:tc>
          <w:tcPr>
            <w:tcW w:w="1981" w:type="dxa"/>
          </w:tcPr>
          <w:p w14:paraId="1B0D7454" w14:textId="064AFA66"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653" w:type="dxa"/>
          </w:tcPr>
          <w:p w14:paraId="37060B51" w14:textId="77777777" w:rsidR="00D75ADD" w:rsidRDefault="00D75ADD" w:rsidP="00D75ADD">
            <w:r>
              <w:t xml:space="preserve">1. L'utilisateur sélectionne l'option "Consulter liste de tâches" dans le système. </w:t>
            </w:r>
          </w:p>
          <w:p w14:paraId="03D0B9D5" w14:textId="77777777" w:rsidR="00D75ADD" w:rsidRDefault="00D75ADD" w:rsidP="00D75ADD">
            <w:r>
              <w:t>2. Le système récupère la liste complète des tâches disponibles.</w:t>
            </w:r>
          </w:p>
          <w:p w14:paraId="38CBC48A" w14:textId="77777777" w:rsidR="00D75ADD" w:rsidRDefault="00D75ADD" w:rsidP="00D75ADD">
            <w:r>
              <w:t xml:space="preserve"> 3. Le système affiche la liste des tâches, en montrant les détails pertinents tels que l'état, la date, la description, etc. </w:t>
            </w:r>
          </w:p>
          <w:p w14:paraId="35A1FF8B" w14:textId="77777777" w:rsidR="00D75ADD" w:rsidRDefault="00D75ADD" w:rsidP="00D75ADD">
            <w:r>
              <w:t xml:space="preserve">4. L'utilisateur utilise la barre de navigation pour sélectionner un filtre spécifique, tel que "Tâches terminées", "Tâches à faire", "Tâches pour aujourd'hui" ou "Tâches en retard". </w:t>
            </w:r>
          </w:p>
          <w:p w14:paraId="6911CAC7" w14:textId="77777777" w:rsidR="00D75ADD" w:rsidRDefault="00D75ADD" w:rsidP="00D75ADD">
            <w:r>
              <w:t xml:space="preserve">5. Le système applique le filtre sélectionné et affiche uniquement les tâches correspondantes. </w:t>
            </w:r>
          </w:p>
          <w:p w14:paraId="2B920235" w14:textId="77777777" w:rsidR="00D75ADD" w:rsidRDefault="00D75ADD" w:rsidP="00D75ADD">
            <w:r>
              <w:t>6. Le système attribue une couleur de fond différente à chaque tâche en fonction de son état :</w:t>
            </w:r>
          </w:p>
          <w:p w14:paraId="04CCD331" w14:textId="6CFE8D5C" w:rsidR="00D75ADD" w:rsidRDefault="00D75ADD" w:rsidP="00D75ADD">
            <w:r>
              <w:t xml:space="preserve"> - Tâches terminées : Fond vert</w:t>
            </w:r>
            <w:r w:rsidR="00400D10" w:rsidRPr="00400D10">
              <w:rPr>
                <w:color w:val="FF0000"/>
              </w:rPr>
              <w:t xml:space="preserve"> **************</w:t>
            </w:r>
          </w:p>
          <w:p w14:paraId="532FEFC2" w14:textId="77777777" w:rsidR="00D75ADD" w:rsidRDefault="00D75ADD" w:rsidP="00D75ADD">
            <w:r>
              <w:t xml:space="preserve"> - Tâches à faire : Fond jaune </w:t>
            </w:r>
          </w:p>
          <w:p w14:paraId="3A73B570" w14:textId="04046B53" w:rsidR="00D75ADD" w:rsidRDefault="00D75ADD" w:rsidP="00D75ADD">
            <w:r>
              <w:t xml:space="preserve"> - Tâches pour aujourd'hui : Fond orangé</w:t>
            </w:r>
          </w:p>
          <w:p w14:paraId="45CC9DBE" w14:textId="710DD365" w:rsidR="00D75ADD" w:rsidRDefault="00D75ADD" w:rsidP="00D75ADD">
            <w:pPr>
              <w:rPr>
                <w:rFonts w:ascii="Times New Roman" w:hAnsi="Times New Roman" w:cs="Times New Roman"/>
                <w:sz w:val="24"/>
                <w:szCs w:val="24"/>
              </w:rPr>
            </w:pPr>
            <w:r>
              <w:t xml:space="preserve"> - Tâches en retard : Fond rouge</w:t>
            </w:r>
          </w:p>
        </w:tc>
      </w:tr>
      <w:tr w:rsidR="00D75ADD" w14:paraId="62D32064" w14:textId="77777777" w:rsidTr="00D75ADD">
        <w:trPr>
          <w:trHeight w:val="475"/>
        </w:trPr>
        <w:tc>
          <w:tcPr>
            <w:tcW w:w="1981" w:type="dxa"/>
          </w:tcPr>
          <w:p w14:paraId="6FFE91D1" w14:textId="0574D0C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653" w:type="dxa"/>
            <w:tcBorders>
              <w:top w:val="nil"/>
            </w:tcBorders>
          </w:tcPr>
          <w:p w14:paraId="091AC3B8" w14:textId="5044CFE3" w:rsidR="00D75ADD" w:rsidRDefault="00D75ADD" w:rsidP="00D75ADD">
            <w:pPr>
              <w:rPr>
                <w:rFonts w:ascii="Times New Roman" w:hAnsi="Times New Roman" w:cs="Times New Roman"/>
                <w:sz w:val="24"/>
                <w:szCs w:val="24"/>
              </w:rPr>
            </w:pPr>
            <w:r>
              <w:t>Aucune tâche disponible</w:t>
            </w:r>
          </w:p>
        </w:tc>
      </w:tr>
    </w:tbl>
    <w:p w14:paraId="7FFADDE3" w14:textId="77777777" w:rsidR="004F7FF0" w:rsidRDefault="004F7FF0">
      <w:pPr>
        <w:rPr>
          <w:rFonts w:ascii="Times New Roman" w:hAnsi="Times New Roman" w:cs="Times New Roman"/>
        </w:rPr>
      </w:pPr>
    </w:p>
    <w:p w14:paraId="696B7E25" w14:textId="038D43A8" w:rsidR="00D75ADD"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“Ajouter une tache "</w:t>
      </w:r>
    </w:p>
    <w:p w14:paraId="5D69308A" w14:textId="77777777" w:rsidR="00096F58" w:rsidRPr="004F7FF0" w:rsidRDefault="00096F58">
      <w:pPr>
        <w:rPr>
          <w:rFonts w:ascii="Times New Roman" w:hAnsi="Times New Roman" w:cs="Times New Roman"/>
          <w:sz w:val="24"/>
        </w:rPr>
      </w:pPr>
    </w:p>
    <w:tbl>
      <w:tblPr>
        <w:tblStyle w:val="Grilledutableau"/>
        <w:tblW w:w="9725" w:type="dxa"/>
        <w:tblLook w:val="04A0" w:firstRow="1" w:lastRow="0" w:firstColumn="1" w:lastColumn="0" w:noHBand="0" w:noVBand="1"/>
      </w:tblPr>
      <w:tblGrid>
        <w:gridCol w:w="1683"/>
        <w:gridCol w:w="8042"/>
      </w:tblGrid>
      <w:tr w:rsidR="002370D0" w14:paraId="1D5F9DF4" w14:textId="77777777" w:rsidTr="00745301">
        <w:trPr>
          <w:trHeight w:val="245"/>
        </w:trPr>
        <w:tc>
          <w:tcPr>
            <w:tcW w:w="9725" w:type="dxa"/>
            <w:gridSpan w:val="2"/>
          </w:tcPr>
          <w:p w14:paraId="4DD5C7D2" w14:textId="01507CB5" w:rsidR="002370D0" w:rsidRDefault="002370D0" w:rsidP="002370D0">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370D0" w14:paraId="4E478779" w14:textId="77777777" w:rsidTr="00745301">
        <w:trPr>
          <w:trHeight w:val="245"/>
        </w:trPr>
        <w:tc>
          <w:tcPr>
            <w:tcW w:w="1658" w:type="dxa"/>
          </w:tcPr>
          <w:p w14:paraId="44E9A8D1" w14:textId="777D9DE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8067" w:type="dxa"/>
          </w:tcPr>
          <w:p w14:paraId="1A8DD595" w14:textId="1B11BF6C" w:rsidR="002370D0" w:rsidRPr="00F81479" w:rsidRDefault="00191128" w:rsidP="00D75ADD">
            <w:pPr>
              <w:rPr>
                <w:rFonts w:ascii="Times New Roman" w:hAnsi="Times New Roman" w:cs="Times New Roman"/>
                <w:b/>
                <w:sz w:val="24"/>
                <w:szCs w:val="24"/>
              </w:rPr>
            </w:pPr>
            <w:r w:rsidRPr="00F81479">
              <w:rPr>
                <w:rFonts w:ascii="Times New Roman" w:hAnsi="Times New Roman" w:cs="Times New Roman"/>
                <w:b/>
                <w:sz w:val="24"/>
                <w:szCs w:val="24"/>
              </w:rPr>
              <w:t>Ajouter une tâche</w:t>
            </w:r>
          </w:p>
        </w:tc>
      </w:tr>
      <w:tr w:rsidR="002370D0" w14:paraId="71DD722A" w14:textId="77777777" w:rsidTr="00745301">
        <w:trPr>
          <w:trHeight w:val="245"/>
        </w:trPr>
        <w:tc>
          <w:tcPr>
            <w:tcW w:w="1658" w:type="dxa"/>
          </w:tcPr>
          <w:p w14:paraId="7CF2396C" w14:textId="291F4F7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8067" w:type="dxa"/>
          </w:tcPr>
          <w:p w14:paraId="10178888" w14:textId="5CEA07C6"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L'administrateur peut ajouter une nouvelle tâche et l'affecter à des techniciens, groupes ou sociétés</w:t>
            </w:r>
          </w:p>
        </w:tc>
      </w:tr>
      <w:tr w:rsidR="002370D0" w14:paraId="47B94EE4" w14:textId="77777777" w:rsidTr="00745301">
        <w:trPr>
          <w:trHeight w:val="245"/>
        </w:trPr>
        <w:tc>
          <w:tcPr>
            <w:tcW w:w="1658" w:type="dxa"/>
          </w:tcPr>
          <w:p w14:paraId="408D9C12" w14:textId="3137F952"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8067" w:type="dxa"/>
          </w:tcPr>
          <w:p w14:paraId="3F374E08" w14:textId="7BCA1431"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Chef d’équipe</w:t>
            </w:r>
          </w:p>
        </w:tc>
      </w:tr>
      <w:tr w:rsidR="002370D0" w14:paraId="7F5F5B98" w14:textId="77777777" w:rsidTr="00745301">
        <w:trPr>
          <w:trHeight w:val="504"/>
        </w:trPr>
        <w:tc>
          <w:tcPr>
            <w:tcW w:w="9725" w:type="dxa"/>
            <w:gridSpan w:val="2"/>
          </w:tcPr>
          <w:p w14:paraId="4BC4C65D" w14:textId="77777777" w:rsidR="002370D0" w:rsidRPr="00F81479" w:rsidRDefault="002370D0" w:rsidP="002370D0">
            <w:pPr>
              <w:jc w:val="center"/>
              <w:rPr>
                <w:rFonts w:ascii="Times New Roman" w:hAnsi="Times New Roman" w:cs="Times New Roman"/>
                <w:i/>
                <w:sz w:val="24"/>
                <w:szCs w:val="24"/>
              </w:rPr>
            </w:pPr>
            <w:r w:rsidRPr="00F81479">
              <w:rPr>
                <w:rFonts w:ascii="Times New Roman" w:hAnsi="Times New Roman" w:cs="Times New Roman"/>
                <w:i/>
                <w:sz w:val="24"/>
                <w:szCs w:val="24"/>
              </w:rPr>
              <w:t>Description des</w:t>
            </w:r>
          </w:p>
          <w:p w14:paraId="44E77AD0" w14:textId="56FAB3BA" w:rsidR="002370D0" w:rsidRPr="00F81479" w:rsidRDefault="002370D0" w:rsidP="002370D0">
            <w:pPr>
              <w:jc w:val="center"/>
              <w:rPr>
                <w:rFonts w:ascii="Times New Roman" w:hAnsi="Times New Roman" w:cs="Times New Roman"/>
                <w:sz w:val="24"/>
                <w:szCs w:val="24"/>
              </w:rPr>
            </w:pPr>
            <w:r w:rsidRPr="00F81479">
              <w:rPr>
                <w:rFonts w:ascii="Times New Roman" w:hAnsi="Times New Roman" w:cs="Times New Roman"/>
                <w:i/>
                <w:sz w:val="24"/>
                <w:szCs w:val="24"/>
              </w:rPr>
              <w:t>Enchaînements</w:t>
            </w:r>
          </w:p>
        </w:tc>
      </w:tr>
      <w:tr w:rsidR="002370D0" w14:paraId="65EEB3B5" w14:textId="77777777" w:rsidTr="00745301">
        <w:trPr>
          <w:trHeight w:val="245"/>
        </w:trPr>
        <w:tc>
          <w:tcPr>
            <w:tcW w:w="1658" w:type="dxa"/>
          </w:tcPr>
          <w:p w14:paraId="65F4F4FA" w14:textId="02FD3A7D"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8067" w:type="dxa"/>
          </w:tcPr>
          <w:p w14:paraId="137761C6" w14:textId="5744BED9"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Authentification préalable en tant que chef d’équipe.</w:t>
            </w:r>
          </w:p>
        </w:tc>
      </w:tr>
      <w:tr w:rsidR="002370D0" w14:paraId="0974F8B2" w14:textId="77777777" w:rsidTr="00745301">
        <w:trPr>
          <w:trHeight w:val="245"/>
        </w:trPr>
        <w:tc>
          <w:tcPr>
            <w:tcW w:w="1658" w:type="dxa"/>
          </w:tcPr>
          <w:p w14:paraId="689368BC" w14:textId="47B97FB0"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lastRenderedPageBreak/>
              <w:t>Post-condition</w:t>
            </w:r>
          </w:p>
        </w:tc>
        <w:tc>
          <w:tcPr>
            <w:tcW w:w="8067" w:type="dxa"/>
          </w:tcPr>
          <w:p w14:paraId="38C8C687" w14:textId="1580821A"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 nouvelle tâche est ajoutée et attribuée au technicien, groupe et à société sélectionnée.</w:t>
            </w:r>
          </w:p>
        </w:tc>
      </w:tr>
      <w:tr w:rsidR="002370D0" w14:paraId="27723E71" w14:textId="77777777" w:rsidTr="00745301">
        <w:trPr>
          <w:trHeight w:val="245"/>
        </w:trPr>
        <w:tc>
          <w:tcPr>
            <w:tcW w:w="1658" w:type="dxa"/>
          </w:tcPr>
          <w:p w14:paraId="1825690F" w14:textId="32645836"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8067" w:type="dxa"/>
          </w:tcPr>
          <w:p w14:paraId="5BE82C69" w14:textId="36E1671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 Le chef d’équipe accède à l'interface de gestion des tâches.</w:t>
            </w:r>
          </w:p>
          <w:p w14:paraId="74FC9906" w14:textId="7E87901E"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2.Le système affiche la liste des tâches existantes.</w:t>
            </w:r>
          </w:p>
          <w:p w14:paraId="19877611" w14:textId="4544D3B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3.  Le chef d’équipe clique sur le bouton « Ajouter ».</w:t>
            </w:r>
          </w:p>
          <w:p w14:paraId="7CC91974" w14:textId="6F2A1F1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4.  Le système affiche le formulaire d'ajout de tâche.</w:t>
            </w:r>
          </w:p>
          <w:p w14:paraId="49E26895" w14:textId="5E00DDC1"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5.  Le chef d’équipe remplit les informations nécessaires pour la nouvelle tâche, telles que le titre, la description, la date limite, etc.</w:t>
            </w:r>
          </w:p>
          <w:p w14:paraId="0DD2F645" w14:textId="333E05B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6.  Le système attribue automatiquement la tâche au chef d’équipe qui l'a ajoutée.</w:t>
            </w:r>
          </w:p>
          <w:p w14:paraId="713E7C3F" w14:textId="68A261F6"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7.  Le chef d’équipe sélectionne l'option « Planifier ».</w:t>
            </w:r>
          </w:p>
          <w:p w14:paraId="05316C29" w14:textId="2C4EB964"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8.  Le système affiche une autre liste avec deux champs de filtrage.</w:t>
            </w:r>
          </w:p>
          <w:p w14:paraId="26C8959C" w14:textId="7777777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9.  Le chef d’équipe sélectionne un de ces champs (équipement ou intervention).</w:t>
            </w:r>
          </w:p>
          <w:p w14:paraId="600C2383" w14:textId="6F7997F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10.  Le système affiche une liste d'équipements disponibles ou d'interventions prévues.</w:t>
            </w:r>
          </w:p>
          <w:p w14:paraId="4CBB411D" w14:textId="50B4D3FD"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11. Le chef d’équipe sélectionne un élément dans la liste.</w:t>
            </w:r>
          </w:p>
          <w:p w14:paraId="46BDDE49" w14:textId="39BC033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12. Le chef d’équipe valide et soumet le formulaire.</w:t>
            </w:r>
          </w:p>
          <w:p w14:paraId="7D056DCF" w14:textId="219F8C5B"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13. Le système enregistre la nouvelle tâche dans la base de données.</w:t>
            </w:r>
          </w:p>
          <w:p w14:paraId="210A6931" w14:textId="160838F3" w:rsidR="002370D0" w:rsidRPr="00F81479" w:rsidRDefault="00F81479" w:rsidP="00F81479">
            <w:pPr>
              <w:rPr>
                <w:rFonts w:ascii="Times New Roman" w:hAnsi="Times New Roman" w:cs="Times New Roman"/>
                <w:sz w:val="24"/>
                <w:szCs w:val="24"/>
              </w:rPr>
            </w:pPr>
            <w:r w:rsidRPr="00F81479">
              <w:rPr>
                <w:rFonts w:ascii="Times New Roman" w:eastAsia="Times New Roman" w:hAnsi="Times New Roman" w:cs="Times New Roman"/>
                <w:sz w:val="24"/>
                <w:szCs w:val="24"/>
                <w:lang w:eastAsia="fr-FR"/>
              </w:rPr>
              <w:t>14.Le système affiche un message de confirmation indiquant que la tâche a été ajoutée avec succès.</w:t>
            </w:r>
          </w:p>
        </w:tc>
      </w:tr>
      <w:tr w:rsidR="002370D0" w14:paraId="5EFBDB4F" w14:textId="77777777" w:rsidTr="00745301">
        <w:trPr>
          <w:trHeight w:val="490"/>
        </w:trPr>
        <w:tc>
          <w:tcPr>
            <w:tcW w:w="1658" w:type="dxa"/>
          </w:tcPr>
          <w:p w14:paraId="152C1138" w14:textId="4E98CEDB"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8067" w:type="dxa"/>
          </w:tcPr>
          <w:p w14:paraId="124AB67D" w14:textId="08468682" w:rsidR="00F81479"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xml:space="preserve">Échec de l'ajout de la tâche : </w:t>
            </w:r>
          </w:p>
          <w:p w14:paraId="6E160CF4" w14:textId="5F426C89" w:rsidR="002370D0"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Le système affiche un message d'erreur indiquant la raison de l'échec de l'ajout de la tâche.</w:t>
            </w:r>
          </w:p>
        </w:tc>
      </w:tr>
    </w:tbl>
    <w:p w14:paraId="452962CA" w14:textId="3A0369EB" w:rsidR="00BD6A73" w:rsidRPr="00BD6A73" w:rsidRDefault="00BD6A73" w:rsidP="00BD6A73">
      <w:pPr>
        <w:rPr>
          <w:rFonts w:ascii="Times New Roman" w:hAnsi="Times New Roman" w:cs="Times New Roman"/>
          <w:sz w:val="24"/>
          <w:szCs w:val="24"/>
        </w:rPr>
      </w:pPr>
    </w:p>
    <w:p w14:paraId="4EA0EC09" w14:textId="0E8BEBD1" w:rsidR="00166D01" w:rsidRPr="00FD7579" w:rsidRDefault="00166D01">
      <w:pPr>
        <w:rPr>
          <w:rFonts w:ascii="Times New Roman" w:hAnsi="Times New Roman" w:cs="Times New Roman"/>
          <w:sz w:val="24"/>
        </w:rPr>
      </w:pPr>
    </w:p>
    <w:p w14:paraId="40A242E4" w14:textId="77777777" w:rsidR="00F81479" w:rsidRPr="00FD7579" w:rsidRDefault="00F81479" w:rsidP="00FD7579">
      <w:pPr>
        <w:rPr>
          <w:rFonts w:ascii="Times New Roman" w:hAnsi="Times New Roman" w:cs="Times New Roman"/>
          <w:b/>
          <w:sz w:val="24"/>
        </w:rPr>
      </w:pPr>
      <w:r w:rsidRPr="00FD7579">
        <w:rPr>
          <w:rFonts w:ascii="Times New Roman" w:hAnsi="Times New Roman" w:cs="Times New Roman"/>
          <w:b/>
          <w:sz w:val="24"/>
        </w:rPr>
        <w:t>Diagramme de classes</w:t>
      </w:r>
    </w:p>
    <w:p w14:paraId="17673016" w14:textId="05381731" w:rsidR="00FD7579" w:rsidRDefault="00F81479" w:rsidP="00FD7579">
      <w:pPr>
        <w:rPr>
          <w:rFonts w:ascii="Times New Roman" w:hAnsi="Times New Roman" w:cs="Times New Roman"/>
          <w:sz w:val="24"/>
        </w:rPr>
      </w:pPr>
      <w:r w:rsidRPr="00FD7579">
        <w:rPr>
          <w:rFonts w:ascii="Times New Roman" w:hAnsi="Times New Roman" w:cs="Times New Roman"/>
          <w:sz w:val="24"/>
        </w:rPr>
        <w:t xml:space="preserve"> Le diagramme de classe correspond </w:t>
      </w:r>
      <w:proofErr w:type="spellStart"/>
      <w:r w:rsidRPr="00FD7579">
        <w:rPr>
          <w:rFonts w:ascii="Times New Roman" w:hAnsi="Times New Roman" w:cs="Times New Roman"/>
          <w:sz w:val="24"/>
        </w:rPr>
        <w:t>a</w:t>
      </w:r>
      <w:proofErr w:type="spellEnd"/>
      <w:r w:rsidRPr="00FD7579">
        <w:rPr>
          <w:rFonts w:ascii="Times New Roman" w:hAnsi="Times New Roman" w:cs="Times New Roman"/>
          <w:sz w:val="24"/>
        </w:rPr>
        <w:t xml:space="preserve"> ce sprint 2 comme présenté dans la figure 39 ci-dessous.</w:t>
      </w:r>
    </w:p>
    <w:p w14:paraId="53DE6D05" w14:textId="77777777" w:rsidR="00FD7579" w:rsidRPr="00096F58" w:rsidRDefault="00FD7579" w:rsidP="00FD7579">
      <w:pPr>
        <w:rPr>
          <w:rFonts w:ascii="Times New Roman" w:hAnsi="Times New Roman" w:cs="Times New Roman"/>
          <w:sz w:val="28"/>
        </w:rPr>
      </w:pPr>
    </w:p>
    <w:p w14:paraId="7A4AC512" w14:textId="170937D4" w:rsidR="00FD7579" w:rsidRPr="00096F58" w:rsidRDefault="00F81479" w:rsidP="001E528D">
      <w:pPr>
        <w:pStyle w:val="Paragraphedeliste"/>
        <w:numPr>
          <w:ilvl w:val="0"/>
          <w:numId w:val="31"/>
        </w:numPr>
        <w:ind w:left="0" w:firstLine="0"/>
        <w:rPr>
          <w:rFonts w:ascii="Times New Roman" w:hAnsi="Times New Roman" w:cs="Times New Roman"/>
          <w:b/>
          <w:sz w:val="28"/>
        </w:rPr>
      </w:pPr>
      <w:r w:rsidRPr="00096F58">
        <w:rPr>
          <w:rFonts w:ascii="Times New Roman" w:hAnsi="Times New Roman" w:cs="Times New Roman"/>
          <w:b/>
          <w:sz w:val="28"/>
        </w:rPr>
        <w:t>Diagramme des classes</w:t>
      </w:r>
      <w:r w:rsidR="00FD7579" w:rsidRPr="00096F58">
        <w:rPr>
          <w:rFonts w:ascii="Times New Roman" w:hAnsi="Times New Roman" w:cs="Times New Roman"/>
          <w:b/>
          <w:sz w:val="28"/>
        </w:rPr>
        <w:t> :</w:t>
      </w:r>
    </w:p>
    <w:p w14:paraId="57AF7FC7" w14:textId="77777777" w:rsidR="00FD7579" w:rsidRPr="00FD7579" w:rsidRDefault="00FD7579" w:rsidP="00FD7579">
      <w:pPr>
        <w:pStyle w:val="Paragraphedeliste"/>
        <w:ind w:left="0"/>
        <w:rPr>
          <w:rFonts w:ascii="Times New Roman" w:hAnsi="Times New Roman" w:cs="Times New Roman"/>
          <w:b/>
          <w:sz w:val="24"/>
        </w:rPr>
      </w:pPr>
    </w:p>
    <w:p w14:paraId="28E25C89" w14:textId="56FEE481" w:rsidR="00166D01" w:rsidRDefault="00F814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 La figure 39 représente le diagramme des classes du deuxième sprint</w:t>
      </w:r>
    </w:p>
    <w:p w14:paraId="0B9108ED" w14:textId="56101A54" w:rsidR="00864D64" w:rsidRDefault="00864D64" w:rsidP="00FD7579">
      <w:pPr>
        <w:pStyle w:val="Paragraphedeliste"/>
        <w:ind w:left="0"/>
        <w:rPr>
          <w:rFonts w:ascii="Times New Roman" w:hAnsi="Times New Roman" w:cs="Times New Roman"/>
          <w:sz w:val="24"/>
        </w:rPr>
      </w:pPr>
    </w:p>
    <w:p w14:paraId="42CEE521" w14:textId="77777777" w:rsidR="00864D64" w:rsidRDefault="00864D64" w:rsidP="00FD7579">
      <w:pPr>
        <w:pStyle w:val="Paragraphedeliste"/>
        <w:ind w:left="0"/>
        <w:rPr>
          <w:rFonts w:ascii="Times New Roman" w:hAnsi="Times New Roman" w:cs="Times New Roman"/>
          <w:sz w:val="24"/>
        </w:rPr>
      </w:pPr>
    </w:p>
    <w:p w14:paraId="40627B5C" w14:textId="1638E9F3" w:rsidR="00FD7579" w:rsidRDefault="00864D64" w:rsidP="00FD7579">
      <w:pPr>
        <w:pStyle w:val="Paragraphedeliste"/>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DECDC85" wp14:editId="2EB7A9EE">
            <wp:extent cx="5760720" cy="449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rint2 diag de class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14:paraId="2073C348" w14:textId="46ABC306" w:rsidR="00864D64" w:rsidRPr="00085425" w:rsidRDefault="00085425" w:rsidP="00085425">
      <w:pPr>
        <w:pStyle w:val="Lgende"/>
        <w:jc w:val="center"/>
        <w:rPr>
          <w:rFonts w:ascii="Times New Roman" w:hAnsi="Times New Roman" w:cs="Times New Roman"/>
          <w:sz w:val="40"/>
          <w:szCs w:val="24"/>
        </w:rPr>
      </w:pPr>
      <w:bookmarkStart w:id="65" w:name="_Toc167615907"/>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28</w:t>
      </w:r>
      <w:r w:rsidRPr="00085425">
        <w:rPr>
          <w:sz w:val="24"/>
          <w:szCs w:val="24"/>
        </w:rPr>
        <w:fldChar w:fldCharType="end"/>
      </w:r>
      <w:r w:rsidRPr="00085425">
        <w:rPr>
          <w:sz w:val="24"/>
          <w:szCs w:val="24"/>
        </w:rPr>
        <w:t xml:space="preserve"> Diagramme des classes</w:t>
      </w:r>
      <w:bookmarkEnd w:id="65"/>
    </w:p>
    <w:p w14:paraId="5E6CD8A4" w14:textId="77777777" w:rsidR="00864D64" w:rsidRPr="00096F58" w:rsidRDefault="00864D64" w:rsidP="00FD7579">
      <w:pPr>
        <w:pStyle w:val="Paragraphedeliste"/>
        <w:ind w:left="0"/>
        <w:rPr>
          <w:rFonts w:ascii="Times New Roman" w:hAnsi="Times New Roman" w:cs="Times New Roman"/>
          <w:sz w:val="28"/>
        </w:rPr>
      </w:pPr>
    </w:p>
    <w:p w14:paraId="621E0659" w14:textId="2CA34952" w:rsidR="00FD7579" w:rsidRPr="00096F58" w:rsidRDefault="00FD7579" w:rsidP="001E528D">
      <w:pPr>
        <w:pStyle w:val="Paragraphedeliste"/>
        <w:numPr>
          <w:ilvl w:val="0"/>
          <w:numId w:val="31"/>
        </w:numPr>
        <w:ind w:left="-142" w:firstLine="142"/>
        <w:rPr>
          <w:rFonts w:ascii="Times New Roman" w:hAnsi="Times New Roman" w:cs="Times New Roman"/>
          <w:b/>
          <w:sz w:val="28"/>
        </w:rPr>
      </w:pPr>
      <w:r w:rsidRPr="00096F58">
        <w:rPr>
          <w:rFonts w:ascii="Times New Roman" w:hAnsi="Times New Roman" w:cs="Times New Roman"/>
          <w:b/>
          <w:sz w:val="28"/>
        </w:rPr>
        <w:t>Diagramme de séquences :</w:t>
      </w:r>
    </w:p>
    <w:p w14:paraId="0F40A26A" w14:textId="77777777" w:rsidR="00FD7579" w:rsidRPr="00FD7579" w:rsidRDefault="00FD7579" w:rsidP="00FD7579">
      <w:pPr>
        <w:pStyle w:val="Paragraphedeliste"/>
        <w:ind w:left="0"/>
        <w:rPr>
          <w:rFonts w:ascii="Times New Roman" w:hAnsi="Times New Roman" w:cs="Times New Roman"/>
          <w:sz w:val="24"/>
        </w:rPr>
      </w:pPr>
    </w:p>
    <w:p w14:paraId="32110339" w14:textId="390F585E"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Dans cette partie, nous présentons les diagrammes des séquences des différents scénarios possibles dans le cadre du 2ème sprint.</w:t>
      </w:r>
    </w:p>
    <w:p w14:paraId="1CBDE657" w14:textId="77777777" w:rsidR="001F6DCB" w:rsidRPr="00FD7579" w:rsidRDefault="001F6DCB" w:rsidP="00FD7579">
      <w:pPr>
        <w:pStyle w:val="Paragraphedeliste"/>
        <w:ind w:left="0"/>
        <w:rPr>
          <w:rFonts w:ascii="Times New Roman" w:hAnsi="Times New Roman" w:cs="Times New Roman"/>
          <w:sz w:val="24"/>
        </w:rPr>
      </w:pPr>
    </w:p>
    <w:p w14:paraId="4C85836A" w14:textId="3C3A696D" w:rsidR="001F6DCB" w:rsidRDefault="00FD7579" w:rsidP="00FD7579">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Chef d’équipe </w:t>
      </w:r>
    </w:p>
    <w:p w14:paraId="27EB61ED" w14:textId="77777777" w:rsidR="001F6DCB" w:rsidRPr="001F6DCB" w:rsidRDefault="001F6DCB" w:rsidP="00FD7579">
      <w:pPr>
        <w:pStyle w:val="Paragraphedeliste"/>
        <w:ind w:left="0"/>
        <w:rPr>
          <w:rFonts w:ascii="Times New Roman" w:hAnsi="Times New Roman" w:cs="Times New Roman"/>
          <w:b/>
          <w:sz w:val="24"/>
        </w:rPr>
      </w:pPr>
    </w:p>
    <w:p w14:paraId="44ACFE3A" w14:textId="34CB43D0" w:rsidR="00166D01"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sidR="004F42BC">
        <w:rPr>
          <w:rFonts w:ascii="Times New Roman" w:hAnsi="Times New Roman" w:cs="Times New Roman"/>
          <w:sz w:val="24"/>
        </w:rPr>
        <w:t xml:space="preserve">le </w:t>
      </w:r>
      <w:r w:rsidRPr="00FD7579">
        <w:rPr>
          <w:rFonts w:ascii="Times New Roman" w:hAnsi="Times New Roman" w:cs="Times New Roman"/>
          <w:sz w:val="24"/>
        </w:rPr>
        <w:t>chef d’équipe :</w:t>
      </w:r>
    </w:p>
    <w:p w14:paraId="3D341E2D" w14:textId="77777777" w:rsidR="00864D64" w:rsidRDefault="00864D64" w:rsidP="00FD7579">
      <w:pPr>
        <w:pStyle w:val="Paragraphedeliste"/>
        <w:ind w:left="0"/>
        <w:rPr>
          <w:rFonts w:ascii="Times New Roman" w:hAnsi="Times New Roman" w:cs="Times New Roman"/>
          <w:sz w:val="24"/>
        </w:rPr>
      </w:pPr>
    </w:p>
    <w:p w14:paraId="1239C923" w14:textId="189595C7"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Scénario 1 : Ajout</w:t>
      </w:r>
      <w:r>
        <w:rPr>
          <w:rFonts w:ascii="Times New Roman" w:hAnsi="Times New Roman" w:cs="Times New Roman"/>
          <w:b/>
          <w:sz w:val="24"/>
        </w:rPr>
        <w:t xml:space="preserve"> Intervention</w:t>
      </w:r>
    </w:p>
    <w:p w14:paraId="096E854F" w14:textId="77777777" w:rsidR="00FD7579" w:rsidRPr="00FD7579" w:rsidRDefault="00FD7579" w:rsidP="00FD7579">
      <w:pPr>
        <w:pStyle w:val="Paragraphedeliste"/>
        <w:ind w:left="0"/>
        <w:rPr>
          <w:rFonts w:ascii="Times New Roman" w:hAnsi="Times New Roman" w:cs="Times New Roman"/>
          <w:b/>
          <w:sz w:val="24"/>
        </w:rPr>
      </w:pPr>
    </w:p>
    <w:p w14:paraId="4CEE277F" w14:textId="6FFCD7F3"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 xml:space="preserve">Interprétation : </w:t>
      </w:r>
    </w:p>
    <w:p w14:paraId="51F58494" w14:textId="77777777" w:rsidR="00FD7579" w:rsidRPr="00FD7579" w:rsidRDefault="00FD7579" w:rsidP="00FD7579">
      <w:pPr>
        <w:pStyle w:val="Paragraphedeliste"/>
        <w:ind w:left="0"/>
        <w:rPr>
          <w:rFonts w:ascii="Times New Roman" w:hAnsi="Times New Roman" w:cs="Times New Roman"/>
          <w:b/>
          <w:sz w:val="24"/>
        </w:rPr>
      </w:pPr>
    </w:p>
    <w:p w14:paraId="22EBE0C1" w14:textId="11C8AE93"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 diagramme, nous pouvons remarquer que </w:t>
      </w:r>
      <w:r>
        <w:t xml:space="preserve">chef d’équipe </w:t>
      </w:r>
      <w:r w:rsidRPr="00FD7579">
        <w:rPr>
          <w:rFonts w:ascii="Times New Roman" w:hAnsi="Times New Roman" w:cs="Times New Roman"/>
          <w:sz w:val="24"/>
        </w:rPr>
        <w:t xml:space="preserve">peut affecter une </w:t>
      </w:r>
      <w:r>
        <w:rPr>
          <w:rFonts w:ascii="Times New Roman" w:hAnsi="Times New Roman" w:cs="Times New Roman"/>
          <w:sz w:val="24"/>
        </w:rPr>
        <w:t>intervention</w:t>
      </w:r>
      <w:r w:rsidRPr="00FD7579">
        <w:rPr>
          <w:rFonts w:ascii="Times New Roman" w:hAnsi="Times New Roman" w:cs="Times New Roman"/>
          <w:sz w:val="24"/>
        </w:rPr>
        <w:t xml:space="preserve"> pour un </w:t>
      </w:r>
      <w:r>
        <w:rPr>
          <w:rFonts w:ascii="Times New Roman" w:hAnsi="Times New Roman" w:cs="Times New Roman"/>
          <w:sz w:val="24"/>
        </w:rPr>
        <w:t>technicien, groupe</w:t>
      </w:r>
      <w:r w:rsidRPr="00FD7579">
        <w:rPr>
          <w:rFonts w:ascii="Times New Roman" w:hAnsi="Times New Roman" w:cs="Times New Roman"/>
          <w:sz w:val="24"/>
        </w:rPr>
        <w:t xml:space="preserve"> </w:t>
      </w:r>
      <w:r>
        <w:rPr>
          <w:rFonts w:ascii="Times New Roman" w:hAnsi="Times New Roman" w:cs="Times New Roman"/>
          <w:sz w:val="24"/>
        </w:rPr>
        <w:t>ou</w:t>
      </w:r>
      <w:r w:rsidRPr="00FD7579">
        <w:rPr>
          <w:rFonts w:ascii="Times New Roman" w:hAnsi="Times New Roman" w:cs="Times New Roman"/>
          <w:sz w:val="24"/>
        </w:rPr>
        <w:t xml:space="preserve"> une société.</w:t>
      </w:r>
    </w:p>
    <w:p w14:paraId="1EA2013C" w14:textId="77777777" w:rsidR="00FD7579" w:rsidRPr="00FD7579" w:rsidRDefault="00FD7579" w:rsidP="00FD7579">
      <w:pPr>
        <w:pStyle w:val="Paragraphedeliste"/>
        <w:ind w:left="0"/>
        <w:rPr>
          <w:rFonts w:ascii="Times New Roman" w:hAnsi="Times New Roman" w:cs="Times New Roman"/>
          <w:sz w:val="28"/>
        </w:rPr>
      </w:pPr>
    </w:p>
    <w:p w14:paraId="38F79B8C" w14:textId="093B69A9" w:rsidR="00FD7579" w:rsidRPr="00FD7579" w:rsidRDefault="00FD7579" w:rsidP="00FD7579">
      <w:pPr>
        <w:pStyle w:val="Paragraphedeliste"/>
        <w:ind w:left="0"/>
        <w:rPr>
          <w:rFonts w:ascii="Times New Roman" w:hAnsi="Times New Roman" w:cs="Times New Roman"/>
          <w:sz w:val="28"/>
        </w:rPr>
      </w:pPr>
      <w:r w:rsidRPr="00FD7579">
        <w:rPr>
          <w:rFonts w:ascii="Times New Roman" w:hAnsi="Times New Roman" w:cs="Times New Roman"/>
          <w:sz w:val="24"/>
        </w:rPr>
        <w:t xml:space="preserve">La figure 40 représente le diagramme de séquences correspondant à l’ajout d’une </w:t>
      </w:r>
      <w:r>
        <w:rPr>
          <w:rFonts w:ascii="Times New Roman" w:hAnsi="Times New Roman" w:cs="Times New Roman"/>
          <w:sz w:val="24"/>
        </w:rPr>
        <w:t>intervention</w:t>
      </w:r>
      <w:r w:rsidRPr="00FD7579">
        <w:rPr>
          <w:rFonts w:ascii="Times New Roman" w:hAnsi="Times New Roman" w:cs="Times New Roman"/>
          <w:sz w:val="24"/>
        </w:rPr>
        <w:t>.</w:t>
      </w:r>
    </w:p>
    <w:p w14:paraId="68491EFB" w14:textId="1234E4B9" w:rsidR="00166D01" w:rsidRDefault="00166D01"/>
    <w:p w14:paraId="1237567D" w14:textId="7592E775" w:rsidR="005106B7" w:rsidRDefault="005106B7">
      <w:r>
        <w:rPr>
          <w:noProof/>
        </w:rPr>
        <w:drawing>
          <wp:inline distT="0" distB="0" distL="0" distR="0" wp14:anchorId="1FC66207" wp14:editId="67BEDB8C">
            <wp:extent cx="5760720" cy="524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vention.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5248275"/>
                    </a:xfrm>
                    <a:prstGeom prst="rect">
                      <a:avLst/>
                    </a:prstGeom>
                  </pic:spPr>
                </pic:pic>
              </a:graphicData>
            </a:graphic>
          </wp:inline>
        </w:drawing>
      </w:r>
    </w:p>
    <w:p w14:paraId="66B6C1E3" w14:textId="17F69C53" w:rsidR="00085425" w:rsidRPr="00085425" w:rsidRDefault="00085425" w:rsidP="00085425">
      <w:pPr>
        <w:pStyle w:val="Lgende"/>
        <w:jc w:val="center"/>
        <w:rPr>
          <w:rFonts w:ascii="Times New Roman" w:hAnsi="Times New Roman" w:cs="Times New Roman"/>
          <w:b/>
          <w:sz w:val="36"/>
          <w:szCs w:val="24"/>
        </w:rPr>
      </w:pPr>
      <w:bookmarkStart w:id="66" w:name="_Toc167615908"/>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29</w:t>
      </w:r>
      <w:r w:rsidRPr="00085425">
        <w:rPr>
          <w:sz w:val="24"/>
          <w:szCs w:val="24"/>
        </w:rPr>
        <w:fldChar w:fldCharType="end"/>
      </w:r>
      <w:r w:rsidRPr="00085425">
        <w:rPr>
          <w:sz w:val="24"/>
          <w:szCs w:val="24"/>
        </w:rPr>
        <w:t xml:space="preserve"> Ajout Intervention</w:t>
      </w:r>
      <w:bookmarkEnd w:id="66"/>
    </w:p>
    <w:p w14:paraId="15BE0565" w14:textId="6D335E55"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Scénario </w:t>
      </w:r>
      <w:r w:rsidR="001F6DCB">
        <w:rPr>
          <w:rFonts w:ascii="Times New Roman" w:hAnsi="Times New Roman" w:cs="Times New Roman"/>
          <w:b/>
          <w:sz w:val="24"/>
        </w:rPr>
        <w:t>2</w:t>
      </w:r>
      <w:r w:rsidRPr="001F6DCB">
        <w:rPr>
          <w:rFonts w:ascii="Times New Roman" w:hAnsi="Times New Roman" w:cs="Times New Roman"/>
          <w:b/>
          <w:sz w:val="24"/>
        </w:rPr>
        <w:t xml:space="preserve"> : </w:t>
      </w:r>
      <w:r w:rsidR="001F6DCB">
        <w:rPr>
          <w:rFonts w:ascii="Times New Roman" w:hAnsi="Times New Roman" w:cs="Times New Roman"/>
          <w:b/>
          <w:sz w:val="24"/>
        </w:rPr>
        <w:t>Planifier une intervention</w:t>
      </w:r>
    </w:p>
    <w:p w14:paraId="30D92020" w14:textId="77777777"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 Interprétation :</w:t>
      </w:r>
    </w:p>
    <w:p w14:paraId="140BEFD5" w14:textId="674E305F" w:rsidR="001F6DCB" w:rsidRPr="001F6DCB" w:rsidRDefault="005106B7">
      <w:pPr>
        <w:rPr>
          <w:rFonts w:ascii="Times New Roman" w:hAnsi="Times New Roman" w:cs="Times New Roman"/>
          <w:sz w:val="24"/>
        </w:rPr>
      </w:pPr>
      <w:r w:rsidRPr="001F6DCB">
        <w:rPr>
          <w:rFonts w:ascii="Times New Roman" w:hAnsi="Times New Roman" w:cs="Times New Roman"/>
          <w:sz w:val="24"/>
        </w:rPr>
        <w:t xml:space="preserve"> Dans ce diagramme, </w:t>
      </w:r>
      <w:r w:rsidR="001F6DCB">
        <w:rPr>
          <w:rFonts w:ascii="Times New Roman" w:hAnsi="Times New Roman" w:cs="Times New Roman"/>
          <w:sz w:val="24"/>
        </w:rPr>
        <w:t>le chef d’équipe</w:t>
      </w:r>
      <w:r w:rsidRPr="001F6DCB">
        <w:rPr>
          <w:rFonts w:ascii="Times New Roman" w:hAnsi="Times New Roman" w:cs="Times New Roman"/>
          <w:sz w:val="24"/>
        </w:rPr>
        <w:t xml:space="preserve"> peut </w:t>
      </w:r>
      <w:r w:rsidR="001F6DCB">
        <w:rPr>
          <w:rFonts w:ascii="Times New Roman" w:hAnsi="Times New Roman" w:cs="Times New Roman"/>
          <w:sz w:val="24"/>
        </w:rPr>
        <w:t>planifier la liste des interventions.</w:t>
      </w:r>
    </w:p>
    <w:p w14:paraId="3AB7E88A" w14:textId="3537ADE6" w:rsidR="00166D01" w:rsidRDefault="005106B7">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de </w:t>
      </w:r>
      <w:r w:rsidR="001F6DCB">
        <w:rPr>
          <w:rFonts w:ascii="Times New Roman" w:hAnsi="Times New Roman" w:cs="Times New Roman"/>
          <w:sz w:val="24"/>
        </w:rPr>
        <w:t>planifier une intervention</w:t>
      </w:r>
    </w:p>
    <w:p w14:paraId="34172467" w14:textId="766C9860" w:rsidR="001F6DCB" w:rsidRDefault="0046230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1E8F3D" wp14:editId="313D59EE">
            <wp:extent cx="5760720" cy="4321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nifier 1 in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7AAB4FEB" w14:textId="0196CED6" w:rsidR="001F6DCB" w:rsidRPr="00085425" w:rsidRDefault="00085425" w:rsidP="00085425">
      <w:pPr>
        <w:pStyle w:val="Lgende"/>
        <w:jc w:val="center"/>
        <w:rPr>
          <w:rFonts w:ascii="Times New Roman" w:hAnsi="Times New Roman" w:cs="Times New Roman"/>
          <w:sz w:val="24"/>
          <w:szCs w:val="24"/>
        </w:rPr>
      </w:pPr>
      <w:bookmarkStart w:id="67" w:name="_Toc167615909"/>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30</w:t>
      </w:r>
      <w:r w:rsidRPr="00085425">
        <w:rPr>
          <w:sz w:val="24"/>
          <w:szCs w:val="24"/>
        </w:rPr>
        <w:fldChar w:fldCharType="end"/>
      </w:r>
      <w:r w:rsidRPr="00085425">
        <w:rPr>
          <w:sz w:val="24"/>
          <w:szCs w:val="24"/>
        </w:rPr>
        <w:t xml:space="preserve"> Planifier une intervention</w:t>
      </w:r>
      <w:bookmarkEnd w:id="67"/>
    </w:p>
    <w:p w14:paraId="5E2C2094" w14:textId="77777777" w:rsidR="001F6DCB" w:rsidRPr="001F6DCB" w:rsidRDefault="001F6DCB">
      <w:pPr>
        <w:rPr>
          <w:rFonts w:ascii="Times New Roman" w:hAnsi="Times New Roman" w:cs="Times New Roman"/>
          <w:sz w:val="24"/>
        </w:rPr>
      </w:pPr>
    </w:p>
    <w:p w14:paraId="1C7229DA" w14:textId="20455E63"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3</w:t>
      </w:r>
      <w:r w:rsidRPr="001F6DCB">
        <w:rPr>
          <w:rFonts w:ascii="Times New Roman" w:hAnsi="Times New Roman" w:cs="Times New Roman"/>
          <w:b/>
          <w:sz w:val="24"/>
        </w:rPr>
        <w:t xml:space="preserve"> : </w:t>
      </w:r>
      <w:r>
        <w:rPr>
          <w:rFonts w:ascii="Times New Roman" w:hAnsi="Times New Roman" w:cs="Times New Roman"/>
          <w:b/>
          <w:sz w:val="24"/>
        </w:rPr>
        <w:t>Ajouter une tache</w:t>
      </w:r>
    </w:p>
    <w:p w14:paraId="62BC4C49" w14:textId="77777777"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 Interprétation :</w:t>
      </w:r>
    </w:p>
    <w:p w14:paraId="6CC78048" w14:textId="51FFF483" w:rsidR="001F6DCB" w:rsidRP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ajouter une tache.</w:t>
      </w:r>
    </w:p>
    <w:p w14:paraId="3C913C59" w14:textId="4BC38C67" w:rsid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d’ajouter une tache :</w:t>
      </w:r>
    </w:p>
    <w:p w14:paraId="27EE34C5" w14:textId="427F2710" w:rsidR="001F6DCB" w:rsidRDefault="001F6DCB" w:rsidP="001F6DCB">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A5FDD" wp14:editId="2ADCBB4B">
            <wp:extent cx="6124575" cy="5410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de sequance tache.jpg"/>
                    <pic:cNvPicPr/>
                  </pic:nvPicPr>
                  <pic:blipFill>
                    <a:blip r:embed="rId65">
                      <a:extLst>
                        <a:ext uri="{28A0092B-C50C-407E-A947-70E740481C1C}">
                          <a14:useLocalDpi xmlns:a14="http://schemas.microsoft.com/office/drawing/2010/main" val="0"/>
                        </a:ext>
                      </a:extLst>
                    </a:blip>
                    <a:stretch>
                      <a:fillRect/>
                    </a:stretch>
                  </pic:blipFill>
                  <pic:spPr>
                    <a:xfrm>
                      <a:off x="0" y="0"/>
                      <a:ext cx="6124575" cy="5410200"/>
                    </a:xfrm>
                    <a:prstGeom prst="rect">
                      <a:avLst/>
                    </a:prstGeom>
                  </pic:spPr>
                </pic:pic>
              </a:graphicData>
            </a:graphic>
          </wp:inline>
        </w:drawing>
      </w:r>
    </w:p>
    <w:p w14:paraId="610902EB" w14:textId="5C456926" w:rsidR="004F42BC" w:rsidRPr="00085425" w:rsidRDefault="00085425" w:rsidP="00085425">
      <w:pPr>
        <w:pStyle w:val="Lgende"/>
        <w:jc w:val="center"/>
        <w:rPr>
          <w:rFonts w:ascii="Times New Roman" w:hAnsi="Times New Roman" w:cs="Times New Roman"/>
          <w:sz w:val="36"/>
          <w:szCs w:val="24"/>
        </w:rPr>
      </w:pPr>
      <w:bookmarkStart w:id="68" w:name="_Toc167615910"/>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31</w:t>
      </w:r>
      <w:r w:rsidRPr="00085425">
        <w:rPr>
          <w:sz w:val="24"/>
          <w:szCs w:val="24"/>
        </w:rPr>
        <w:fldChar w:fldCharType="end"/>
      </w:r>
      <w:r w:rsidRPr="00085425">
        <w:rPr>
          <w:sz w:val="24"/>
          <w:szCs w:val="24"/>
        </w:rPr>
        <w:t xml:space="preserve"> Ajouter une tache</w:t>
      </w:r>
      <w:bookmarkEnd w:id="68"/>
    </w:p>
    <w:p w14:paraId="31C1E0A5" w14:textId="077781ED" w:rsidR="004F42BC" w:rsidRPr="009C3745" w:rsidRDefault="004F42BC" w:rsidP="004F42BC">
      <w:pPr>
        <w:rPr>
          <w:rFonts w:ascii="Times New Roman" w:hAnsi="Times New Roman" w:cs="Times New Roman"/>
          <w:b/>
          <w:sz w:val="28"/>
          <w:szCs w:val="28"/>
        </w:rPr>
      </w:pPr>
      <w:r w:rsidRPr="009C3745">
        <w:rPr>
          <w:rFonts w:ascii="Times New Roman" w:hAnsi="Times New Roman" w:cs="Times New Roman"/>
          <w:b/>
          <w:sz w:val="28"/>
          <w:szCs w:val="28"/>
        </w:rPr>
        <w:t xml:space="preserve">Scénario 4 : </w:t>
      </w:r>
      <w:r w:rsidR="009C3745" w:rsidRPr="009C3745">
        <w:rPr>
          <w:rFonts w:ascii="Times New Roman" w:hAnsi="Times New Roman" w:cs="Times New Roman"/>
          <w:b/>
          <w:sz w:val="28"/>
          <w:szCs w:val="28"/>
        </w:rPr>
        <w:t>Consulter liste du Tâche</w:t>
      </w:r>
    </w:p>
    <w:p w14:paraId="75D3DA4D"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5B6ABD4C" w14:textId="6E09977B"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28ECFA3B" w14:textId="01052C1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3E784EAF" w14:textId="671DA2AE" w:rsidR="004F42BC" w:rsidRDefault="00EA2902" w:rsidP="004F42B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F6C89F" wp14:editId="657DBB0E">
            <wp:extent cx="5760720" cy="4324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212D3B61" w14:textId="61CE1295" w:rsidR="004F42BC" w:rsidRPr="006D2D23" w:rsidRDefault="006D2D23" w:rsidP="006D2D23">
      <w:pPr>
        <w:pStyle w:val="Lgende"/>
        <w:jc w:val="center"/>
        <w:rPr>
          <w:rFonts w:ascii="Times New Roman" w:hAnsi="Times New Roman" w:cs="Times New Roman"/>
          <w:sz w:val="36"/>
          <w:szCs w:val="24"/>
        </w:rPr>
      </w:pPr>
      <w:bookmarkStart w:id="69" w:name="_Toc167615911"/>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32</w:t>
      </w:r>
      <w:r w:rsidRPr="006D2D23">
        <w:rPr>
          <w:sz w:val="24"/>
          <w:szCs w:val="24"/>
        </w:rPr>
        <w:fldChar w:fldCharType="end"/>
      </w:r>
      <w:r w:rsidRPr="006D2D23">
        <w:rPr>
          <w:sz w:val="24"/>
          <w:szCs w:val="24"/>
        </w:rPr>
        <w:t xml:space="preserve"> Consulter liste du Tâche</w:t>
      </w:r>
      <w:bookmarkEnd w:id="69"/>
    </w:p>
    <w:p w14:paraId="5F4BB4C7" w14:textId="7B348CBB" w:rsidR="004F42BC" w:rsidRDefault="004F42BC" w:rsidP="004F42BC">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w:t>
      </w:r>
      <w:r>
        <w:rPr>
          <w:rFonts w:ascii="Times New Roman" w:hAnsi="Times New Roman" w:cs="Times New Roman"/>
          <w:b/>
          <w:sz w:val="24"/>
        </w:rPr>
        <w:t>Technicien :</w:t>
      </w:r>
    </w:p>
    <w:p w14:paraId="76632D80" w14:textId="77777777" w:rsidR="004F42BC" w:rsidRPr="001F6DCB" w:rsidRDefault="004F42BC" w:rsidP="004F42BC">
      <w:pPr>
        <w:pStyle w:val="Paragraphedeliste"/>
        <w:ind w:left="0"/>
        <w:rPr>
          <w:rFonts w:ascii="Times New Roman" w:hAnsi="Times New Roman" w:cs="Times New Roman"/>
          <w:b/>
          <w:sz w:val="24"/>
        </w:rPr>
      </w:pPr>
    </w:p>
    <w:p w14:paraId="55D58754" w14:textId="2877304C" w:rsidR="004F42BC" w:rsidRDefault="004F42BC" w:rsidP="004F42BC">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Pr>
          <w:rFonts w:ascii="Times New Roman" w:hAnsi="Times New Roman" w:cs="Times New Roman"/>
          <w:sz w:val="24"/>
        </w:rPr>
        <w:t>le technicien :</w:t>
      </w:r>
    </w:p>
    <w:p w14:paraId="67E6A2D6" w14:textId="1601D3F8" w:rsidR="00166D01" w:rsidRDefault="00166D01"/>
    <w:p w14:paraId="5F2D9DF8" w14:textId="74121ADE" w:rsidR="00166D01" w:rsidRDefault="00166D01"/>
    <w:p w14:paraId="1C82EA52" w14:textId="1629DFD1"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1</w:t>
      </w:r>
      <w:r w:rsidRPr="001F6DCB">
        <w:rPr>
          <w:rFonts w:ascii="Times New Roman" w:hAnsi="Times New Roman" w:cs="Times New Roman"/>
          <w:b/>
          <w:sz w:val="24"/>
        </w:rPr>
        <w:t xml:space="preserve"> : </w:t>
      </w:r>
      <w:r>
        <w:rPr>
          <w:rFonts w:ascii="Times New Roman" w:hAnsi="Times New Roman" w:cs="Times New Roman"/>
          <w:b/>
          <w:sz w:val="24"/>
        </w:rPr>
        <w:t>Consulter l’historique d’une intervention :</w:t>
      </w:r>
    </w:p>
    <w:p w14:paraId="65640A21"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9E5729F"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63D3C554" w14:textId="58CB0AB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 xml:space="preserve">de </w:t>
      </w:r>
      <w:r w:rsidR="007B7F00">
        <w:rPr>
          <w:rFonts w:ascii="Times New Roman" w:hAnsi="Times New Roman" w:cs="Times New Roman"/>
          <w:sz w:val="24"/>
        </w:rPr>
        <w:t>consulter l’historique de l’intervention</w:t>
      </w:r>
      <w:r>
        <w:rPr>
          <w:rFonts w:ascii="Times New Roman" w:hAnsi="Times New Roman" w:cs="Times New Roman"/>
          <w:sz w:val="24"/>
        </w:rPr>
        <w:t>:</w:t>
      </w:r>
    </w:p>
    <w:p w14:paraId="7D5E013D" w14:textId="77777777" w:rsidR="004F42BC" w:rsidRDefault="004F42BC"/>
    <w:p w14:paraId="4D439E66" w14:textId="44593401" w:rsidR="004F42BC" w:rsidRDefault="007B7F00">
      <w:r>
        <w:rPr>
          <w:noProof/>
        </w:rPr>
        <w:lastRenderedPageBreak/>
        <w:drawing>
          <wp:inline distT="0" distB="0" distL="0" distR="0" wp14:anchorId="2D2CD2AC" wp14:editId="160D9473">
            <wp:extent cx="6081824" cy="42843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ique.png"/>
                    <pic:cNvPicPr/>
                  </pic:nvPicPr>
                  <pic:blipFill>
                    <a:blip r:embed="rId67">
                      <a:extLst>
                        <a:ext uri="{28A0092B-C50C-407E-A947-70E740481C1C}">
                          <a14:useLocalDpi xmlns:a14="http://schemas.microsoft.com/office/drawing/2010/main" val="0"/>
                        </a:ext>
                      </a:extLst>
                    </a:blip>
                    <a:stretch>
                      <a:fillRect/>
                    </a:stretch>
                  </pic:blipFill>
                  <pic:spPr>
                    <a:xfrm>
                      <a:off x="0" y="0"/>
                      <a:ext cx="6094413" cy="4293213"/>
                    </a:xfrm>
                    <a:prstGeom prst="rect">
                      <a:avLst/>
                    </a:prstGeom>
                  </pic:spPr>
                </pic:pic>
              </a:graphicData>
            </a:graphic>
          </wp:inline>
        </w:drawing>
      </w:r>
    </w:p>
    <w:p w14:paraId="1C300856" w14:textId="7F390CFD" w:rsidR="004F42BC" w:rsidRPr="006D2D23" w:rsidRDefault="006D2D23" w:rsidP="006D2D23">
      <w:pPr>
        <w:pStyle w:val="Lgende"/>
        <w:jc w:val="center"/>
        <w:rPr>
          <w:sz w:val="24"/>
          <w:szCs w:val="24"/>
        </w:rPr>
      </w:pPr>
      <w:bookmarkStart w:id="70" w:name="_Toc167615912"/>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33</w:t>
      </w:r>
      <w:r w:rsidRPr="006D2D23">
        <w:rPr>
          <w:sz w:val="24"/>
          <w:szCs w:val="24"/>
        </w:rPr>
        <w:fldChar w:fldCharType="end"/>
      </w:r>
      <w:r w:rsidRPr="006D2D23">
        <w:rPr>
          <w:sz w:val="24"/>
          <w:szCs w:val="24"/>
        </w:rPr>
        <w:t xml:space="preserve"> : Consulter l’historique d’une intervention</w:t>
      </w:r>
      <w:bookmarkEnd w:id="70"/>
    </w:p>
    <w:p w14:paraId="51197636" w14:textId="77777777" w:rsidR="004F42BC" w:rsidRDefault="004F42BC"/>
    <w:p w14:paraId="58D8D440" w14:textId="5DE4F8A6"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2</w:t>
      </w:r>
      <w:r w:rsidRPr="001F6DCB">
        <w:rPr>
          <w:rFonts w:ascii="Times New Roman" w:hAnsi="Times New Roman" w:cs="Times New Roman"/>
          <w:b/>
          <w:sz w:val="24"/>
        </w:rPr>
        <w:t xml:space="preserve"> : </w:t>
      </w:r>
      <w:r>
        <w:rPr>
          <w:rFonts w:ascii="Times New Roman" w:hAnsi="Times New Roman" w:cs="Times New Roman"/>
          <w:b/>
          <w:sz w:val="24"/>
        </w:rPr>
        <w:t xml:space="preserve">Consulter la liste des </w:t>
      </w:r>
      <w:r w:rsidR="006E0D0E">
        <w:rPr>
          <w:rFonts w:ascii="Times New Roman" w:hAnsi="Times New Roman" w:cs="Times New Roman"/>
          <w:b/>
          <w:sz w:val="24"/>
        </w:rPr>
        <w:t>interventions :</w:t>
      </w:r>
    </w:p>
    <w:p w14:paraId="115384E7"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C1E49BD"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40FFBDDD" w14:textId="77777777"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759DA670" w14:textId="13850F9D" w:rsidR="001F6DCB" w:rsidRDefault="001F6DCB">
      <w:r>
        <w:br w:type="page"/>
      </w:r>
      <w:r w:rsidR="007B7F00">
        <w:rPr>
          <w:noProof/>
        </w:rPr>
        <w:lastRenderedPageBreak/>
        <w:drawing>
          <wp:inline distT="0" distB="0" distL="0" distR="0" wp14:anchorId="35E312D0" wp14:editId="21255097">
            <wp:extent cx="6283325" cy="5975498"/>
            <wp:effectExtent l="0" t="0" r="317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tervention (1).jpg"/>
                    <pic:cNvPicPr/>
                  </pic:nvPicPr>
                  <pic:blipFill>
                    <a:blip r:embed="rId68">
                      <a:extLst>
                        <a:ext uri="{28A0092B-C50C-407E-A947-70E740481C1C}">
                          <a14:useLocalDpi xmlns:a14="http://schemas.microsoft.com/office/drawing/2010/main" val="0"/>
                        </a:ext>
                      </a:extLst>
                    </a:blip>
                    <a:stretch>
                      <a:fillRect/>
                    </a:stretch>
                  </pic:blipFill>
                  <pic:spPr>
                    <a:xfrm>
                      <a:off x="0" y="0"/>
                      <a:ext cx="6299125" cy="5990524"/>
                    </a:xfrm>
                    <a:prstGeom prst="rect">
                      <a:avLst/>
                    </a:prstGeom>
                  </pic:spPr>
                </pic:pic>
              </a:graphicData>
            </a:graphic>
          </wp:inline>
        </w:drawing>
      </w:r>
    </w:p>
    <w:p w14:paraId="72B4BB72" w14:textId="26C952F4" w:rsidR="007B7F00" w:rsidRPr="006D2D23" w:rsidRDefault="006D2D23" w:rsidP="006D2D23">
      <w:pPr>
        <w:pStyle w:val="Lgende"/>
        <w:jc w:val="center"/>
        <w:rPr>
          <w:sz w:val="24"/>
          <w:szCs w:val="24"/>
        </w:rPr>
      </w:pPr>
      <w:bookmarkStart w:id="71" w:name="_Toc167615913"/>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sidRPr="006D2D23">
        <w:rPr>
          <w:noProof/>
          <w:sz w:val="24"/>
          <w:szCs w:val="24"/>
        </w:rPr>
        <w:t>34</w:t>
      </w:r>
      <w:r w:rsidRPr="006D2D23">
        <w:rPr>
          <w:sz w:val="24"/>
          <w:szCs w:val="24"/>
        </w:rPr>
        <w:fldChar w:fldCharType="end"/>
      </w:r>
      <w:r w:rsidRPr="006D2D23">
        <w:rPr>
          <w:sz w:val="24"/>
          <w:szCs w:val="24"/>
        </w:rPr>
        <w:t xml:space="preserve"> Consulter la liste des interventions</w:t>
      </w:r>
      <w:bookmarkEnd w:id="71"/>
    </w:p>
    <w:p w14:paraId="6CB06F64" w14:textId="77777777" w:rsidR="007B7F00" w:rsidRDefault="007B7F00"/>
    <w:p w14:paraId="33446BC3" w14:textId="6F11A07C" w:rsidR="00166D01"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Revue du sprint 2 :</w:t>
      </w:r>
    </w:p>
    <w:p w14:paraId="1246BAF2" w14:textId="77777777" w:rsidR="004F42BC" w:rsidRPr="004F42BC" w:rsidRDefault="004F42BC" w:rsidP="004F42BC">
      <w:pPr>
        <w:pStyle w:val="Paragraphedeliste"/>
        <w:ind w:left="1080"/>
        <w:rPr>
          <w:rFonts w:ascii="Times New Roman" w:hAnsi="Times New Roman" w:cs="Times New Roman"/>
          <w:b/>
          <w:sz w:val="32"/>
        </w:rPr>
      </w:pPr>
    </w:p>
    <w:p w14:paraId="0787B016" w14:textId="0AC735FF"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Dans cette section nous présentons les différentes interfaces graphiques de gestion de</w:t>
      </w:r>
      <w:r>
        <w:rPr>
          <w:rFonts w:ascii="Times New Roman" w:hAnsi="Times New Roman" w:cs="Times New Roman"/>
          <w:sz w:val="24"/>
        </w:rPr>
        <w:t xml:space="preserve"> l’intervention :</w:t>
      </w:r>
    </w:p>
    <w:p w14:paraId="176F2353" w14:textId="77777777" w:rsidR="004F42BC" w:rsidRDefault="004F42BC" w:rsidP="004F42BC">
      <w:pPr>
        <w:pStyle w:val="Paragraphedeliste"/>
        <w:ind w:left="426"/>
        <w:rPr>
          <w:rFonts w:ascii="Times New Roman" w:hAnsi="Times New Roman" w:cs="Times New Roman"/>
          <w:sz w:val="24"/>
        </w:rPr>
      </w:pPr>
    </w:p>
    <w:p w14:paraId="3DF9CB04" w14:textId="39C69C9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Côté </w:t>
      </w:r>
      <w:r>
        <w:rPr>
          <w:rFonts w:ascii="Times New Roman" w:hAnsi="Times New Roman" w:cs="Times New Roman"/>
          <w:b/>
          <w:sz w:val="24"/>
        </w:rPr>
        <w:t>Chef d’équipe :</w:t>
      </w:r>
    </w:p>
    <w:p w14:paraId="7537ADFF" w14:textId="29DF595B"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Cette partie, présente les différentes interfaces de gestion de </w:t>
      </w:r>
      <w:r>
        <w:rPr>
          <w:rFonts w:ascii="Times New Roman" w:hAnsi="Times New Roman" w:cs="Times New Roman"/>
          <w:sz w:val="24"/>
        </w:rPr>
        <w:t xml:space="preserve">l’intervention </w:t>
      </w:r>
      <w:r w:rsidRPr="004F42BC">
        <w:rPr>
          <w:rFonts w:ascii="Times New Roman" w:hAnsi="Times New Roman" w:cs="Times New Roman"/>
          <w:sz w:val="24"/>
        </w:rPr>
        <w:t xml:space="preserve">qui sont réalisées dans ce deuxième sprint du côté utilisateur. </w:t>
      </w:r>
    </w:p>
    <w:p w14:paraId="61FBC25D" w14:textId="77777777" w:rsidR="004F42BC" w:rsidRPr="004F42BC" w:rsidRDefault="004F42BC" w:rsidP="004F42BC">
      <w:pPr>
        <w:pStyle w:val="Paragraphedeliste"/>
        <w:ind w:left="426"/>
        <w:rPr>
          <w:rFonts w:ascii="Times New Roman" w:hAnsi="Times New Roman" w:cs="Times New Roman"/>
          <w:sz w:val="24"/>
        </w:rPr>
      </w:pPr>
    </w:p>
    <w:p w14:paraId="4A58BE2A" w14:textId="77777777"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Interface de Gérer tâche</w:t>
      </w:r>
    </w:p>
    <w:p w14:paraId="6E3CB257" w14:textId="1FA79566"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lastRenderedPageBreak/>
        <w:t xml:space="preserve">Cette interface englobe les opérations classiques qui peuvent être exécutées par le commercial sur une </w:t>
      </w:r>
      <w:r>
        <w:rPr>
          <w:rFonts w:ascii="Times New Roman" w:hAnsi="Times New Roman" w:cs="Times New Roman"/>
          <w:sz w:val="24"/>
        </w:rPr>
        <w:t>intervention</w:t>
      </w:r>
      <w:r w:rsidRPr="004F42BC">
        <w:rPr>
          <w:rFonts w:ascii="Times New Roman" w:hAnsi="Times New Roman" w:cs="Times New Roman"/>
          <w:sz w:val="24"/>
        </w:rPr>
        <w:t xml:space="preserve"> tel que l’ajout, la modification, la consultation, , l</w:t>
      </w:r>
      <w:r>
        <w:rPr>
          <w:rFonts w:ascii="Times New Roman" w:hAnsi="Times New Roman" w:cs="Times New Roman"/>
          <w:sz w:val="24"/>
        </w:rPr>
        <w:t>’annulation,</w:t>
      </w:r>
      <w:r w:rsidRPr="004F42BC">
        <w:rPr>
          <w:rFonts w:ascii="Times New Roman" w:hAnsi="Times New Roman" w:cs="Times New Roman"/>
          <w:sz w:val="24"/>
        </w:rPr>
        <w:t xml:space="preserve"> </w:t>
      </w:r>
      <w:r>
        <w:rPr>
          <w:rFonts w:ascii="Times New Roman" w:hAnsi="Times New Roman" w:cs="Times New Roman"/>
          <w:sz w:val="24"/>
        </w:rPr>
        <w:t>la validation ,</w:t>
      </w:r>
      <w:r>
        <w:rPr>
          <w:rFonts w:ascii="Segoe UI" w:hAnsi="Segoe UI" w:cs="Segoe UI"/>
          <w:color w:val="0D0D0D"/>
          <w:shd w:val="clear" w:color="auto" w:fill="FFFFFF"/>
        </w:rPr>
        <w:t xml:space="preserve"> </w:t>
      </w:r>
      <w:r>
        <w:rPr>
          <w:rFonts w:ascii="Times New Roman" w:hAnsi="Times New Roman" w:cs="Times New Roman"/>
          <w:color w:val="0D0D0D"/>
          <w:sz w:val="24"/>
          <w:shd w:val="clear" w:color="auto" w:fill="FFFFFF"/>
        </w:rPr>
        <w:t xml:space="preserve">clôture </w:t>
      </w:r>
      <w:r>
        <w:rPr>
          <w:rFonts w:ascii="Times New Roman" w:hAnsi="Times New Roman" w:cs="Times New Roman"/>
          <w:sz w:val="24"/>
        </w:rPr>
        <w:t>,</w:t>
      </w:r>
      <w:r w:rsidRPr="004F42BC">
        <w:rPr>
          <w:rFonts w:ascii="Times New Roman" w:hAnsi="Times New Roman" w:cs="Times New Roman"/>
          <w:sz w:val="24"/>
        </w:rPr>
        <w:t xml:space="preserve"> filtrage et la recherche</w:t>
      </w:r>
      <w:r>
        <w:rPr>
          <w:rFonts w:ascii="Times New Roman" w:hAnsi="Times New Roman" w:cs="Times New Roman"/>
          <w:sz w:val="24"/>
        </w:rPr>
        <w:t xml:space="preserve"> .</w:t>
      </w:r>
    </w:p>
    <w:p w14:paraId="78FCDE66" w14:textId="77777777" w:rsidR="004F42BC" w:rsidRPr="004F42BC" w:rsidRDefault="004F42BC" w:rsidP="004F42BC">
      <w:pPr>
        <w:pStyle w:val="Paragraphedeliste"/>
        <w:ind w:left="426"/>
        <w:rPr>
          <w:rFonts w:ascii="Times New Roman" w:hAnsi="Times New Roman" w:cs="Times New Roman"/>
          <w:sz w:val="24"/>
        </w:rPr>
      </w:pPr>
    </w:p>
    <w:p w14:paraId="4A050C02" w14:textId="46B9A6E5"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La figure 44 décrit l’interface gérer </w:t>
      </w:r>
      <w:r>
        <w:rPr>
          <w:rFonts w:ascii="Times New Roman" w:hAnsi="Times New Roman" w:cs="Times New Roman"/>
          <w:sz w:val="24"/>
        </w:rPr>
        <w:t>intervention :</w:t>
      </w:r>
    </w:p>
    <w:p w14:paraId="5B448791" w14:textId="3E7EA02B" w:rsidR="004F42BC" w:rsidRDefault="004F42BC" w:rsidP="004F42BC">
      <w:pPr>
        <w:pStyle w:val="Paragraphedeliste"/>
        <w:ind w:left="426"/>
        <w:rPr>
          <w:rFonts w:ascii="Times New Roman" w:hAnsi="Times New Roman" w:cs="Times New Roman"/>
          <w:sz w:val="40"/>
        </w:rPr>
      </w:pPr>
    </w:p>
    <w:p w14:paraId="1AD36BB0" w14:textId="2C697584" w:rsidR="004F42BC" w:rsidRDefault="004F42BC" w:rsidP="004F42BC">
      <w:pPr>
        <w:pStyle w:val="Paragraphedeliste"/>
        <w:ind w:left="426"/>
        <w:rPr>
          <w:rFonts w:ascii="Times New Roman" w:hAnsi="Times New Roman" w:cs="Times New Roman"/>
          <w:sz w:val="40"/>
        </w:rPr>
      </w:pPr>
    </w:p>
    <w:p w14:paraId="64CE0A24" w14:textId="77777777" w:rsidR="004F42BC" w:rsidRDefault="004F42BC">
      <w:pPr>
        <w:rPr>
          <w:rFonts w:ascii="Times New Roman" w:hAnsi="Times New Roman" w:cs="Times New Roman"/>
          <w:sz w:val="40"/>
        </w:rPr>
      </w:pPr>
      <w:r>
        <w:rPr>
          <w:rFonts w:ascii="Times New Roman" w:hAnsi="Times New Roman" w:cs="Times New Roman"/>
          <w:sz w:val="40"/>
        </w:rPr>
        <w:br w:type="page"/>
      </w:r>
    </w:p>
    <w:p w14:paraId="7FED1162" w14:textId="068B8F76" w:rsid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lastRenderedPageBreak/>
        <w:t xml:space="preserve">Côté </w:t>
      </w:r>
      <w:r>
        <w:rPr>
          <w:rFonts w:ascii="Times New Roman" w:hAnsi="Times New Roman" w:cs="Times New Roman"/>
          <w:b/>
          <w:sz w:val="24"/>
        </w:rPr>
        <w:t>Technicien :</w:t>
      </w:r>
    </w:p>
    <w:p w14:paraId="396CB48B" w14:textId="77777777" w:rsidR="004F42BC" w:rsidRPr="004F42BC" w:rsidRDefault="004F42BC" w:rsidP="004F42BC">
      <w:pPr>
        <w:pStyle w:val="Paragraphedeliste"/>
        <w:ind w:left="426"/>
        <w:rPr>
          <w:rFonts w:ascii="Times New Roman" w:hAnsi="Times New Roman" w:cs="Times New Roman"/>
          <w:b/>
          <w:sz w:val="24"/>
        </w:rPr>
      </w:pPr>
    </w:p>
    <w:p w14:paraId="4AA508C2" w14:textId="4EEFB13A" w:rsidR="004F42BC" w:rsidRP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Donc pour </w:t>
      </w:r>
      <w:r>
        <w:rPr>
          <w:rFonts w:ascii="Times New Roman" w:hAnsi="Times New Roman" w:cs="Times New Roman"/>
          <w:sz w:val="24"/>
        </w:rPr>
        <w:t>le technicien</w:t>
      </w:r>
      <w:r w:rsidRPr="004F42BC">
        <w:rPr>
          <w:rFonts w:ascii="Times New Roman" w:hAnsi="Times New Roman" w:cs="Times New Roman"/>
          <w:sz w:val="24"/>
        </w:rPr>
        <w:t xml:space="preserve"> en a juste ce filtre spécial, qui contient une liste avec le nom de tous les utilisateurs que </w:t>
      </w:r>
      <w:r>
        <w:rPr>
          <w:rFonts w:ascii="Times New Roman" w:hAnsi="Times New Roman" w:cs="Times New Roman"/>
          <w:sz w:val="24"/>
        </w:rPr>
        <w:t>technicien</w:t>
      </w:r>
      <w:r w:rsidRPr="004F42BC">
        <w:rPr>
          <w:rFonts w:ascii="Times New Roman" w:hAnsi="Times New Roman" w:cs="Times New Roman"/>
          <w:sz w:val="24"/>
        </w:rPr>
        <w:t xml:space="preserve"> seulement peut voir et peut effectuer cette tâche à l’utilisateur sélectionné.</w:t>
      </w:r>
    </w:p>
    <w:p w14:paraId="1C0DC227" w14:textId="77E3CD8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Interface de sélection d’utilisateur </w:t>
      </w:r>
    </w:p>
    <w:p w14:paraId="180E4E70" w14:textId="77777777" w:rsidR="004F42BC" w:rsidRPr="004F42BC" w:rsidRDefault="004F42BC" w:rsidP="004F42BC">
      <w:pPr>
        <w:pStyle w:val="Paragraphedeliste"/>
        <w:ind w:left="426"/>
        <w:rPr>
          <w:rFonts w:ascii="Times New Roman" w:hAnsi="Times New Roman" w:cs="Times New Roman"/>
          <w:sz w:val="24"/>
        </w:rPr>
      </w:pPr>
    </w:p>
    <w:p w14:paraId="5A307FFB" w14:textId="77777777"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Cette interface englobe les opérations classiques qui peuvent être exécutées par l’administrateur sur une tâche tel que l’ajout, la modification, la suppression, la consultation et la recherche même que l’autres interfaces pour le commercial.</w:t>
      </w:r>
    </w:p>
    <w:p w14:paraId="1425ECA2" w14:textId="0DF3B9ED"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w:t>
      </w:r>
    </w:p>
    <w:p w14:paraId="42074832" w14:textId="64703423" w:rsidR="004F42BC" w:rsidRPr="004F42BC" w:rsidRDefault="004F42BC" w:rsidP="004F42BC">
      <w:pPr>
        <w:pStyle w:val="Paragraphedeliste"/>
        <w:ind w:left="426"/>
        <w:rPr>
          <w:rFonts w:ascii="Times New Roman" w:hAnsi="Times New Roman" w:cs="Times New Roman"/>
          <w:sz w:val="44"/>
        </w:rPr>
      </w:pPr>
      <w:r w:rsidRPr="004F42BC">
        <w:rPr>
          <w:rFonts w:ascii="Times New Roman" w:hAnsi="Times New Roman" w:cs="Times New Roman"/>
          <w:sz w:val="24"/>
        </w:rPr>
        <w:t xml:space="preserve">La figure 54 décrit l’interface Ajout </w:t>
      </w:r>
      <w:r>
        <w:rPr>
          <w:rFonts w:ascii="Times New Roman" w:hAnsi="Times New Roman" w:cs="Times New Roman"/>
          <w:sz w:val="24"/>
        </w:rPr>
        <w:t>intervention</w:t>
      </w:r>
      <w:r w:rsidRPr="004F42BC">
        <w:rPr>
          <w:rFonts w:ascii="Times New Roman" w:hAnsi="Times New Roman" w:cs="Times New Roman"/>
          <w:sz w:val="24"/>
        </w:rPr>
        <w:t xml:space="preserve"> spécifiquement à la « sélection d’utilisateur »</w:t>
      </w:r>
    </w:p>
    <w:p w14:paraId="77117A0E" w14:textId="74846152" w:rsidR="00166D01" w:rsidRDefault="00166D01" w:rsidP="004F42BC">
      <w:pPr>
        <w:ind w:left="426"/>
      </w:pPr>
    </w:p>
    <w:p w14:paraId="159678E8" w14:textId="77777777" w:rsidR="00166D01" w:rsidRDefault="00166D01"/>
    <w:p w14:paraId="796DA609" w14:textId="5265E98D" w:rsidR="001F6DCB" w:rsidRDefault="001F6DCB"/>
    <w:p w14:paraId="21B9C742" w14:textId="33EDF973" w:rsidR="004F42BC"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Conclusion</w:t>
      </w:r>
      <w:r>
        <w:rPr>
          <w:rFonts w:ascii="Times New Roman" w:hAnsi="Times New Roman" w:cs="Times New Roman"/>
          <w:b/>
          <w:sz w:val="32"/>
        </w:rPr>
        <w:t> :</w:t>
      </w:r>
    </w:p>
    <w:p w14:paraId="4B87788F" w14:textId="77777777" w:rsidR="004F42BC" w:rsidRPr="004F42BC" w:rsidRDefault="004F42BC" w:rsidP="004F42BC">
      <w:pPr>
        <w:pStyle w:val="Paragraphedeliste"/>
        <w:ind w:left="1080"/>
        <w:rPr>
          <w:rFonts w:ascii="Times New Roman" w:hAnsi="Times New Roman" w:cs="Times New Roman"/>
          <w:b/>
          <w:sz w:val="32"/>
        </w:rPr>
      </w:pPr>
    </w:p>
    <w:p w14:paraId="7CC8B5AE" w14:textId="77777777" w:rsidR="00997E35" w:rsidRDefault="004F42BC" w:rsidP="004F42BC">
      <w:pPr>
        <w:pStyle w:val="Paragraphedeliste"/>
        <w:ind w:left="426"/>
        <w:rPr>
          <w:sz w:val="24"/>
        </w:rPr>
      </w:pPr>
      <w:r w:rsidRPr="004F42BC">
        <w:rPr>
          <w:rFonts w:ascii="Times New Roman" w:hAnsi="Times New Roman" w:cs="Times New Roman"/>
          <w:sz w:val="24"/>
        </w:rPr>
        <w:t>Dans ce chapitre nous avons présenté la spécification des sprints étudiés dans le deuxième chapitre, les diagrammes et les différentes fonctionnalités développées. Dans le chapitre suivant nous allons mettre l’accent sur le troisième sprint qui est la gestion de</w:t>
      </w:r>
      <w:r w:rsidR="00F94D60">
        <w:rPr>
          <w:rFonts w:ascii="Times New Roman" w:hAnsi="Times New Roman" w:cs="Times New Roman"/>
          <w:sz w:val="24"/>
        </w:rPr>
        <w:t xml:space="preserve"> stock </w:t>
      </w:r>
      <w:r w:rsidRPr="004F42BC">
        <w:rPr>
          <w:rFonts w:ascii="Times New Roman" w:hAnsi="Times New Roman" w:cs="Times New Roman"/>
          <w:sz w:val="24"/>
        </w:rPr>
        <w:t xml:space="preserve">et la </w:t>
      </w:r>
      <w:r w:rsidR="00F94D60">
        <w:rPr>
          <w:rFonts w:ascii="Times New Roman" w:hAnsi="Times New Roman" w:cs="Times New Roman"/>
          <w:sz w:val="24"/>
        </w:rPr>
        <w:t>partie analyse</w:t>
      </w:r>
      <w:r w:rsidRPr="004F42BC">
        <w:rPr>
          <w:rFonts w:ascii="Times New Roman" w:hAnsi="Times New Roman" w:cs="Times New Roman"/>
          <w:sz w:val="24"/>
        </w:rPr>
        <w:t>.</w:t>
      </w:r>
      <w:r w:rsidRPr="004F42BC">
        <w:rPr>
          <w:sz w:val="24"/>
        </w:rPr>
        <w:t xml:space="preserve"> </w:t>
      </w:r>
    </w:p>
    <w:p w14:paraId="787FCB01" w14:textId="77777777" w:rsidR="00997E35" w:rsidRDefault="00997E35">
      <w:pPr>
        <w:rPr>
          <w:sz w:val="24"/>
        </w:rPr>
      </w:pPr>
      <w:r>
        <w:rPr>
          <w:sz w:val="24"/>
        </w:rPr>
        <w:br w:type="page"/>
      </w:r>
    </w:p>
    <w:p w14:paraId="01C5F8C1" w14:textId="53A5C1C8" w:rsidR="00BA0AA4" w:rsidRDefault="00BA0AA4" w:rsidP="00BA0AA4">
      <w:pPr>
        <w:ind w:left="360"/>
        <w:rPr>
          <w:rFonts w:ascii="Times New Roman" w:hAnsi="Times New Roman" w:cs="Times New Roman"/>
          <w:b/>
          <w:sz w:val="32"/>
        </w:rPr>
      </w:pPr>
      <w:r>
        <w:rPr>
          <w:rFonts w:ascii="Times New Roman" w:hAnsi="Times New Roman" w:cs="Times New Roman"/>
          <w:b/>
          <w:sz w:val="32"/>
        </w:rPr>
        <w:lastRenderedPageBreak/>
        <w:t>Chapitre5 :</w:t>
      </w:r>
    </w:p>
    <w:p w14:paraId="451F0DD9" w14:textId="2C37630C" w:rsidR="00BA0AA4" w:rsidRPr="00BA0AA4" w:rsidRDefault="00BA0AA4" w:rsidP="001E528D">
      <w:pPr>
        <w:pStyle w:val="Paragraphedeliste"/>
        <w:numPr>
          <w:ilvl w:val="0"/>
          <w:numId w:val="34"/>
        </w:numPr>
        <w:ind w:left="0" w:firstLine="0"/>
        <w:rPr>
          <w:rFonts w:ascii="Times New Roman" w:hAnsi="Times New Roman" w:cs="Times New Roman"/>
          <w:b/>
          <w:sz w:val="32"/>
        </w:rPr>
      </w:pPr>
      <w:r w:rsidRPr="00BA0AA4">
        <w:rPr>
          <w:rFonts w:ascii="Times New Roman" w:hAnsi="Times New Roman" w:cs="Times New Roman"/>
          <w:b/>
          <w:sz w:val="32"/>
        </w:rPr>
        <w:t>Introduction :</w:t>
      </w:r>
    </w:p>
    <w:p w14:paraId="0001C34A" w14:textId="77777777" w:rsidR="00BA0AA4" w:rsidRPr="00BA0AA4" w:rsidRDefault="00BA0AA4" w:rsidP="00BA0AA4">
      <w:pPr>
        <w:pStyle w:val="Paragraphedeliste"/>
        <w:ind w:left="0"/>
        <w:rPr>
          <w:rFonts w:ascii="Times New Roman" w:hAnsi="Times New Roman" w:cs="Times New Roman"/>
          <w:b/>
          <w:sz w:val="32"/>
        </w:rPr>
      </w:pPr>
    </w:p>
    <w:p w14:paraId="10D983F2" w14:textId="40665E1E" w:rsidR="00BA0AA4" w:rsidRDefault="00BA0AA4" w:rsidP="00316295">
      <w:pPr>
        <w:pStyle w:val="Paragraphedeliste"/>
        <w:spacing w:line="360" w:lineRule="auto"/>
        <w:ind w:left="0"/>
        <w:jc w:val="both"/>
        <w:rPr>
          <w:rFonts w:ascii="Times New Roman" w:hAnsi="Times New Roman" w:cs="Times New Roman"/>
          <w:sz w:val="24"/>
        </w:rPr>
      </w:pPr>
      <w:r w:rsidRPr="00BA0AA4">
        <w:rPr>
          <w:rFonts w:ascii="Times New Roman" w:hAnsi="Times New Roman" w:cs="Times New Roman"/>
          <w:sz w:val="24"/>
        </w:rPr>
        <w:t xml:space="preserve"> </w:t>
      </w:r>
      <w:r w:rsidR="00316295">
        <w:rPr>
          <w:rFonts w:ascii="Times New Roman" w:hAnsi="Times New Roman" w:cs="Times New Roman"/>
          <w:sz w:val="24"/>
        </w:rPr>
        <w:tab/>
      </w:r>
      <w:r w:rsidRPr="00BA0AA4">
        <w:rPr>
          <w:rFonts w:ascii="Times New Roman" w:hAnsi="Times New Roman" w:cs="Times New Roman"/>
          <w:sz w:val="24"/>
        </w:rPr>
        <w:t>Le troisième sprint de ce travail est la Gestion de</w:t>
      </w:r>
      <w:r>
        <w:rPr>
          <w:rFonts w:ascii="Times New Roman" w:hAnsi="Times New Roman" w:cs="Times New Roman"/>
          <w:sz w:val="24"/>
        </w:rPr>
        <w:t xml:space="preserve"> stock et Gestion de fournisseurs</w:t>
      </w:r>
      <w:r w:rsidRPr="00BA0AA4">
        <w:rPr>
          <w:rFonts w:ascii="Times New Roman" w:hAnsi="Times New Roman" w:cs="Times New Roman"/>
          <w:sz w:val="24"/>
        </w:rPr>
        <w:t xml:space="preserve">. Dans ce chapitre, nous exposons les étapes des travaux réalisés afin d’atteindre les objectifs de la gestion des </w:t>
      </w:r>
      <w:r>
        <w:rPr>
          <w:rFonts w:ascii="Times New Roman" w:hAnsi="Times New Roman" w:cs="Times New Roman"/>
          <w:sz w:val="24"/>
        </w:rPr>
        <w:t xml:space="preserve">stocks et gestion de </w:t>
      </w:r>
      <w:r w:rsidR="00760432">
        <w:rPr>
          <w:rFonts w:ascii="Times New Roman" w:hAnsi="Times New Roman" w:cs="Times New Roman"/>
          <w:sz w:val="24"/>
        </w:rPr>
        <w:t>fournisseurs.</w:t>
      </w:r>
      <w:r w:rsidRPr="00BA0AA4">
        <w:rPr>
          <w:rFonts w:ascii="Times New Roman" w:hAnsi="Times New Roman" w:cs="Times New Roman"/>
          <w:sz w:val="24"/>
        </w:rPr>
        <w:t xml:space="preserve"> Nous commençons par définir le backlog correspondant à ce sprint. Ensuite, nous présentons les différents diagrammes élaborés pour la conception de ce sprint. Finalement, nous montrons la revue de ce sprint à travers les interfaces de l’application réalisées. Nous montrons la rétrospective de ce sprint.</w:t>
      </w:r>
    </w:p>
    <w:p w14:paraId="503EEAC8" w14:textId="77777777" w:rsidR="00BA0AA4" w:rsidRPr="00BA0AA4" w:rsidRDefault="00BA0AA4" w:rsidP="00BA0AA4">
      <w:pPr>
        <w:pStyle w:val="Paragraphedeliste"/>
        <w:ind w:left="0"/>
        <w:rPr>
          <w:rFonts w:ascii="Times New Roman" w:hAnsi="Times New Roman" w:cs="Times New Roman"/>
          <w:b/>
          <w:sz w:val="32"/>
          <w:szCs w:val="24"/>
        </w:rPr>
      </w:pPr>
    </w:p>
    <w:p w14:paraId="518FB505" w14:textId="08AD01BE" w:rsidR="00BA0AA4" w:rsidRDefault="00BA0AA4" w:rsidP="001E528D">
      <w:pPr>
        <w:pStyle w:val="Paragraphedeliste"/>
        <w:numPr>
          <w:ilvl w:val="0"/>
          <w:numId w:val="34"/>
        </w:numPr>
        <w:ind w:left="0" w:firstLine="0"/>
        <w:rPr>
          <w:rFonts w:ascii="Times New Roman" w:hAnsi="Times New Roman" w:cs="Times New Roman"/>
          <w:b/>
          <w:sz w:val="32"/>
          <w:szCs w:val="24"/>
        </w:rPr>
      </w:pPr>
      <w:r w:rsidRPr="00BA0AA4">
        <w:rPr>
          <w:rFonts w:ascii="Times New Roman" w:hAnsi="Times New Roman" w:cs="Times New Roman"/>
          <w:b/>
          <w:sz w:val="32"/>
          <w:szCs w:val="24"/>
        </w:rPr>
        <w:t>Backlog du sprint 3 :</w:t>
      </w:r>
    </w:p>
    <w:p w14:paraId="7028981C" w14:textId="77777777" w:rsidR="00365AF6" w:rsidRPr="00365AF6" w:rsidRDefault="00365AF6" w:rsidP="00365AF6">
      <w:pPr>
        <w:pStyle w:val="Paragraphedeliste"/>
        <w:ind w:left="0"/>
        <w:rPr>
          <w:rFonts w:ascii="Times New Roman" w:hAnsi="Times New Roman" w:cs="Times New Roman"/>
          <w:b/>
          <w:sz w:val="36"/>
          <w:szCs w:val="24"/>
        </w:rPr>
      </w:pPr>
    </w:p>
    <w:p w14:paraId="7514F684" w14:textId="77777777" w:rsidR="00365AF6" w:rsidRDefault="00365AF6" w:rsidP="00365AF6">
      <w:pPr>
        <w:pStyle w:val="Paragraphedeliste"/>
        <w:ind w:left="0"/>
        <w:rPr>
          <w:rFonts w:ascii="Times New Roman" w:hAnsi="Times New Roman" w:cs="Times New Roman"/>
          <w:sz w:val="24"/>
        </w:rPr>
      </w:pPr>
      <w:r w:rsidRPr="00365AF6">
        <w:rPr>
          <w:rFonts w:ascii="Times New Roman" w:hAnsi="Times New Roman" w:cs="Times New Roman"/>
          <w:sz w:val="24"/>
        </w:rPr>
        <w:t>Le tableau 17 représente le Backlog du 3ème sprint. Chaque thème de ce Backlog est constitué d’une user story.</w:t>
      </w:r>
    </w:p>
    <w:p w14:paraId="4DB3CC06" w14:textId="404210E0" w:rsidR="00365AF6" w:rsidRPr="00365AF6" w:rsidRDefault="00365AF6" w:rsidP="00365AF6">
      <w:pPr>
        <w:pStyle w:val="Paragraphedeliste"/>
        <w:ind w:left="0"/>
        <w:rPr>
          <w:rFonts w:ascii="Times New Roman" w:hAnsi="Times New Roman" w:cs="Times New Roman"/>
          <w:b/>
          <w:sz w:val="36"/>
          <w:szCs w:val="24"/>
        </w:rPr>
      </w:pPr>
      <w:r w:rsidRPr="00365AF6">
        <w:rPr>
          <w:rFonts w:ascii="Times New Roman" w:hAnsi="Times New Roman" w:cs="Times New Roman"/>
          <w:sz w:val="24"/>
        </w:rPr>
        <w:t>Une user story est définie par un identifiant ID et un ordre d’importance de réalisation</w:t>
      </w:r>
    </w:p>
    <w:p w14:paraId="261ADCD2" w14:textId="77777777" w:rsidR="00760432" w:rsidRDefault="00760432" w:rsidP="00760432">
      <w:pPr>
        <w:pStyle w:val="Paragraphedeliste"/>
        <w:ind w:left="0"/>
        <w:rPr>
          <w:rFonts w:ascii="Times New Roman" w:hAnsi="Times New Roman" w:cs="Times New Roman"/>
          <w:b/>
          <w:sz w:val="32"/>
          <w:szCs w:val="24"/>
        </w:rPr>
      </w:pPr>
    </w:p>
    <w:tbl>
      <w:tblPr>
        <w:tblStyle w:val="Grilledutableau"/>
        <w:tblW w:w="9470" w:type="dxa"/>
        <w:tblInd w:w="-5" w:type="dxa"/>
        <w:tblLook w:val="04A0" w:firstRow="1" w:lastRow="0" w:firstColumn="1" w:lastColumn="0" w:noHBand="0" w:noVBand="1"/>
      </w:tblPr>
      <w:tblGrid>
        <w:gridCol w:w="2528"/>
        <w:gridCol w:w="726"/>
        <w:gridCol w:w="4543"/>
        <w:gridCol w:w="1673"/>
      </w:tblGrid>
      <w:tr w:rsidR="00365AF6" w14:paraId="2A29F2EE" w14:textId="77777777" w:rsidTr="00365AF6">
        <w:trPr>
          <w:trHeight w:val="450"/>
        </w:trPr>
        <w:tc>
          <w:tcPr>
            <w:tcW w:w="2528" w:type="dxa"/>
          </w:tcPr>
          <w:p w14:paraId="2F941136" w14:textId="49528461"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Thème</w:t>
            </w:r>
          </w:p>
        </w:tc>
        <w:tc>
          <w:tcPr>
            <w:tcW w:w="726" w:type="dxa"/>
          </w:tcPr>
          <w:p w14:paraId="5E650F52" w14:textId="4A2EAB85"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ID</w:t>
            </w:r>
          </w:p>
        </w:tc>
        <w:tc>
          <w:tcPr>
            <w:tcW w:w="4543" w:type="dxa"/>
          </w:tcPr>
          <w:p w14:paraId="66099A4C" w14:textId="03B09AE5" w:rsidR="00760432" w:rsidRPr="00365AF6" w:rsidRDefault="00760432" w:rsidP="00760432">
            <w:pPr>
              <w:ind w:left="360"/>
              <w:jc w:val="center"/>
              <w:rPr>
                <w:rFonts w:ascii="Times New Roman" w:hAnsi="Times New Roman" w:cs="Times New Roman"/>
                <w:b/>
                <w:sz w:val="28"/>
              </w:rPr>
            </w:pPr>
            <w:r w:rsidRPr="00365AF6">
              <w:rPr>
                <w:rFonts w:ascii="Times New Roman" w:hAnsi="Times New Roman" w:cs="Times New Roman"/>
                <w:b/>
                <w:sz w:val="28"/>
              </w:rPr>
              <w:t>User Story</w:t>
            </w:r>
          </w:p>
        </w:tc>
        <w:tc>
          <w:tcPr>
            <w:tcW w:w="1673" w:type="dxa"/>
          </w:tcPr>
          <w:p w14:paraId="197149D3" w14:textId="58CE7A7B"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Importance</w:t>
            </w:r>
          </w:p>
        </w:tc>
      </w:tr>
      <w:tr w:rsidR="00617034" w14:paraId="25B550FF" w14:textId="77777777" w:rsidTr="00365AF6">
        <w:trPr>
          <w:trHeight w:val="499"/>
        </w:trPr>
        <w:tc>
          <w:tcPr>
            <w:tcW w:w="2528" w:type="dxa"/>
            <w:vMerge w:val="restart"/>
          </w:tcPr>
          <w:p w14:paraId="5F3C614E" w14:textId="77777777" w:rsidR="00617034" w:rsidRPr="00365AF6" w:rsidRDefault="00617034" w:rsidP="00760432">
            <w:pPr>
              <w:pStyle w:val="Paragraphedeliste"/>
              <w:ind w:left="0"/>
              <w:rPr>
                <w:rFonts w:ascii="Times New Roman" w:hAnsi="Times New Roman" w:cs="Times New Roman"/>
                <w:b/>
                <w:sz w:val="24"/>
              </w:rPr>
            </w:pPr>
          </w:p>
          <w:p w14:paraId="41DF2B80" w14:textId="77777777" w:rsidR="00617034" w:rsidRPr="00365AF6" w:rsidRDefault="00617034" w:rsidP="00760432">
            <w:pPr>
              <w:pStyle w:val="Paragraphedeliste"/>
              <w:ind w:left="0"/>
              <w:rPr>
                <w:rFonts w:ascii="Times New Roman" w:hAnsi="Times New Roman" w:cs="Times New Roman"/>
                <w:b/>
                <w:sz w:val="24"/>
              </w:rPr>
            </w:pPr>
            <w:r>
              <w:rPr>
                <w:rFonts w:ascii="Times New Roman" w:hAnsi="Times New Roman" w:cs="Times New Roman"/>
                <w:b/>
                <w:sz w:val="24"/>
              </w:rPr>
              <w:t>Gérer le stock</w:t>
            </w:r>
          </w:p>
          <w:p w14:paraId="2994B3C7" w14:textId="77777777" w:rsidR="00617034" w:rsidRPr="00365AF6" w:rsidRDefault="00617034" w:rsidP="00AF4AF8">
            <w:pPr>
              <w:pStyle w:val="Paragraphedeliste"/>
              <w:ind w:left="0"/>
              <w:rPr>
                <w:rFonts w:ascii="Times New Roman" w:hAnsi="Times New Roman" w:cs="Times New Roman"/>
                <w:b/>
                <w:sz w:val="24"/>
              </w:rPr>
            </w:pPr>
          </w:p>
          <w:p w14:paraId="26594EAF" w14:textId="794BF3A8" w:rsidR="00617034" w:rsidRPr="00365AF6" w:rsidRDefault="00617034" w:rsidP="00AF4AF8">
            <w:pPr>
              <w:pStyle w:val="Paragraphedeliste"/>
              <w:ind w:left="0"/>
              <w:rPr>
                <w:rFonts w:ascii="Times New Roman" w:hAnsi="Times New Roman" w:cs="Times New Roman"/>
                <w:b/>
                <w:sz w:val="24"/>
              </w:rPr>
            </w:pPr>
          </w:p>
        </w:tc>
        <w:tc>
          <w:tcPr>
            <w:tcW w:w="726" w:type="dxa"/>
          </w:tcPr>
          <w:p w14:paraId="4B2C4838" w14:textId="520DB46C" w:rsidR="00617034" w:rsidRPr="00365AF6" w:rsidRDefault="00617034" w:rsidP="00365AF6">
            <w:pPr>
              <w:rPr>
                <w:rFonts w:ascii="Times New Roman" w:hAnsi="Times New Roman" w:cs="Times New Roman"/>
                <w:sz w:val="24"/>
              </w:rPr>
            </w:pPr>
            <w:r w:rsidRPr="00365AF6">
              <w:rPr>
                <w:rFonts w:ascii="Times New Roman" w:hAnsi="Times New Roman" w:cs="Times New Roman"/>
                <w:sz w:val="24"/>
              </w:rPr>
              <w:t>1.1</w:t>
            </w:r>
          </w:p>
        </w:tc>
        <w:tc>
          <w:tcPr>
            <w:tcW w:w="4543" w:type="dxa"/>
          </w:tcPr>
          <w:p w14:paraId="7CDB7278" w14:textId="457D104C" w:rsidR="00617034" w:rsidRPr="00AF4AF8" w:rsidRDefault="00617034" w:rsidP="00A37680">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consulter la liste de </w:t>
            </w:r>
            <w:r>
              <w:rPr>
                <w:rFonts w:ascii="Times New Roman" w:hAnsi="Times New Roman" w:cs="Times New Roman"/>
                <w:sz w:val="24"/>
              </w:rPr>
              <w:t>stock</w:t>
            </w:r>
            <w:r w:rsidRPr="00AF4AF8">
              <w:rPr>
                <w:rFonts w:ascii="Times New Roman" w:hAnsi="Times New Roman" w:cs="Times New Roman"/>
                <w:sz w:val="24"/>
              </w:rPr>
              <w:t>.</w:t>
            </w:r>
          </w:p>
        </w:tc>
        <w:tc>
          <w:tcPr>
            <w:tcW w:w="1673" w:type="dxa"/>
          </w:tcPr>
          <w:p w14:paraId="09C3558A" w14:textId="3793B479"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Must</w:t>
            </w:r>
          </w:p>
        </w:tc>
      </w:tr>
      <w:tr w:rsidR="00617034" w14:paraId="74042FA5" w14:textId="77777777" w:rsidTr="00365AF6">
        <w:trPr>
          <w:trHeight w:val="499"/>
        </w:trPr>
        <w:tc>
          <w:tcPr>
            <w:tcW w:w="2528" w:type="dxa"/>
            <w:vMerge/>
          </w:tcPr>
          <w:p w14:paraId="0F2F937A" w14:textId="6B33EB85" w:rsidR="00617034" w:rsidRPr="00365AF6" w:rsidRDefault="00617034" w:rsidP="00AF4AF8">
            <w:pPr>
              <w:pStyle w:val="Paragraphedeliste"/>
              <w:ind w:left="0"/>
              <w:rPr>
                <w:rFonts w:ascii="Times New Roman" w:hAnsi="Times New Roman" w:cs="Times New Roman"/>
                <w:b/>
                <w:sz w:val="24"/>
              </w:rPr>
            </w:pPr>
          </w:p>
        </w:tc>
        <w:tc>
          <w:tcPr>
            <w:tcW w:w="726" w:type="dxa"/>
          </w:tcPr>
          <w:p w14:paraId="2F395F20" w14:textId="4BDC8AD3"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2.1</w:t>
            </w:r>
          </w:p>
        </w:tc>
        <w:tc>
          <w:tcPr>
            <w:tcW w:w="4543" w:type="dxa"/>
          </w:tcPr>
          <w:p w14:paraId="4703241E" w14:textId="4436D0FF"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ajouter</w:t>
            </w:r>
            <w:r w:rsidRPr="00AF4AF8">
              <w:rPr>
                <w:rFonts w:ascii="Times New Roman" w:hAnsi="Times New Roman" w:cs="Times New Roman"/>
                <w:sz w:val="24"/>
              </w:rPr>
              <w:t xml:space="preserve"> </w:t>
            </w:r>
            <w:r>
              <w:rPr>
                <w:rFonts w:ascii="Times New Roman" w:hAnsi="Times New Roman" w:cs="Times New Roman"/>
                <w:sz w:val="24"/>
              </w:rPr>
              <w:t>un stock</w:t>
            </w:r>
            <w:r w:rsidRPr="00AF4AF8">
              <w:rPr>
                <w:rFonts w:ascii="Times New Roman" w:hAnsi="Times New Roman" w:cs="Times New Roman"/>
                <w:sz w:val="24"/>
              </w:rPr>
              <w:t>.</w:t>
            </w:r>
          </w:p>
        </w:tc>
        <w:tc>
          <w:tcPr>
            <w:tcW w:w="1673" w:type="dxa"/>
          </w:tcPr>
          <w:p w14:paraId="5E8D7667" w14:textId="0272EB0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5359E8E2" w14:textId="77777777" w:rsidTr="00365AF6">
        <w:trPr>
          <w:trHeight w:val="499"/>
        </w:trPr>
        <w:tc>
          <w:tcPr>
            <w:tcW w:w="2528" w:type="dxa"/>
            <w:vMerge/>
          </w:tcPr>
          <w:p w14:paraId="763AAB08" w14:textId="558BF610" w:rsidR="00617034" w:rsidRPr="00365AF6" w:rsidRDefault="00617034" w:rsidP="00AF4AF8">
            <w:pPr>
              <w:pStyle w:val="Paragraphedeliste"/>
              <w:ind w:left="0"/>
              <w:rPr>
                <w:rFonts w:ascii="Times New Roman" w:hAnsi="Times New Roman" w:cs="Times New Roman"/>
                <w:b/>
                <w:sz w:val="24"/>
              </w:rPr>
            </w:pPr>
          </w:p>
        </w:tc>
        <w:tc>
          <w:tcPr>
            <w:tcW w:w="726" w:type="dxa"/>
          </w:tcPr>
          <w:p w14:paraId="43C03DBA" w14:textId="6D9B8F81"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3.1</w:t>
            </w:r>
          </w:p>
        </w:tc>
        <w:tc>
          <w:tcPr>
            <w:tcW w:w="4543" w:type="dxa"/>
          </w:tcPr>
          <w:p w14:paraId="410CF118" w14:textId="6CA40C82"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modifier</w:t>
            </w:r>
            <w:r w:rsidRPr="00AF4AF8">
              <w:rPr>
                <w:rFonts w:ascii="Times New Roman" w:hAnsi="Times New Roman" w:cs="Times New Roman"/>
                <w:sz w:val="24"/>
              </w:rPr>
              <w:t xml:space="preserve"> l</w:t>
            </w:r>
            <w:r>
              <w:rPr>
                <w:rFonts w:ascii="Times New Roman" w:hAnsi="Times New Roman" w:cs="Times New Roman"/>
                <w:sz w:val="24"/>
              </w:rPr>
              <w:t>e stock</w:t>
            </w:r>
            <w:r w:rsidRPr="00AF4AF8">
              <w:rPr>
                <w:rFonts w:ascii="Times New Roman" w:hAnsi="Times New Roman" w:cs="Times New Roman"/>
                <w:sz w:val="24"/>
              </w:rPr>
              <w:t>.</w:t>
            </w:r>
          </w:p>
        </w:tc>
        <w:tc>
          <w:tcPr>
            <w:tcW w:w="1673" w:type="dxa"/>
          </w:tcPr>
          <w:p w14:paraId="288A0E78" w14:textId="09DFB53B"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69A409C9" w14:textId="77777777" w:rsidTr="00617034">
        <w:trPr>
          <w:trHeight w:val="687"/>
        </w:trPr>
        <w:tc>
          <w:tcPr>
            <w:tcW w:w="2528" w:type="dxa"/>
            <w:vMerge/>
          </w:tcPr>
          <w:p w14:paraId="275D8BF3" w14:textId="78AD5935" w:rsidR="00617034" w:rsidRPr="00365AF6" w:rsidRDefault="00617034" w:rsidP="00AF4AF8">
            <w:pPr>
              <w:pStyle w:val="Paragraphedeliste"/>
              <w:ind w:left="0"/>
              <w:rPr>
                <w:rFonts w:ascii="Times New Roman" w:hAnsi="Times New Roman" w:cs="Times New Roman"/>
                <w:b/>
                <w:sz w:val="24"/>
              </w:rPr>
            </w:pPr>
          </w:p>
        </w:tc>
        <w:tc>
          <w:tcPr>
            <w:tcW w:w="726" w:type="dxa"/>
          </w:tcPr>
          <w:p w14:paraId="4ACEB0D5" w14:textId="2944B458"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4.1</w:t>
            </w:r>
          </w:p>
        </w:tc>
        <w:tc>
          <w:tcPr>
            <w:tcW w:w="4543" w:type="dxa"/>
          </w:tcPr>
          <w:p w14:paraId="7662C71F" w14:textId="181D1C06"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supprimer le stock.</w:t>
            </w:r>
          </w:p>
        </w:tc>
        <w:tc>
          <w:tcPr>
            <w:tcW w:w="1673" w:type="dxa"/>
          </w:tcPr>
          <w:p w14:paraId="467DF81B" w14:textId="6638499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bl>
    <w:p w14:paraId="4DE1AE1B" w14:textId="77777777" w:rsidR="00AF4AF8" w:rsidRDefault="00AF4AF8" w:rsidP="00AF4AF8">
      <w:pPr>
        <w:jc w:val="both"/>
        <w:rPr>
          <w:rFonts w:ascii="Times New Roman" w:hAnsi="Times New Roman" w:cs="Times New Roman"/>
          <w:sz w:val="32"/>
        </w:rPr>
      </w:pPr>
    </w:p>
    <w:p w14:paraId="1C682918" w14:textId="1335AE0B" w:rsidR="00AF4AF8" w:rsidRDefault="00AF4AF8" w:rsidP="001E528D">
      <w:pPr>
        <w:pStyle w:val="Paragraphedeliste"/>
        <w:numPr>
          <w:ilvl w:val="0"/>
          <w:numId w:val="34"/>
        </w:numPr>
        <w:ind w:left="0" w:firstLine="0"/>
        <w:jc w:val="both"/>
        <w:rPr>
          <w:rFonts w:ascii="Times New Roman" w:hAnsi="Times New Roman" w:cs="Times New Roman"/>
          <w:b/>
          <w:sz w:val="32"/>
          <w:szCs w:val="24"/>
        </w:rPr>
      </w:pPr>
      <w:r w:rsidRPr="00AF4AF8">
        <w:rPr>
          <w:rFonts w:ascii="Times New Roman" w:hAnsi="Times New Roman" w:cs="Times New Roman"/>
          <w:b/>
          <w:sz w:val="32"/>
          <w:szCs w:val="24"/>
        </w:rPr>
        <w:t>Conception :</w:t>
      </w:r>
    </w:p>
    <w:p w14:paraId="0D628E20" w14:textId="77777777" w:rsidR="00AF4AF8" w:rsidRPr="00AF4AF8" w:rsidRDefault="00AF4AF8" w:rsidP="00AF4AF8">
      <w:pPr>
        <w:pStyle w:val="Paragraphedeliste"/>
        <w:ind w:left="0"/>
        <w:jc w:val="both"/>
        <w:rPr>
          <w:rFonts w:ascii="Times New Roman" w:hAnsi="Times New Roman" w:cs="Times New Roman"/>
          <w:b/>
          <w:sz w:val="32"/>
          <w:szCs w:val="24"/>
        </w:rPr>
      </w:pPr>
    </w:p>
    <w:p w14:paraId="49119889" w14:textId="18F328F6" w:rsidR="0004735B" w:rsidRDefault="00AF4AF8" w:rsidP="00AF4AF8">
      <w:pPr>
        <w:pStyle w:val="Paragraphedeliste"/>
        <w:ind w:left="0"/>
        <w:jc w:val="both"/>
        <w:rPr>
          <w:rFonts w:ascii="Times New Roman" w:hAnsi="Times New Roman" w:cs="Times New Roman"/>
          <w:sz w:val="32"/>
        </w:rPr>
      </w:pPr>
      <w:r w:rsidRPr="00AF4AF8">
        <w:rPr>
          <w:rFonts w:ascii="Times New Roman" w:hAnsi="Times New Roman" w:cs="Times New Roman"/>
          <w:sz w:val="24"/>
          <w:szCs w:val="24"/>
        </w:rPr>
        <w:t xml:space="preserve"> Dans cette partie, nous expliquons les résultats des différents diagrammes de cette partie qui sont les diagrammes de cas d’utilisation, de classes et de séquences pour atteindre les objectifs de ce sprint.</w:t>
      </w:r>
      <w:r w:rsidRPr="00AF4AF8">
        <w:rPr>
          <w:rFonts w:ascii="Times New Roman" w:hAnsi="Times New Roman" w:cs="Times New Roman"/>
          <w:sz w:val="32"/>
        </w:rPr>
        <w:t xml:space="preserve"> </w:t>
      </w:r>
      <w:r w:rsidR="0004735B" w:rsidRPr="00AF4AF8">
        <w:rPr>
          <w:rFonts w:ascii="Times New Roman" w:hAnsi="Times New Roman" w:cs="Times New Roman"/>
          <w:sz w:val="32"/>
        </w:rPr>
        <w:br w:type="page"/>
      </w:r>
    </w:p>
    <w:p w14:paraId="628B48D9" w14:textId="7FDD7D12" w:rsidR="00AF4AF8" w:rsidRPr="00AF4AF8" w:rsidRDefault="00AF4AF8" w:rsidP="001E528D">
      <w:pPr>
        <w:pStyle w:val="Paragraphedeliste"/>
        <w:numPr>
          <w:ilvl w:val="0"/>
          <w:numId w:val="35"/>
        </w:numPr>
        <w:ind w:left="284" w:firstLine="0"/>
        <w:rPr>
          <w:rFonts w:ascii="Times New Roman" w:hAnsi="Times New Roman" w:cs="Times New Roman"/>
          <w:b/>
          <w:sz w:val="28"/>
          <w:szCs w:val="24"/>
        </w:rPr>
      </w:pPr>
      <w:r w:rsidRPr="00AF4AF8">
        <w:rPr>
          <w:rFonts w:ascii="Times New Roman" w:hAnsi="Times New Roman" w:cs="Times New Roman"/>
          <w:b/>
          <w:sz w:val="28"/>
          <w:szCs w:val="24"/>
        </w:rPr>
        <w:lastRenderedPageBreak/>
        <w:t>Diagramme de cas d’utilisation :</w:t>
      </w:r>
    </w:p>
    <w:p w14:paraId="6F1407A8" w14:textId="77777777" w:rsidR="00AF4AF8" w:rsidRPr="00AF4AF8" w:rsidRDefault="00AF4AF8" w:rsidP="00AF4AF8">
      <w:pPr>
        <w:pStyle w:val="Paragraphedeliste"/>
        <w:ind w:left="284"/>
        <w:rPr>
          <w:rFonts w:ascii="Times New Roman" w:hAnsi="Times New Roman" w:cs="Times New Roman"/>
          <w:sz w:val="24"/>
          <w:szCs w:val="24"/>
        </w:rPr>
      </w:pPr>
    </w:p>
    <w:p w14:paraId="4838E94D" w14:textId="77777777" w:rsid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24"/>
          <w:szCs w:val="24"/>
        </w:rPr>
        <w:t>La figure ci-dessous représente le diagramme de cas d’utilisation spécifique au 3ème sprint</w:t>
      </w:r>
      <w:r>
        <w:rPr>
          <w:rFonts w:ascii="Times New Roman" w:hAnsi="Times New Roman" w:cs="Times New Roman"/>
          <w:sz w:val="32"/>
        </w:rPr>
        <w:t> :</w:t>
      </w:r>
    </w:p>
    <w:p w14:paraId="437715D9" w14:textId="6BC6E480" w:rsidR="00AF4AF8" w:rsidRP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32"/>
        </w:rPr>
        <w:br w:type="page"/>
      </w:r>
    </w:p>
    <w:p w14:paraId="557BBC5B" w14:textId="77777777" w:rsidR="00AF4AF8" w:rsidRPr="00AF4AF8" w:rsidRDefault="00AF4AF8" w:rsidP="00AF4AF8">
      <w:pPr>
        <w:pStyle w:val="Paragraphedeliste"/>
        <w:ind w:left="0"/>
        <w:jc w:val="both"/>
        <w:rPr>
          <w:rFonts w:ascii="Times New Roman" w:hAnsi="Times New Roman" w:cs="Times New Roman"/>
          <w:sz w:val="32"/>
        </w:rPr>
      </w:pPr>
    </w:p>
    <w:p w14:paraId="22E1FFD7" w14:textId="2F52D3AF" w:rsidR="0004735B" w:rsidRDefault="0004735B" w:rsidP="00095F09">
      <w:pPr>
        <w:pStyle w:val="Paragraphedeliste"/>
        <w:ind w:left="426"/>
        <w:jc w:val="center"/>
        <w:rPr>
          <w:rFonts w:ascii="Times New Roman" w:hAnsi="Times New Roman" w:cs="Times New Roman"/>
          <w:b/>
          <w:i/>
          <w:sz w:val="44"/>
        </w:rPr>
      </w:pPr>
      <w:r w:rsidRPr="00095F09">
        <w:rPr>
          <w:rFonts w:ascii="Times New Roman" w:hAnsi="Times New Roman" w:cs="Times New Roman"/>
          <w:b/>
          <w:i/>
          <w:sz w:val="44"/>
        </w:rPr>
        <w:t>Conclusion générale et perspectives</w:t>
      </w:r>
    </w:p>
    <w:p w14:paraId="178FB120" w14:textId="77777777" w:rsidR="00095F09" w:rsidRPr="00095F09" w:rsidRDefault="00095F09" w:rsidP="00095F09">
      <w:pPr>
        <w:pStyle w:val="Paragraphedeliste"/>
        <w:ind w:left="426"/>
        <w:jc w:val="center"/>
        <w:rPr>
          <w:rFonts w:ascii="Times New Roman" w:hAnsi="Times New Roman" w:cs="Times New Roman"/>
          <w:b/>
          <w:i/>
          <w:sz w:val="44"/>
        </w:rPr>
      </w:pPr>
    </w:p>
    <w:p w14:paraId="49EDDC83" w14:textId="5E555C5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Ce rapport présente le travail réalisé au sein de la société de développement informatique Diva Software spécialisée dans le textile, dans le cadre de mon stage de fin d’études. Il s’agit de la conception et de la réalisation d'une application web de Gestion de Maintenance Assistée par Ordinateur (GMAO) pour l'optimisation efficace des opérations industrielles, spécifiquement dans le secteur textile. Cette application couvre les besoins des divers acteurs impliqués dans la maintenance des équipements.</w:t>
      </w:r>
    </w:p>
    <w:p w14:paraId="45315FF0" w14:textId="77777777" w:rsidR="00095F09" w:rsidRPr="00095F09" w:rsidRDefault="00095F09" w:rsidP="00C17DD4">
      <w:pPr>
        <w:pStyle w:val="Paragraphedeliste"/>
        <w:ind w:left="426"/>
        <w:rPr>
          <w:rFonts w:ascii="Times New Roman" w:hAnsi="Times New Roman" w:cs="Times New Roman"/>
          <w:sz w:val="24"/>
        </w:rPr>
      </w:pPr>
    </w:p>
    <w:p w14:paraId="123A4592"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Elle permet principalement aux techniciens de suivre et de gérer les interventions de maintenance, de consulter l'historique des interventions, et de recevoir des notifications pour les tâches à venir. De plus, elle propose aux responsables de maintenance un outil de gestion des équipements, des stocks de pièces de rechange, et des calendriers de maintenance préventive. L'administrateur dispose de fonctionnalités avancées pour gérer les utilisateurs, les droits d'accès, et les divers paramètres de l'application.</w:t>
      </w:r>
    </w:p>
    <w:p w14:paraId="608B9B2C" w14:textId="77777777" w:rsidR="00095F09" w:rsidRPr="00095F09" w:rsidRDefault="00095F09" w:rsidP="00C17DD4">
      <w:pPr>
        <w:pStyle w:val="Paragraphedeliste"/>
        <w:ind w:left="426"/>
        <w:rPr>
          <w:rFonts w:ascii="Times New Roman" w:hAnsi="Times New Roman" w:cs="Times New Roman"/>
          <w:sz w:val="24"/>
        </w:rPr>
      </w:pPr>
    </w:p>
    <w:p w14:paraId="66CCDC78"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Afin d’assurer un meilleur déroulement du travail, nous avons adopté la méthodologie Scrum et avons utilisé le langage UML pour modéliser notre système durant la phase de conception. Ce projet nous a donné l’occasion d’acquérir de nouvelles connaissances sur la gestion de la maintenance assistée par ordinateur et d’améliorer nos compétences en développement web, ce qui sera certainement utile dans notre future carrière professionnelle. De plus, il nous a permis de renforcer notre pratique de la gestion de projet à travers la mise en œuvre de la méthodologie Scrum.</w:t>
      </w:r>
    </w:p>
    <w:p w14:paraId="5C32E09A" w14:textId="77777777" w:rsidR="00095F09" w:rsidRPr="00095F09" w:rsidRDefault="00095F09" w:rsidP="00C17DD4">
      <w:pPr>
        <w:pStyle w:val="Paragraphedeliste"/>
        <w:ind w:left="426"/>
        <w:rPr>
          <w:rFonts w:ascii="Times New Roman" w:hAnsi="Times New Roman" w:cs="Times New Roman"/>
          <w:sz w:val="24"/>
        </w:rPr>
      </w:pPr>
    </w:p>
    <w:p w14:paraId="26DF5B33"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Néanmoins, ce projet reste ouvert à diverses améliorations telles que :</w:t>
      </w:r>
    </w:p>
    <w:p w14:paraId="61BA728A" w14:textId="77C93844"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 création d’une application </w:t>
      </w:r>
      <w:r w:rsidR="00C17DD4">
        <w:rPr>
          <w:rFonts w:ascii="Times New Roman" w:hAnsi="Times New Roman" w:cs="Times New Roman"/>
          <w:sz w:val="24"/>
        </w:rPr>
        <w:t>web</w:t>
      </w:r>
      <w:r w:rsidRPr="00095F09">
        <w:rPr>
          <w:rFonts w:ascii="Times New Roman" w:hAnsi="Times New Roman" w:cs="Times New Roman"/>
          <w:sz w:val="24"/>
        </w:rPr>
        <w:t xml:space="preserve"> pour la GMAO.</w:t>
      </w:r>
    </w:p>
    <w:p w14:paraId="48C90F1E"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L'intégration de modules de formation pour les utilisateurs afin d'améliorer leur prise en main de l'application.</w:t>
      </w:r>
    </w:p>
    <w:p w14:paraId="6455DCD2" w14:textId="45A6CE53"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L'ajout de fonctionnalités de machine </w:t>
      </w:r>
      <w:r w:rsidR="00C17DD4" w:rsidRPr="00095F09">
        <w:rPr>
          <w:rFonts w:ascii="Times New Roman" w:hAnsi="Times New Roman" w:cs="Times New Roman"/>
          <w:sz w:val="24"/>
        </w:rPr>
        <w:t>Learning</w:t>
      </w:r>
      <w:r w:rsidRPr="00095F09">
        <w:rPr>
          <w:rFonts w:ascii="Times New Roman" w:hAnsi="Times New Roman" w:cs="Times New Roman"/>
          <w:sz w:val="24"/>
        </w:rPr>
        <w:t xml:space="preserve"> pour la prédiction des pannes et l'optimisation des opérations de maintenance.</w:t>
      </w:r>
    </w:p>
    <w:p w14:paraId="2ABD9FFD" w14:textId="3C60DCC7" w:rsidR="00C17DD4" w:rsidRDefault="00095F09">
      <w:pPr>
        <w:rPr>
          <w:rFonts w:ascii="Times New Roman" w:hAnsi="Times New Roman" w:cs="Times New Roman"/>
          <w:sz w:val="48"/>
          <w:szCs w:val="48"/>
        </w:rPr>
      </w:pPr>
      <w:r w:rsidRPr="00095F09">
        <w:rPr>
          <w:rFonts w:ascii="Times New Roman" w:hAnsi="Times New Roman" w:cs="Times New Roman"/>
          <w:sz w:val="24"/>
        </w:rPr>
        <w:t>- L'extension des fonctionnalités pour couvrir d'autres secteurs industriels en plus du textile, rendant l'application plus versatile et inclusive.</w:t>
      </w:r>
      <w:r w:rsidR="001F6DCB" w:rsidRPr="0004735B">
        <w:rPr>
          <w:rFonts w:ascii="Times New Roman" w:hAnsi="Times New Roman" w:cs="Times New Roman"/>
          <w:sz w:val="48"/>
          <w:szCs w:val="48"/>
        </w:rPr>
        <w:br w:type="page"/>
      </w:r>
      <w:r w:rsidR="00C17DD4">
        <w:rPr>
          <w:rFonts w:ascii="Times New Roman" w:hAnsi="Times New Roman" w:cs="Times New Roman"/>
          <w:sz w:val="48"/>
          <w:szCs w:val="48"/>
        </w:rPr>
        <w:lastRenderedPageBreak/>
        <w:br w:type="page"/>
      </w:r>
    </w:p>
    <w:p w14:paraId="11E2D8A3" w14:textId="395F8747" w:rsidR="003D5199" w:rsidRPr="008902E1" w:rsidRDefault="00C17DD4" w:rsidP="008902E1">
      <w:pPr>
        <w:pStyle w:val="Paragraphedeliste"/>
        <w:ind w:left="0"/>
        <w:jc w:val="center"/>
        <w:rPr>
          <w:rFonts w:ascii="Times New Roman" w:hAnsi="Times New Roman" w:cs="Times New Roman"/>
          <w:b/>
          <w:i/>
          <w:sz w:val="48"/>
          <w:szCs w:val="48"/>
        </w:rPr>
      </w:pPr>
      <w:r w:rsidRPr="00C17DD4">
        <w:rPr>
          <w:rFonts w:ascii="Times New Roman" w:hAnsi="Times New Roman" w:cs="Times New Roman"/>
          <w:b/>
          <w:i/>
          <w:sz w:val="48"/>
          <w:szCs w:val="48"/>
        </w:rPr>
        <w:lastRenderedPageBreak/>
        <w:t>Résume</w:t>
      </w:r>
    </w:p>
    <w:p w14:paraId="29789322" w14:textId="11B15A78" w:rsidR="003D5199" w:rsidRPr="00E31EFE" w:rsidRDefault="003D5199">
      <w:pPr>
        <w:rPr>
          <w:rFonts w:ascii="Times New Roman" w:hAnsi="Times New Roman" w:cs="Times New Roman"/>
          <w:sz w:val="24"/>
        </w:rPr>
      </w:pPr>
    </w:p>
    <w:p w14:paraId="609EDF62" w14:textId="77777777" w:rsidR="00E31EFE" w:rsidRDefault="008902E1">
      <w:pPr>
        <w:rPr>
          <w:rFonts w:ascii="Times New Roman" w:hAnsi="Times New Roman" w:cs="Times New Roman"/>
          <w:sz w:val="24"/>
        </w:rPr>
      </w:pPr>
      <w:r w:rsidRPr="00E31EFE">
        <w:rPr>
          <w:rFonts w:ascii="Times New Roman" w:hAnsi="Times New Roman" w:cs="Times New Roman"/>
          <w:sz w:val="24"/>
        </w:rPr>
        <w:t>Le présent rapport a été rédigé dans le cadre d’un stage de fin d’études en vue de l’obtention du Diplôme National de Licence en Technologie de l'Informatique au sein de l’Institut Supérieur des Études Technologiques de Sousse (ISET Sousse).</w:t>
      </w:r>
    </w:p>
    <w:p w14:paraId="13029AA8"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 Ce projet a été réalisé au sein de la société Diva Software et a pour objectif de concevoir et développer une application web de Gestion de Maintenance Assistée par Ordinateur (GMAO) pour la maintenance des équipements. </w:t>
      </w:r>
    </w:p>
    <w:p w14:paraId="576C450D"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L’application s’articule autour de quatre acteurs principaux : l’administrateur, le chef d’équipe, les techniciens et les magasiniers. </w:t>
      </w:r>
    </w:p>
    <w:p w14:paraId="30AF241F" w14:textId="77777777" w:rsidR="00E31EFE" w:rsidRDefault="008902E1">
      <w:pPr>
        <w:rPr>
          <w:rFonts w:ascii="Times New Roman" w:hAnsi="Times New Roman" w:cs="Times New Roman"/>
          <w:sz w:val="24"/>
        </w:rPr>
      </w:pPr>
      <w:r w:rsidRPr="00E31EFE">
        <w:rPr>
          <w:rFonts w:ascii="Times New Roman" w:hAnsi="Times New Roman" w:cs="Times New Roman"/>
          <w:sz w:val="24"/>
        </w:rPr>
        <w:t>Elle offre à la société la facilité de maintenir les équipements, une gestion efficace des interventions et un gain de temps considérable.</w:t>
      </w:r>
    </w:p>
    <w:p w14:paraId="6DCE7776" w14:textId="29014348" w:rsidR="00E31EFE" w:rsidRDefault="008902E1">
      <w:pPr>
        <w:rPr>
          <w:rFonts w:ascii="Times New Roman" w:hAnsi="Times New Roman" w:cs="Times New Roman"/>
          <w:sz w:val="24"/>
        </w:rPr>
      </w:pPr>
      <w:r w:rsidRPr="00E31EFE">
        <w:rPr>
          <w:rFonts w:ascii="Times New Roman" w:hAnsi="Times New Roman" w:cs="Times New Roman"/>
          <w:sz w:val="24"/>
        </w:rPr>
        <w:t xml:space="preserve"> Les fonctionnalités principales de l'application incluent : </w:t>
      </w:r>
      <w:r w:rsidR="00E31EFE">
        <w:rPr>
          <w:rFonts w:ascii="Times New Roman" w:hAnsi="Times New Roman" w:cs="Times New Roman"/>
          <w:sz w:val="24"/>
        </w:rPr>
        <w:t xml:space="preserve">Gestion des utilisateurs, Gestion des équipements, Gestion des interventions, Gestion de Stock et aussi </w:t>
      </w:r>
      <w:r w:rsidRPr="00E31EFE">
        <w:rPr>
          <w:rFonts w:ascii="Times New Roman" w:hAnsi="Times New Roman" w:cs="Times New Roman"/>
          <w:sz w:val="24"/>
        </w:rPr>
        <w:t xml:space="preserve">génération de rapports et statistiques détaillés. </w:t>
      </w:r>
    </w:p>
    <w:p w14:paraId="5BE85C46" w14:textId="628A46E4" w:rsidR="003D5199" w:rsidRPr="00E31EFE" w:rsidRDefault="008902E1">
      <w:pPr>
        <w:rPr>
          <w:rFonts w:ascii="Times New Roman" w:hAnsi="Times New Roman" w:cs="Times New Roman"/>
          <w:sz w:val="24"/>
        </w:rPr>
      </w:pPr>
      <w:r w:rsidRPr="00E31EFE">
        <w:rPr>
          <w:rFonts w:ascii="Times New Roman" w:hAnsi="Times New Roman" w:cs="Times New Roman"/>
          <w:sz w:val="24"/>
        </w:rPr>
        <w:t>Ce projet a fourni une base solide pour une gestion de maintenance efficace et reste ouvert à des améliorations pour répondre aux besoins futurs des utilisateurs et des entreprises.</w:t>
      </w:r>
    </w:p>
    <w:p w14:paraId="43C69501" w14:textId="344F240D" w:rsidR="003D5199" w:rsidRDefault="003D5199"/>
    <w:p w14:paraId="5B26D4A6" w14:textId="7BB8BA8B" w:rsidR="003D5199" w:rsidRDefault="003D5199"/>
    <w:p w14:paraId="78D96951" w14:textId="47AA4E53" w:rsidR="003D5199" w:rsidRDefault="003D5199"/>
    <w:p w14:paraId="6B8B9067" w14:textId="642FBFD8" w:rsidR="003D5199" w:rsidRDefault="003D5199"/>
    <w:p w14:paraId="16DFA833" w14:textId="1D446121" w:rsidR="003D5199" w:rsidRDefault="003D5199"/>
    <w:p w14:paraId="634EF618" w14:textId="6743DF04" w:rsidR="003D5199" w:rsidRDefault="003D5199"/>
    <w:p w14:paraId="31CF96AA" w14:textId="03D3B50E" w:rsidR="003D5199" w:rsidRDefault="003D5199"/>
    <w:p w14:paraId="6BD57D86" w14:textId="783D7AA8" w:rsidR="003D5199" w:rsidRDefault="003D5199"/>
    <w:p w14:paraId="69977E55" w14:textId="73D67418" w:rsidR="003D5199" w:rsidRDefault="003D5199"/>
    <w:p w14:paraId="0530A82B" w14:textId="36B03F61" w:rsidR="003D5199" w:rsidRDefault="003D5199"/>
    <w:p w14:paraId="227C4A33" w14:textId="153757D4" w:rsidR="003D5199" w:rsidRDefault="003D5199"/>
    <w:p w14:paraId="4CBF7428" w14:textId="307EFC58" w:rsidR="003D5199" w:rsidRDefault="003D5199"/>
    <w:p w14:paraId="12A397FC" w14:textId="290A541F" w:rsidR="00E31EFE" w:rsidRDefault="00E31EFE"/>
    <w:p w14:paraId="0C49FE3C" w14:textId="0DAAF687" w:rsidR="00E31EFE" w:rsidRDefault="00E31EFE"/>
    <w:p w14:paraId="72C04B64" w14:textId="77777777" w:rsidR="00E31EFE" w:rsidRDefault="00E31EFE"/>
    <w:p w14:paraId="2BCD7C86" w14:textId="77777777" w:rsidR="00F1630A" w:rsidRDefault="00EC6F49" w:rsidP="00EC6F49">
      <w:pPr>
        <w:jc w:val="center"/>
      </w:pPr>
      <w:r>
        <w:t>Bibliographie</w:t>
      </w:r>
    </w:p>
    <w:p w14:paraId="294817F1" w14:textId="64D91B19" w:rsidR="00370038" w:rsidRDefault="00B546D0">
      <w:r>
        <w:lastRenderedPageBreak/>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9" w:history="1">
        <w:r w:rsidRPr="00166D01">
          <w:rPr>
            <w:rStyle w:val="Lienhypertexte"/>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70" w:history="1">
        <w:r w:rsidRPr="00166D01">
          <w:rPr>
            <w:rStyle w:val="Lienhypertexte"/>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71" w:history="1">
        <w:r w:rsidRPr="00166D01">
          <w:rPr>
            <w:rStyle w:val="Lienhypertexte"/>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72" w:history="1">
        <w:r w:rsidRPr="000F6ECB">
          <w:rPr>
            <w:rStyle w:val="Lienhypertexte"/>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236B4" w14:textId="77777777" w:rsidR="00080685" w:rsidRDefault="00080685">
      <w:pPr>
        <w:spacing w:after="0" w:line="240" w:lineRule="auto"/>
      </w:pPr>
      <w:r>
        <w:separator/>
      </w:r>
    </w:p>
  </w:endnote>
  <w:endnote w:type="continuationSeparator" w:id="0">
    <w:p w14:paraId="4BF90824" w14:textId="77777777" w:rsidR="00080685" w:rsidRDefault="00080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25C3" w14:textId="77777777" w:rsidR="00F87F36" w:rsidRDefault="00F87F36">
    <w:pPr>
      <w:pPrChange w:id="72" w:author="Oumaima Houimel" w:date="2024-04-12T16:03:00Z">
        <w:pPr>
          <w:pStyle w:val="Pieddepage"/>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638D3" w14:textId="77777777" w:rsidR="00080685" w:rsidRDefault="00080685">
      <w:pPr>
        <w:spacing w:after="0" w:line="240" w:lineRule="auto"/>
      </w:pPr>
      <w:r>
        <w:separator/>
      </w:r>
    </w:p>
  </w:footnote>
  <w:footnote w:type="continuationSeparator" w:id="0">
    <w:p w14:paraId="3A8086C0" w14:textId="77777777" w:rsidR="00080685" w:rsidRDefault="000806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693D" w14:textId="77777777" w:rsidR="00F87F36" w:rsidRDefault="00F87F36">
    <w:pPr>
      <w:pStyle w:val="En-tte"/>
    </w:pPr>
  </w:p>
  <w:p w14:paraId="4A196B3A" w14:textId="77777777" w:rsidR="00F87F36" w:rsidRDefault="00F87F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4927CC0"/>
    <w:multiLevelType w:val="hybridMultilevel"/>
    <w:tmpl w:val="C0283614"/>
    <w:lvl w:ilvl="0" w:tplc="65586B2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4B7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A66B68"/>
    <w:multiLevelType w:val="hybridMultilevel"/>
    <w:tmpl w:val="8E1AE1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BF8E4D60"/>
    <w:lvl w:ilvl="0" w:tplc="040C000F">
      <w:start w:val="1"/>
      <w:numFmt w:val="decimal"/>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F6A570C"/>
    <w:multiLevelType w:val="hybridMultilevel"/>
    <w:tmpl w:val="6AD291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6F0DF4"/>
    <w:multiLevelType w:val="multilevel"/>
    <w:tmpl w:val="5094BAD0"/>
    <w:lvl w:ilvl="0">
      <w:start w:val="1"/>
      <w:numFmt w:val="decimal"/>
      <w:lvlText w:val="%1."/>
      <w:lvlJc w:val="left"/>
      <w:pPr>
        <w:ind w:left="1080" w:hanging="360"/>
      </w:pPr>
      <w:rPr>
        <w:sz w:val="28"/>
        <w:szCs w:val="28"/>
      </w:rPr>
    </w:lvl>
    <w:lvl w:ilvl="1">
      <w:start w:val="1"/>
      <w:numFmt w:val="decimal"/>
      <w:isLgl/>
      <w:lvlText w:val="%1.%2"/>
      <w:lvlJc w:val="left"/>
      <w:pPr>
        <w:ind w:left="1215" w:hanging="495"/>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046C68"/>
    <w:multiLevelType w:val="hybridMultilevel"/>
    <w:tmpl w:val="944A6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806D80"/>
    <w:multiLevelType w:val="hybridMultilevel"/>
    <w:tmpl w:val="28CC8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B60184"/>
    <w:multiLevelType w:val="multilevel"/>
    <w:tmpl w:val="BBDC87C4"/>
    <w:lvl w:ilvl="0">
      <w:start w:val="1"/>
      <w:numFmt w:val="decimal"/>
      <w:lvlText w:val="%1."/>
      <w:lvlJc w:val="left"/>
      <w:pPr>
        <w:ind w:left="1296" w:hanging="360"/>
      </w:pPr>
    </w:lvl>
    <w:lvl w:ilvl="1">
      <w:start w:val="1"/>
      <w:numFmt w:val="decimal"/>
      <w:isLgl/>
      <w:lvlText w:val="%1.%2"/>
      <w:lvlJc w:val="left"/>
      <w:pPr>
        <w:ind w:left="1296" w:hanging="360"/>
      </w:pPr>
      <w:rPr>
        <w:rFonts w:hint="default"/>
        <w:b/>
        <w:sz w:val="24"/>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6"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7" w15:restartNumberingAfterBreak="0">
    <w:nsid w:val="288D5E81"/>
    <w:multiLevelType w:val="hybridMultilevel"/>
    <w:tmpl w:val="A45AA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46539"/>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2"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612198D"/>
    <w:multiLevelType w:val="hybridMultilevel"/>
    <w:tmpl w:val="5C4068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E77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B18B4"/>
    <w:multiLevelType w:val="hybridMultilevel"/>
    <w:tmpl w:val="8FA2B1B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7" w15:restartNumberingAfterBreak="0">
    <w:nsid w:val="3C84557F"/>
    <w:multiLevelType w:val="hybridMultilevel"/>
    <w:tmpl w:val="58EAA6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1478CF"/>
    <w:multiLevelType w:val="hybridMultilevel"/>
    <w:tmpl w:val="764CD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38D2B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31"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32" w15:restartNumberingAfterBreak="0">
    <w:nsid w:val="4FAE18E1"/>
    <w:multiLevelType w:val="hybridMultilevel"/>
    <w:tmpl w:val="EA4ACB3E"/>
    <w:lvl w:ilvl="0" w:tplc="4C82B00A">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92C4365"/>
    <w:multiLevelType w:val="hybridMultilevel"/>
    <w:tmpl w:val="A6AEEA7C"/>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2612C1"/>
    <w:multiLevelType w:val="hybridMultilevel"/>
    <w:tmpl w:val="0D68B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0447B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A948F2"/>
    <w:multiLevelType w:val="hybridMultilevel"/>
    <w:tmpl w:val="A72022E2"/>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8"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9" w15:restartNumberingAfterBreak="0">
    <w:nsid w:val="63DE10E9"/>
    <w:multiLevelType w:val="hybridMultilevel"/>
    <w:tmpl w:val="3F5C2B5C"/>
    <w:lvl w:ilvl="0" w:tplc="3D5A05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A133B"/>
    <w:multiLevelType w:val="hybridMultilevel"/>
    <w:tmpl w:val="CD769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AC42363"/>
    <w:multiLevelType w:val="hybridMultilevel"/>
    <w:tmpl w:val="479826D6"/>
    <w:lvl w:ilvl="0" w:tplc="5D04EF9E">
      <w:start w:val="14"/>
      <w:numFmt w:val="bullet"/>
      <w:lvlText w:val="-"/>
      <w:lvlJc w:val="left"/>
      <w:pPr>
        <w:ind w:left="502" w:hanging="360"/>
      </w:pPr>
      <w:rPr>
        <w:rFonts w:ascii="Times New Roman" w:eastAsiaTheme="minorHAnsi"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715C13C6"/>
    <w:multiLevelType w:val="hybridMultilevel"/>
    <w:tmpl w:val="838C2CC0"/>
    <w:lvl w:ilvl="0" w:tplc="EB4685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B308B7"/>
    <w:multiLevelType w:val="multilevel"/>
    <w:tmpl w:val="6BBEBCE0"/>
    <w:lvl w:ilvl="0">
      <w:start w:val="1"/>
      <w:numFmt w:val="decimal"/>
      <w:lvlText w:val="%1."/>
      <w:lvlJc w:val="left"/>
      <w:pPr>
        <w:ind w:left="1494" w:hanging="360"/>
      </w:pPr>
      <w:rPr>
        <w:rFonts w:hint="default"/>
        <w:sz w:val="28"/>
        <w:szCs w:val="28"/>
      </w:rPr>
    </w:lvl>
    <w:lvl w:ilvl="1">
      <w:start w:val="1"/>
      <w:numFmt w:val="decimal"/>
      <w:lvlText w:val="%2."/>
      <w:lvlJc w:val="left"/>
      <w:pPr>
        <w:ind w:left="720" w:hanging="360"/>
      </w:p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45"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6" w15:restartNumberingAfterBreak="0">
    <w:nsid w:val="781939C1"/>
    <w:multiLevelType w:val="hybridMultilevel"/>
    <w:tmpl w:val="6D86142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48" w15:restartNumberingAfterBreak="0">
    <w:nsid w:val="79D7012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9"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12273966">
    <w:abstractNumId w:val="46"/>
  </w:num>
  <w:num w:numId="2" w16cid:durableId="1191721086">
    <w:abstractNumId w:val="48"/>
  </w:num>
  <w:num w:numId="3" w16cid:durableId="506284639">
    <w:abstractNumId w:val="15"/>
  </w:num>
  <w:num w:numId="4" w16cid:durableId="278341569">
    <w:abstractNumId w:val="8"/>
  </w:num>
  <w:num w:numId="5" w16cid:durableId="1067261228">
    <w:abstractNumId w:val="33"/>
  </w:num>
  <w:num w:numId="6" w16cid:durableId="1543977953">
    <w:abstractNumId w:val="50"/>
  </w:num>
  <w:num w:numId="7" w16cid:durableId="517348697">
    <w:abstractNumId w:val="9"/>
  </w:num>
  <w:num w:numId="8" w16cid:durableId="1162240880">
    <w:abstractNumId w:val="44"/>
  </w:num>
  <w:num w:numId="9" w16cid:durableId="730618453">
    <w:abstractNumId w:val="49"/>
  </w:num>
  <w:num w:numId="10" w16cid:durableId="1317297727">
    <w:abstractNumId w:val="25"/>
  </w:num>
  <w:num w:numId="11" w16cid:durableId="854222528">
    <w:abstractNumId w:val="1"/>
  </w:num>
  <w:num w:numId="12" w16cid:durableId="993988936">
    <w:abstractNumId w:val="47"/>
  </w:num>
  <w:num w:numId="13" w16cid:durableId="723600738">
    <w:abstractNumId w:val="37"/>
  </w:num>
  <w:num w:numId="14" w16cid:durableId="1370957751">
    <w:abstractNumId w:val="21"/>
  </w:num>
  <w:num w:numId="15" w16cid:durableId="1058163486">
    <w:abstractNumId w:val="30"/>
  </w:num>
  <w:num w:numId="16" w16cid:durableId="14893368">
    <w:abstractNumId w:val="26"/>
  </w:num>
  <w:num w:numId="17" w16cid:durableId="1600675864">
    <w:abstractNumId w:val="7"/>
  </w:num>
  <w:num w:numId="18" w16cid:durableId="1195534219">
    <w:abstractNumId w:val="0"/>
  </w:num>
  <w:num w:numId="19" w16cid:durableId="556819814">
    <w:abstractNumId w:val="19"/>
  </w:num>
  <w:num w:numId="20" w16cid:durableId="1846895186">
    <w:abstractNumId w:val="3"/>
  </w:num>
  <w:num w:numId="21" w16cid:durableId="870217479">
    <w:abstractNumId w:val="43"/>
  </w:num>
  <w:num w:numId="22" w16cid:durableId="551891594">
    <w:abstractNumId w:val="16"/>
  </w:num>
  <w:num w:numId="23" w16cid:durableId="1857109878">
    <w:abstractNumId w:val="45"/>
  </w:num>
  <w:num w:numId="24" w16cid:durableId="1772313720">
    <w:abstractNumId w:val="31"/>
  </w:num>
  <w:num w:numId="25" w16cid:durableId="1179083785">
    <w:abstractNumId w:val="12"/>
  </w:num>
  <w:num w:numId="26" w16cid:durableId="2141995658">
    <w:abstractNumId w:val="22"/>
  </w:num>
  <w:num w:numId="27" w16cid:durableId="605307215">
    <w:abstractNumId w:val="20"/>
  </w:num>
  <w:num w:numId="28" w16cid:durableId="361787808">
    <w:abstractNumId w:val="38"/>
  </w:num>
  <w:num w:numId="29" w16cid:durableId="1450929546">
    <w:abstractNumId w:val="4"/>
  </w:num>
  <w:num w:numId="30" w16cid:durableId="1694261866">
    <w:abstractNumId w:val="11"/>
  </w:num>
  <w:num w:numId="31" w16cid:durableId="1658146569">
    <w:abstractNumId w:val="32"/>
  </w:num>
  <w:num w:numId="32" w16cid:durableId="1960917529">
    <w:abstractNumId w:val="17"/>
  </w:num>
  <w:num w:numId="33" w16cid:durableId="2002002582">
    <w:abstractNumId w:val="35"/>
  </w:num>
  <w:num w:numId="34" w16cid:durableId="110440991">
    <w:abstractNumId w:val="39"/>
  </w:num>
  <w:num w:numId="35" w16cid:durableId="221867229">
    <w:abstractNumId w:val="14"/>
  </w:num>
  <w:num w:numId="36" w16cid:durableId="1032461919">
    <w:abstractNumId w:val="10"/>
  </w:num>
  <w:num w:numId="37" w16cid:durableId="789056530">
    <w:abstractNumId w:val="42"/>
  </w:num>
  <w:num w:numId="38" w16cid:durableId="1700934810">
    <w:abstractNumId w:val="23"/>
  </w:num>
  <w:num w:numId="39" w16cid:durableId="694112251">
    <w:abstractNumId w:val="2"/>
  </w:num>
  <w:num w:numId="40" w16cid:durableId="1748112177">
    <w:abstractNumId w:val="41"/>
  </w:num>
  <w:num w:numId="41" w16cid:durableId="1320424621">
    <w:abstractNumId w:val="40"/>
  </w:num>
  <w:num w:numId="42" w16cid:durableId="483400158">
    <w:abstractNumId w:val="6"/>
  </w:num>
  <w:num w:numId="43" w16cid:durableId="57822314">
    <w:abstractNumId w:val="29"/>
  </w:num>
  <w:num w:numId="44" w16cid:durableId="6759159">
    <w:abstractNumId w:val="5"/>
  </w:num>
  <w:num w:numId="45" w16cid:durableId="217129153">
    <w:abstractNumId w:val="24"/>
  </w:num>
  <w:num w:numId="46" w16cid:durableId="397173854">
    <w:abstractNumId w:val="18"/>
  </w:num>
  <w:num w:numId="47" w16cid:durableId="1626546889">
    <w:abstractNumId w:val="13"/>
  </w:num>
  <w:num w:numId="48" w16cid:durableId="1015696810">
    <w:abstractNumId w:val="34"/>
  </w:num>
  <w:num w:numId="49" w16cid:durableId="21253216">
    <w:abstractNumId w:val="28"/>
  </w:num>
  <w:num w:numId="50" w16cid:durableId="1803187842">
    <w:abstractNumId w:val="27"/>
  </w:num>
  <w:num w:numId="51" w16cid:durableId="2091808207">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05F48"/>
    <w:rsid w:val="000073CF"/>
    <w:rsid w:val="00021C72"/>
    <w:rsid w:val="000250B4"/>
    <w:rsid w:val="00031974"/>
    <w:rsid w:val="0004735B"/>
    <w:rsid w:val="00050FAE"/>
    <w:rsid w:val="000530C9"/>
    <w:rsid w:val="00053762"/>
    <w:rsid w:val="00060E71"/>
    <w:rsid w:val="00080685"/>
    <w:rsid w:val="00085425"/>
    <w:rsid w:val="000857B7"/>
    <w:rsid w:val="00095F09"/>
    <w:rsid w:val="00096C03"/>
    <w:rsid w:val="00096F58"/>
    <w:rsid w:val="000A19B8"/>
    <w:rsid w:val="000C5EDE"/>
    <w:rsid w:val="000E5FF8"/>
    <w:rsid w:val="000F6ECB"/>
    <w:rsid w:val="0010132C"/>
    <w:rsid w:val="001106EC"/>
    <w:rsid w:val="00110FD1"/>
    <w:rsid w:val="001302C1"/>
    <w:rsid w:val="00143C75"/>
    <w:rsid w:val="00147B9F"/>
    <w:rsid w:val="00151C08"/>
    <w:rsid w:val="001608E1"/>
    <w:rsid w:val="0016245E"/>
    <w:rsid w:val="00166D01"/>
    <w:rsid w:val="00167124"/>
    <w:rsid w:val="00184630"/>
    <w:rsid w:val="001852C7"/>
    <w:rsid w:val="00191128"/>
    <w:rsid w:val="0019171E"/>
    <w:rsid w:val="00192BEB"/>
    <w:rsid w:val="001970C3"/>
    <w:rsid w:val="00197E8E"/>
    <w:rsid w:val="001B287B"/>
    <w:rsid w:val="001B5FDC"/>
    <w:rsid w:val="001B7220"/>
    <w:rsid w:val="001B792D"/>
    <w:rsid w:val="001C3E98"/>
    <w:rsid w:val="001C65A4"/>
    <w:rsid w:val="001E528D"/>
    <w:rsid w:val="001E5BDD"/>
    <w:rsid w:val="001F1170"/>
    <w:rsid w:val="001F6DCB"/>
    <w:rsid w:val="00200AAB"/>
    <w:rsid w:val="00204383"/>
    <w:rsid w:val="00225911"/>
    <w:rsid w:val="0022736D"/>
    <w:rsid w:val="00230F54"/>
    <w:rsid w:val="00230FED"/>
    <w:rsid w:val="002370D0"/>
    <w:rsid w:val="002446D7"/>
    <w:rsid w:val="00261F96"/>
    <w:rsid w:val="002679E6"/>
    <w:rsid w:val="002777E2"/>
    <w:rsid w:val="00277B3E"/>
    <w:rsid w:val="002810C5"/>
    <w:rsid w:val="002828CD"/>
    <w:rsid w:val="00283B16"/>
    <w:rsid w:val="00287584"/>
    <w:rsid w:val="002A5027"/>
    <w:rsid w:val="002A5A3C"/>
    <w:rsid w:val="002C0612"/>
    <w:rsid w:val="002C0B0E"/>
    <w:rsid w:val="002C2F63"/>
    <w:rsid w:val="002D7D9D"/>
    <w:rsid w:val="002E3766"/>
    <w:rsid w:val="002F2D2B"/>
    <w:rsid w:val="002F467A"/>
    <w:rsid w:val="002F59DA"/>
    <w:rsid w:val="00316295"/>
    <w:rsid w:val="003269B0"/>
    <w:rsid w:val="00326F44"/>
    <w:rsid w:val="00346DBE"/>
    <w:rsid w:val="00347BA6"/>
    <w:rsid w:val="00354CE4"/>
    <w:rsid w:val="0036012A"/>
    <w:rsid w:val="00365AF6"/>
    <w:rsid w:val="00370038"/>
    <w:rsid w:val="003742A5"/>
    <w:rsid w:val="00387E52"/>
    <w:rsid w:val="003A1E0C"/>
    <w:rsid w:val="003A2129"/>
    <w:rsid w:val="003A2EB8"/>
    <w:rsid w:val="003A30A2"/>
    <w:rsid w:val="003A7C78"/>
    <w:rsid w:val="003B5CDD"/>
    <w:rsid w:val="003C0CA5"/>
    <w:rsid w:val="003C563D"/>
    <w:rsid w:val="003D1309"/>
    <w:rsid w:val="003D5199"/>
    <w:rsid w:val="003E1DCE"/>
    <w:rsid w:val="003E5B44"/>
    <w:rsid w:val="003F71AB"/>
    <w:rsid w:val="00400D10"/>
    <w:rsid w:val="00401055"/>
    <w:rsid w:val="00402D0C"/>
    <w:rsid w:val="00404DF5"/>
    <w:rsid w:val="00412845"/>
    <w:rsid w:val="00417391"/>
    <w:rsid w:val="00423C17"/>
    <w:rsid w:val="00425FCB"/>
    <w:rsid w:val="00430562"/>
    <w:rsid w:val="00434973"/>
    <w:rsid w:val="00435E0A"/>
    <w:rsid w:val="00436B51"/>
    <w:rsid w:val="004473C1"/>
    <w:rsid w:val="00454AEB"/>
    <w:rsid w:val="00462303"/>
    <w:rsid w:val="0046735A"/>
    <w:rsid w:val="004676B7"/>
    <w:rsid w:val="0048542F"/>
    <w:rsid w:val="0049760A"/>
    <w:rsid w:val="004C7650"/>
    <w:rsid w:val="004E074A"/>
    <w:rsid w:val="004F42BC"/>
    <w:rsid w:val="004F4E23"/>
    <w:rsid w:val="004F7717"/>
    <w:rsid w:val="004F7FF0"/>
    <w:rsid w:val="00506FC4"/>
    <w:rsid w:val="005106B7"/>
    <w:rsid w:val="0051105F"/>
    <w:rsid w:val="00515214"/>
    <w:rsid w:val="00521CE3"/>
    <w:rsid w:val="0052614A"/>
    <w:rsid w:val="005326DF"/>
    <w:rsid w:val="0053386B"/>
    <w:rsid w:val="00541D50"/>
    <w:rsid w:val="00552BA5"/>
    <w:rsid w:val="0056130B"/>
    <w:rsid w:val="00561842"/>
    <w:rsid w:val="00577EA7"/>
    <w:rsid w:val="00594523"/>
    <w:rsid w:val="005A0590"/>
    <w:rsid w:val="005A6E70"/>
    <w:rsid w:val="005E1235"/>
    <w:rsid w:val="005E1DC8"/>
    <w:rsid w:val="005E3325"/>
    <w:rsid w:val="005F23EB"/>
    <w:rsid w:val="00617034"/>
    <w:rsid w:val="00644A98"/>
    <w:rsid w:val="00652437"/>
    <w:rsid w:val="00681D60"/>
    <w:rsid w:val="00683707"/>
    <w:rsid w:val="00695633"/>
    <w:rsid w:val="00695EE7"/>
    <w:rsid w:val="0069721E"/>
    <w:rsid w:val="006A1E09"/>
    <w:rsid w:val="006A5E0B"/>
    <w:rsid w:val="006B3F7F"/>
    <w:rsid w:val="006B4FAE"/>
    <w:rsid w:val="006C0977"/>
    <w:rsid w:val="006D18D1"/>
    <w:rsid w:val="006D1A3F"/>
    <w:rsid w:val="006D2D23"/>
    <w:rsid w:val="006E0D0E"/>
    <w:rsid w:val="006E41C5"/>
    <w:rsid w:val="006F19B2"/>
    <w:rsid w:val="006F4D16"/>
    <w:rsid w:val="006F5940"/>
    <w:rsid w:val="00703C46"/>
    <w:rsid w:val="00714C00"/>
    <w:rsid w:val="00722C1A"/>
    <w:rsid w:val="00731457"/>
    <w:rsid w:val="00737016"/>
    <w:rsid w:val="00742ABF"/>
    <w:rsid w:val="00745301"/>
    <w:rsid w:val="00746337"/>
    <w:rsid w:val="00750F69"/>
    <w:rsid w:val="007511B2"/>
    <w:rsid w:val="007576E9"/>
    <w:rsid w:val="00760432"/>
    <w:rsid w:val="00771DE7"/>
    <w:rsid w:val="007772E4"/>
    <w:rsid w:val="007907DF"/>
    <w:rsid w:val="007908DC"/>
    <w:rsid w:val="00795C30"/>
    <w:rsid w:val="007A0429"/>
    <w:rsid w:val="007B1E2E"/>
    <w:rsid w:val="007B3484"/>
    <w:rsid w:val="007B47C1"/>
    <w:rsid w:val="007B6A37"/>
    <w:rsid w:val="007B7F00"/>
    <w:rsid w:val="007C4C61"/>
    <w:rsid w:val="007C556F"/>
    <w:rsid w:val="007D29C1"/>
    <w:rsid w:val="007D4FDC"/>
    <w:rsid w:val="007E028D"/>
    <w:rsid w:val="007E02F3"/>
    <w:rsid w:val="007F2F01"/>
    <w:rsid w:val="00803F6E"/>
    <w:rsid w:val="00820B1A"/>
    <w:rsid w:val="008216E3"/>
    <w:rsid w:val="00827C5D"/>
    <w:rsid w:val="0083059D"/>
    <w:rsid w:val="00833970"/>
    <w:rsid w:val="008542F3"/>
    <w:rsid w:val="00864CBF"/>
    <w:rsid w:val="00864D64"/>
    <w:rsid w:val="00865911"/>
    <w:rsid w:val="0087379D"/>
    <w:rsid w:val="008737E1"/>
    <w:rsid w:val="00880601"/>
    <w:rsid w:val="008902E1"/>
    <w:rsid w:val="00893AAF"/>
    <w:rsid w:val="008977E2"/>
    <w:rsid w:val="008A0576"/>
    <w:rsid w:val="008A0797"/>
    <w:rsid w:val="008B0420"/>
    <w:rsid w:val="008B4E06"/>
    <w:rsid w:val="008D2FBE"/>
    <w:rsid w:val="008F166C"/>
    <w:rsid w:val="0091044F"/>
    <w:rsid w:val="00927F30"/>
    <w:rsid w:val="00934CE3"/>
    <w:rsid w:val="0094310D"/>
    <w:rsid w:val="00954211"/>
    <w:rsid w:val="009604C9"/>
    <w:rsid w:val="00964871"/>
    <w:rsid w:val="00966479"/>
    <w:rsid w:val="00971001"/>
    <w:rsid w:val="009711CB"/>
    <w:rsid w:val="0097611B"/>
    <w:rsid w:val="00997E35"/>
    <w:rsid w:val="009B419F"/>
    <w:rsid w:val="009B7767"/>
    <w:rsid w:val="009C3745"/>
    <w:rsid w:val="009C4433"/>
    <w:rsid w:val="009D00D5"/>
    <w:rsid w:val="009D3F09"/>
    <w:rsid w:val="009E188D"/>
    <w:rsid w:val="009E1985"/>
    <w:rsid w:val="009E28A7"/>
    <w:rsid w:val="009E5F67"/>
    <w:rsid w:val="009F0D2E"/>
    <w:rsid w:val="00A12718"/>
    <w:rsid w:val="00A14E55"/>
    <w:rsid w:val="00A20BEE"/>
    <w:rsid w:val="00A37680"/>
    <w:rsid w:val="00A40B6A"/>
    <w:rsid w:val="00A41C1E"/>
    <w:rsid w:val="00A4741F"/>
    <w:rsid w:val="00A4795A"/>
    <w:rsid w:val="00A53CD5"/>
    <w:rsid w:val="00A604FA"/>
    <w:rsid w:val="00A60D1C"/>
    <w:rsid w:val="00A75569"/>
    <w:rsid w:val="00A76A25"/>
    <w:rsid w:val="00A82980"/>
    <w:rsid w:val="00A85DAE"/>
    <w:rsid w:val="00A91B69"/>
    <w:rsid w:val="00A97B29"/>
    <w:rsid w:val="00AB6D8E"/>
    <w:rsid w:val="00AC2A5D"/>
    <w:rsid w:val="00AD3FD0"/>
    <w:rsid w:val="00AE4634"/>
    <w:rsid w:val="00AF4AF8"/>
    <w:rsid w:val="00B023FD"/>
    <w:rsid w:val="00B05D58"/>
    <w:rsid w:val="00B06234"/>
    <w:rsid w:val="00B15C4E"/>
    <w:rsid w:val="00B221D2"/>
    <w:rsid w:val="00B46F2E"/>
    <w:rsid w:val="00B527A2"/>
    <w:rsid w:val="00B546D0"/>
    <w:rsid w:val="00B65F7C"/>
    <w:rsid w:val="00B6749D"/>
    <w:rsid w:val="00B7081B"/>
    <w:rsid w:val="00B7128C"/>
    <w:rsid w:val="00B77428"/>
    <w:rsid w:val="00B86610"/>
    <w:rsid w:val="00BA0AA4"/>
    <w:rsid w:val="00BC7FDA"/>
    <w:rsid w:val="00BD3272"/>
    <w:rsid w:val="00BD6A73"/>
    <w:rsid w:val="00C1408C"/>
    <w:rsid w:val="00C14ACB"/>
    <w:rsid w:val="00C1508A"/>
    <w:rsid w:val="00C17DD4"/>
    <w:rsid w:val="00C208AE"/>
    <w:rsid w:val="00C20FBB"/>
    <w:rsid w:val="00C21EEC"/>
    <w:rsid w:val="00C24030"/>
    <w:rsid w:val="00C32B77"/>
    <w:rsid w:val="00C350B7"/>
    <w:rsid w:val="00C40E12"/>
    <w:rsid w:val="00C64C8D"/>
    <w:rsid w:val="00C8057C"/>
    <w:rsid w:val="00C8070B"/>
    <w:rsid w:val="00C92723"/>
    <w:rsid w:val="00C9634E"/>
    <w:rsid w:val="00CA389A"/>
    <w:rsid w:val="00CB69BE"/>
    <w:rsid w:val="00CC0689"/>
    <w:rsid w:val="00CC3F88"/>
    <w:rsid w:val="00CC6BEB"/>
    <w:rsid w:val="00CE15F3"/>
    <w:rsid w:val="00CE218A"/>
    <w:rsid w:val="00CE3105"/>
    <w:rsid w:val="00CE7248"/>
    <w:rsid w:val="00CF7D2F"/>
    <w:rsid w:val="00D028AD"/>
    <w:rsid w:val="00D0400F"/>
    <w:rsid w:val="00D212DA"/>
    <w:rsid w:val="00D36CB9"/>
    <w:rsid w:val="00D538DA"/>
    <w:rsid w:val="00D72589"/>
    <w:rsid w:val="00D75ADD"/>
    <w:rsid w:val="00D83410"/>
    <w:rsid w:val="00D90B68"/>
    <w:rsid w:val="00DA2DC7"/>
    <w:rsid w:val="00DD11CD"/>
    <w:rsid w:val="00DD60E0"/>
    <w:rsid w:val="00DD6938"/>
    <w:rsid w:val="00DE6A20"/>
    <w:rsid w:val="00E01E4E"/>
    <w:rsid w:val="00E04A6B"/>
    <w:rsid w:val="00E1081C"/>
    <w:rsid w:val="00E1445D"/>
    <w:rsid w:val="00E2212B"/>
    <w:rsid w:val="00E31EFE"/>
    <w:rsid w:val="00E35509"/>
    <w:rsid w:val="00E410DD"/>
    <w:rsid w:val="00E42FAA"/>
    <w:rsid w:val="00E45266"/>
    <w:rsid w:val="00E473DC"/>
    <w:rsid w:val="00E533E9"/>
    <w:rsid w:val="00E77B53"/>
    <w:rsid w:val="00E9346B"/>
    <w:rsid w:val="00E935CA"/>
    <w:rsid w:val="00EA2902"/>
    <w:rsid w:val="00EC57CB"/>
    <w:rsid w:val="00EC6F49"/>
    <w:rsid w:val="00ED4CE6"/>
    <w:rsid w:val="00EE6907"/>
    <w:rsid w:val="00EF03B3"/>
    <w:rsid w:val="00F1630A"/>
    <w:rsid w:val="00F1791D"/>
    <w:rsid w:val="00F36A37"/>
    <w:rsid w:val="00F4734C"/>
    <w:rsid w:val="00F505DE"/>
    <w:rsid w:val="00F60B9B"/>
    <w:rsid w:val="00F74415"/>
    <w:rsid w:val="00F75342"/>
    <w:rsid w:val="00F81479"/>
    <w:rsid w:val="00F87F36"/>
    <w:rsid w:val="00F94D60"/>
    <w:rsid w:val="00F96CCA"/>
    <w:rsid w:val="00F97C3A"/>
    <w:rsid w:val="00FA0A9F"/>
    <w:rsid w:val="00FA2B50"/>
    <w:rsid w:val="00FD256D"/>
    <w:rsid w:val="00FD3490"/>
    <w:rsid w:val="00FD6820"/>
    <w:rsid w:val="00FD7579"/>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B923642-EA43-4240-8B05-52416014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E98"/>
  </w:style>
  <w:style w:type="paragraph" w:styleId="Titre1">
    <w:name w:val="heading 1"/>
    <w:basedOn w:val="Normal"/>
    <w:next w:val="Normal"/>
    <w:link w:val="Titre1C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042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B04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B042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B042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B042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B042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0420"/>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B0420"/>
    <w:rPr>
      <w:color w:val="0563C1" w:themeColor="hyperlink"/>
      <w:u w:val="single"/>
    </w:rPr>
  </w:style>
  <w:style w:type="character" w:styleId="lev">
    <w:name w:val="Strong"/>
    <w:basedOn w:val="Policepardfaut"/>
    <w:uiPriority w:val="22"/>
    <w:qFormat/>
    <w:rsid w:val="008B0420"/>
    <w:rPr>
      <w:b/>
      <w:bCs/>
    </w:rPr>
  </w:style>
  <w:style w:type="table" w:styleId="Grilledutableau">
    <w:name w:val="Table Grid"/>
    <w:basedOn w:val="Tableau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B0420"/>
    <w:pPr>
      <w:tabs>
        <w:tab w:val="center" w:pos="4536"/>
        <w:tab w:val="right" w:pos="9072"/>
      </w:tabs>
      <w:spacing w:after="0" w:line="240" w:lineRule="auto"/>
    </w:pPr>
  </w:style>
  <w:style w:type="character" w:customStyle="1" w:styleId="En-tteCar">
    <w:name w:val="En-tête Car"/>
    <w:basedOn w:val="Policepardfaut"/>
    <w:link w:val="En-tte"/>
    <w:uiPriority w:val="99"/>
    <w:rsid w:val="008B0420"/>
  </w:style>
  <w:style w:type="paragraph" w:styleId="Pieddepage">
    <w:name w:val="footer"/>
    <w:basedOn w:val="Normal"/>
    <w:link w:val="PieddepageCar"/>
    <w:uiPriority w:val="99"/>
    <w:unhideWhenUsed/>
    <w:rsid w:val="008B04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53762"/>
    <w:rPr>
      <w:i/>
      <w:iCs/>
    </w:rPr>
  </w:style>
  <w:style w:type="character" w:styleId="Mentionnonrsolue">
    <w:name w:val="Unresolved Mention"/>
    <w:basedOn w:val="Policepardfaut"/>
    <w:uiPriority w:val="99"/>
    <w:semiHidden/>
    <w:unhideWhenUsed/>
    <w:rsid w:val="007576E9"/>
    <w:rPr>
      <w:color w:val="605E5C"/>
      <w:shd w:val="clear" w:color="auto" w:fill="E1DFDD"/>
    </w:rPr>
  </w:style>
  <w:style w:type="paragraph" w:styleId="Textedebulles">
    <w:name w:val="Balloon Text"/>
    <w:basedOn w:val="Normal"/>
    <w:link w:val="TextedebullesCar"/>
    <w:uiPriority w:val="99"/>
    <w:semiHidden/>
    <w:unhideWhenUsed/>
    <w:rsid w:val="00E934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346B"/>
    <w:rPr>
      <w:rFonts w:ascii="Segoe UI" w:hAnsi="Segoe UI" w:cs="Segoe UI"/>
      <w:sz w:val="18"/>
      <w:szCs w:val="18"/>
    </w:rPr>
  </w:style>
  <w:style w:type="character" w:styleId="Accentuationlgre">
    <w:name w:val="Subtle Emphasis"/>
    <w:basedOn w:val="Policepardfaut"/>
    <w:uiPriority w:val="19"/>
    <w:qFormat/>
    <w:rsid w:val="00C20FBB"/>
    <w:rPr>
      <w:i/>
      <w:iCs/>
      <w:color w:val="404040" w:themeColor="text1" w:themeTint="BF"/>
    </w:rPr>
  </w:style>
  <w:style w:type="paragraph" w:styleId="PrformatHTML">
    <w:name w:val="HTML Preformatted"/>
    <w:basedOn w:val="Normal"/>
    <w:link w:val="PrformatHTMLCar"/>
    <w:uiPriority w:val="99"/>
    <w:semiHidden/>
    <w:unhideWhenUsed/>
    <w:rsid w:val="00E7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Tabledesillustrations">
    <w:name w:val="table of figures"/>
    <w:basedOn w:val="Normal"/>
    <w:next w:val="Normal"/>
    <w:uiPriority w:val="99"/>
    <w:unhideWhenUsed/>
    <w:rsid w:val="00454AEB"/>
    <w:pPr>
      <w:spacing w:after="0"/>
    </w:pPr>
  </w:style>
  <w:style w:type="character" w:customStyle="1" w:styleId="PrformatHTMLCar">
    <w:name w:val="Préformaté HTML Car"/>
    <w:basedOn w:val="Policepardfaut"/>
    <w:link w:val="PrformatHTML"/>
    <w:uiPriority w:val="99"/>
    <w:semiHidden/>
    <w:rsid w:val="00E77B53"/>
    <w:rPr>
      <w:rFonts w:ascii="Courier New" w:eastAsia="Times New Roman" w:hAnsi="Courier New" w:cs="Courier New"/>
      <w:sz w:val="20"/>
      <w:szCs w:val="20"/>
      <w:lang w:eastAsia="fr-FR"/>
    </w:rPr>
  </w:style>
  <w:style w:type="character" w:customStyle="1" w:styleId="y2iqfc">
    <w:name w:val="y2iqfc"/>
    <w:basedOn w:val="Policepardfaut"/>
    <w:rsid w:val="00E77B53"/>
  </w:style>
  <w:style w:type="paragraph" w:styleId="Lgende">
    <w:name w:val="caption"/>
    <w:basedOn w:val="Normal"/>
    <w:next w:val="Normal"/>
    <w:uiPriority w:val="35"/>
    <w:unhideWhenUsed/>
    <w:qFormat/>
    <w:rsid w:val="002C0B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2526">
      <w:bodyDiv w:val="1"/>
      <w:marLeft w:val="0"/>
      <w:marRight w:val="0"/>
      <w:marTop w:val="0"/>
      <w:marBottom w:val="0"/>
      <w:divBdr>
        <w:top w:val="none" w:sz="0" w:space="0" w:color="auto"/>
        <w:left w:val="none" w:sz="0" w:space="0" w:color="auto"/>
        <w:bottom w:val="none" w:sz="0" w:space="0" w:color="auto"/>
        <w:right w:val="none" w:sz="0" w:space="0" w:color="auto"/>
      </w:divBdr>
    </w:div>
    <w:div w:id="186598915">
      <w:bodyDiv w:val="1"/>
      <w:marLeft w:val="0"/>
      <w:marRight w:val="0"/>
      <w:marTop w:val="0"/>
      <w:marBottom w:val="0"/>
      <w:divBdr>
        <w:top w:val="none" w:sz="0" w:space="0" w:color="auto"/>
        <w:left w:val="none" w:sz="0" w:space="0" w:color="auto"/>
        <w:bottom w:val="none" w:sz="0" w:space="0" w:color="auto"/>
        <w:right w:val="none" w:sz="0" w:space="0" w:color="auto"/>
      </w:divBdr>
    </w:div>
    <w:div w:id="218126931">
      <w:bodyDiv w:val="1"/>
      <w:marLeft w:val="0"/>
      <w:marRight w:val="0"/>
      <w:marTop w:val="0"/>
      <w:marBottom w:val="0"/>
      <w:divBdr>
        <w:top w:val="none" w:sz="0" w:space="0" w:color="auto"/>
        <w:left w:val="none" w:sz="0" w:space="0" w:color="auto"/>
        <w:bottom w:val="none" w:sz="0" w:space="0" w:color="auto"/>
        <w:right w:val="none" w:sz="0" w:space="0" w:color="auto"/>
      </w:divBdr>
    </w:div>
    <w:div w:id="242759597">
      <w:bodyDiv w:val="1"/>
      <w:marLeft w:val="0"/>
      <w:marRight w:val="0"/>
      <w:marTop w:val="0"/>
      <w:marBottom w:val="0"/>
      <w:divBdr>
        <w:top w:val="none" w:sz="0" w:space="0" w:color="auto"/>
        <w:left w:val="none" w:sz="0" w:space="0" w:color="auto"/>
        <w:bottom w:val="none" w:sz="0" w:space="0" w:color="auto"/>
        <w:right w:val="none" w:sz="0" w:space="0" w:color="auto"/>
      </w:divBdr>
    </w:div>
    <w:div w:id="256519610">
      <w:bodyDiv w:val="1"/>
      <w:marLeft w:val="0"/>
      <w:marRight w:val="0"/>
      <w:marTop w:val="0"/>
      <w:marBottom w:val="0"/>
      <w:divBdr>
        <w:top w:val="none" w:sz="0" w:space="0" w:color="auto"/>
        <w:left w:val="none" w:sz="0" w:space="0" w:color="auto"/>
        <w:bottom w:val="none" w:sz="0" w:space="0" w:color="auto"/>
        <w:right w:val="none" w:sz="0" w:space="0" w:color="auto"/>
      </w:divBdr>
      <w:divsChild>
        <w:div w:id="1698385651">
          <w:marLeft w:val="0"/>
          <w:marRight w:val="0"/>
          <w:marTop w:val="0"/>
          <w:marBottom w:val="0"/>
          <w:divBdr>
            <w:top w:val="none" w:sz="0" w:space="0" w:color="auto"/>
            <w:left w:val="none" w:sz="0" w:space="0" w:color="auto"/>
            <w:bottom w:val="none" w:sz="0" w:space="0" w:color="auto"/>
            <w:right w:val="none" w:sz="0" w:space="0" w:color="auto"/>
          </w:divBdr>
        </w:div>
      </w:divsChild>
    </w:div>
    <w:div w:id="309336156">
      <w:bodyDiv w:val="1"/>
      <w:marLeft w:val="0"/>
      <w:marRight w:val="0"/>
      <w:marTop w:val="0"/>
      <w:marBottom w:val="0"/>
      <w:divBdr>
        <w:top w:val="none" w:sz="0" w:space="0" w:color="auto"/>
        <w:left w:val="none" w:sz="0" w:space="0" w:color="auto"/>
        <w:bottom w:val="none" w:sz="0" w:space="0" w:color="auto"/>
        <w:right w:val="none" w:sz="0" w:space="0" w:color="auto"/>
      </w:divBdr>
    </w:div>
    <w:div w:id="324363763">
      <w:bodyDiv w:val="1"/>
      <w:marLeft w:val="0"/>
      <w:marRight w:val="0"/>
      <w:marTop w:val="0"/>
      <w:marBottom w:val="0"/>
      <w:divBdr>
        <w:top w:val="none" w:sz="0" w:space="0" w:color="auto"/>
        <w:left w:val="none" w:sz="0" w:space="0" w:color="auto"/>
        <w:bottom w:val="none" w:sz="0" w:space="0" w:color="auto"/>
        <w:right w:val="none" w:sz="0" w:space="0" w:color="auto"/>
      </w:divBdr>
    </w:div>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338124659">
      <w:bodyDiv w:val="1"/>
      <w:marLeft w:val="0"/>
      <w:marRight w:val="0"/>
      <w:marTop w:val="0"/>
      <w:marBottom w:val="0"/>
      <w:divBdr>
        <w:top w:val="none" w:sz="0" w:space="0" w:color="auto"/>
        <w:left w:val="none" w:sz="0" w:space="0" w:color="auto"/>
        <w:bottom w:val="none" w:sz="0" w:space="0" w:color="auto"/>
        <w:right w:val="none" w:sz="0" w:space="0" w:color="auto"/>
      </w:divBdr>
    </w:div>
    <w:div w:id="346831150">
      <w:bodyDiv w:val="1"/>
      <w:marLeft w:val="0"/>
      <w:marRight w:val="0"/>
      <w:marTop w:val="0"/>
      <w:marBottom w:val="0"/>
      <w:divBdr>
        <w:top w:val="none" w:sz="0" w:space="0" w:color="auto"/>
        <w:left w:val="none" w:sz="0" w:space="0" w:color="auto"/>
        <w:bottom w:val="none" w:sz="0" w:space="0" w:color="auto"/>
        <w:right w:val="none" w:sz="0" w:space="0" w:color="auto"/>
      </w:divBdr>
    </w:div>
    <w:div w:id="359402195">
      <w:bodyDiv w:val="1"/>
      <w:marLeft w:val="0"/>
      <w:marRight w:val="0"/>
      <w:marTop w:val="0"/>
      <w:marBottom w:val="0"/>
      <w:divBdr>
        <w:top w:val="none" w:sz="0" w:space="0" w:color="auto"/>
        <w:left w:val="none" w:sz="0" w:space="0" w:color="auto"/>
        <w:bottom w:val="none" w:sz="0" w:space="0" w:color="auto"/>
        <w:right w:val="none" w:sz="0" w:space="0" w:color="auto"/>
      </w:divBdr>
    </w:div>
    <w:div w:id="399401485">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445124311">
      <w:bodyDiv w:val="1"/>
      <w:marLeft w:val="0"/>
      <w:marRight w:val="0"/>
      <w:marTop w:val="0"/>
      <w:marBottom w:val="0"/>
      <w:divBdr>
        <w:top w:val="none" w:sz="0" w:space="0" w:color="auto"/>
        <w:left w:val="none" w:sz="0" w:space="0" w:color="auto"/>
        <w:bottom w:val="none" w:sz="0" w:space="0" w:color="auto"/>
        <w:right w:val="none" w:sz="0" w:space="0" w:color="auto"/>
      </w:divBdr>
    </w:div>
    <w:div w:id="554394513">
      <w:bodyDiv w:val="1"/>
      <w:marLeft w:val="0"/>
      <w:marRight w:val="0"/>
      <w:marTop w:val="0"/>
      <w:marBottom w:val="0"/>
      <w:divBdr>
        <w:top w:val="none" w:sz="0" w:space="0" w:color="auto"/>
        <w:left w:val="none" w:sz="0" w:space="0" w:color="auto"/>
        <w:bottom w:val="none" w:sz="0" w:space="0" w:color="auto"/>
        <w:right w:val="none" w:sz="0" w:space="0" w:color="auto"/>
      </w:divBdr>
    </w:div>
    <w:div w:id="566842151">
      <w:bodyDiv w:val="1"/>
      <w:marLeft w:val="0"/>
      <w:marRight w:val="0"/>
      <w:marTop w:val="0"/>
      <w:marBottom w:val="0"/>
      <w:divBdr>
        <w:top w:val="none" w:sz="0" w:space="0" w:color="auto"/>
        <w:left w:val="none" w:sz="0" w:space="0" w:color="auto"/>
        <w:bottom w:val="none" w:sz="0" w:space="0" w:color="auto"/>
        <w:right w:val="none" w:sz="0" w:space="0" w:color="auto"/>
      </w:divBdr>
    </w:div>
    <w:div w:id="580261613">
      <w:bodyDiv w:val="1"/>
      <w:marLeft w:val="0"/>
      <w:marRight w:val="0"/>
      <w:marTop w:val="0"/>
      <w:marBottom w:val="0"/>
      <w:divBdr>
        <w:top w:val="none" w:sz="0" w:space="0" w:color="auto"/>
        <w:left w:val="none" w:sz="0" w:space="0" w:color="auto"/>
        <w:bottom w:val="none" w:sz="0" w:space="0" w:color="auto"/>
        <w:right w:val="none" w:sz="0" w:space="0" w:color="auto"/>
      </w:divBdr>
      <w:divsChild>
        <w:div w:id="1012074715">
          <w:marLeft w:val="0"/>
          <w:marRight w:val="0"/>
          <w:marTop w:val="0"/>
          <w:marBottom w:val="0"/>
          <w:divBdr>
            <w:top w:val="none" w:sz="0" w:space="0" w:color="auto"/>
            <w:left w:val="none" w:sz="0" w:space="0" w:color="auto"/>
            <w:bottom w:val="none" w:sz="0" w:space="0" w:color="auto"/>
            <w:right w:val="none" w:sz="0" w:space="0" w:color="auto"/>
          </w:divBdr>
        </w:div>
      </w:divsChild>
    </w:div>
    <w:div w:id="588777796">
      <w:bodyDiv w:val="1"/>
      <w:marLeft w:val="0"/>
      <w:marRight w:val="0"/>
      <w:marTop w:val="0"/>
      <w:marBottom w:val="0"/>
      <w:divBdr>
        <w:top w:val="none" w:sz="0" w:space="0" w:color="auto"/>
        <w:left w:val="none" w:sz="0" w:space="0" w:color="auto"/>
        <w:bottom w:val="none" w:sz="0" w:space="0" w:color="auto"/>
        <w:right w:val="none" w:sz="0" w:space="0" w:color="auto"/>
      </w:divBdr>
    </w:div>
    <w:div w:id="65668999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757750704">
      <w:bodyDiv w:val="1"/>
      <w:marLeft w:val="0"/>
      <w:marRight w:val="0"/>
      <w:marTop w:val="0"/>
      <w:marBottom w:val="0"/>
      <w:divBdr>
        <w:top w:val="none" w:sz="0" w:space="0" w:color="auto"/>
        <w:left w:val="none" w:sz="0" w:space="0" w:color="auto"/>
        <w:bottom w:val="none" w:sz="0" w:space="0" w:color="auto"/>
        <w:right w:val="none" w:sz="0" w:space="0" w:color="auto"/>
      </w:divBdr>
    </w:div>
    <w:div w:id="770246365">
      <w:bodyDiv w:val="1"/>
      <w:marLeft w:val="0"/>
      <w:marRight w:val="0"/>
      <w:marTop w:val="0"/>
      <w:marBottom w:val="0"/>
      <w:divBdr>
        <w:top w:val="none" w:sz="0" w:space="0" w:color="auto"/>
        <w:left w:val="none" w:sz="0" w:space="0" w:color="auto"/>
        <w:bottom w:val="none" w:sz="0" w:space="0" w:color="auto"/>
        <w:right w:val="none" w:sz="0" w:space="0" w:color="auto"/>
      </w:divBdr>
    </w:div>
    <w:div w:id="78538671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831337224">
      <w:bodyDiv w:val="1"/>
      <w:marLeft w:val="0"/>
      <w:marRight w:val="0"/>
      <w:marTop w:val="0"/>
      <w:marBottom w:val="0"/>
      <w:divBdr>
        <w:top w:val="none" w:sz="0" w:space="0" w:color="auto"/>
        <w:left w:val="none" w:sz="0" w:space="0" w:color="auto"/>
        <w:bottom w:val="none" w:sz="0" w:space="0" w:color="auto"/>
        <w:right w:val="none" w:sz="0" w:space="0" w:color="auto"/>
      </w:divBdr>
    </w:div>
    <w:div w:id="855966624">
      <w:bodyDiv w:val="1"/>
      <w:marLeft w:val="0"/>
      <w:marRight w:val="0"/>
      <w:marTop w:val="0"/>
      <w:marBottom w:val="0"/>
      <w:divBdr>
        <w:top w:val="none" w:sz="0" w:space="0" w:color="auto"/>
        <w:left w:val="none" w:sz="0" w:space="0" w:color="auto"/>
        <w:bottom w:val="none" w:sz="0" w:space="0" w:color="auto"/>
        <w:right w:val="none" w:sz="0" w:space="0" w:color="auto"/>
      </w:divBdr>
    </w:div>
    <w:div w:id="872694381">
      <w:bodyDiv w:val="1"/>
      <w:marLeft w:val="0"/>
      <w:marRight w:val="0"/>
      <w:marTop w:val="0"/>
      <w:marBottom w:val="0"/>
      <w:divBdr>
        <w:top w:val="none" w:sz="0" w:space="0" w:color="auto"/>
        <w:left w:val="none" w:sz="0" w:space="0" w:color="auto"/>
        <w:bottom w:val="none" w:sz="0" w:space="0" w:color="auto"/>
        <w:right w:val="none" w:sz="0" w:space="0" w:color="auto"/>
      </w:divBdr>
      <w:divsChild>
        <w:div w:id="1782602139">
          <w:marLeft w:val="0"/>
          <w:marRight w:val="0"/>
          <w:marTop w:val="0"/>
          <w:marBottom w:val="0"/>
          <w:divBdr>
            <w:top w:val="none" w:sz="0" w:space="0" w:color="auto"/>
            <w:left w:val="none" w:sz="0" w:space="0" w:color="auto"/>
            <w:bottom w:val="none" w:sz="0" w:space="0" w:color="auto"/>
            <w:right w:val="none" w:sz="0" w:space="0" w:color="auto"/>
          </w:divBdr>
          <w:divsChild>
            <w:div w:id="19894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914978247">
      <w:bodyDiv w:val="1"/>
      <w:marLeft w:val="0"/>
      <w:marRight w:val="0"/>
      <w:marTop w:val="0"/>
      <w:marBottom w:val="0"/>
      <w:divBdr>
        <w:top w:val="none" w:sz="0" w:space="0" w:color="auto"/>
        <w:left w:val="none" w:sz="0" w:space="0" w:color="auto"/>
        <w:bottom w:val="none" w:sz="0" w:space="0" w:color="auto"/>
        <w:right w:val="none" w:sz="0" w:space="0" w:color="auto"/>
      </w:divBdr>
    </w:div>
    <w:div w:id="989209867">
      <w:bodyDiv w:val="1"/>
      <w:marLeft w:val="0"/>
      <w:marRight w:val="0"/>
      <w:marTop w:val="0"/>
      <w:marBottom w:val="0"/>
      <w:divBdr>
        <w:top w:val="none" w:sz="0" w:space="0" w:color="auto"/>
        <w:left w:val="none" w:sz="0" w:space="0" w:color="auto"/>
        <w:bottom w:val="none" w:sz="0" w:space="0" w:color="auto"/>
        <w:right w:val="none" w:sz="0" w:space="0" w:color="auto"/>
      </w:divBdr>
    </w:div>
    <w:div w:id="996693232">
      <w:bodyDiv w:val="1"/>
      <w:marLeft w:val="0"/>
      <w:marRight w:val="0"/>
      <w:marTop w:val="0"/>
      <w:marBottom w:val="0"/>
      <w:divBdr>
        <w:top w:val="none" w:sz="0" w:space="0" w:color="auto"/>
        <w:left w:val="none" w:sz="0" w:space="0" w:color="auto"/>
        <w:bottom w:val="none" w:sz="0" w:space="0" w:color="auto"/>
        <w:right w:val="none" w:sz="0" w:space="0" w:color="auto"/>
      </w:divBdr>
    </w:div>
    <w:div w:id="1145316081">
      <w:bodyDiv w:val="1"/>
      <w:marLeft w:val="0"/>
      <w:marRight w:val="0"/>
      <w:marTop w:val="0"/>
      <w:marBottom w:val="0"/>
      <w:divBdr>
        <w:top w:val="none" w:sz="0" w:space="0" w:color="auto"/>
        <w:left w:val="none" w:sz="0" w:space="0" w:color="auto"/>
        <w:bottom w:val="none" w:sz="0" w:space="0" w:color="auto"/>
        <w:right w:val="none" w:sz="0" w:space="0" w:color="auto"/>
      </w:divBdr>
    </w:div>
    <w:div w:id="1169179957">
      <w:bodyDiv w:val="1"/>
      <w:marLeft w:val="0"/>
      <w:marRight w:val="0"/>
      <w:marTop w:val="0"/>
      <w:marBottom w:val="0"/>
      <w:divBdr>
        <w:top w:val="none" w:sz="0" w:space="0" w:color="auto"/>
        <w:left w:val="none" w:sz="0" w:space="0" w:color="auto"/>
        <w:bottom w:val="none" w:sz="0" w:space="0" w:color="auto"/>
        <w:right w:val="none" w:sz="0" w:space="0" w:color="auto"/>
      </w:divBdr>
    </w:div>
    <w:div w:id="1223370233">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388066336">
      <w:bodyDiv w:val="1"/>
      <w:marLeft w:val="0"/>
      <w:marRight w:val="0"/>
      <w:marTop w:val="0"/>
      <w:marBottom w:val="0"/>
      <w:divBdr>
        <w:top w:val="none" w:sz="0" w:space="0" w:color="auto"/>
        <w:left w:val="none" w:sz="0" w:space="0" w:color="auto"/>
        <w:bottom w:val="none" w:sz="0" w:space="0" w:color="auto"/>
        <w:right w:val="none" w:sz="0" w:space="0" w:color="auto"/>
      </w:divBdr>
    </w:div>
    <w:div w:id="1398436715">
      <w:bodyDiv w:val="1"/>
      <w:marLeft w:val="0"/>
      <w:marRight w:val="0"/>
      <w:marTop w:val="0"/>
      <w:marBottom w:val="0"/>
      <w:divBdr>
        <w:top w:val="none" w:sz="0" w:space="0" w:color="auto"/>
        <w:left w:val="none" w:sz="0" w:space="0" w:color="auto"/>
        <w:bottom w:val="none" w:sz="0" w:space="0" w:color="auto"/>
        <w:right w:val="none" w:sz="0" w:space="0" w:color="auto"/>
      </w:divBdr>
    </w:div>
    <w:div w:id="1594241957">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15478049">
      <w:bodyDiv w:val="1"/>
      <w:marLeft w:val="0"/>
      <w:marRight w:val="0"/>
      <w:marTop w:val="0"/>
      <w:marBottom w:val="0"/>
      <w:divBdr>
        <w:top w:val="none" w:sz="0" w:space="0" w:color="auto"/>
        <w:left w:val="none" w:sz="0" w:space="0" w:color="auto"/>
        <w:bottom w:val="none" w:sz="0" w:space="0" w:color="auto"/>
        <w:right w:val="none" w:sz="0" w:space="0" w:color="auto"/>
      </w:divBdr>
    </w:div>
    <w:div w:id="1711686871">
      <w:bodyDiv w:val="1"/>
      <w:marLeft w:val="0"/>
      <w:marRight w:val="0"/>
      <w:marTop w:val="0"/>
      <w:marBottom w:val="0"/>
      <w:divBdr>
        <w:top w:val="none" w:sz="0" w:space="0" w:color="auto"/>
        <w:left w:val="none" w:sz="0" w:space="0" w:color="auto"/>
        <w:bottom w:val="none" w:sz="0" w:space="0" w:color="auto"/>
        <w:right w:val="none" w:sz="0" w:space="0" w:color="auto"/>
      </w:divBdr>
    </w:div>
    <w:div w:id="1787045438">
      <w:bodyDiv w:val="1"/>
      <w:marLeft w:val="0"/>
      <w:marRight w:val="0"/>
      <w:marTop w:val="0"/>
      <w:marBottom w:val="0"/>
      <w:divBdr>
        <w:top w:val="none" w:sz="0" w:space="0" w:color="auto"/>
        <w:left w:val="none" w:sz="0" w:space="0" w:color="auto"/>
        <w:bottom w:val="none" w:sz="0" w:space="0" w:color="auto"/>
        <w:right w:val="none" w:sz="0" w:space="0" w:color="auto"/>
      </w:divBdr>
    </w:div>
    <w:div w:id="1838496547">
      <w:bodyDiv w:val="1"/>
      <w:marLeft w:val="0"/>
      <w:marRight w:val="0"/>
      <w:marTop w:val="0"/>
      <w:marBottom w:val="0"/>
      <w:divBdr>
        <w:top w:val="none" w:sz="0" w:space="0" w:color="auto"/>
        <w:left w:val="none" w:sz="0" w:space="0" w:color="auto"/>
        <w:bottom w:val="none" w:sz="0" w:space="0" w:color="auto"/>
        <w:right w:val="none" w:sz="0" w:space="0" w:color="auto"/>
      </w:divBdr>
    </w:div>
    <w:div w:id="1907297182">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 w:id="2065329370">
      <w:bodyDiv w:val="1"/>
      <w:marLeft w:val="0"/>
      <w:marRight w:val="0"/>
      <w:marTop w:val="0"/>
      <w:marBottom w:val="0"/>
      <w:divBdr>
        <w:top w:val="none" w:sz="0" w:space="0" w:color="auto"/>
        <w:left w:val="none" w:sz="0" w:space="0" w:color="auto"/>
        <w:bottom w:val="none" w:sz="0" w:space="0" w:color="auto"/>
        <w:right w:val="none" w:sz="0" w:space="0" w:color="auto"/>
      </w:divBdr>
    </w:div>
    <w:div w:id="211412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image" Target="media/image8.gi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image" Target="media/image43.jp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blog.myagilepartner.fr/index.php/2018/05/27/role-de-scrum-master/" TargetMode="External"/><Relationship Id="rId77" Type="http://schemas.openxmlformats.org/officeDocument/2006/relationships/theme" Target="theme/theme1.xml"/><Relationship Id="rId8" Type="http://schemas.openxmlformats.org/officeDocument/2006/relationships/hyperlink" Target="https://www.diva-software.com" TargetMode="External"/><Relationship Id="rId51" Type="http://schemas.openxmlformats.org/officeDocument/2006/relationships/hyperlink" Target="https://fr.wikipedia.org/wiki/Unified_Modeling_Language" TargetMode="External"/><Relationship Id="rId72" Type="http://schemas.openxmlformats.org/officeDocument/2006/relationships/hyperlink" Target="https://fr.wikipedia.org/wiki/Diagramme_de_s%C3%A9qu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fr.wikipedia.org/wiki/Programmation_orient%C3%A9e_objet" TargetMode="External"/><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hyperlink" Target="https://fr.wikipedia.org/wiki/Diagramme_de_cas_d%27utilis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r.wikipedia.org/wiki/Framework"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s://fr.wikipedia.org/wiki/PHP" TargetMode="External"/><Relationship Id="rId34" Type="http://schemas.openxmlformats.org/officeDocument/2006/relationships/image" Target="media/image26.jpeg"/><Relationship Id="rId50" Type="http://schemas.openxmlformats.org/officeDocument/2006/relationships/image" Target="media/image30.jp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lucidchart.com/pages/fr/diagramme-de-classes-uml"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733F-FAB0-4416-B20F-E52C2D6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80</Pages>
  <Words>13600</Words>
  <Characters>74805</Characters>
  <Application>Microsoft Office Word</Application>
  <DocSecurity>0</DocSecurity>
  <Lines>623</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Ali Mahjoub</cp:lastModifiedBy>
  <cp:revision>58</cp:revision>
  <dcterms:created xsi:type="dcterms:W3CDTF">2024-05-20T10:00:00Z</dcterms:created>
  <dcterms:modified xsi:type="dcterms:W3CDTF">2024-05-26T10:41:00Z</dcterms:modified>
</cp:coreProperties>
</file>