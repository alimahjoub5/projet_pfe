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4806B3F8" w:rsidR="008B0420" w:rsidRPr="00737016"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717ADEAE" w14:textId="77777777" w:rsidR="008B0420" w:rsidRPr="00737016" w:rsidRDefault="008B0420"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0FAD0CE1" w:rsidR="008B0420" w:rsidRPr="00A91B69" w:rsidRDefault="008B0420"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0D76A921" w:rsidR="00A91B69"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lastRenderedPageBreak/>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43DC831B" w:rsidR="008B0420" w:rsidRPr="00737016" w:rsidRDefault="008B0420" w:rsidP="00A91B69">
      <w:pPr>
        <w:pStyle w:val="ListParagraph"/>
        <w:numPr>
          <w:ilvl w:val="1"/>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Utilisation des papiers pour gérer les activités de la maintenance.</w:t>
      </w:r>
    </w:p>
    <w:p w14:paraId="23E23F06"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Absence de traçabilité et suivi des interventions. </w:t>
      </w:r>
    </w:p>
    <w:p w14:paraId="2CCD29DB"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Mauvaise gestion des pièces de rechanges et manque de contrôle et suivie de la magasin PDR </w:t>
      </w:r>
    </w:p>
    <w:p w14:paraId="7BBA7E61"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Absence d’un système d’informations qui centralise les données et facilite le partage et la collaboration entre les différents acteurs. </w:t>
      </w:r>
    </w:p>
    <w:p w14:paraId="62B91ED8"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Mauvaise communication interne.</w:t>
      </w:r>
    </w:p>
    <w:p w14:paraId="6C3D3D4E" w14:textId="77777777" w:rsidR="008737E1"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Absence et manque d’un inventaire complet et à jour des équipements à maintenir et des pièces de rechange. </w:t>
      </w:r>
    </w:p>
    <w:p w14:paraId="45BE3B8C" w14:textId="6E4871A8" w:rsidR="00E1081C" w:rsidRPr="00A91B69" w:rsidRDefault="00E1081C" w:rsidP="00A91B69">
      <w:pPr>
        <w:rPr>
          <w:rFonts w:ascii="Times New Roman" w:hAnsi="Times New Roman" w:cs="Times New Roman"/>
          <w:sz w:val="28"/>
          <w:szCs w:val="28"/>
        </w:rPr>
      </w:pPr>
      <w:bookmarkStart w:id="0" w:name="_GoBack"/>
      <w:bookmarkEnd w:id="0"/>
      <w:r w:rsidRPr="00A91B69">
        <w:rPr>
          <w:rFonts w:ascii="Times New Roman" w:hAnsi="Times New Roman" w:cs="Times New Roman"/>
          <w:sz w:val="28"/>
          <w:szCs w:val="28"/>
        </w:rPr>
        <w:lastRenderedPageBreak/>
        <w:t>— Les équipements et les actions correctives et préventives ne sont pas codifiés.</w:t>
      </w:r>
    </w:p>
    <w:p w14:paraId="33878AB4"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Les documents techniques, administratives ou financiers liés aux équipements ne sont pas centralisés. — Absence d’un tableau de bord de suivi des KPI (fiabilité, maintenabilité, la disponibilité).</w:t>
      </w:r>
    </w:p>
    <w:p w14:paraId="5B020E93"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Absence des rapports et statistiques et des outils d’aide de bonne prise de décision. </w:t>
      </w:r>
    </w:p>
    <w:p w14:paraId="10B8C493"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Mauvaise gestion de la maintenance préventive accompagnée d’une mauvaise planification et ordonnancement. </w:t>
      </w:r>
    </w:p>
    <w:p w14:paraId="101377E6" w14:textId="35E0B482" w:rsidR="00E35509"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747CE18C"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acteurs,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7D3D1DCB" w14:textId="068E24EC" w:rsidR="008B0420" w:rsidRPr="00737016" w:rsidRDefault="008B0420" w:rsidP="008B0420">
      <w:pPr>
        <w:pStyle w:val="ListParagraph"/>
        <w:ind w:left="1296"/>
        <w:rPr>
          <w:rFonts w:ascii="Times New Roman" w:hAnsi="Times New Roman" w:cs="Times New Roman"/>
          <w:color w:val="0D0D0D"/>
          <w:sz w:val="28"/>
          <w:szCs w:val="28"/>
          <w:shd w:val="clear" w:color="auto" w:fill="FFFFFF"/>
        </w:rPr>
      </w:pPr>
    </w:p>
    <w:p w14:paraId="162B3480" w14:textId="1F81E7A3" w:rsidR="009B7767" w:rsidRDefault="009B7767" w:rsidP="008B0420">
      <w:pPr>
        <w:pStyle w:val="ListParagraph"/>
        <w:ind w:left="1296"/>
        <w:rPr>
          <w:rFonts w:ascii="Times New Roman" w:hAnsi="Times New Roman" w:cs="Times New Roman"/>
          <w:color w:val="0D0D0D"/>
          <w:sz w:val="28"/>
          <w:szCs w:val="28"/>
          <w:shd w:val="clear" w:color="auto" w:fill="FFFFFF"/>
        </w:rPr>
      </w:pPr>
    </w:p>
    <w:p w14:paraId="55A00BFD" w14:textId="77F8D674"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20480F69" w14:textId="725A6C4E"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11F9E6BC" w14:textId="3B1575DE"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415788A2" w14:textId="56219786"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61BEE65D" w14:textId="73987332"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3A883735" w14:textId="77777777"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6DD84E8C" w14:textId="1E4A3963"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 Fixer les objectives.</w:t>
      </w:r>
    </w:p>
    <w:p w14:paraId="2ED418DD"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 Définir et organiser les ressources et moyennes. </w:t>
      </w:r>
    </w:p>
    <w:p w14:paraId="19CA9E38"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Avoir un suivi des travaux et leurs états d’avancement. </w:t>
      </w:r>
    </w:p>
    <w:p w14:paraId="0D248C36"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Eliminer les risques de retard.</w:t>
      </w:r>
    </w:p>
    <w:p w14:paraId="4E239A21"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 Ponctualité, respect des dates limites et une bonne gestion du temps. Dans ce cadre, nous avons utilisé le fameux Diagrammes de GANTT pour établir le planning de mon stage.</w:t>
      </w:r>
    </w:p>
    <w:p w14:paraId="46DCCBC4" w14:textId="56DE3F1A"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 xml:space="preserve"> Ce diagramme est un outil qui permet de bien planifier le projet et avoir un suivi d’avancement en présentant l’enchainement et la durée des différentes tâches.</w:t>
      </w:r>
    </w:p>
    <w:p w14:paraId="499403F8" w14:textId="4E690F05" w:rsidR="009B7767" w:rsidRPr="00737016" w:rsidRDefault="009B7767" w:rsidP="008B0420">
      <w:pPr>
        <w:pStyle w:val="ListParagraph"/>
        <w:ind w:left="1296"/>
        <w:rPr>
          <w:rFonts w:ascii="Times New Roman" w:hAnsi="Times New Roman" w:cs="Times New Roman"/>
          <w:color w:val="0D0D0D"/>
          <w:sz w:val="28"/>
          <w:szCs w:val="28"/>
          <w:shd w:val="clear" w:color="auto" w:fill="FFFFFF"/>
        </w:rPr>
      </w:pP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0077B476" w14:textId="77777777" w:rsidR="008B0420" w:rsidRPr="00737016" w:rsidRDefault="008B0420" w:rsidP="00737016">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0B52CBD1" w14:textId="77777777" w:rsidR="008B0420" w:rsidRPr="00E35509" w:rsidRDefault="008B0420" w:rsidP="008B0420">
      <w:pPr>
        <w:pStyle w:val="ListParagraph"/>
        <w:ind w:left="1296"/>
        <w:rPr>
          <w:rFonts w:cstheme="minorHAnsi"/>
          <w:color w:val="0D0D0D"/>
          <w:sz w:val="32"/>
          <w:szCs w:val="32"/>
          <w:shd w:val="clear" w:color="auto" w:fill="FFFFFF"/>
        </w:rPr>
      </w:pPr>
    </w:p>
    <w:p w14:paraId="0261C634" w14:textId="77777777" w:rsidR="008B0420" w:rsidRPr="00E35509" w:rsidRDefault="008B0420" w:rsidP="008B0420">
      <w:pPr>
        <w:pStyle w:val="ListParagraph"/>
        <w:ind w:left="1296"/>
        <w:jc w:val="center"/>
        <w:rPr>
          <w:rFonts w:cstheme="minorHAnsi"/>
          <w:sz w:val="32"/>
          <w:szCs w:val="32"/>
        </w:rPr>
      </w:pPr>
    </w:p>
    <w:p w14:paraId="7BFD7D7C" w14:textId="77777777" w:rsidR="008B0420" w:rsidRPr="008B4E06" w:rsidRDefault="008B0420" w:rsidP="008B0420">
      <w:pPr>
        <w:pStyle w:val="ListParagraph"/>
        <w:ind w:left="1296"/>
        <w:jc w:val="center"/>
        <w:rPr>
          <w:rFonts w:ascii="Segoe UI" w:hAnsi="Segoe UI" w:cs="Segoe UI"/>
          <w:sz w:val="32"/>
          <w:szCs w:val="32"/>
        </w:rPr>
      </w:pPr>
    </w:p>
    <w:p w14:paraId="46C3F646" w14:textId="77777777" w:rsidR="008B0420" w:rsidRPr="008B4E06" w:rsidRDefault="008B0420" w:rsidP="008B0420">
      <w:pPr>
        <w:rPr>
          <w:rFonts w:ascii="Segoe UI" w:hAnsi="Segoe UI" w:cs="Segoe UI"/>
          <w:sz w:val="32"/>
          <w:szCs w:val="32"/>
        </w:rPr>
      </w:pPr>
      <w:r w:rsidRPr="008B4E06">
        <w:rPr>
          <w:rFonts w:ascii="Segoe UI" w:hAnsi="Segoe UI" w:cs="Segoe UI"/>
          <w:sz w:val="32"/>
          <w:szCs w:val="32"/>
        </w:rPr>
        <w:br w:type="page"/>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 xml:space="preserve">Un acteur dans une </w:t>
      </w:r>
      <w:r w:rsidRPr="008737E1">
        <w:rPr>
          <w:rFonts w:ascii="Times New Roman" w:hAnsi="Times New Roman" w:cs="Times New Roman"/>
          <w:b/>
          <w:sz w:val="28"/>
          <w:szCs w:val="28"/>
        </w:rPr>
        <w:t>application</w:t>
      </w:r>
      <w:r w:rsidRPr="00683707">
        <w:rPr>
          <w:rFonts w:ascii="Times New Roman" w:hAnsi="Times New Roman" w:cs="Times New Roman"/>
          <w:sz w:val="28"/>
          <w:szCs w:val="28"/>
        </w:rPr>
        <w:t xml:space="preserve"> est une entité externe qui interagit avec le système [1].</w:t>
      </w:r>
    </w:p>
    <w:p w14:paraId="60E127D7" w14:textId="27177D5F" w:rsidR="008B0420"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4B3178C2" w14:textId="77777777" w:rsidR="008737E1" w:rsidRPr="00683707" w:rsidRDefault="008737E1" w:rsidP="00096C03">
      <w:pPr>
        <w:pStyle w:val="ListParagraph"/>
        <w:ind w:left="0"/>
        <w:rPr>
          <w:rFonts w:ascii="Times New Roman" w:hAnsi="Times New Roman" w:cs="Times New Roman"/>
          <w:sz w:val="28"/>
          <w:szCs w:val="28"/>
        </w:rPr>
      </w:pPr>
    </w:p>
    <w:p w14:paraId="795D9FD6" w14:textId="77777777" w:rsidR="00DD11CD" w:rsidRPr="00DD11CD" w:rsidRDefault="008B0420" w:rsidP="008737E1">
      <w:pPr>
        <w:pStyle w:val="ListParagraph"/>
        <w:numPr>
          <w:ilvl w:val="0"/>
          <w:numId w:val="7"/>
        </w:numPr>
        <w:ind w:left="567"/>
        <w:jc w:val="both"/>
        <w:rPr>
          <w:rFonts w:ascii="Times New Roman" w:hAnsi="Times New Roman" w:cs="Times New Roman"/>
          <w:sz w:val="28"/>
          <w:szCs w:val="28"/>
        </w:rPr>
      </w:pPr>
      <w:r w:rsidRPr="00683707">
        <w:rPr>
          <w:rFonts w:ascii="Times New Roman" w:hAnsi="Times New Roman" w:cs="Times New Roman"/>
          <w:sz w:val="28"/>
          <w:szCs w:val="28"/>
        </w:rPr>
        <w:t>Administrateur</w:t>
      </w:r>
      <w:r w:rsidR="00096C03" w:rsidRPr="00683707">
        <w:rPr>
          <w:rFonts w:ascii="Times New Roman" w:hAnsi="Times New Roman" w:cs="Times New Roman"/>
          <w:sz w:val="28"/>
          <w:szCs w:val="28"/>
        </w:rPr>
        <w:t> :</w:t>
      </w:r>
      <w:r w:rsidR="00DD11CD">
        <w:rPr>
          <w:rFonts w:ascii="Times New Roman" w:hAnsi="Times New Roman" w:cs="Times New Roman"/>
          <w:sz w:val="28"/>
          <w:szCs w:val="28"/>
        </w:rPr>
        <w:t xml:space="preserve"> </w:t>
      </w:r>
      <w:r w:rsidR="00DD11CD" w:rsidRPr="00DD11CD">
        <w:rPr>
          <w:rFonts w:ascii="Times New Roman" w:hAnsi="Times New Roman" w:cs="Times New Roman"/>
          <w:sz w:val="28"/>
          <w:szCs w:val="28"/>
        </w:rPr>
        <w:t>C’est l’acteur principale dans notre application, il a le droit d’accéder à tous les menus</w:t>
      </w:r>
    </w:p>
    <w:p w14:paraId="38C24710" w14:textId="17C9CA88" w:rsidR="008B0420" w:rsidRPr="00683707" w:rsidRDefault="00DD11CD" w:rsidP="008737E1">
      <w:pPr>
        <w:pStyle w:val="ListParagraph"/>
        <w:ind w:left="567"/>
        <w:jc w:val="both"/>
        <w:rPr>
          <w:rFonts w:ascii="Times New Roman" w:hAnsi="Times New Roman" w:cs="Times New Roman"/>
          <w:sz w:val="28"/>
          <w:szCs w:val="28"/>
        </w:rPr>
      </w:pPr>
      <w:proofErr w:type="gramStart"/>
      <w:r w:rsidRPr="00DD11CD">
        <w:rPr>
          <w:rFonts w:ascii="Times New Roman" w:hAnsi="Times New Roman" w:cs="Times New Roman"/>
          <w:sz w:val="28"/>
          <w:szCs w:val="28"/>
        </w:rPr>
        <w:t>de</w:t>
      </w:r>
      <w:proofErr w:type="gramEnd"/>
      <w:r w:rsidRPr="00DD11CD">
        <w:rPr>
          <w:rFonts w:ascii="Times New Roman" w:hAnsi="Times New Roman" w:cs="Times New Roman"/>
          <w:sz w:val="28"/>
          <w:szCs w:val="28"/>
        </w:rPr>
        <w:t xml:space="preserve"> l’application.</w:t>
      </w:r>
    </w:p>
    <w:p w14:paraId="282CCD44" w14:textId="6C38030F" w:rsidR="00DD11CD" w:rsidRPr="00DD11CD" w:rsidRDefault="008B0420" w:rsidP="008737E1">
      <w:pPr>
        <w:pStyle w:val="ListParagraph"/>
        <w:numPr>
          <w:ilvl w:val="0"/>
          <w:numId w:val="7"/>
        </w:numPr>
        <w:ind w:left="567"/>
        <w:rPr>
          <w:rFonts w:ascii="Times New Roman" w:hAnsi="Times New Roman" w:cs="Times New Roman"/>
          <w:sz w:val="28"/>
          <w:szCs w:val="28"/>
        </w:rPr>
      </w:pPr>
      <w:r w:rsidRPr="00683707">
        <w:rPr>
          <w:rFonts w:ascii="Times New Roman" w:hAnsi="Times New Roman" w:cs="Times New Roman"/>
          <w:sz w:val="28"/>
          <w:szCs w:val="28"/>
        </w:rPr>
        <w:t>Technicien</w:t>
      </w:r>
      <w:r w:rsidR="002C2F63">
        <w:rPr>
          <w:rFonts w:ascii="Times New Roman" w:hAnsi="Times New Roman" w:cs="Times New Roman"/>
          <w:sz w:val="28"/>
          <w:szCs w:val="28"/>
        </w:rPr>
        <w:t> :</w:t>
      </w:r>
      <w:r w:rsidR="00DD11CD" w:rsidRPr="00DD11CD">
        <w:t xml:space="preserve"> </w:t>
      </w:r>
      <w:r w:rsidR="00DD11CD" w:rsidRPr="00DD11CD">
        <w:rPr>
          <w:rFonts w:ascii="Times New Roman" w:hAnsi="Times New Roman" w:cs="Times New Roman"/>
          <w:sz w:val="28"/>
          <w:szCs w:val="28"/>
        </w:rPr>
        <w:t>C’est l’acteur secondaire dans notre application, il a le droit d'accéder à tous les menus</w:t>
      </w:r>
    </w:p>
    <w:p w14:paraId="102CF021" w14:textId="59CB6D96" w:rsidR="008B0420" w:rsidRPr="00683707" w:rsidRDefault="00DD11CD" w:rsidP="008737E1">
      <w:pPr>
        <w:pStyle w:val="ListParagraph"/>
        <w:ind w:left="567"/>
        <w:rPr>
          <w:rFonts w:ascii="Times New Roman" w:hAnsi="Times New Roman" w:cs="Times New Roman"/>
          <w:sz w:val="28"/>
          <w:szCs w:val="28"/>
        </w:rPr>
      </w:pPr>
      <w:proofErr w:type="gramStart"/>
      <w:r w:rsidRPr="00DD11CD">
        <w:rPr>
          <w:rFonts w:ascii="Times New Roman" w:hAnsi="Times New Roman" w:cs="Times New Roman"/>
          <w:sz w:val="28"/>
          <w:szCs w:val="28"/>
        </w:rPr>
        <w:t>de</w:t>
      </w:r>
      <w:proofErr w:type="gramEnd"/>
      <w:r w:rsidRPr="00DD11CD">
        <w:rPr>
          <w:rFonts w:ascii="Times New Roman" w:hAnsi="Times New Roman" w:cs="Times New Roman"/>
          <w:sz w:val="28"/>
          <w:szCs w:val="28"/>
        </w:rPr>
        <w:t xml:space="preserve"> l’application sauf celui de gestion des utilisateurs et consultation du profil utilisateur.</w:t>
      </w:r>
    </w:p>
    <w:p w14:paraId="1419D3D0" w14:textId="44FD6A18" w:rsidR="00DD11CD" w:rsidRPr="00DD11CD" w:rsidRDefault="00DD11CD" w:rsidP="008737E1">
      <w:pPr>
        <w:pStyle w:val="ListParagraph"/>
        <w:numPr>
          <w:ilvl w:val="0"/>
          <w:numId w:val="7"/>
        </w:numPr>
        <w:ind w:left="567"/>
        <w:rPr>
          <w:rFonts w:ascii="Times New Roman" w:hAnsi="Times New Roman" w:cs="Times New Roman"/>
          <w:sz w:val="28"/>
          <w:szCs w:val="28"/>
        </w:rPr>
      </w:pPr>
      <w:r>
        <w:rPr>
          <w:rFonts w:ascii="Times New Roman" w:hAnsi="Times New Roman" w:cs="Times New Roman"/>
          <w:sz w:val="28"/>
          <w:szCs w:val="28"/>
        </w:rPr>
        <w:t>Chef d’équipe :</w:t>
      </w:r>
      <w:r w:rsidRPr="00DD11CD">
        <w:t xml:space="preserve"> </w:t>
      </w:r>
      <w:r w:rsidRPr="00DD11CD">
        <w:rPr>
          <w:rFonts w:ascii="Times New Roman" w:hAnsi="Times New Roman" w:cs="Times New Roman"/>
          <w:sz w:val="28"/>
          <w:szCs w:val="28"/>
        </w:rPr>
        <w:t>C’est l’acteur secondaire dans notre application, il a le droit d'accéder à tous les menus</w:t>
      </w:r>
    </w:p>
    <w:p w14:paraId="520940EB" w14:textId="6237B32B" w:rsidR="00DD11CD" w:rsidRPr="00DD11CD" w:rsidRDefault="00DD11CD" w:rsidP="008737E1">
      <w:pPr>
        <w:pStyle w:val="ListParagraph"/>
        <w:ind w:left="567"/>
        <w:rPr>
          <w:rFonts w:ascii="Times New Roman" w:hAnsi="Times New Roman" w:cs="Times New Roman"/>
          <w:sz w:val="28"/>
          <w:szCs w:val="28"/>
        </w:rPr>
      </w:pPr>
      <w:proofErr w:type="gramStart"/>
      <w:r w:rsidRPr="00DD11CD">
        <w:rPr>
          <w:rFonts w:ascii="Times New Roman" w:hAnsi="Times New Roman" w:cs="Times New Roman"/>
          <w:sz w:val="28"/>
          <w:szCs w:val="28"/>
        </w:rPr>
        <w:t>de</w:t>
      </w:r>
      <w:proofErr w:type="gramEnd"/>
      <w:r w:rsidRPr="00DD11CD">
        <w:rPr>
          <w:rFonts w:ascii="Times New Roman" w:hAnsi="Times New Roman" w:cs="Times New Roman"/>
          <w:sz w:val="28"/>
          <w:szCs w:val="28"/>
        </w:rPr>
        <w:t xml:space="preserve"> l’application sauf celui de gestion des utilisateurs et consultation du profil utilisateur, il a le droit</w:t>
      </w:r>
    </w:p>
    <w:p w14:paraId="13C6531A" w14:textId="61B020DD" w:rsidR="00577EA7" w:rsidRPr="00683707" w:rsidRDefault="00DD11CD" w:rsidP="008737E1">
      <w:pPr>
        <w:pStyle w:val="ListParagraph"/>
        <w:ind w:left="567"/>
        <w:rPr>
          <w:rFonts w:ascii="Times New Roman" w:hAnsi="Times New Roman" w:cs="Times New Roman"/>
          <w:sz w:val="28"/>
          <w:szCs w:val="28"/>
        </w:rPr>
      </w:pPr>
      <w:proofErr w:type="gramStart"/>
      <w:r w:rsidRPr="00DD11CD">
        <w:rPr>
          <w:rFonts w:ascii="Times New Roman" w:hAnsi="Times New Roman" w:cs="Times New Roman"/>
          <w:sz w:val="28"/>
          <w:szCs w:val="28"/>
        </w:rPr>
        <w:t>de</w:t>
      </w:r>
      <w:proofErr w:type="gramEnd"/>
      <w:r w:rsidRPr="00DD11CD">
        <w:rPr>
          <w:rFonts w:ascii="Times New Roman" w:hAnsi="Times New Roman" w:cs="Times New Roman"/>
          <w:sz w:val="28"/>
          <w:szCs w:val="28"/>
        </w:rPr>
        <w:t xml:space="preserve"> consulter les </w:t>
      </w:r>
      <w:r>
        <w:rPr>
          <w:rFonts w:ascii="Times New Roman" w:hAnsi="Times New Roman" w:cs="Times New Roman"/>
          <w:sz w:val="28"/>
          <w:szCs w:val="28"/>
        </w:rPr>
        <w:t>interventions</w:t>
      </w:r>
      <w:r w:rsidRPr="00DD11CD">
        <w:rPr>
          <w:rFonts w:ascii="Times New Roman" w:hAnsi="Times New Roman" w:cs="Times New Roman"/>
          <w:sz w:val="28"/>
          <w:szCs w:val="28"/>
        </w:rPr>
        <w:t xml:space="preserve">, gérer </w:t>
      </w:r>
      <w:r>
        <w:rPr>
          <w:rFonts w:ascii="Times New Roman" w:hAnsi="Times New Roman" w:cs="Times New Roman"/>
          <w:sz w:val="28"/>
          <w:szCs w:val="28"/>
        </w:rPr>
        <w:t>l’utilisation de stock.</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lastRenderedPageBreak/>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68082FC0"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Consultation de l'historique des agents :</w:t>
      </w:r>
    </w:p>
    <w:p w14:paraId="77E2690B" w14:textId="736620B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5ECF0C25" w:rsidR="00683707" w:rsidRPr="00683707" w:rsidRDefault="00683707" w:rsidP="00683707">
      <w:pPr>
        <w:pStyle w:val="ListParagraph"/>
        <w:tabs>
          <w:tab w:val="left" w:pos="567"/>
        </w:tabs>
        <w:ind w:left="142"/>
        <w:rPr>
          <w:rFonts w:ascii="Times New Roman" w:hAnsi="Times New Roman" w:cs="Times New Roman"/>
          <w:sz w:val="28"/>
          <w:szCs w:val="28"/>
        </w:rPr>
      </w:pPr>
      <w:proofErr w:type="gramStart"/>
      <w:r w:rsidRPr="00683707">
        <w:rPr>
          <w:rFonts w:ascii="Times New Roman" w:hAnsi="Times New Roman" w:cs="Times New Roman"/>
          <w:sz w:val="28"/>
          <w:szCs w:val="28"/>
        </w:rPr>
        <w:t>ce</w:t>
      </w:r>
      <w:proofErr w:type="gramEnd"/>
      <w:r w:rsidRPr="00683707">
        <w:rPr>
          <w:rFonts w:ascii="Times New Roman" w:hAnsi="Times New Roman" w:cs="Times New Roman"/>
          <w:sz w:val="28"/>
          <w:szCs w:val="28"/>
        </w:rPr>
        <w:t xml:space="preserv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6B985FAE"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w:t>
      </w:r>
    </w:p>
    <w:p w14:paraId="5C6E0E96"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gestion du bon de commande</w:t>
      </w:r>
    </w:p>
    <w:p w14:paraId="05326B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du bon de sortie </w:t>
      </w:r>
    </w:p>
    <w:p w14:paraId="7A59CE38"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gestion du bon de réception</w:t>
      </w:r>
    </w:p>
    <w:p w14:paraId="62493CA4"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saisie des informations sur les produits.</w:t>
      </w:r>
    </w:p>
    <w:p w14:paraId="135BEFE8"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0">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1">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lastRenderedPageBreak/>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7907DF" w:rsidRDefault="00184630" w:rsidP="00184630">
      <w:pPr>
        <w:pStyle w:val="ListParagraph"/>
        <w:ind w:left="1440"/>
        <w:rPr>
          <w:rFonts w:cstheme="minorHAnsi"/>
          <w:color w:val="0D0D0D"/>
          <w:sz w:val="32"/>
          <w:szCs w:val="32"/>
          <w:shd w:val="clear" w:color="auto" w:fill="FFFFFF"/>
        </w:rPr>
      </w:pPr>
    </w:p>
    <w:p w14:paraId="5C59F4FF" w14:textId="77777777" w:rsidR="00184630" w:rsidRPr="007907DF" w:rsidRDefault="00184630" w:rsidP="00184630">
      <w:pPr>
        <w:pStyle w:val="ListParagraph"/>
        <w:ind w:left="1440"/>
        <w:rPr>
          <w:rFonts w:cstheme="minorHAnsi"/>
          <w:color w:val="0D0D0D"/>
          <w:sz w:val="32"/>
          <w:szCs w:val="32"/>
          <w:shd w:val="clear" w:color="auto" w:fill="FFFFFF"/>
        </w:rPr>
      </w:pPr>
      <w:r w:rsidRPr="007907DF">
        <w:rPr>
          <w:rFonts w:cstheme="minorHAnsi"/>
          <w:color w:val="0D0D0D"/>
          <w:sz w:val="32"/>
          <w:szCs w:val="32"/>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7907DF" w:rsidRDefault="00184630" w:rsidP="00184630">
      <w:pPr>
        <w:pStyle w:val="ListParagraph"/>
        <w:ind w:left="1440"/>
        <w:rPr>
          <w:rFonts w:cstheme="minorHAnsi"/>
          <w:color w:val="0D0D0D"/>
          <w:sz w:val="32"/>
          <w:szCs w:val="32"/>
          <w:shd w:val="clear" w:color="auto" w:fill="FFFFFF"/>
        </w:rPr>
      </w:pPr>
    </w:p>
    <w:p w14:paraId="094C186F" w14:textId="77777777" w:rsidR="00184630" w:rsidRPr="007907DF" w:rsidRDefault="00184630" w:rsidP="00714C00">
      <w:pPr>
        <w:pStyle w:val="ListParagraph"/>
        <w:numPr>
          <w:ilvl w:val="0"/>
          <w:numId w:val="12"/>
        </w:numPr>
        <w:rPr>
          <w:rFonts w:cstheme="minorHAnsi"/>
          <w:color w:val="0D0D0D"/>
          <w:sz w:val="32"/>
          <w:szCs w:val="32"/>
          <w:shd w:val="clear" w:color="auto" w:fill="FFFFFF"/>
        </w:rPr>
      </w:pPr>
      <w:r w:rsidRPr="007907DF">
        <w:rPr>
          <w:rFonts w:cstheme="minorHAnsi"/>
          <w:b/>
          <w:color w:val="0D0D0D"/>
          <w:sz w:val="32"/>
          <w:szCs w:val="32"/>
          <w:shd w:val="clear" w:color="auto" w:fill="FFFFFF"/>
        </w:rPr>
        <w:t xml:space="preserve">Architecture MVC (Modèle-Vue-Contrôleur) </w:t>
      </w:r>
      <w:r w:rsidRPr="007907DF">
        <w:rPr>
          <w:rFonts w:cstheme="minorHAnsi"/>
          <w:color w:val="0D0D0D"/>
          <w:sz w:val="32"/>
          <w:szCs w:val="32"/>
          <w:shd w:val="clear" w:color="auto" w:fill="FFFFFF"/>
        </w:rPr>
        <w:t>:</w:t>
      </w:r>
    </w:p>
    <w:p w14:paraId="47521BF7" w14:textId="77777777" w:rsidR="00184630" w:rsidRPr="007907DF" w:rsidRDefault="00184630" w:rsidP="00714C00">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Modèle</w:t>
      </w:r>
      <w:r w:rsidRPr="007907DF">
        <w:rPr>
          <w:rFonts w:eastAsia="Times New Roman" w:cstheme="minorHAnsi"/>
          <w:b/>
          <w:sz w:val="32"/>
          <w:szCs w:val="32"/>
          <w:lang w:eastAsia="fr-FR"/>
        </w:rPr>
        <w:t> :</w:t>
      </w:r>
      <w:r w:rsidRPr="007907DF">
        <w:rPr>
          <w:rFonts w:eastAsia="Times New Roman" w:cstheme="minorHAnsi"/>
          <w:sz w:val="32"/>
          <w:szCs w:val="32"/>
          <w:lang w:eastAsia="fr-FR"/>
        </w:rPr>
        <w:t xml:space="preserve"> cette partie gère ce qu'on appelle la </w:t>
      </w:r>
      <w:r w:rsidRPr="007907DF">
        <w:rPr>
          <w:rFonts w:eastAsia="Times New Roman" w:cstheme="minorHAnsi"/>
          <w:b/>
          <w:bCs/>
          <w:sz w:val="32"/>
          <w:szCs w:val="32"/>
          <w:lang w:eastAsia="fr-FR"/>
        </w:rPr>
        <w:t>logique métier</w:t>
      </w:r>
      <w:r w:rsidRPr="007907DF">
        <w:rPr>
          <w:rFonts w:eastAsia="Times New Roman" w:cstheme="minorHAnsi"/>
          <w:sz w:val="32"/>
          <w:szCs w:val="32"/>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7907DF">
        <w:rPr>
          <w:rFonts w:eastAsia="Times New Roman" w:cstheme="minorHAnsi"/>
          <w:sz w:val="32"/>
          <w:szCs w:val="32"/>
          <w:lang w:eastAsia="fr-FR"/>
        </w:rPr>
        <w:t>la plus simple possible</w:t>
      </w:r>
      <w:proofErr w:type="gramEnd"/>
      <w:r w:rsidRPr="007907DF">
        <w:rPr>
          <w:rFonts w:eastAsia="Times New Roman" w:cstheme="minorHAnsi"/>
          <w:sz w:val="32"/>
          <w:szCs w:val="32"/>
          <w:lang w:eastAsia="fr-FR"/>
        </w:rPr>
        <w:t xml:space="preserve"> au contrôleur. On y trouve donc entre autres des algorithmes complexes et des requêtes SQL.</w:t>
      </w:r>
    </w:p>
    <w:p w14:paraId="3407A1B2" w14:textId="77777777" w:rsidR="00184630" w:rsidRPr="007907DF" w:rsidRDefault="00184630" w:rsidP="00184630">
      <w:pPr>
        <w:shd w:val="clear" w:color="auto" w:fill="FFFFFF"/>
        <w:spacing w:after="45" w:line="240" w:lineRule="auto"/>
        <w:ind w:left="2016"/>
        <w:rPr>
          <w:rFonts w:eastAsia="Times New Roman" w:cstheme="minorHAnsi"/>
          <w:sz w:val="32"/>
          <w:szCs w:val="32"/>
          <w:lang w:eastAsia="fr-FR"/>
        </w:rPr>
      </w:pPr>
    </w:p>
    <w:p w14:paraId="23D30574" w14:textId="77777777" w:rsidR="00184630" w:rsidRPr="007907DF" w:rsidRDefault="00184630" w:rsidP="00714C00">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Vue</w:t>
      </w:r>
      <w:r w:rsidRPr="007907DF">
        <w:rPr>
          <w:rFonts w:eastAsia="Times New Roman" w:cstheme="minorHAnsi"/>
          <w:sz w:val="32"/>
          <w:szCs w:val="32"/>
          <w:lang w:eastAsia="fr-FR"/>
        </w:rPr>
        <w:t> : cette partie se concentre sur l'</w:t>
      </w:r>
      <w:r w:rsidRPr="007907DF">
        <w:rPr>
          <w:rFonts w:eastAsia="Times New Roman" w:cstheme="minorHAnsi"/>
          <w:b/>
          <w:bCs/>
          <w:sz w:val="32"/>
          <w:szCs w:val="32"/>
          <w:lang w:eastAsia="fr-FR"/>
        </w:rPr>
        <w:t>affichage</w:t>
      </w:r>
      <w:r w:rsidRPr="007907DF">
        <w:rPr>
          <w:rFonts w:eastAsia="Times New Roman" w:cstheme="minorHAnsi"/>
          <w:sz w:val="32"/>
          <w:szCs w:val="32"/>
          <w:lang w:eastAsia="fr-FR"/>
        </w:rPr>
        <w:t xml:space="preserve">. Elle ne fait presque aucun calcul et se contente de récupérer des variables pour savoir ce qu'elle doit afficher. On y trouve essentiellement du code HTML mais aussi </w:t>
      </w:r>
      <w:r w:rsidRPr="007907DF">
        <w:rPr>
          <w:rFonts w:eastAsia="Times New Roman" w:cstheme="minorHAnsi"/>
          <w:sz w:val="32"/>
          <w:szCs w:val="32"/>
          <w:lang w:eastAsia="fr-FR"/>
        </w:rPr>
        <w:lastRenderedPageBreak/>
        <w:t>quelques boucles et conditions PHP très simples, pour afficher par exemple une liste de messages.</w:t>
      </w:r>
    </w:p>
    <w:p w14:paraId="7184FA2C" w14:textId="77777777" w:rsidR="00184630" w:rsidRPr="007907DF" w:rsidRDefault="00184630" w:rsidP="00184630">
      <w:pPr>
        <w:shd w:val="clear" w:color="auto" w:fill="FFFFFF"/>
        <w:spacing w:after="45" w:line="240" w:lineRule="auto"/>
        <w:rPr>
          <w:rFonts w:eastAsia="Times New Roman" w:cstheme="minorHAnsi"/>
          <w:sz w:val="32"/>
          <w:szCs w:val="32"/>
          <w:lang w:eastAsia="fr-FR"/>
        </w:rPr>
      </w:pPr>
    </w:p>
    <w:p w14:paraId="157E4B52" w14:textId="77777777" w:rsidR="00184630" w:rsidRPr="007907DF" w:rsidRDefault="00184630" w:rsidP="00714C00">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Contrôleur</w:t>
      </w:r>
      <w:r w:rsidRPr="007907DF">
        <w:rPr>
          <w:rFonts w:eastAsia="Times New Roman" w:cstheme="minorHAnsi"/>
          <w:sz w:val="32"/>
          <w:szCs w:val="32"/>
          <w:lang w:eastAsia="fr-FR"/>
        </w:rPr>
        <w:t> : cette partie gère les </w:t>
      </w:r>
      <w:r w:rsidRPr="007907DF">
        <w:rPr>
          <w:rFonts w:eastAsia="Times New Roman" w:cstheme="minorHAnsi"/>
          <w:b/>
          <w:bCs/>
          <w:sz w:val="32"/>
          <w:szCs w:val="32"/>
          <w:lang w:eastAsia="fr-FR"/>
        </w:rPr>
        <w:t>échanges</w:t>
      </w:r>
      <w:r w:rsidRPr="007907DF">
        <w:rPr>
          <w:rFonts w:eastAsia="Times New Roman" w:cstheme="minorHAnsi"/>
          <w:sz w:val="32"/>
          <w:szCs w:val="32"/>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7907DF">
        <w:rPr>
          <w:rFonts w:eastAsia="Times New Roman" w:cstheme="minorHAnsi"/>
          <w:i/>
          <w:iCs/>
          <w:sz w:val="32"/>
          <w:szCs w:val="32"/>
          <w:lang w:eastAsia="fr-FR"/>
        </w:rPr>
        <w:t>adapter</w:t>
      </w:r>
      <w:r w:rsidRPr="007907DF">
        <w:rPr>
          <w:rFonts w:eastAsia="Times New Roman" w:cstheme="minorHAnsi"/>
          <w:sz w:val="32"/>
          <w:szCs w:val="32"/>
          <w:lang w:eastAsia="fr-FR"/>
        </w:rPr>
        <w:t> ce résultat et le donner à 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7907DF" w:rsidRDefault="00184630" w:rsidP="00184630">
      <w:pPr>
        <w:ind w:left="1284"/>
        <w:rPr>
          <w:rFonts w:cstheme="minorHAnsi"/>
          <w:sz w:val="32"/>
          <w:szCs w:val="32"/>
          <w:shd w:val="clear" w:color="auto" w:fill="FFFFFF"/>
        </w:rPr>
      </w:pPr>
      <w:r w:rsidRPr="007907DF">
        <w:rPr>
          <w:rFonts w:cstheme="minorHAnsi"/>
          <w:sz w:val="32"/>
          <w:szCs w:val="32"/>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2">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7907DF" w:rsidRDefault="00FD7E73" w:rsidP="00184630">
      <w:pPr>
        <w:pStyle w:val="ListParagraph"/>
        <w:ind w:left="1440"/>
        <w:rPr>
          <w:rFonts w:cstheme="minorHAnsi"/>
          <w:color w:val="0D0D0D"/>
          <w:sz w:val="32"/>
          <w:szCs w:val="32"/>
          <w:shd w:val="clear" w:color="auto" w:fill="FFFFFF"/>
        </w:rPr>
      </w:pPr>
    </w:p>
    <w:p w14:paraId="32646B1C" w14:textId="77777777" w:rsidR="00FD7E73" w:rsidRPr="00FD7E73" w:rsidRDefault="00FD7E73" w:rsidP="00FD7E73">
      <w:pPr>
        <w:pStyle w:val="ListParagraph"/>
        <w:ind w:left="1800"/>
        <w:rPr>
          <w:rFonts w:cstheme="minorHAnsi"/>
          <w:color w:val="0D0D0D"/>
          <w:sz w:val="32"/>
          <w:szCs w:val="32"/>
          <w:shd w:val="clear" w:color="auto" w:fill="FFFFFF"/>
        </w:rPr>
      </w:pPr>
    </w:p>
    <w:p w14:paraId="215C60B0" w14:textId="1886E6D5" w:rsidR="00184630" w:rsidRPr="007907DF" w:rsidRDefault="00184630" w:rsidP="00714C00">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t>L’architecture SOA :</w:t>
      </w:r>
    </w:p>
    <w:p w14:paraId="0A522CEF" w14:textId="77777777" w:rsidR="00184630" w:rsidRPr="007907DF" w:rsidRDefault="00184630" w:rsidP="00184630">
      <w:pPr>
        <w:pStyle w:val="ListParagraph"/>
        <w:ind w:left="1656"/>
        <w:rPr>
          <w:rFonts w:cstheme="minorHAnsi"/>
          <w:color w:val="0D0D0D"/>
          <w:sz w:val="32"/>
          <w:szCs w:val="32"/>
          <w:shd w:val="clear" w:color="auto" w:fill="FFFFFF"/>
        </w:rPr>
      </w:pPr>
    </w:p>
    <w:p w14:paraId="1225D996" w14:textId="7C609996" w:rsidR="00184630" w:rsidRPr="007907DF" w:rsidRDefault="00184630" w:rsidP="00184630">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7907DF" w:rsidRDefault="00184630" w:rsidP="00184630">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7907DF" w:rsidRDefault="00184630" w:rsidP="00184630">
      <w:pPr>
        <w:pStyle w:val="ListParagraph"/>
        <w:ind w:left="1656"/>
        <w:rPr>
          <w:rFonts w:cstheme="minorHAnsi"/>
          <w:color w:val="0D0D0D"/>
          <w:sz w:val="32"/>
          <w:szCs w:val="32"/>
          <w:shd w:val="clear" w:color="auto" w:fill="FFFFFF"/>
        </w:rPr>
      </w:pPr>
    </w:p>
    <w:p w14:paraId="1C43E829" w14:textId="07D88AF9" w:rsidR="001B792D" w:rsidRPr="007907DF" w:rsidRDefault="00184630" w:rsidP="00184630">
      <w:pPr>
        <w:rPr>
          <w:rFonts w:cstheme="minorHAnsi"/>
          <w:b/>
          <w:color w:val="0D0D0D"/>
          <w:sz w:val="32"/>
          <w:szCs w:val="32"/>
          <w:shd w:val="clear" w:color="auto" w:fill="FFFFFF"/>
        </w:rPr>
      </w:pPr>
      <w:r w:rsidRPr="007907DF">
        <w:rPr>
          <w:rFonts w:cstheme="minorHAnsi"/>
          <w:color w:val="0D0D0D"/>
          <w:sz w:val="32"/>
          <w:szCs w:val="32"/>
          <w:shd w:val="clear" w:color="auto" w:fill="FFFFFF"/>
        </w:rPr>
        <w:tab/>
      </w:r>
      <w:r w:rsidRPr="007907DF">
        <w:rPr>
          <w:rFonts w:cstheme="minorHAnsi"/>
          <w:color w:val="0D0D0D"/>
          <w:sz w:val="32"/>
          <w:szCs w:val="32"/>
          <w:shd w:val="clear" w:color="auto" w:fill="FFFFFF"/>
        </w:rPr>
        <w:tab/>
      </w:r>
      <w:r w:rsidRPr="007907DF">
        <w:rPr>
          <w:rFonts w:cstheme="minorHAnsi"/>
          <w:b/>
          <w:color w:val="0D0D0D"/>
          <w:sz w:val="32"/>
          <w:szCs w:val="32"/>
          <w:shd w:val="clear" w:color="auto" w:fill="FFFFFF"/>
        </w:rPr>
        <w:t xml:space="preserve">    SOA visant à :</w:t>
      </w:r>
    </w:p>
    <w:p w14:paraId="3119E8B8" w14:textId="3B45D40D"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La décomposition d'une fonctionnalité en un ensemble de services.</w:t>
      </w:r>
    </w:p>
    <w:p w14:paraId="4A019A75" w14:textId="00E4C76D"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L'optimisation des performances des organisations.</w:t>
      </w:r>
    </w:p>
    <w:p w14:paraId="3A8F5C83" w14:textId="73943100"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La diminution des coûts.</w:t>
      </w:r>
    </w:p>
    <w:p w14:paraId="2524D501" w14:textId="6485109E"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L'amélioration de la souplesse des processus.</w:t>
      </w:r>
    </w:p>
    <w:p w14:paraId="36437BCB" w14:textId="7A74E1CC" w:rsidR="00184630" w:rsidRPr="00FD7E73"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lastRenderedPageBreak/>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3">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67572D0C" w14:textId="66C36E83" w:rsidR="00184630" w:rsidRPr="007907DF" w:rsidRDefault="00184630" w:rsidP="00714C00">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t>Architecture de sécurité :</w:t>
      </w:r>
    </w:p>
    <w:p w14:paraId="502CEE6B" w14:textId="31262224" w:rsidR="00184630" w:rsidRPr="007907DF" w:rsidRDefault="00FD6820" w:rsidP="00714C00">
      <w:pPr>
        <w:pStyle w:val="ListParagraph"/>
        <w:numPr>
          <w:ilvl w:val="0"/>
          <w:numId w:val="14"/>
        </w:numPr>
        <w:rPr>
          <w:rFonts w:cstheme="minorHAnsi"/>
          <w:b/>
          <w:color w:val="0D0D0D"/>
          <w:sz w:val="32"/>
          <w:szCs w:val="32"/>
          <w:shd w:val="clear" w:color="auto" w:fill="FFFFFF"/>
        </w:rPr>
      </w:pPr>
      <w:r w:rsidRPr="007907DF">
        <w:rPr>
          <w:rFonts w:cstheme="minorHAnsi"/>
          <w:b/>
          <w:color w:val="0D0D0D"/>
          <w:sz w:val="32"/>
          <w:szCs w:val="32"/>
          <w:shd w:val="clear" w:color="auto" w:fill="FFFFFF"/>
        </w:rPr>
        <w:t>L’intérêt de développer d’une API pour un progiciel :</w:t>
      </w:r>
    </w:p>
    <w:p w14:paraId="5E7F5219" w14:textId="77777777"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 laissant aux membres la possibilité de coder des fonctionnalités supplémentaires selon leurs besoins spécifiques.</w:t>
      </w:r>
    </w:p>
    <w:p w14:paraId="1EF89C24" w14:textId="7D7AD4D4"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lastRenderedPageBreak/>
        <w:t xml:space="preserve"> En somme, l'API joue un rôle central dans l'architecture logicielle moderne, favorisant la flexibilité, la modularité et l'efficacité des systèmes informatiques interconnectés.</w:t>
      </w:r>
    </w:p>
    <w:p w14:paraId="590587A7" w14:textId="7009EB9E" w:rsidR="00184630" w:rsidRPr="007907DF" w:rsidRDefault="00184630" w:rsidP="00184630">
      <w:pPr>
        <w:rPr>
          <w:rFonts w:cstheme="minorHAnsi"/>
          <w:b/>
          <w:color w:val="0D0D0D"/>
          <w:sz w:val="32"/>
          <w:szCs w:val="32"/>
          <w:shd w:val="clear" w:color="auto" w:fill="FFFFFF"/>
        </w:rPr>
      </w:pPr>
      <w:r w:rsidRPr="007907DF">
        <w:rPr>
          <w:rFonts w:cstheme="minorHAnsi"/>
          <w:b/>
          <w:color w:val="0D0D0D"/>
          <w:sz w:val="32"/>
          <w:szCs w:val="32"/>
          <w:shd w:val="clear" w:color="auto" w:fill="FFFFFF"/>
        </w:rPr>
        <w:tab/>
      </w:r>
      <w:r w:rsidRPr="007907DF">
        <w:rPr>
          <w:rFonts w:cstheme="minorHAnsi"/>
          <w:b/>
          <w:color w:val="0D0D0D"/>
          <w:sz w:val="32"/>
          <w:szCs w:val="32"/>
          <w:shd w:val="clear" w:color="auto" w:fill="FFFFFF"/>
        </w:rPr>
        <w:tab/>
      </w:r>
      <w:r w:rsidR="00FD6820" w:rsidRPr="007907DF">
        <w:rPr>
          <w:rFonts w:cstheme="minorHAnsi"/>
          <w:b/>
          <w:color w:val="0D0D0D"/>
          <w:sz w:val="32"/>
          <w:szCs w:val="32"/>
          <w:shd w:val="clear" w:color="auto" w:fill="FFFFFF"/>
        </w:rPr>
        <w:t xml:space="preserve">   ▪   Les diverses structures d'API :</w:t>
      </w:r>
    </w:p>
    <w:p w14:paraId="0C0B367E" w14:textId="77777777" w:rsidR="00FD6820" w:rsidRPr="007907DF" w:rsidRDefault="00FD6820" w:rsidP="00FD6820">
      <w:pPr>
        <w:ind w:left="2124" w:firstLine="6"/>
        <w:jc w:val="both"/>
        <w:rPr>
          <w:rFonts w:cstheme="minorHAnsi"/>
          <w:color w:val="0D0D0D"/>
          <w:sz w:val="32"/>
          <w:szCs w:val="32"/>
          <w:shd w:val="clear" w:color="auto" w:fill="FFFFFF"/>
        </w:rPr>
      </w:pPr>
      <w:r w:rsidRPr="007907DF">
        <w:rPr>
          <w:rFonts w:cstheme="minorHAnsi"/>
          <w:color w:val="0D0D0D"/>
          <w:sz w:val="32"/>
          <w:szCs w:val="32"/>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7907DF" w:rsidRDefault="00FD6820" w:rsidP="00FD7E73">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7907DF" w:rsidRDefault="00FD6820" w:rsidP="00FD6820">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La distinction fondamentale entre ces deux protocoles réside dans le niveau de couplage entre le client et le serveur.</w:t>
      </w:r>
    </w:p>
    <w:p w14:paraId="0D9CC384" w14:textId="22086921" w:rsidR="003A2129" w:rsidRPr="007907DF" w:rsidRDefault="003A2129" w:rsidP="00FD6820">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4">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Default="0022736D" w:rsidP="001B792D">
      <w:pPr>
        <w:pStyle w:val="ListParagraph"/>
        <w:ind w:left="1800"/>
        <w:rPr>
          <w:rFonts w:ascii="Segoe UI" w:hAnsi="Segoe UI" w:cs="Segoe UI"/>
          <w:color w:val="0D0D0D"/>
          <w:shd w:val="clear" w:color="auto" w:fill="FFFFFF"/>
        </w:rPr>
      </w:pPr>
    </w:p>
    <w:p w14:paraId="1B01A957" w14:textId="2B150B65" w:rsidR="00031974" w:rsidRPr="00FD7E73" w:rsidRDefault="003A2129" w:rsidP="00714C00">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Modèle d'API basé sur SOAP :</w:t>
      </w:r>
    </w:p>
    <w:p w14:paraId="4E5FBEF0" w14:textId="77777777" w:rsidR="003A2129" w:rsidRPr="00FD7E73" w:rsidRDefault="003A2129" w:rsidP="003A2129">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L'architecture d'API SOAP utilise le protocole SOAP (Simple Object Access Protocol) basé sur XML.</w:t>
      </w:r>
    </w:p>
    <w:p w14:paraId="381C23D5" w14:textId="77777777" w:rsidR="003A2129" w:rsidRPr="00FD7E73" w:rsidRDefault="003A2129" w:rsidP="003A2129">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lastRenderedPageBreak/>
        <w:t xml:space="preserve"> Les services sont décrits via des fichiers WSDL, assurant un contrôle élevé sur la sécurité et la fiabilité des communications, ce qui la rend adaptée aux environnements critiques. </w:t>
      </w:r>
    </w:p>
    <w:p w14:paraId="4A36F50D" w14:textId="726279A7" w:rsidR="00031974" w:rsidRDefault="003A2129" w:rsidP="00FD7E73">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FD7E73" w:rsidRDefault="00FD7E73" w:rsidP="00FD7E73">
      <w:pPr>
        <w:pStyle w:val="ListParagraph"/>
        <w:ind w:left="2016"/>
        <w:rPr>
          <w:rFonts w:cstheme="minorHAnsi"/>
          <w:color w:val="0D0D0D"/>
          <w:sz w:val="32"/>
          <w:szCs w:val="32"/>
          <w:shd w:val="clear" w:color="auto" w:fill="FFFFFF"/>
        </w:rPr>
      </w:pPr>
    </w:p>
    <w:p w14:paraId="456A3821" w14:textId="588A5EBC" w:rsidR="00031974" w:rsidRPr="00FD7E73" w:rsidRDefault="003A2129" w:rsidP="00402D0C">
      <w:pPr>
        <w:pStyle w:val="ListParagraph"/>
        <w:ind w:left="1440"/>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présente la mode de communication :</w:t>
      </w:r>
    </w:p>
    <w:p w14:paraId="7996991B" w14:textId="217CA92E" w:rsidR="0022736D" w:rsidRPr="00FD7E73" w:rsidRDefault="0022736D" w:rsidP="00402D0C">
      <w:pPr>
        <w:pStyle w:val="ListParagraph"/>
        <w:ind w:left="1440"/>
        <w:rPr>
          <w:rFonts w:cstheme="minorHAnsi"/>
          <w:color w:val="0D0D0D"/>
          <w:sz w:val="32"/>
          <w:szCs w:val="32"/>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5">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02D0C" w:rsidRDefault="00FD7E73" w:rsidP="00402D0C">
      <w:pPr>
        <w:pStyle w:val="ListParagraph"/>
        <w:ind w:left="1440"/>
        <w:rPr>
          <w:rFonts w:ascii="Segoe UI" w:hAnsi="Segoe UI" w:cs="Segoe UI"/>
          <w:color w:val="0D0D0D"/>
          <w:shd w:val="clear" w:color="auto" w:fill="FFFFFF"/>
        </w:rPr>
      </w:pPr>
    </w:p>
    <w:p w14:paraId="7686805A" w14:textId="13F7C85B" w:rsidR="005E1235" w:rsidRPr="00FD7E73" w:rsidRDefault="0022736D" w:rsidP="00714C00">
      <w:pPr>
        <w:pStyle w:val="ListParagraph"/>
        <w:numPr>
          <w:ilvl w:val="0"/>
          <w:numId w:val="15"/>
        </w:numPr>
        <w:rPr>
          <w:rFonts w:cstheme="minorHAnsi"/>
          <w:b/>
          <w:color w:val="0D0D0D"/>
          <w:sz w:val="32"/>
          <w:szCs w:val="32"/>
          <w:shd w:val="clear" w:color="auto" w:fill="FFFFFF"/>
        </w:rPr>
      </w:pPr>
      <w:r w:rsidRPr="00FD7E73">
        <w:rPr>
          <w:rFonts w:cstheme="minorHAnsi"/>
          <w:b/>
          <w:color w:val="0D0D0D"/>
          <w:sz w:val="32"/>
          <w:szCs w:val="32"/>
          <w:shd w:val="clear" w:color="auto" w:fill="FFFFFF"/>
        </w:rPr>
        <w:t>Structure d’un message SOAP :</w:t>
      </w:r>
    </w:p>
    <w:p w14:paraId="23CDFB9D" w14:textId="77777777" w:rsidR="0022736D" w:rsidRPr="00FD7E73" w:rsidRDefault="0022736D" w:rsidP="0022736D">
      <w:pPr>
        <w:pStyle w:val="ListParagraph"/>
        <w:ind w:left="2376"/>
        <w:rPr>
          <w:rFonts w:cstheme="minorHAnsi"/>
          <w:b/>
          <w:color w:val="0D0D0D"/>
          <w:sz w:val="32"/>
          <w:szCs w:val="32"/>
          <w:shd w:val="clear" w:color="auto" w:fill="FFFFFF"/>
        </w:rPr>
      </w:pPr>
    </w:p>
    <w:p w14:paraId="3D8D5E19" w14:textId="5107121E" w:rsidR="005E1235" w:rsidRPr="00FD7E73" w:rsidRDefault="0022736D" w:rsidP="005E1235">
      <w:pPr>
        <w:pStyle w:val="ListParagraph"/>
        <w:ind w:left="1656"/>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montre la structure d’un message SOAP :</w:t>
      </w:r>
    </w:p>
    <w:p w14:paraId="174ED986" w14:textId="46FBAE3D" w:rsidR="0022736D" w:rsidRPr="00FD7E73" w:rsidRDefault="0022736D" w:rsidP="005E1235">
      <w:pPr>
        <w:pStyle w:val="ListParagraph"/>
        <w:ind w:left="1656"/>
        <w:rPr>
          <w:rFonts w:cstheme="minorHAnsi"/>
          <w:color w:val="0D0D0D"/>
          <w:sz w:val="32"/>
          <w:szCs w:val="32"/>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6">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FD7E73" w:rsidRDefault="0022736D" w:rsidP="008B0420">
      <w:pPr>
        <w:pStyle w:val="ListParagraph"/>
        <w:ind w:left="1296"/>
        <w:rPr>
          <w:rFonts w:cstheme="minorHAnsi"/>
          <w:color w:val="0D0D0D"/>
          <w:sz w:val="32"/>
          <w:szCs w:val="32"/>
          <w:shd w:val="clear" w:color="auto" w:fill="FFFFFF"/>
        </w:rPr>
      </w:pPr>
    </w:p>
    <w:p w14:paraId="32C3ED9A" w14:textId="52F82EFA" w:rsidR="0022736D" w:rsidRPr="00FD7E73" w:rsidRDefault="0022736D" w:rsidP="00714C00">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Architecture d’API REST :</w:t>
      </w:r>
    </w:p>
    <w:p w14:paraId="162F04F0" w14:textId="63F00789" w:rsidR="0022736D" w:rsidRPr="00FD7E73" w:rsidRDefault="0022736D"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Default="0022736D" w:rsidP="0022736D">
      <w:pPr>
        <w:ind w:left="1416"/>
        <w:rPr>
          <w:rFonts w:ascii="Segoe UI" w:hAnsi="Segoe UI" w:cs="Segoe UI"/>
          <w:b/>
          <w:color w:val="0D0D0D"/>
          <w:shd w:val="clear" w:color="auto" w:fill="FFFFFF"/>
        </w:rPr>
      </w:pPr>
    </w:p>
    <w:p w14:paraId="63AB11F6" w14:textId="77777777" w:rsidR="00FD7E73" w:rsidRDefault="0048542F" w:rsidP="00714C00">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L'architecture d'API utilisée :</w:t>
      </w:r>
    </w:p>
    <w:p w14:paraId="143FF9D1" w14:textId="34DCE422" w:rsidR="0048542F" w:rsidRPr="00FD7E73" w:rsidRDefault="0048542F" w:rsidP="00FD7E73">
      <w:pPr>
        <w:pStyle w:val="ListParagraph"/>
        <w:ind w:left="1656"/>
        <w:rPr>
          <w:rFonts w:cstheme="minorHAnsi"/>
          <w:b/>
          <w:color w:val="0D0D0D"/>
          <w:sz w:val="32"/>
          <w:szCs w:val="32"/>
          <w:shd w:val="clear" w:color="auto" w:fill="FFFFFF"/>
        </w:rPr>
      </w:pPr>
      <w:r w:rsidRPr="00FD7E73">
        <w:rPr>
          <w:rFonts w:cstheme="minorHAnsi"/>
          <w:sz w:val="32"/>
          <w:szCs w:val="32"/>
        </w:rPr>
        <w:br/>
      </w:r>
      <w:r w:rsidRPr="00FD7E73">
        <w:rPr>
          <w:rFonts w:cstheme="minorHAnsi"/>
          <w:color w:val="0D0D0D"/>
          <w:sz w:val="32"/>
          <w:szCs w:val="32"/>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FD7E73">
        <w:rPr>
          <w:rFonts w:cstheme="minorHAnsi"/>
          <w:color w:val="0D0D0D"/>
          <w:sz w:val="32"/>
          <w:szCs w:val="32"/>
          <w:shd w:val="clear" w:color="auto" w:fill="FFFFFF"/>
        </w:rPr>
        <w:t>Passeport</w:t>
      </w:r>
      <w:r w:rsidRPr="00FD7E73">
        <w:rPr>
          <w:rFonts w:cstheme="minorHAnsi"/>
          <w:color w:val="0D0D0D"/>
          <w:sz w:val="32"/>
          <w:szCs w:val="32"/>
          <w:shd w:val="clear" w:color="auto" w:fill="FFFFFF"/>
        </w:rPr>
        <w:t xml:space="preserve"> pour l'authentification et la gestion des jetons JWT (JSON Web Tokens). Cette approche assure un accès sécurisé à notre API REST de manière stateless, grâce à la gestion </w:t>
      </w:r>
      <w:r w:rsidRPr="00FD7E73">
        <w:rPr>
          <w:rFonts w:cstheme="minorHAnsi"/>
          <w:color w:val="0D0D0D"/>
          <w:sz w:val="32"/>
          <w:szCs w:val="32"/>
          <w:shd w:val="clear" w:color="auto" w:fill="FFFFFF"/>
        </w:rPr>
        <w:lastRenderedPageBreak/>
        <w:t xml:space="preserve">des autorisations par Laravel </w:t>
      </w:r>
      <w:r w:rsidR="005326DF" w:rsidRPr="00FD7E73">
        <w:rPr>
          <w:rFonts w:cstheme="minorHAnsi"/>
          <w:color w:val="0D0D0D"/>
          <w:sz w:val="32"/>
          <w:szCs w:val="32"/>
          <w:shd w:val="clear" w:color="auto" w:fill="FFFFFF"/>
        </w:rPr>
        <w:t>Passeport</w:t>
      </w:r>
      <w:r w:rsidRPr="00FD7E73">
        <w:rPr>
          <w:rFonts w:cstheme="minorHAnsi"/>
          <w:color w:val="0D0D0D"/>
          <w:sz w:val="32"/>
          <w:szCs w:val="32"/>
          <w:shd w:val="clear" w:color="auto" w:fill="FFFFFF"/>
        </w:rPr>
        <w:t xml:space="preserve"> et l'utilisation des JWT pour l'authentification et l'autorisation des requêtes.</w:t>
      </w:r>
    </w:p>
    <w:p w14:paraId="6BD3487C" w14:textId="210C3C18" w:rsidR="0048542F" w:rsidRPr="00FD7E73" w:rsidRDefault="004473C1" w:rsidP="0022736D">
      <w:pPr>
        <w:ind w:left="1416"/>
        <w:rPr>
          <w:rFonts w:cstheme="minorHAnsi"/>
          <w:b/>
          <w:color w:val="0D0D0D"/>
          <w:sz w:val="32"/>
          <w:szCs w:val="32"/>
          <w:shd w:val="clear" w:color="auto" w:fill="FFFFFF"/>
        </w:rPr>
      </w:pPr>
      <w:r w:rsidRPr="00FD7E73">
        <w:rPr>
          <w:rFonts w:cstheme="minorHAnsi"/>
          <w:b/>
          <w:color w:val="0D0D0D"/>
          <w:sz w:val="32"/>
          <w:szCs w:val="32"/>
          <w:shd w:val="clear" w:color="auto" w:fill="FFFFFF"/>
        </w:rPr>
        <w:t>▪ Principe de JWT :</w:t>
      </w:r>
    </w:p>
    <w:p w14:paraId="0C0A14DB" w14:textId="77777777" w:rsidR="004473C1" w:rsidRPr="00FD7E73" w:rsidRDefault="004473C1"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FD7E73" w:rsidRDefault="004473C1"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FD7E73" w:rsidRDefault="004473C1" w:rsidP="00714C00">
      <w:pPr>
        <w:pStyle w:val="ListParagraph"/>
        <w:numPr>
          <w:ilvl w:val="0"/>
          <w:numId w:val="16"/>
        </w:numPr>
        <w:rPr>
          <w:rFonts w:cstheme="minorHAnsi"/>
          <w:b/>
          <w:color w:val="0D0D0D"/>
          <w:sz w:val="32"/>
          <w:szCs w:val="32"/>
          <w:shd w:val="clear" w:color="auto" w:fill="FFFFFF"/>
        </w:rPr>
      </w:pPr>
      <w:r w:rsidRPr="00FD7E73">
        <w:rPr>
          <w:rFonts w:cstheme="minorHAnsi"/>
          <w:color w:val="0D0D0D"/>
          <w:sz w:val="32"/>
          <w:szCs w:val="32"/>
          <w:shd w:val="clear" w:color="auto" w:fill="FFFFFF"/>
        </w:rPr>
        <w:t>En résumé, JWT offre une solution sécurisée et efficace pour gérer l'authentification et l'autorisation dans les applications web modernes.</w:t>
      </w:r>
    </w:p>
    <w:p w14:paraId="1EB3AC49" w14:textId="6DE53C64" w:rsidR="004473C1" w:rsidRDefault="004473C1" w:rsidP="004473C1">
      <w:pPr>
        <w:pStyle w:val="ListParagraph"/>
        <w:ind w:left="2196"/>
        <w:rPr>
          <w:rFonts w:ascii="Segoe UI" w:hAnsi="Segoe UI" w:cs="Segoe UI"/>
          <w:b/>
          <w:color w:val="0D0D0D"/>
          <w:shd w:val="clear" w:color="auto" w:fill="FFFFFF"/>
        </w:rPr>
      </w:pPr>
    </w:p>
    <w:p w14:paraId="0E4ABA4C" w14:textId="77777777" w:rsidR="004473C1" w:rsidRPr="004473C1" w:rsidRDefault="004473C1" w:rsidP="004473C1">
      <w:pPr>
        <w:pStyle w:val="ListParagraph"/>
        <w:ind w:left="2196"/>
        <w:rPr>
          <w:rFonts w:ascii="Segoe UI" w:hAnsi="Segoe UI" w:cs="Segoe UI"/>
          <w:b/>
          <w:color w:val="0D0D0D"/>
          <w:shd w:val="clear" w:color="auto" w:fill="FFFFFF"/>
        </w:rPr>
      </w:pPr>
    </w:p>
    <w:p w14:paraId="3DA40DB7" w14:textId="01C7FACB" w:rsidR="004473C1" w:rsidRPr="004473C1" w:rsidRDefault="004473C1" w:rsidP="004473C1">
      <w:pPr>
        <w:ind w:left="708"/>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FD7E73" w:rsidRDefault="004473C1" w:rsidP="008B0420">
      <w:pPr>
        <w:pStyle w:val="ListParagraph"/>
        <w:ind w:left="1296"/>
        <w:rPr>
          <w:rFonts w:cstheme="minorHAnsi"/>
          <w:color w:val="0D0D0D"/>
          <w:sz w:val="32"/>
          <w:szCs w:val="32"/>
          <w:shd w:val="clear" w:color="auto" w:fill="FFFFFF"/>
        </w:rPr>
      </w:pPr>
    </w:p>
    <w:p w14:paraId="51B6C316" w14:textId="2D10870D" w:rsidR="004473C1" w:rsidRPr="00FD7E73" w:rsidRDefault="004473C1" w:rsidP="008B0420">
      <w:pPr>
        <w:pStyle w:val="ListParagraph"/>
        <w:ind w:left="1296"/>
        <w:rPr>
          <w:rFonts w:cstheme="minorHAnsi"/>
          <w:b/>
          <w:color w:val="0D0D0D"/>
          <w:sz w:val="32"/>
          <w:szCs w:val="32"/>
          <w:shd w:val="clear" w:color="auto" w:fill="FFFFFF"/>
        </w:rPr>
      </w:pPr>
      <w:r w:rsidRPr="00FD7E73">
        <w:rPr>
          <w:rFonts w:cstheme="minorHAnsi"/>
          <w:b/>
          <w:color w:val="0D0D0D"/>
          <w:sz w:val="32"/>
          <w:szCs w:val="32"/>
          <w:shd w:val="clear" w:color="auto" w:fill="FFFFFF"/>
        </w:rPr>
        <w:t>▪ Structure de JWT :</w:t>
      </w:r>
    </w:p>
    <w:p w14:paraId="6E19D529" w14:textId="77777777" w:rsidR="004473C1" w:rsidRPr="00FD7E73" w:rsidRDefault="004473C1" w:rsidP="008B0420">
      <w:pPr>
        <w:pStyle w:val="ListParagraph"/>
        <w:ind w:left="1296"/>
        <w:rPr>
          <w:rFonts w:cstheme="minorHAnsi"/>
          <w:b/>
          <w:color w:val="0D0D0D"/>
          <w:sz w:val="32"/>
          <w:szCs w:val="32"/>
          <w:shd w:val="clear" w:color="auto" w:fill="FFFFFF"/>
        </w:rPr>
      </w:pPr>
    </w:p>
    <w:p w14:paraId="0BAB5AD1"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Un JSON Web Token (JWT) est composé de trois parties distinctes qui en définissent la structure. </w:t>
      </w:r>
    </w:p>
    <w:p w14:paraId="0383D143" w14:textId="07380884"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Tout d'abord, l'en-tête (</w:t>
      </w:r>
      <w:r w:rsidRPr="00FD7E73">
        <w:rPr>
          <w:rFonts w:cstheme="minorHAnsi"/>
          <w:b/>
          <w:color w:val="0D0D0D"/>
          <w:sz w:val="32"/>
          <w:szCs w:val="32"/>
          <w:shd w:val="clear" w:color="auto" w:fill="FFFFFF"/>
        </w:rPr>
        <w:t>header</w:t>
      </w:r>
      <w:r w:rsidRPr="00FD7E73">
        <w:rPr>
          <w:rFonts w:cstheme="minorHAnsi"/>
          <w:color w:val="0D0D0D"/>
          <w:sz w:val="32"/>
          <w:szCs w:val="32"/>
          <w:shd w:val="clear" w:color="auto" w:fill="FFFFFF"/>
        </w:rPr>
        <w:t>) contient des métadonnées telles que le type de token (typ) et l'algorithme de signature utilisé (alg).</w:t>
      </w:r>
    </w:p>
    <w:p w14:paraId="533E42D0"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Ensuite, la charge utile (</w:t>
      </w:r>
      <w:r w:rsidRPr="00FD7E73">
        <w:rPr>
          <w:rFonts w:cstheme="minorHAnsi"/>
          <w:b/>
          <w:sz w:val="32"/>
          <w:szCs w:val="32"/>
          <w:shd w:val="clear" w:color="auto" w:fill="FFFFFF"/>
        </w:rPr>
        <w:t>payload</w:t>
      </w:r>
      <w:r w:rsidRPr="00FD7E73">
        <w:rPr>
          <w:rFonts w:cstheme="minorHAnsi"/>
          <w:color w:val="0D0D0D"/>
          <w:sz w:val="32"/>
          <w:szCs w:val="32"/>
          <w:shd w:val="clear" w:color="auto" w:fill="FFFFFF"/>
        </w:rPr>
        <w:t>) transporte les données d'authentification ou d'autorisation, telles que l'identifiant de l'utilisateur, les rôles ou les autorisations.</w:t>
      </w:r>
    </w:p>
    <w:p w14:paraId="16C0FE12"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Enfin, la </w:t>
      </w:r>
      <w:r w:rsidRPr="00FD7E73">
        <w:rPr>
          <w:rFonts w:cstheme="minorHAnsi"/>
          <w:b/>
          <w:sz w:val="32"/>
          <w:szCs w:val="32"/>
          <w:shd w:val="clear" w:color="auto" w:fill="FFFFFF"/>
        </w:rPr>
        <w:t>signature</w:t>
      </w:r>
      <w:r w:rsidRPr="00FD7E73">
        <w:rPr>
          <w:rFonts w:cstheme="minorHAnsi"/>
          <w:sz w:val="32"/>
          <w:szCs w:val="32"/>
          <w:shd w:val="clear" w:color="auto" w:fill="FFFFFF"/>
        </w:rPr>
        <w:t xml:space="preserve"> </w:t>
      </w:r>
      <w:r w:rsidRPr="00FD7E73">
        <w:rPr>
          <w:rFonts w:cstheme="minorHAnsi"/>
          <w:color w:val="0D0D0D"/>
          <w:sz w:val="32"/>
          <w:szCs w:val="32"/>
          <w:shd w:val="clear" w:color="auto" w:fill="FFFFFF"/>
        </w:rPr>
        <w:t>garantit l'intégrité du token en combinant de manière sécurisée l'en-tête et la charge utile avec une clé secrète, générant ainsi un hash unique.</w:t>
      </w:r>
    </w:p>
    <w:p w14:paraId="69AAC14A" w14:textId="01ABEE16" w:rsidR="004473C1" w:rsidRPr="00FD7E73" w:rsidRDefault="00F75342" w:rsidP="008B0420">
      <w:pPr>
        <w:pStyle w:val="ListParagraph"/>
        <w:ind w:left="1296"/>
        <w:rPr>
          <w:rFonts w:cstheme="minorHAnsi"/>
          <w:b/>
          <w:color w:val="0D0D0D"/>
          <w:sz w:val="32"/>
          <w:szCs w:val="32"/>
          <w:shd w:val="clear" w:color="auto" w:fill="FFFFFF"/>
        </w:rPr>
      </w:pPr>
      <w:r w:rsidRPr="00FD7E73">
        <w:rPr>
          <w:rFonts w:cstheme="minorHAnsi"/>
          <w:color w:val="0D0D0D"/>
          <w:sz w:val="32"/>
          <w:szCs w:val="32"/>
          <w:shd w:val="clear" w:color="auto" w:fill="FFFFFF"/>
        </w:rPr>
        <w:t xml:space="preserve"> La structure complète du JWT se présente sous la forme suivante : </w:t>
      </w:r>
      <w:proofErr w:type="gramStart"/>
      <w:r w:rsidRPr="00FD7E73">
        <w:rPr>
          <w:rFonts w:cstheme="minorHAnsi"/>
          <w:b/>
          <w:color w:val="0D0D0D"/>
          <w:sz w:val="32"/>
          <w:szCs w:val="32"/>
          <w:shd w:val="clear" w:color="auto" w:fill="FFFFFF"/>
        </w:rPr>
        <w:t>header.payload</w:t>
      </w:r>
      <w:proofErr w:type="gramEnd"/>
      <w:r w:rsidRPr="00FD7E73">
        <w:rPr>
          <w:rFonts w:cstheme="minorHAnsi"/>
          <w:b/>
          <w:color w:val="0D0D0D"/>
          <w:sz w:val="32"/>
          <w:szCs w:val="32"/>
          <w:shd w:val="clear" w:color="auto" w:fill="FFFFFF"/>
        </w:rPr>
        <w:t>.signature.</w:t>
      </w:r>
    </w:p>
    <w:p w14:paraId="3BD96EBA" w14:textId="77777777" w:rsidR="00F75342" w:rsidRDefault="00F75342" w:rsidP="008B0420">
      <w:pPr>
        <w:pStyle w:val="ListParagraph"/>
        <w:ind w:left="1296"/>
        <w:rPr>
          <w:rFonts w:ascii="Segoe UI" w:hAnsi="Segoe UI" w:cs="Segoe UI"/>
          <w:color w:val="0D0D0D"/>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FD7E73" w:rsidRDefault="0091044F" w:rsidP="00714C00">
      <w:pPr>
        <w:pStyle w:val="ListParagraph"/>
        <w:numPr>
          <w:ilvl w:val="0"/>
          <w:numId w:val="17"/>
        </w:numPr>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63B39D32" w:rsidR="004473C1" w:rsidRPr="00827C5D"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8783A92">
            <wp:extent cx="5678311" cy="3382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0">
                      <a:extLst>
                        <a:ext uri="{28A0092B-C50C-407E-A947-70E740481C1C}">
                          <a14:useLocalDpi xmlns:a14="http://schemas.microsoft.com/office/drawing/2010/main" val="0"/>
                        </a:ext>
                      </a:extLst>
                    </a:blip>
                    <a:stretch>
                      <a:fillRect/>
                    </a:stretch>
                  </pic:blipFill>
                  <pic:spPr>
                    <a:xfrm>
                      <a:off x="0" y="0"/>
                      <a:ext cx="5689799" cy="3388852"/>
                    </a:xfrm>
                    <a:prstGeom prst="rect">
                      <a:avLst/>
                    </a:prstGeom>
                  </pic:spPr>
                </pic:pic>
              </a:graphicData>
            </a:graphic>
          </wp:inline>
        </w:drawing>
      </w:r>
    </w:p>
    <w:p w14:paraId="2345327B" w14:textId="4C1F61B8" w:rsidR="0091044F" w:rsidRPr="00827C5D" w:rsidRDefault="0091044F" w:rsidP="00714C00">
      <w:pPr>
        <w:pStyle w:val="ListParagraph"/>
        <w:numPr>
          <w:ilvl w:val="0"/>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Choix de la méthodologie et formalisme adoptés :</w:t>
      </w:r>
    </w:p>
    <w:p w14:paraId="77F5366A" w14:textId="77777777" w:rsidR="0091044F" w:rsidRPr="00827C5D" w:rsidRDefault="0091044F" w:rsidP="0091044F">
      <w:pPr>
        <w:pStyle w:val="ListParagraph"/>
        <w:ind w:left="1296"/>
        <w:rPr>
          <w:rFonts w:cstheme="minorHAnsi"/>
          <w:color w:val="0D0D0D"/>
          <w:sz w:val="32"/>
          <w:szCs w:val="32"/>
          <w:shd w:val="clear" w:color="auto" w:fill="FFFFFF"/>
        </w:rPr>
      </w:pPr>
    </w:p>
    <w:p w14:paraId="308496E8" w14:textId="5D6450C4" w:rsidR="0091044F" w:rsidRPr="00827C5D" w:rsidRDefault="001852C7" w:rsidP="0091044F">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827C5D" w:rsidRDefault="001852C7" w:rsidP="0091044F">
      <w:pPr>
        <w:pStyle w:val="ListParagraph"/>
        <w:ind w:left="1296"/>
        <w:rPr>
          <w:rFonts w:cstheme="minorHAnsi"/>
          <w:color w:val="0D0D0D"/>
          <w:sz w:val="32"/>
          <w:szCs w:val="32"/>
          <w:shd w:val="clear" w:color="auto" w:fill="FFFFFF"/>
        </w:rPr>
      </w:pPr>
    </w:p>
    <w:p w14:paraId="57503596" w14:textId="17435399" w:rsidR="001852C7" w:rsidRPr="00827C5D" w:rsidRDefault="001852C7" w:rsidP="00714C00">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Choix de la méthodologie :</w:t>
      </w:r>
    </w:p>
    <w:p w14:paraId="472CA85A" w14:textId="77777777" w:rsidR="001852C7" w:rsidRPr="00827C5D" w:rsidRDefault="001852C7" w:rsidP="001852C7">
      <w:pPr>
        <w:pStyle w:val="ListParagraph"/>
        <w:ind w:left="2832"/>
        <w:rPr>
          <w:rFonts w:cstheme="minorHAnsi"/>
          <w:color w:val="0D0D0D"/>
          <w:sz w:val="32"/>
          <w:szCs w:val="32"/>
          <w:shd w:val="clear" w:color="auto" w:fill="FFFFFF"/>
        </w:rPr>
      </w:pPr>
    </w:p>
    <w:p w14:paraId="79FF1F10" w14:textId="3D801B02" w:rsidR="0091044F" w:rsidRPr="00827C5D" w:rsidRDefault="001852C7" w:rsidP="00F74415">
      <w:pPr>
        <w:ind w:left="141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choix de la méthode de développement dépend du type de projet. Pour des projets avec des exigences claires dès le départ, comme ceux dans des domaines bien </w:t>
      </w:r>
      <w:r w:rsidRPr="00827C5D">
        <w:rPr>
          <w:rFonts w:cstheme="minorHAnsi"/>
          <w:color w:val="0D0D0D"/>
          <w:sz w:val="32"/>
          <w:szCs w:val="32"/>
          <w:shd w:val="clear" w:color="auto" w:fill="FFFFFF"/>
        </w:rPr>
        <w:lastRenderedPageBreak/>
        <w:t>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827C5D" w:rsidRDefault="001852C7" w:rsidP="00F74415">
      <w:pPr>
        <w:ind w:left="1416"/>
        <w:rPr>
          <w:rFonts w:cstheme="minorHAnsi"/>
          <w:color w:val="0D0D0D"/>
          <w:sz w:val="32"/>
          <w:szCs w:val="32"/>
          <w:shd w:val="clear" w:color="auto" w:fill="FFFFFF"/>
        </w:rPr>
      </w:pPr>
      <w:r w:rsidRPr="00827C5D">
        <w:rPr>
          <w:rFonts w:cstheme="minorHAnsi"/>
          <w:color w:val="0D0D0D"/>
          <w:sz w:val="32"/>
          <w:szCs w:val="32"/>
          <w:shd w:val="clear" w:color="auto" w:fill="FFFFFF"/>
        </w:rPr>
        <w:t>Une méthode Agile</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garantit une meilleure qualité de communication avec l’utilisateur, une meilleure visibilité du</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client sur l’avancement des travaux, un meilleur contrôle de qualité par le fait que les tests sont</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effectués en continu, ce qui permet de détecter rapidement les problèmes. Elle intègre aussi la</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notion de travail en équipe [</w:t>
      </w:r>
      <w:r w:rsidR="00F74415" w:rsidRPr="00827C5D">
        <w:rPr>
          <w:rFonts w:cstheme="minorHAnsi"/>
          <w:color w:val="0D0D0D"/>
          <w:sz w:val="32"/>
          <w:szCs w:val="32"/>
          <w:shd w:val="clear" w:color="auto" w:fill="FFFFFF"/>
        </w:rPr>
        <w:t>6</w:t>
      </w:r>
      <w:r w:rsidRPr="00827C5D">
        <w:rPr>
          <w:rFonts w:cstheme="minorHAnsi"/>
          <w:color w:val="0D0D0D"/>
          <w:sz w:val="32"/>
          <w:szCs w:val="32"/>
          <w:shd w:val="clear" w:color="auto" w:fill="FFFFFF"/>
        </w:rPr>
        <w:t>].</w:t>
      </w:r>
    </w:p>
    <w:p w14:paraId="1915D320" w14:textId="77777777" w:rsidR="00F74415" w:rsidRPr="00827C5D" w:rsidRDefault="00F74415" w:rsidP="00F74415">
      <w:pPr>
        <w:pStyle w:val="ListParagraph"/>
        <w:ind w:left="141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Parmi les méthodes Agiles, nous utilisons « </w:t>
      </w:r>
      <w:r w:rsidRPr="00827C5D">
        <w:rPr>
          <w:rFonts w:cstheme="minorHAnsi"/>
          <w:b/>
          <w:sz w:val="32"/>
          <w:szCs w:val="32"/>
          <w:shd w:val="clear" w:color="auto" w:fill="FFFFFF"/>
        </w:rPr>
        <w:t>SCRUM</w:t>
      </w:r>
      <w:r w:rsidRPr="00827C5D">
        <w:rPr>
          <w:rFonts w:cstheme="minorHAnsi"/>
          <w:sz w:val="32"/>
          <w:szCs w:val="32"/>
          <w:shd w:val="clear" w:color="auto" w:fill="FFFFFF"/>
        </w:rPr>
        <w:t xml:space="preserve"> </w:t>
      </w:r>
      <w:r w:rsidRPr="00827C5D">
        <w:rPr>
          <w:rFonts w:cstheme="minorHAnsi"/>
          <w:color w:val="0D0D0D"/>
          <w:sz w:val="32"/>
          <w:szCs w:val="32"/>
          <w:shd w:val="clear" w:color="auto" w:fill="FFFFFF"/>
        </w:rPr>
        <w:t xml:space="preserve">» pour la réalisation de notre projet. </w:t>
      </w:r>
    </w:p>
    <w:p w14:paraId="79587A19" w14:textId="5F95E504" w:rsidR="0091044F" w:rsidRPr="00827C5D" w:rsidRDefault="00F74415" w:rsidP="00F74415">
      <w:pPr>
        <w:pStyle w:val="ListParagraph"/>
        <w:ind w:left="1416"/>
        <w:rPr>
          <w:rFonts w:cstheme="minorHAnsi"/>
          <w:color w:val="0D0D0D"/>
          <w:sz w:val="32"/>
          <w:szCs w:val="32"/>
          <w:shd w:val="clear" w:color="auto" w:fill="FFFFFF"/>
        </w:rPr>
      </w:pPr>
      <w:r w:rsidRPr="00827C5D">
        <w:rPr>
          <w:rFonts w:cstheme="minorHAnsi"/>
          <w:color w:val="0D0D0D"/>
          <w:sz w:val="32"/>
          <w:szCs w:val="32"/>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827C5D" w:rsidRDefault="00F74415" w:rsidP="00F74415">
      <w:pPr>
        <w:pStyle w:val="ListParagraph"/>
        <w:ind w:left="1416"/>
        <w:rPr>
          <w:rFonts w:cstheme="minorHAnsi"/>
          <w:color w:val="0D0D0D"/>
          <w:sz w:val="32"/>
          <w:szCs w:val="32"/>
          <w:shd w:val="clear" w:color="auto" w:fill="FFFFFF"/>
        </w:rPr>
      </w:pPr>
    </w:p>
    <w:p w14:paraId="17BDC8F5" w14:textId="0AB3EDB1" w:rsidR="00F74415" w:rsidRPr="00827C5D" w:rsidRDefault="00F74415" w:rsidP="00714C00">
      <w:pPr>
        <w:pStyle w:val="ListParagraph"/>
        <w:numPr>
          <w:ilvl w:val="0"/>
          <w:numId w:val="17"/>
        </w:numPr>
        <w:rPr>
          <w:rFonts w:cstheme="minorHAnsi"/>
          <w:color w:val="0D0D0D"/>
          <w:sz w:val="32"/>
          <w:szCs w:val="32"/>
          <w:shd w:val="clear" w:color="auto" w:fill="FFFFFF"/>
        </w:rPr>
      </w:pPr>
      <w:r w:rsidRPr="00827C5D">
        <w:rPr>
          <w:rFonts w:cstheme="minorHAnsi"/>
          <w:color w:val="0D0D0D"/>
          <w:sz w:val="32"/>
          <w:szCs w:val="32"/>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827C5D">
        <w:rPr>
          <w:rFonts w:cstheme="minorHAnsi"/>
          <w:color w:val="0D0D0D"/>
          <w:sz w:val="32"/>
          <w:szCs w:val="32"/>
          <w:shd w:val="clear" w:color="auto" w:fill="FFFFFF"/>
        </w:rPr>
        <w:t>l‘admin</w:t>
      </w:r>
      <w:r w:rsidRPr="00827C5D">
        <w:rPr>
          <w:rFonts w:cstheme="minorHAnsi"/>
          <w:color w:val="0D0D0D"/>
          <w:sz w:val="32"/>
          <w:szCs w:val="32"/>
          <w:shd w:val="clear" w:color="auto" w:fill="FFFFFF"/>
        </w:rPr>
        <w:t xml:space="preserve"> dans le processus de test de la solution, assurant ainsi une adaptation continue aux besoins et une qualité optimale du produit final.</w:t>
      </w:r>
    </w:p>
    <w:p w14:paraId="0AEB9107" w14:textId="0BECB263" w:rsidR="0091044F" w:rsidRPr="00827C5D" w:rsidRDefault="0091044F" w:rsidP="00F74415">
      <w:pPr>
        <w:pStyle w:val="ListParagraph"/>
        <w:ind w:left="1296"/>
        <w:rPr>
          <w:rFonts w:cstheme="minorHAnsi"/>
          <w:color w:val="0D0D0D"/>
          <w:sz w:val="32"/>
          <w:szCs w:val="32"/>
          <w:shd w:val="clear" w:color="auto" w:fill="FFFFFF"/>
        </w:rPr>
      </w:pPr>
    </w:p>
    <w:p w14:paraId="12843E29" w14:textId="4BC3D3A8" w:rsidR="00F74415" w:rsidRPr="00827C5D" w:rsidRDefault="00F74415" w:rsidP="00714C00">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Définition du Scrum :</w:t>
      </w:r>
    </w:p>
    <w:p w14:paraId="69E9DCAD" w14:textId="77777777" w:rsidR="00F74415" w:rsidRPr="00827C5D" w:rsidRDefault="00F74415" w:rsidP="00F74415">
      <w:pPr>
        <w:pStyle w:val="ListParagraph"/>
        <w:ind w:left="1656"/>
        <w:rPr>
          <w:rFonts w:cstheme="minorHAnsi"/>
          <w:color w:val="0D0D0D"/>
          <w:sz w:val="32"/>
          <w:szCs w:val="32"/>
          <w:shd w:val="clear" w:color="auto" w:fill="FFFFFF"/>
        </w:rPr>
      </w:pPr>
    </w:p>
    <w:p w14:paraId="2296CE1B" w14:textId="77777777" w:rsidR="00B546D0" w:rsidRPr="00827C5D" w:rsidRDefault="00B546D0" w:rsidP="00B546D0">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lastRenderedPageBreak/>
        <w:t>Son principe est d’accuser et de donner le choix d’organisation à</w:t>
      </w:r>
    </w:p>
    <w:p w14:paraId="3FE7441A" w14:textId="1CDF14D0" w:rsidR="00B546D0" w:rsidRPr="00827C5D" w:rsidRDefault="00B546D0" w:rsidP="00B546D0">
      <w:pPr>
        <w:pStyle w:val="ListParagraph"/>
        <w:ind w:left="12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une</w:t>
      </w:r>
      <w:proofErr w:type="gramEnd"/>
      <w:r w:rsidRPr="00827C5D">
        <w:rPr>
          <w:rFonts w:cstheme="minorHAnsi"/>
          <w:color w:val="0D0D0D"/>
          <w:sz w:val="32"/>
          <w:szCs w:val="32"/>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827C5D" w:rsidRDefault="00B546D0" w:rsidP="00B546D0">
      <w:pPr>
        <w:pStyle w:val="ListParagraph"/>
        <w:ind w:left="12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ensemble</w:t>
      </w:r>
      <w:proofErr w:type="gramEnd"/>
      <w:r w:rsidRPr="00827C5D">
        <w:rPr>
          <w:rFonts w:cstheme="minorHAnsi"/>
          <w:color w:val="0D0D0D"/>
          <w:sz w:val="32"/>
          <w:szCs w:val="32"/>
          <w:shd w:val="clear" w:color="auto" w:fill="FFFFFF"/>
        </w:rPr>
        <w:t xml:space="preserve"> pour atteindre un but commun.[7]</w:t>
      </w:r>
    </w:p>
    <w:p w14:paraId="1AC9D7B5" w14:textId="571C42B1" w:rsidR="0091044F" w:rsidRPr="00827C5D" w:rsidRDefault="0091044F" w:rsidP="00F74415">
      <w:pPr>
        <w:pStyle w:val="ListParagraph"/>
        <w:ind w:left="1296"/>
        <w:rPr>
          <w:rFonts w:cstheme="minorHAnsi"/>
          <w:b/>
          <w:color w:val="0D0D0D"/>
          <w:sz w:val="32"/>
          <w:szCs w:val="32"/>
          <w:shd w:val="clear" w:color="auto" w:fill="FFFFFF"/>
        </w:rPr>
      </w:pPr>
    </w:p>
    <w:p w14:paraId="73E94D4F" w14:textId="77777777" w:rsidR="00827C5D" w:rsidRDefault="00BC7FDA" w:rsidP="00714C00">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Cycle de vie de la méthode Scrum :</w:t>
      </w:r>
    </w:p>
    <w:p w14:paraId="566A86BC" w14:textId="2C527F45" w:rsidR="0091044F" w:rsidRPr="00827C5D" w:rsidRDefault="00BC7FDA" w:rsidP="00827C5D">
      <w:pPr>
        <w:pStyle w:val="ListParagraph"/>
        <w:ind w:left="1656"/>
        <w:rPr>
          <w:rFonts w:cstheme="minorHAnsi"/>
          <w:b/>
          <w:color w:val="0D0D0D"/>
          <w:sz w:val="32"/>
          <w:szCs w:val="32"/>
          <w:shd w:val="clear" w:color="auto" w:fill="FFFFFF"/>
        </w:rPr>
      </w:pPr>
      <w:r w:rsidRPr="00827C5D">
        <w:rPr>
          <w:noProof/>
          <w:shd w:val="clear" w:color="auto" w:fill="FFFFFF"/>
        </w:rPr>
        <mc:AlternateContent>
          <mc:Choice Requires="wps">
            <w:drawing>
              <wp:anchor distT="45720" distB="45720" distL="114300" distR="114300" simplePos="0" relativeHeight="251665408" behindDoc="0" locked="0" layoutInCell="1" allowOverlap="1" wp14:anchorId="4F82BC6E" wp14:editId="22605DF9">
                <wp:simplePos x="0" y="0"/>
                <wp:positionH relativeFrom="margin">
                  <wp:posOffset>916940</wp:posOffset>
                </wp:positionH>
                <wp:positionV relativeFrom="paragraph">
                  <wp:posOffset>685800</wp:posOffset>
                </wp:positionV>
                <wp:extent cx="4826000" cy="1404620"/>
                <wp:effectExtent l="0" t="0" r="12700" b="273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1404620"/>
                        </a:xfrm>
                        <a:prstGeom prst="rect">
                          <a:avLst/>
                        </a:prstGeom>
                        <a:solidFill>
                          <a:srgbClr val="FFFFFF"/>
                        </a:solidFill>
                        <a:ln w="9525">
                          <a:solidFill>
                            <a:srgbClr val="000000"/>
                          </a:solidFill>
                          <a:miter lim="800000"/>
                          <a:headEnd/>
                          <a:tailEnd/>
                        </a:ln>
                      </wps:spPr>
                      <wps:txbx>
                        <w:txbxContent>
                          <w:p w14:paraId="1F07D326" w14:textId="77777777" w:rsidR="009F0D2E" w:rsidRPr="00827C5D" w:rsidRDefault="009F0D2E" w:rsidP="00714C00">
                            <w:pPr>
                              <w:pStyle w:val="ListParagraph"/>
                              <w:numPr>
                                <w:ilvl w:val="0"/>
                                <w:numId w:val="18"/>
                              </w:numPr>
                              <w:rPr>
                                <w:sz w:val="32"/>
                                <w:szCs w:val="32"/>
                              </w:rPr>
                            </w:pPr>
                            <w:r w:rsidRPr="00827C5D">
                              <w:rPr>
                                <w:b/>
                                <w:sz w:val="32"/>
                                <w:szCs w:val="32"/>
                              </w:rPr>
                              <w:t>Product Owner (PO) :</w:t>
                            </w:r>
                            <w:r w:rsidRPr="00827C5D">
                              <w:rPr>
                                <w:sz w:val="32"/>
                                <w:szCs w:val="32"/>
                              </w:rPr>
                              <w:t xml:space="preserve"> Il est l'un des acteurs clés du processus scrum.</w:t>
                            </w:r>
                          </w:p>
                          <w:p w14:paraId="7D036145" w14:textId="77777777" w:rsidR="009F0D2E" w:rsidRPr="00827C5D" w:rsidRDefault="009F0D2E" w:rsidP="00827C5D">
                            <w:pPr>
                              <w:ind w:left="708"/>
                              <w:rPr>
                                <w:sz w:val="32"/>
                                <w:szCs w:val="32"/>
                              </w:rPr>
                            </w:pPr>
                            <w:r w:rsidRPr="00827C5D">
                              <w:rPr>
                                <w:sz w:val="32"/>
                                <w:szCs w:val="32"/>
                              </w:rPr>
                              <w:t>Son rôle est de faire le pont entre la partie métier et la partie technique du projet. Il est donc le relai entre le client et l’équipe de développement.</w:t>
                            </w:r>
                          </w:p>
                          <w:p w14:paraId="3D6D1A82" w14:textId="232C7EA6" w:rsidR="009F0D2E" w:rsidRPr="00827C5D" w:rsidRDefault="009F0D2E" w:rsidP="00827C5D">
                            <w:pPr>
                              <w:ind w:left="708"/>
                              <w:rPr>
                                <w:sz w:val="32"/>
                                <w:szCs w:val="32"/>
                              </w:rPr>
                            </w:pPr>
                            <w:r w:rsidRPr="00827C5D">
                              <w:rPr>
                                <w:sz w:val="32"/>
                                <w:szCs w:val="32"/>
                              </w:rPr>
                              <w:t xml:space="preserve"> Le Product Owner porte la vision du produit scrum. </w:t>
                            </w:r>
                          </w:p>
                          <w:p w14:paraId="5B8CEFF2" w14:textId="3E5E37B0" w:rsidR="009F0D2E" w:rsidRPr="00827C5D" w:rsidRDefault="009F0D2E" w:rsidP="00827C5D">
                            <w:pPr>
                              <w:ind w:left="708"/>
                              <w:rPr>
                                <w:sz w:val="32"/>
                                <w:szCs w:val="32"/>
                              </w:rPr>
                            </w:pPr>
                            <w:r w:rsidRPr="00827C5D">
                              <w:rPr>
                                <w:sz w:val="32"/>
                                <w:szCs w:val="32"/>
                              </w:rPr>
                              <w:t>Il est responsable de la rédaction des user stories et chargé de maintenir le Product Backlog à jour.[8]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left:0;text-align:left;margin-left:72.2pt;margin-top:54pt;width:380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">
                <v:textbox style="mso-fit-shape-to-text:t">
                  <w:txbxContent>
                    <w:p w14:paraId="1F07D326" w14:textId="77777777" w:rsidR="009F0D2E" w:rsidRPr="00827C5D" w:rsidRDefault="009F0D2E" w:rsidP="00714C00">
                      <w:pPr>
                        <w:pStyle w:val="ListParagraph"/>
                        <w:numPr>
                          <w:ilvl w:val="0"/>
                          <w:numId w:val="18"/>
                        </w:numPr>
                        <w:rPr>
                          <w:sz w:val="32"/>
                          <w:szCs w:val="32"/>
                        </w:rPr>
                      </w:pPr>
                      <w:r w:rsidRPr="00827C5D">
                        <w:rPr>
                          <w:b/>
                          <w:sz w:val="32"/>
                          <w:szCs w:val="32"/>
                        </w:rPr>
                        <w:t>Product Owner (PO) :</w:t>
                      </w:r>
                      <w:r w:rsidRPr="00827C5D">
                        <w:rPr>
                          <w:sz w:val="32"/>
                          <w:szCs w:val="32"/>
                        </w:rPr>
                        <w:t xml:space="preserve"> Il est l'un des acteurs clés du processus scrum.</w:t>
                      </w:r>
                    </w:p>
                    <w:p w14:paraId="7D036145" w14:textId="77777777" w:rsidR="009F0D2E" w:rsidRPr="00827C5D" w:rsidRDefault="009F0D2E" w:rsidP="00827C5D">
                      <w:pPr>
                        <w:ind w:left="708"/>
                        <w:rPr>
                          <w:sz w:val="32"/>
                          <w:szCs w:val="32"/>
                        </w:rPr>
                      </w:pPr>
                      <w:r w:rsidRPr="00827C5D">
                        <w:rPr>
                          <w:sz w:val="32"/>
                          <w:szCs w:val="32"/>
                        </w:rPr>
                        <w:t>Son rôle est de faire le pont entre la partie métier et la partie technique du projet. Il est donc le relai entre le client et l’équipe de développement.</w:t>
                      </w:r>
                    </w:p>
                    <w:p w14:paraId="3D6D1A82" w14:textId="232C7EA6" w:rsidR="009F0D2E" w:rsidRPr="00827C5D" w:rsidRDefault="009F0D2E" w:rsidP="00827C5D">
                      <w:pPr>
                        <w:ind w:left="708"/>
                        <w:rPr>
                          <w:sz w:val="32"/>
                          <w:szCs w:val="32"/>
                        </w:rPr>
                      </w:pPr>
                      <w:r w:rsidRPr="00827C5D">
                        <w:rPr>
                          <w:sz w:val="32"/>
                          <w:szCs w:val="32"/>
                        </w:rPr>
                        <w:t xml:space="preserve"> Le Product Owner porte la vision du produit scrum. </w:t>
                      </w:r>
                    </w:p>
                    <w:p w14:paraId="5B8CEFF2" w14:textId="3E5E37B0" w:rsidR="009F0D2E" w:rsidRPr="00827C5D" w:rsidRDefault="009F0D2E" w:rsidP="00827C5D">
                      <w:pPr>
                        <w:ind w:left="708"/>
                        <w:rPr>
                          <w:sz w:val="32"/>
                          <w:szCs w:val="32"/>
                        </w:rPr>
                      </w:pPr>
                      <w:r w:rsidRPr="00827C5D">
                        <w:rPr>
                          <w:sz w:val="32"/>
                          <w:szCs w:val="32"/>
                        </w:rPr>
                        <w:t>Il est responsable de la rédaction des user stories et chargé de maintenir le Product Backlog à jour.[8]</w:t>
                      </w:r>
                    </w:p>
                  </w:txbxContent>
                </v:textbox>
                <w10:wrap type="square" anchorx="margin"/>
              </v:shape>
            </w:pict>
          </mc:Fallback>
        </mc:AlternateContent>
      </w:r>
      <w:r w:rsidRPr="00827C5D">
        <w:rPr>
          <w:rFonts w:cstheme="minorHAnsi"/>
          <w:color w:val="0D0D0D"/>
          <w:sz w:val="32"/>
          <w:szCs w:val="32"/>
          <w:shd w:val="clear" w:color="auto" w:fill="FFFFFF"/>
        </w:rPr>
        <w:t>Elle est composée d’un Scrum Master, d’un Product Owner et d’équipe de développement.</w:t>
      </w:r>
    </w:p>
    <w:p w14:paraId="20F0D612" w14:textId="75E6888D" w:rsidR="00BC7FDA" w:rsidRPr="00827C5D" w:rsidRDefault="00827C5D"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429C512F">
                <wp:simplePos x="0" y="0"/>
                <wp:positionH relativeFrom="margin">
                  <wp:align>right</wp:align>
                </wp:positionH>
                <wp:positionV relativeFrom="paragraph">
                  <wp:posOffset>5295830</wp:posOffset>
                </wp:positionV>
                <wp:extent cx="4813935" cy="1512570"/>
                <wp:effectExtent l="0" t="0" r="24765"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512711"/>
                        </a:xfrm>
                        <a:prstGeom prst="rect">
                          <a:avLst/>
                        </a:prstGeom>
                        <a:solidFill>
                          <a:srgbClr val="FFFFFF"/>
                        </a:solidFill>
                        <a:ln w="9525">
                          <a:solidFill>
                            <a:srgbClr val="000000"/>
                          </a:solidFill>
                          <a:miter lim="800000"/>
                          <a:headEnd/>
                          <a:tailEnd/>
                        </a:ln>
                      </wps:spPr>
                      <wps:txbx>
                        <w:txbxContent>
                          <w:p w14:paraId="407B60E6" w14:textId="2808F8C8" w:rsidR="009F0D2E" w:rsidRPr="00827C5D" w:rsidRDefault="009F0D2E" w:rsidP="00714C00">
                            <w:pPr>
                              <w:pStyle w:val="ListParagraph"/>
                              <w:numPr>
                                <w:ilvl w:val="0"/>
                                <w:numId w:val="20"/>
                              </w:numPr>
                              <w:rPr>
                                <w:rFonts w:cstheme="minorHAnsi"/>
                                <w:sz w:val="32"/>
                                <w:szCs w:val="32"/>
                              </w:rPr>
                            </w:pPr>
                            <w:r w:rsidRPr="00827C5D">
                              <w:rPr>
                                <w:rFonts w:cstheme="minorHAnsi"/>
                                <w:b/>
                                <w:sz w:val="32"/>
                                <w:szCs w:val="32"/>
                              </w:rPr>
                              <w:t>Équipe Scrum (l’équipe de développement) :</w:t>
                            </w:r>
                            <w:r w:rsidRPr="00827C5D">
                              <w:rPr>
                                <w:rFonts w:cstheme="minorHAnsi"/>
                                <w:sz w:val="32"/>
                                <w:szCs w:val="32"/>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margin-left:327.85pt;margin-top:417pt;width:379.05pt;height:119.1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">
                <v:textbox>
                  <w:txbxContent>
                    <w:p w14:paraId="407B60E6" w14:textId="2808F8C8" w:rsidR="009F0D2E" w:rsidRPr="00827C5D" w:rsidRDefault="009F0D2E" w:rsidP="00714C00">
                      <w:pPr>
                        <w:pStyle w:val="ListParagraph"/>
                        <w:numPr>
                          <w:ilvl w:val="0"/>
                          <w:numId w:val="20"/>
                        </w:numPr>
                        <w:rPr>
                          <w:rFonts w:cstheme="minorHAnsi"/>
                          <w:sz w:val="32"/>
                          <w:szCs w:val="32"/>
                        </w:rPr>
                      </w:pPr>
                      <w:r w:rsidRPr="00827C5D">
                        <w:rPr>
                          <w:rFonts w:cstheme="minorHAnsi"/>
                          <w:b/>
                          <w:sz w:val="32"/>
                          <w:szCs w:val="32"/>
                        </w:rPr>
                        <w:t>Équipe Scrum (l’équipe de développement) :</w:t>
                      </w:r>
                      <w:r w:rsidRPr="00827C5D">
                        <w:rPr>
                          <w:rFonts w:cstheme="minorHAnsi"/>
                          <w:sz w:val="32"/>
                          <w:szCs w:val="32"/>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71D881A6">
                <wp:simplePos x="0" y="0"/>
                <wp:positionH relativeFrom="margin">
                  <wp:align>right</wp:align>
                </wp:positionH>
                <wp:positionV relativeFrom="paragraph">
                  <wp:posOffset>3247813</wp:posOffset>
                </wp:positionV>
                <wp:extent cx="4827270" cy="2020570"/>
                <wp:effectExtent l="0" t="0" r="11430" b="1778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270" cy="2020711"/>
                        </a:xfrm>
                        <a:prstGeom prst="rect">
                          <a:avLst/>
                        </a:prstGeom>
                        <a:solidFill>
                          <a:srgbClr val="FFFFFF"/>
                        </a:solidFill>
                        <a:ln w="9525">
                          <a:solidFill>
                            <a:srgbClr val="000000"/>
                          </a:solidFill>
                          <a:miter lim="800000"/>
                          <a:headEnd/>
                          <a:tailEnd/>
                        </a:ln>
                      </wps:spPr>
                      <wps:txbx>
                        <w:txbxContent>
                          <w:p w14:paraId="624131CE" w14:textId="0A9A9755" w:rsidR="009F0D2E" w:rsidRPr="00827C5D" w:rsidRDefault="009F0D2E" w:rsidP="00714C00">
                            <w:pPr>
                              <w:pStyle w:val="ListParagraph"/>
                              <w:numPr>
                                <w:ilvl w:val="0"/>
                                <w:numId w:val="19"/>
                              </w:numPr>
                              <w:rPr>
                                <w:rFonts w:cstheme="minorHAnsi"/>
                                <w:sz w:val="32"/>
                                <w:szCs w:val="32"/>
                              </w:rPr>
                            </w:pPr>
                            <w:r w:rsidRPr="00827C5D">
                              <w:rPr>
                                <w:rFonts w:cstheme="minorHAnsi"/>
                                <w:b/>
                                <w:sz w:val="32"/>
                                <w:szCs w:val="32"/>
                              </w:rPr>
                              <w:t>Scrum master (SM) :</w:t>
                            </w:r>
                            <w:r w:rsidRPr="00827C5D">
                              <w:rPr>
                                <w:rFonts w:cstheme="minorHAnsi"/>
                                <w:sz w:val="32"/>
                                <w:szCs w:val="32"/>
                              </w:rPr>
                              <w:t xml:space="preserve"> C’est un facilitateur et un coach plus qu’un superviseur.</w:t>
                            </w:r>
                          </w:p>
                          <w:p w14:paraId="5970C152" w14:textId="2E9C6258" w:rsidR="009F0D2E" w:rsidRPr="00827C5D" w:rsidRDefault="009F0D2E" w:rsidP="007576E9">
                            <w:pPr>
                              <w:pStyle w:val="ListParagraph"/>
                              <w:rPr>
                                <w:rFonts w:cstheme="minorHAnsi"/>
                                <w:b/>
                                <w:sz w:val="32"/>
                                <w:szCs w:val="32"/>
                              </w:rPr>
                            </w:pPr>
                            <w:r w:rsidRPr="00827C5D">
                              <w:rPr>
                                <w:rStyle w:val="Heading1Char"/>
                                <w:rFonts w:asciiTheme="minorHAnsi" w:hAnsiTheme="minorHAnsi" w:cstheme="minorHAnsi"/>
                                <w:color w:val="000000"/>
                                <w:bdr w:val="none" w:sz="0" w:space="0" w:color="auto" w:frame="1"/>
                                <w:shd w:val="clear" w:color="auto" w:fill="FFFFFF"/>
                              </w:rPr>
                              <w:t>Il</w:t>
                            </w:r>
                            <w:r w:rsidRPr="00827C5D">
                              <w:rPr>
                                <w:rFonts w:cstheme="minorHAnsi"/>
                                <w:color w:val="000000"/>
                                <w:sz w:val="32"/>
                                <w:szCs w:val="32"/>
                                <w:shd w:val="clear" w:color="auto" w:fill="FFFFFF"/>
                              </w:rPr>
                              <w:t xml:space="preserve"> a comme rôle d’aider l’équipe à mettre un cadre Scrum adapté au contexte de l’équipe. </w:t>
                            </w:r>
                          </w:p>
                          <w:p w14:paraId="3DB42130" w14:textId="77777777" w:rsidR="009F0D2E" w:rsidRPr="00827C5D" w:rsidRDefault="009F0D2E" w:rsidP="0019171E">
                            <w:pPr>
                              <w:pStyle w:val="ListParagraph"/>
                              <w:rPr>
                                <w:rFonts w:cstheme="minorHAnsi"/>
                                <w:sz w:val="32"/>
                                <w:szCs w:val="32"/>
                              </w:rPr>
                            </w:pPr>
                            <w:r w:rsidRPr="00827C5D">
                              <w:rPr>
                                <w:rFonts w:cstheme="minorHAnsi"/>
                                <w:sz w:val="32"/>
                                <w:szCs w:val="32"/>
                              </w:rPr>
                              <w:t>Il protège l’équipe des éléments perturbateurs, ainsi que des</w:t>
                            </w:r>
                          </w:p>
                          <w:p w14:paraId="5FE52E0A" w14:textId="4269FB9D" w:rsidR="009F0D2E" w:rsidRPr="00827C5D" w:rsidRDefault="009F0D2E" w:rsidP="0019171E">
                            <w:pPr>
                              <w:pStyle w:val="ListParagraph"/>
                              <w:rPr>
                                <w:rFonts w:cstheme="minorHAnsi"/>
                                <w:sz w:val="32"/>
                                <w:szCs w:val="32"/>
                              </w:rPr>
                            </w:pPr>
                            <w:r w:rsidRPr="00827C5D">
                              <w:rPr>
                                <w:rFonts w:cstheme="minorHAnsi"/>
                                <w:sz w:val="32"/>
                                <w:szCs w:val="32"/>
                              </w:rPr>
                              <w:t>problèmes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margin-left:328.9pt;margin-top:255.75pt;width:380.1pt;height:159.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">
                <v:textbox>
                  <w:txbxContent>
                    <w:p w14:paraId="624131CE" w14:textId="0A9A9755" w:rsidR="009F0D2E" w:rsidRPr="00827C5D" w:rsidRDefault="009F0D2E" w:rsidP="00714C00">
                      <w:pPr>
                        <w:pStyle w:val="ListParagraph"/>
                        <w:numPr>
                          <w:ilvl w:val="0"/>
                          <w:numId w:val="19"/>
                        </w:numPr>
                        <w:rPr>
                          <w:rFonts w:cstheme="minorHAnsi"/>
                          <w:sz w:val="32"/>
                          <w:szCs w:val="32"/>
                        </w:rPr>
                      </w:pPr>
                      <w:r w:rsidRPr="00827C5D">
                        <w:rPr>
                          <w:rFonts w:cstheme="minorHAnsi"/>
                          <w:b/>
                          <w:sz w:val="32"/>
                          <w:szCs w:val="32"/>
                        </w:rPr>
                        <w:t>Scrum master (SM) :</w:t>
                      </w:r>
                      <w:r w:rsidRPr="00827C5D">
                        <w:rPr>
                          <w:rFonts w:cstheme="minorHAnsi"/>
                          <w:sz w:val="32"/>
                          <w:szCs w:val="32"/>
                        </w:rPr>
                        <w:t xml:space="preserve"> C’est un facilitateur et un coach plus qu’un superviseur.</w:t>
                      </w:r>
                    </w:p>
                    <w:p w14:paraId="5970C152" w14:textId="2E9C6258" w:rsidR="009F0D2E" w:rsidRPr="00827C5D" w:rsidRDefault="009F0D2E" w:rsidP="007576E9">
                      <w:pPr>
                        <w:pStyle w:val="ListParagraph"/>
                        <w:rPr>
                          <w:rFonts w:cstheme="minorHAnsi"/>
                          <w:b/>
                          <w:sz w:val="32"/>
                          <w:szCs w:val="32"/>
                        </w:rPr>
                      </w:pPr>
                      <w:r w:rsidRPr="00827C5D">
                        <w:rPr>
                          <w:rStyle w:val="Heading1Char"/>
                          <w:rFonts w:asciiTheme="minorHAnsi" w:hAnsiTheme="minorHAnsi" w:cstheme="minorHAnsi"/>
                          <w:color w:val="000000"/>
                          <w:bdr w:val="none" w:sz="0" w:space="0" w:color="auto" w:frame="1"/>
                          <w:shd w:val="clear" w:color="auto" w:fill="FFFFFF"/>
                        </w:rPr>
                        <w:t>Il</w:t>
                      </w:r>
                      <w:r w:rsidRPr="00827C5D">
                        <w:rPr>
                          <w:rFonts w:cstheme="minorHAnsi"/>
                          <w:color w:val="000000"/>
                          <w:sz w:val="32"/>
                          <w:szCs w:val="32"/>
                          <w:shd w:val="clear" w:color="auto" w:fill="FFFFFF"/>
                        </w:rPr>
                        <w:t xml:space="preserve"> a comme rôle d’aider l’équipe à mettre un cadre Scrum adapté au contexte de l’équipe. </w:t>
                      </w:r>
                    </w:p>
                    <w:p w14:paraId="3DB42130" w14:textId="77777777" w:rsidR="009F0D2E" w:rsidRPr="00827C5D" w:rsidRDefault="009F0D2E" w:rsidP="0019171E">
                      <w:pPr>
                        <w:pStyle w:val="ListParagraph"/>
                        <w:rPr>
                          <w:rFonts w:cstheme="minorHAnsi"/>
                          <w:sz w:val="32"/>
                          <w:szCs w:val="32"/>
                        </w:rPr>
                      </w:pPr>
                      <w:r w:rsidRPr="00827C5D">
                        <w:rPr>
                          <w:rFonts w:cstheme="minorHAnsi"/>
                          <w:sz w:val="32"/>
                          <w:szCs w:val="32"/>
                        </w:rPr>
                        <w:t>Il protège l’équipe des éléments perturbateurs, ainsi que des</w:t>
                      </w:r>
                    </w:p>
                    <w:p w14:paraId="5FE52E0A" w14:textId="4269FB9D" w:rsidR="009F0D2E" w:rsidRPr="00827C5D" w:rsidRDefault="009F0D2E" w:rsidP="0019171E">
                      <w:pPr>
                        <w:pStyle w:val="ListParagraph"/>
                        <w:rPr>
                          <w:rFonts w:cstheme="minorHAnsi"/>
                          <w:sz w:val="32"/>
                          <w:szCs w:val="32"/>
                        </w:rPr>
                      </w:pPr>
                      <w:r w:rsidRPr="00827C5D">
                        <w:rPr>
                          <w:rFonts w:cstheme="minorHAnsi"/>
                          <w:sz w:val="32"/>
                          <w:szCs w:val="32"/>
                        </w:rPr>
                        <w:t>problèmes non techniques.</w:t>
                      </w:r>
                    </w:p>
                  </w:txbxContent>
                </v:textbox>
                <w10:wrap type="square" anchorx="margin"/>
              </v:shape>
            </w:pict>
          </mc:Fallback>
        </mc:AlternateContent>
      </w:r>
    </w:p>
    <w:p w14:paraId="6D092A03" w14:textId="003ADD78" w:rsidR="00BC7FDA" w:rsidRPr="00827C5D" w:rsidRDefault="00BC7FDA" w:rsidP="00BC7FDA">
      <w:pPr>
        <w:ind w:left="1416"/>
        <w:rPr>
          <w:rFonts w:cstheme="minorHAnsi"/>
          <w:color w:val="0D0D0D"/>
          <w:sz w:val="32"/>
          <w:szCs w:val="32"/>
          <w:shd w:val="clear" w:color="auto" w:fill="FFFFFF"/>
        </w:rPr>
      </w:pPr>
    </w:p>
    <w:p w14:paraId="688199A9" w14:textId="52647681" w:rsidR="00BC7FDA" w:rsidRPr="00827C5D" w:rsidRDefault="00BC7FDA" w:rsidP="00BC7FDA">
      <w:pPr>
        <w:ind w:left="1416"/>
        <w:rPr>
          <w:rFonts w:cstheme="minorHAnsi"/>
          <w:color w:val="0D0D0D"/>
          <w:sz w:val="32"/>
          <w:szCs w:val="32"/>
          <w:shd w:val="clear" w:color="auto" w:fill="FFFFFF"/>
        </w:rPr>
      </w:pPr>
    </w:p>
    <w:p w14:paraId="21F37531" w14:textId="7E614D7C" w:rsidR="00B546D0" w:rsidRPr="00827C5D" w:rsidRDefault="00B546D0" w:rsidP="00F74415">
      <w:pPr>
        <w:pStyle w:val="ListParagraph"/>
        <w:ind w:left="1296"/>
        <w:rPr>
          <w:rFonts w:cstheme="minorHAnsi"/>
          <w:color w:val="0D0D0D"/>
          <w:sz w:val="32"/>
          <w:szCs w:val="32"/>
          <w:shd w:val="clear" w:color="auto" w:fill="FFFFFF"/>
        </w:rPr>
      </w:pPr>
    </w:p>
    <w:p w14:paraId="1D861A94" w14:textId="4BB31FDB" w:rsidR="00B546D0" w:rsidRPr="00827C5D" w:rsidRDefault="00B546D0" w:rsidP="00F74415">
      <w:pPr>
        <w:pStyle w:val="ListParagraph"/>
        <w:ind w:left="1296"/>
        <w:rPr>
          <w:rFonts w:cstheme="minorHAnsi"/>
          <w:color w:val="0D0D0D"/>
          <w:sz w:val="32"/>
          <w:szCs w:val="32"/>
          <w:shd w:val="clear" w:color="auto" w:fill="FFFFFF"/>
        </w:rPr>
      </w:pPr>
    </w:p>
    <w:p w14:paraId="397EE4E1" w14:textId="5B9180EB" w:rsidR="00B546D0" w:rsidRPr="00827C5D" w:rsidRDefault="00B546D0" w:rsidP="00F74415">
      <w:pPr>
        <w:pStyle w:val="ListParagraph"/>
        <w:ind w:left="1296"/>
        <w:rPr>
          <w:rFonts w:cstheme="minorHAnsi"/>
          <w:color w:val="0D0D0D"/>
          <w:sz w:val="32"/>
          <w:szCs w:val="32"/>
          <w:shd w:val="clear" w:color="auto" w:fill="FFFFFF"/>
        </w:rPr>
      </w:pPr>
    </w:p>
    <w:p w14:paraId="4FFF392D" w14:textId="7F544692" w:rsidR="00B546D0" w:rsidRPr="00827C5D" w:rsidRDefault="00B546D0" w:rsidP="00F74415">
      <w:pPr>
        <w:pStyle w:val="ListParagraph"/>
        <w:ind w:left="1296"/>
        <w:rPr>
          <w:rFonts w:cstheme="minorHAnsi"/>
          <w:color w:val="0D0D0D"/>
          <w:sz w:val="32"/>
          <w:szCs w:val="32"/>
          <w:shd w:val="clear" w:color="auto" w:fill="FFFFFF"/>
        </w:rPr>
      </w:pPr>
    </w:p>
    <w:p w14:paraId="1C3B279F" w14:textId="798CF5CA" w:rsidR="00B546D0" w:rsidRPr="00827C5D" w:rsidRDefault="00F36A37" w:rsidP="00F74415">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827C5D" w:rsidRDefault="002777E2" w:rsidP="002777E2">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2">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Default="00681D60" w:rsidP="00681D60">
      <w:pPr>
        <w:pStyle w:val="ListParagraph"/>
        <w:ind w:left="0"/>
        <w:rPr>
          <w:rFonts w:ascii="Segoe UI" w:hAnsi="Segoe UI" w:cs="Segoe UI"/>
          <w:color w:val="0D0D0D"/>
          <w:shd w:val="clear" w:color="auto" w:fill="FFFFFF"/>
        </w:rPr>
      </w:pPr>
    </w:p>
    <w:p w14:paraId="516AB629" w14:textId="77777777" w:rsidR="00681D60" w:rsidRPr="00827C5D" w:rsidRDefault="00681D60" w:rsidP="00681D60">
      <w:pPr>
        <w:pStyle w:val="ListParagraph"/>
        <w:ind w:left="0"/>
        <w:rPr>
          <w:rFonts w:cstheme="minorHAnsi"/>
          <w:color w:val="0D0D0D"/>
          <w:sz w:val="32"/>
          <w:szCs w:val="32"/>
          <w:shd w:val="clear" w:color="auto" w:fill="FFFFFF"/>
        </w:rPr>
      </w:pPr>
    </w:p>
    <w:p w14:paraId="0E9454EB" w14:textId="26D702A9" w:rsidR="00681D60" w:rsidRPr="00827C5D" w:rsidRDefault="00681D60" w:rsidP="00681D60">
      <w:pPr>
        <w:pStyle w:val="ListParagraph"/>
        <w:ind w:left="0"/>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lastRenderedPageBreak/>
        <w:t>➢</w:t>
      </w:r>
      <w:r w:rsidRPr="00827C5D">
        <w:rPr>
          <w:rFonts w:cstheme="minorHAnsi"/>
          <w:color w:val="0D0D0D"/>
          <w:sz w:val="32"/>
          <w:szCs w:val="32"/>
          <w:shd w:val="clear" w:color="auto" w:fill="FFFFFF"/>
        </w:rPr>
        <w:t xml:space="preserve"> Démarrage du projet avec Scrum :</w:t>
      </w:r>
    </w:p>
    <w:p w14:paraId="04846550"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Product Owner est responsable de l’entretien du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Il s’agit de la liste des </w:t>
      </w:r>
      <w:proofErr w:type="spellStart"/>
      <w:r w:rsidRPr="00827C5D">
        <w:rPr>
          <w:rFonts w:cstheme="minorHAnsi"/>
          <w:color w:val="0D0D0D"/>
          <w:sz w:val="32"/>
          <w:szCs w:val="32"/>
          <w:shd w:val="clear" w:color="auto" w:fill="FFFFFF"/>
        </w:rPr>
        <w:t>foncionnalités</w:t>
      </w:r>
      <w:proofErr w:type="spellEnd"/>
      <w:r w:rsidRPr="00827C5D">
        <w:rPr>
          <w:rFonts w:cstheme="minorHAnsi"/>
          <w:color w:val="0D0D0D"/>
          <w:sz w:val="32"/>
          <w:szCs w:val="32"/>
          <w:shd w:val="clear" w:color="auto" w:fill="FFFFFF"/>
        </w:rPr>
        <w:t xml:space="preserve"> du produit à </w:t>
      </w:r>
      <w:proofErr w:type="spellStart"/>
      <w:r w:rsidRPr="00827C5D">
        <w:rPr>
          <w:rFonts w:cstheme="minorHAnsi"/>
          <w:color w:val="0D0D0D"/>
          <w:sz w:val="32"/>
          <w:szCs w:val="32"/>
          <w:shd w:val="clear" w:color="auto" w:fill="FFFFFF"/>
        </w:rPr>
        <w:t>developper</w:t>
      </w:r>
      <w:proofErr w:type="spellEnd"/>
      <w:r w:rsidRPr="00827C5D">
        <w:rPr>
          <w:rFonts w:cstheme="minorHAnsi"/>
          <w:color w:val="0D0D0D"/>
          <w:sz w:val="32"/>
          <w:szCs w:val="32"/>
          <w:shd w:val="clear" w:color="auto" w:fill="FFFFFF"/>
        </w:rPr>
        <w:t xml:space="preserve">. Le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est une liste ordonnée par priorité des besoins fonctionnels et exigences de l’utilisateur qui sont appelées des histoires utilisateurs (User Stories). </w:t>
      </w:r>
    </w:p>
    <w:p w14:paraId="04DCDE08" w14:textId="3E48A8E6"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Ces dernières sont une description courte de l’exigence fonctionnelle formulée</w:t>
      </w:r>
    </w:p>
    <w:p w14:paraId="0528DFEC" w14:textId="288083E2" w:rsidR="00681D60" w:rsidRPr="00827C5D" w:rsidRDefault="00681D60" w:rsidP="00681D60">
      <w:pPr>
        <w:pStyle w:val="ListParagraph"/>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en</w:t>
      </w:r>
      <w:proofErr w:type="gramEnd"/>
      <w:r w:rsidRPr="00827C5D">
        <w:rPr>
          <w:rFonts w:cstheme="minorHAnsi"/>
          <w:color w:val="0D0D0D"/>
          <w:sz w:val="32"/>
          <w:szCs w:val="32"/>
          <w:shd w:val="clear" w:color="auto" w:fill="FFFFFF"/>
        </w:rPr>
        <w:t xml:space="preserve"> une phrase sous la forme : « En tant que "acteur", je veux "un service" ». Dans notre rapport, le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du produit comprennent les champs suivants :</w:t>
      </w:r>
    </w:p>
    <w:p w14:paraId="0C230501" w14:textId="77777777" w:rsidR="00681D60" w:rsidRPr="00827C5D" w:rsidRDefault="00681D60" w:rsidP="00681D60">
      <w:pPr>
        <w:pStyle w:val="ListParagraph"/>
        <w:rPr>
          <w:rFonts w:cstheme="minorHAnsi"/>
          <w:color w:val="0D0D0D"/>
          <w:sz w:val="32"/>
          <w:szCs w:val="32"/>
          <w:shd w:val="clear" w:color="auto" w:fill="FFFFFF"/>
        </w:rPr>
      </w:pPr>
    </w:p>
    <w:p w14:paraId="3683A78B"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Thème : représente le thème du user story.</w:t>
      </w:r>
    </w:p>
    <w:p w14:paraId="73BF5177"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ID : représente l’identifiant de chaque story</w:t>
      </w:r>
    </w:p>
    <w:p w14:paraId="0DA5377F"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User story : représente le besoin fonctionnel désiré par l’utilisateur</w:t>
      </w:r>
    </w:p>
    <w:p w14:paraId="164EC0F5"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Importance : définit par la méthode "</w:t>
      </w:r>
      <w:proofErr w:type="spellStart"/>
      <w:r w:rsidRPr="00827C5D">
        <w:rPr>
          <w:rFonts w:cstheme="minorHAnsi"/>
          <w:color w:val="0D0D0D"/>
          <w:sz w:val="32"/>
          <w:szCs w:val="32"/>
          <w:shd w:val="clear" w:color="auto" w:fill="FFFFFF"/>
        </w:rPr>
        <w:t>MoSCow</w:t>
      </w:r>
      <w:proofErr w:type="spellEnd"/>
      <w:r w:rsidRPr="00827C5D">
        <w:rPr>
          <w:rFonts w:cstheme="minorHAnsi"/>
          <w:color w:val="0D0D0D"/>
          <w:sz w:val="32"/>
          <w:szCs w:val="32"/>
          <w:shd w:val="clear" w:color="auto" w:fill="FFFFFF"/>
        </w:rPr>
        <w:t>" dans laquelle chaque user story</w:t>
      </w:r>
    </w:p>
    <w:p w14:paraId="664D24DC" w14:textId="6A1661DB" w:rsidR="00681D60" w:rsidRPr="00827C5D" w:rsidRDefault="00681D60" w:rsidP="00681D60">
      <w:pPr>
        <w:pStyle w:val="ListParagraph"/>
        <w:rPr>
          <w:rFonts w:cstheme="minorHAnsi"/>
          <w:color w:val="0D0D0D"/>
          <w:sz w:val="32"/>
          <w:szCs w:val="32"/>
          <w:shd w:val="clear" w:color="auto" w:fill="FFFFFF"/>
        </w:rPr>
      </w:pPr>
      <w:proofErr w:type="spellStart"/>
      <w:proofErr w:type="gramStart"/>
      <w:r w:rsidRPr="00827C5D">
        <w:rPr>
          <w:rFonts w:cstheme="minorHAnsi"/>
          <w:color w:val="0D0D0D"/>
          <w:sz w:val="32"/>
          <w:szCs w:val="32"/>
          <w:shd w:val="clear" w:color="auto" w:fill="FFFFFF"/>
        </w:rPr>
        <w:t>estpriorisée</w:t>
      </w:r>
      <w:proofErr w:type="spellEnd"/>
      <w:proofErr w:type="gramEnd"/>
      <w:r w:rsidRPr="00827C5D">
        <w:rPr>
          <w:rFonts w:cstheme="minorHAnsi"/>
          <w:color w:val="0D0D0D"/>
          <w:sz w:val="32"/>
          <w:szCs w:val="32"/>
          <w:shd w:val="clear" w:color="auto" w:fill="FFFFFF"/>
        </w:rPr>
        <w:t xml:space="preserve"> comme suivant :</w:t>
      </w:r>
    </w:p>
    <w:p w14:paraId="77B4F86E" w14:textId="77777777" w:rsidR="00681D60" w:rsidRPr="00827C5D" w:rsidRDefault="00681D60" w:rsidP="00681D60">
      <w:pPr>
        <w:pStyle w:val="ListParagraph"/>
        <w:rPr>
          <w:rFonts w:cstheme="minorHAnsi"/>
          <w:color w:val="0D0D0D"/>
          <w:sz w:val="32"/>
          <w:szCs w:val="32"/>
          <w:shd w:val="clear" w:color="auto" w:fill="FFFFFF"/>
        </w:rPr>
      </w:pPr>
    </w:p>
    <w:p w14:paraId="388BEC0E" w14:textId="77777777"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Must : la fonctionnalité doit être absolument réalisée</w:t>
      </w:r>
    </w:p>
    <w:p w14:paraId="6AEBB0A5" w14:textId="77777777"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Should</w:t>
      </w:r>
      <w:proofErr w:type="spellEnd"/>
      <w:r w:rsidRPr="00827C5D">
        <w:rPr>
          <w:rFonts w:cstheme="minorHAnsi"/>
          <w:color w:val="0D0D0D"/>
          <w:sz w:val="32"/>
          <w:szCs w:val="32"/>
          <w:shd w:val="clear" w:color="auto" w:fill="FFFFFF"/>
        </w:rPr>
        <w:t xml:space="preserve"> : la fonctionnalité doit être réalisée s’il est possible</w:t>
      </w:r>
    </w:p>
    <w:p w14:paraId="218DD75A" w14:textId="552C6184" w:rsidR="00681D60" w:rsidRPr="00827C5D" w:rsidRDefault="00681D60" w:rsidP="00681D60">
      <w:pPr>
        <w:pStyle w:val="ListParagraph"/>
        <w:ind w:left="696" w:firstLine="708"/>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Could</w:t>
      </w:r>
      <w:proofErr w:type="spellEnd"/>
      <w:r w:rsidRPr="00827C5D">
        <w:rPr>
          <w:rFonts w:cstheme="minorHAnsi"/>
          <w:color w:val="0D0D0D"/>
          <w:sz w:val="32"/>
          <w:szCs w:val="32"/>
          <w:shd w:val="clear" w:color="auto" w:fill="FFFFFF"/>
        </w:rPr>
        <w:t xml:space="preserve"> : la fonctionnalité peut être réalisée</w:t>
      </w:r>
    </w:p>
    <w:p w14:paraId="2971F610" w14:textId="3BB62E86"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Maybe</w:t>
      </w:r>
      <w:proofErr w:type="spellEnd"/>
      <w:r w:rsidRPr="00827C5D">
        <w:rPr>
          <w:rFonts w:cstheme="minorHAnsi"/>
          <w:color w:val="0D0D0D"/>
          <w:sz w:val="32"/>
          <w:szCs w:val="32"/>
          <w:shd w:val="clear" w:color="auto" w:fill="FFFFFF"/>
        </w:rPr>
        <w:t xml:space="preserve"> : la fonctionnalité peut être réalisée si elle n’a pas d’impact sur les     autres tâches</w:t>
      </w:r>
    </w:p>
    <w:p w14:paraId="22A5E2D7" w14:textId="66C31159" w:rsidR="00681D60" w:rsidRPr="00827C5D" w:rsidRDefault="00681D60" w:rsidP="00681D60">
      <w:pPr>
        <w:pStyle w:val="ListParagraph"/>
        <w:ind w:left="696" w:firstLine="708"/>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Won’t</w:t>
      </w:r>
      <w:proofErr w:type="spellEnd"/>
      <w:r w:rsidRPr="00827C5D">
        <w:rPr>
          <w:rFonts w:cstheme="minorHAnsi"/>
          <w:color w:val="0D0D0D"/>
          <w:sz w:val="32"/>
          <w:szCs w:val="32"/>
          <w:shd w:val="clear" w:color="auto" w:fill="FFFFFF"/>
        </w:rPr>
        <w:t xml:space="preserve"> : la fonctionnalité sera réalisée plus tard</w:t>
      </w:r>
    </w:p>
    <w:p w14:paraId="647D7166" w14:textId="77777777" w:rsidR="009711CB" w:rsidRPr="00827C5D" w:rsidRDefault="009711CB" w:rsidP="00681D60">
      <w:pPr>
        <w:pStyle w:val="ListParagraph"/>
        <w:ind w:left="696" w:firstLine="708"/>
        <w:rPr>
          <w:rFonts w:cstheme="minorHAnsi"/>
          <w:color w:val="0D0D0D"/>
          <w:sz w:val="32"/>
          <w:szCs w:val="32"/>
          <w:shd w:val="clear" w:color="auto" w:fill="FFFFFF"/>
        </w:rPr>
      </w:pPr>
    </w:p>
    <w:p w14:paraId="2ADBD4D7"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L’estimation du contenu du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se fait par l’équipe pendant la réunion de</w:t>
      </w:r>
    </w:p>
    <w:p w14:paraId="36DD79DD" w14:textId="45C7817B" w:rsidR="009711CB" w:rsidRPr="00827C5D" w:rsidRDefault="009711CB" w:rsidP="009711CB">
      <w:pPr>
        <w:ind w:left="6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lastRenderedPageBreak/>
        <w:t>planification</w:t>
      </w:r>
      <w:proofErr w:type="gramEnd"/>
      <w:r w:rsidRPr="00827C5D">
        <w:rPr>
          <w:rFonts w:cstheme="minorHAnsi"/>
          <w:color w:val="0D0D0D"/>
          <w:sz w:val="32"/>
          <w:szCs w:val="32"/>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w:t>
      </w:r>
    </w:p>
    <w:p w14:paraId="36FF8F00"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sprint est une itération dans laquelle se réalise le développement des fonctionnalités </w:t>
      </w:r>
      <w:proofErr w:type="spellStart"/>
      <w:r w:rsidRPr="00827C5D">
        <w:rPr>
          <w:rFonts w:cstheme="minorHAnsi"/>
          <w:color w:val="0D0D0D"/>
          <w:sz w:val="32"/>
          <w:szCs w:val="32"/>
          <w:shd w:val="clear" w:color="auto" w:fill="FFFFFF"/>
        </w:rPr>
        <w:t>définipar</w:t>
      </w:r>
      <w:proofErr w:type="spellEnd"/>
      <w:r w:rsidRPr="00827C5D">
        <w:rPr>
          <w:rFonts w:cstheme="minorHAnsi"/>
          <w:color w:val="0D0D0D"/>
          <w:sz w:val="32"/>
          <w:szCs w:val="32"/>
          <w:shd w:val="clear" w:color="auto" w:fill="FFFFFF"/>
        </w:rPr>
        <w:t xml:space="preserve"> le Sprint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petit à petit.</w:t>
      </w:r>
    </w:p>
    <w:p w14:paraId="29C25867" w14:textId="037A9916"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w:t>
      </w:r>
      <w:proofErr w:type="gramStart"/>
      <w:r w:rsidRPr="00827C5D">
        <w:rPr>
          <w:rFonts w:cstheme="minorHAnsi"/>
          <w:color w:val="0D0D0D"/>
          <w:sz w:val="32"/>
          <w:szCs w:val="32"/>
          <w:shd w:val="clear" w:color="auto" w:fill="FFFFFF"/>
        </w:rPr>
        <w:t xml:space="preserve"> ?Y’a</w:t>
      </w:r>
      <w:proofErr w:type="gramEnd"/>
      <w:r w:rsidRPr="00827C5D">
        <w:rPr>
          <w:rFonts w:cstheme="minorHAnsi"/>
          <w:color w:val="0D0D0D"/>
          <w:sz w:val="32"/>
          <w:szCs w:val="32"/>
          <w:shd w:val="clear" w:color="auto" w:fill="FFFFFF"/>
        </w:rPr>
        <w:t>-t-il des obstacles qui empêchent la réalisation d’une tâche ?</w:t>
      </w:r>
    </w:p>
    <w:p w14:paraId="1AF69D4B" w14:textId="599171A3"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Sprint </w:t>
      </w:r>
      <w:proofErr w:type="spellStart"/>
      <w:r w:rsidRPr="00827C5D">
        <w:rPr>
          <w:rFonts w:cstheme="minorHAnsi"/>
          <w:color w:val="0D0D0D"/>
          <w:sz w:val="32"/>
          <w:szCs w:val="32"/>
          <w:shd w:val="clear" w:color="auto" w:fill="FFFFFF"/>
        </w:rPr>
        <w:t>Review</w:t>
      </w:r>
      <w:proofErr w:type="spellEnd"/>
      <w:r w:rsidRPr="00827C5D">
        <w:rPr>
          <w:rFonts w:cstheme="minorHAnsi"/>
          <w:color w:val="0D0D0D"/>
          <w:sz w:val="32"/>
          <w:szCs w:val="32"/>
          <w:shd w:val="clear" w:color="auto" w:fill="FFFFFF"/>
        </w:rPr>
        <w:t xml:space="preserve"> Meeting est une réunion de fin de sprint dans laquelle l’équipe    présente au </w:t>
      </w:r>
      <w:proofErr w:type="spellStart"/>
      <w:r w:rsidRPr="00827C5D">
        <w:rPr>
          <w:rFonts w:cstheme="minorHAnsi"/>
          <w:color w:val="0D0D0D"/>
          <w:sz w:val="32"/>
          <w:szCs w:val="32"/>
          <w:shd w:val="clear" w:color="auto" w:fill="FFFFFF"/>
        </w:rPr>
        <w:t>product</w:t>
      </w:r>
      <w:proofErr w:type="spellEnd"/>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owner</w:t>
      </w:r>
      <w:proofErr w:type="spellEnd"/>
      <w:r w:rsidRPr="00827C5D">
        <w:rPr>
          <w:rFonts w:cstheme="minorHAnsi"/>
          <w:color w:val="0D0D0D"/>
          <w:sz w:val="32"/>
          <w:szCs w:val="32"/>
          <w:shd w:val="clear" w:color="auto" w:fill="FFFFFF"/>
        </w:rPr>
        <w:t xml:space="preserve"> une démonstration du produit et précise ce qui est fini et ce qui ne l’est pas.</w:t>
      </w:r>
    </w:p>
    <w:p w14:paraId="3578970D" w14:textId="07151CF9" w:rsidR="009711CB" w:rsidRPr="00827C5D" w:rsidRDefault="009711CB" w:rsidP="009711CB">
      <w:pPr>
        <w:ind w:left="696" w:firstLine="12"/>
        <w:rPr>
          <w:rFonts w:cstheme="minorHAnsi"/>
          <w:color w:val="0D0D0D"/>
          <w:sz w:val="32"/>
          <w:szCs w:val="32"/>
          <w:shd w:val="clear" w:color="auto" w:fill="FFFFFF"/>
        </w:rPr>
      </w:pPr>
      <w:r w:rsidRPr="00827C5D">
        <w:rPr>
          <w:rFonts w:cstheme="minorHAnsi"/>
          <w:color w:val="0D0D0D"/>
          <w:sz w:val="32"/>
          <w:szCs w:val="32"/>
          <w:shd w:val="clear" w:color="auto" w:fill="FFFFFF"/>
        </w:rPr>
        <w:t>Lors de Sprint Rétrospective Meeting, l’équipe est occupée de planifier les moyens pour améliorer sa qualité et son efficacité pour la prochaine itération.</w:t>
      </w:r>
    </w:p>
    <w:p w14:paraId="6E47A217" w14:textId="77777777" w:rsidR="009711CB" w:rsidRPr="00827C5D" w:rsidRDefault="009711CB" w:rsidP="009711CB">
      <w:pPr>
        <w:ind w:left="696"/>
        <w:rPr>
          <w:rFonts w:cstheme="minorHAnsi"/>
          <w:color w:val="0D0D0D"/>
          <w:sz w:val="32"/>
          <w:szCs w:val="32"/>
          <w:shd w:val="clear" w:color="auto" w:fill="FFFFFF"/>
        </w:rPr>
      </w:pPr>
    </w:p>
    <w:p w14:paraId="4D223A6D"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Produit Global</w:t>
      </w:r>
    </w:p>
    <w:p w14:paraId="7C9314B5" w14:textId="6140EA14"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tableau 2 résume le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de produit global de notre application. Chaque thème de ce back- log est constitué d’un ou plusieurs user</w:t>
      </w:r>
    </w:p>
    <w:p w14:paraId="1260DE2E" w14:textId="2938472E" w:rsidR="009711CB" w:rsidRPr="00827C5D" w:rsidRDefault="009711CB" w:rsidP="009711CB">
      <w:pPr>
        <w:ind w:left="696"/>
        <w:rPr>
          <w:rFonts w:cstheme="minorHAnsi"/>
          <w:color w:val="0D0D0D"/>
          <w:sz w:val="32"/>
          <w:szCs w:val="32"/>
          <w:shd w:val="clear" w:color="auto" w:fill="FFFFFF"/>
        </w:rPr>
      </w:pPr>
    </w:p>
    <w:p w14:paraId="6F0F7996" w14:textId="3FB87371" w:rsidR="009711CB" w:rsidRPr="00827C5D" w:rsidRDefault="009711CB" w:rsidP="009711CB">
      <w:pPr>
        <w:ind w:left="696"/>
        <w:rPr>
          <w:rFonts w:cstheme="minorHAnsi"/>
          <w:color w:val="0D0D0D"/>
          <w:sz w:val="32"/>
          <w:szCs w:val="32"/>
          <w:shd w:val="clear" w:color="auto" w:fill="FFFFFF"/>
        </w:rPr>
      </w:pPr>
    </w:p>
    <w:p w14:paraId="22318AF2" w14:textId="61AC3809" w:rsidR="009711CB" w:rsidRPr="00827C5D" w:rsidRDefault="009711CB" w:rsidP="009711CB">
      <w:pPr>
        <w:ind w:left="696"/>
        <w:rPr>
          <w:rFonts w:cstheme="minorHAnsi"/>
          <w:color w:val="0D0D0D"/>
          <w:sz w:val="32"/>
          <w:szCs w:val="32"/>
          <w:shd w:val="clear" w:color="auto" w:fill="FFFFFF"/>
        </w:rPr>
      </w:pPr>
    </w:p>
    <w:p w14:paraId="26EE8E1C" w14:textId="28CE7DAC" w:rsidR="009711CB" w:rsidRPr="00827C5D" w:rsidRDefault="009711CB" w:rsidP="009711CB">
      <w:pPr>
        <w:ind w:left="696"/>
        <w:rPr>
          <w:rFonts w:cstheme="minorHAnsi"/>
          <w:color w:val="0D0D0D"/>
          <w:sz w:val="32"/>
          <w:szCs w:val="32"/>
          <w:shd w:val="clear" w:color="auto" w:fill="FFFFFF"/>
        </w:rPr>
      </w:pPr>
    </w:p>
    <w:p w14:paraId="7A19BDA5" w14:textId="6726FB3D" w:rsidR="009711CB" w:rsidRDefault="009711CB" w:rsidP="00827C5D">
      <w:pPr>
        <w:rPr>
          <w:rFonts w:ascii="Segoe UI" w:hAnsi="Segoe UI" w:cs="Segoe UI"/>
          <w:color w:val="0D0D0D"/>
          <w:sz w:val="24"/>
          <w:szCs w:val="24"/>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9711CB">
      <w:pPr>
        <w:ind w:left="696"/>
        <w:rPr>
          <w:rFonts w:ascii="Segoe UI" w:hAnsi="Segoe UI" w:cs="Segoe UI"/>
          <w:color w:val="0D0D0D"/>
          <w:sz w:val="24"/>
          <w:szCs w:val="24"/>
          <w:shd w:val="clear" w:color="auto" w:fill="FFFFFF"/>
        </w:rPr>
      </w:pPr>
    </w:p>
    <w:p w14:paraId="3C9A3645" w14:textId="7B419AD3" w:rsidR="009711CB" w:rsidRPr="00827C5D" w:rsidRDefault="009711CB" w:rsidP="00714C00">
      <w:pPr>
        <w:pStyle w:val="ListParagraph"/>
        <w:numPr>
          <w:ilvl w:val="0"/>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Diagramme de cas d’utilisation global :</w:t>
      </w:r>
    </w:p>
    <w:p w14:paraId="1EDD9760" w14:textId="77777777" w:rsidR="009711CB" w:rsidRPr="00827C5D" w:rsidRDefault="009711CB" w:rsidP="009711CB">
      <w:pPr>
        <w:pStyle w:val="ListParagraph"/>
        <w:ind w:left="1296"/>
        <w:rPr>
          <w:rFonts w:ascii="Segoe UI" w:hAnsi="Segoe UI" w:cs="Segoe UI"/>
          <w:color w:val="0D0D0D"/>
          <w:sz w:val="32"/>
          <w:szCs w:val="32"/>
          <w:shd w:val="clear" w:color="auto" w:fill="FFFFFF"/>
        </w:rPr>
      </w:pPr>
    </w:p>
    <w:p w14:paraId="355FE539" w14:textId="350F899D" w:rsidR="009711CB" w:rsidRPr="00827C5D" w:rsidRDefault="009711CB" w:rsidP="009711C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827C5D" w:rsidRDefault="009711CB" w:rsidP="009711CB">
      <w:pPr>
        <w:pStyle w:val="ListParagraph"/>
        <w:ind w:left="1296"/>
        <w:rPr>
          <w:rFonts w:ascii="Segoe UI" w:hAnsi="Segoe UI" w:cs="Segoe UI"/>
          <w:color w:val="0D0D0D"/>
          <w:sz w:val="32"/>
          <w:szCs w:val="32"/>
          <w:shd w:val="clear" w:color="auto" w:fill="FFFFFF"/>
        </w:rPr>
      </w:pPr>
    </w:p>
    <w:p w14:paraId="709301C2" w14:textId="6D4AEDE3" w:rsidR="009711CB" w:rsidRPr="00827C5D" w:rsidRDefault="009711CB" w:rsidP="00200AA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Le diagramme de cas d’utilisation est un diagramme UML (</w:t>
      </w:r>
      <w:proofErr w:type="spellStart"/>
      <w:r w:rsidRPr="00827C5D">
        <w:rPr>
          <w:rFonts w:ascii="Segoe UI" w:hAnsi="Segoe UI" w:cs="Segoe UI"/>
          <w:color w:val="0D0D0D"/>
          <w:sz w:val="32"/>
          <w:szCs w:val="32"/>
          <w:shd w:val="clear" w:color="auto" w:fill="FFFFFF"/>
        </w:rPr>
        <w:t>Unified</w:t>
      </w:r>
      <w:proofErr w:type="spellEnd"/>
      <w:r w:rsidRPr="00827C5D">
        <w:rPr>
          <w:rFonts w:ascii="Segoe UI" w:hAnsi="Segoe UI" w:cs="Segoe UI"/>
          <w:color w:val="0D0D0D"/>
          <w:sz w:val="32"/>
          <w:szCs w:val="32"/>
          <w:shd w:val="clear" w:color="auto" w:fill="FFFFFF"/>
        </w:rPr>
        <w:t xml:space="preserve"> Modeling </w:t>
      </w:r>
      <w:proofErr w:type="spellStart"/>
      <w:r w:rsidRPr="00827C5D">
        <w:rPr>
          <w:rFonts w:ascii="Segoe UI" w:hAnsi="Segoe UI" w:cs="Segoe UI"/>
          <w:color w:val="0D0D0D"/>
          <w:sz w:val="32"/>
          <w:szCs w:val="32"/>
          <w:shd w:val="clear" w:color="auto" w:fill="FFFFFF"/>
        </w:rPr>
        <w:t>Language</w:t>
      </w:r>
      <w:proofErr w:type="spellEnd"/>
      <w:r w:rsidRPr="00827C5D">
        <w:rPr>
          <w:rFonts w:ascii="Segoe UI" w:hAnsi="Segoe UI" w:cs="Segoe UI"/>
          <w:color w:val="0D0D0D"/>
          <w:sz w:val="32"/>
          <w:szCs w:val="32"/>
          <w:shd w:val="clear" w:color="auto" w:fill="FFFFFF"/>
        </w:rPr>
        <w:t>)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827C5D" w:rsidRDefault="00200AAB" w:rsidP="00200AA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827C5D" w:rsidRDefault="00200AAB" w:rsidP="009711CB">
      <w:pPr>
        <w:ind w:left="6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ab/>
      </w:r>
      <w:r w:rsidRPr="00827C5D">
        <w:rPr>
          <w:rFonts w:ascii="Segoe UI" w:hAnsi="Segoe UI" w:cs="Segoe UI"/>
          <w:color w:val="0D0D0D"/>
          <w:sz w:val="32"/>
          <w:szCs w:val="32"/>
          <w:shd w:val="clear" w:color="auto" w:fill="FFFFFF"/>
        </w:rPr>
        <w:tab/>
      </w:r>
    </w:p>
    <w:p w14:paraId="2798DF02" w14:textId="43DA8ED4" w:rsidR="00200AAB" w:rsidRPr="00827C5D" w:rsidRDefault="00200AAB" w:rsidP="00714C00">
      <w:pPr>
        <w:pStyle w:val="ListParagraph"/>
        <w:numPr>
          <w:ilvl w:val="0"/>
          <w:numId w:val="9"/>
        </w:numPr>
        <w:rPr>
          <w:rFonts w:ascii="Segoe UI" w:hAnsi="Segoe UI" w:cs="Segoe UI"/>
          <w:b/>
          <w:color w:val="0D0D0D"/>
          <w:sz w:val="32"/>
          <w:szCs w:val="32"/>
          <w:shd w:val="clear" w:color="auto" w:fill="FFFFFF"/>
        </w:rPr>
      </w:pPr>
      <w:r w:rsidRPr="00827C5D">
        <w:rPr>
          <w:rFonts w:ascii="Segoe UI" w:hAnsi="Segoe UI" w:cs="Segoe UI"/>
          <w:b/>
          <w:color w:val="0D0D0D"/>
          <w:sz w:val="32"/>
          <w:szCs w:val="32"/>
          <w:shd w:val="clear" w:color="auto" w:fill="FFFFFF"/>
        </w:rPr>
        <w:t>Diagramme de classes :</w:t>
      </w:r>
    </w:p>
    <w:p w14:paraId="2ABCE476"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lastRenderedPageBreak/>
        <w:t>Pour cette section, nous illustrons l’aspect statique de notre application en présentant le diagramme de classes.</w:t>
      </w:r>
    </w:p>
    <w:p w14:paraId="2B954089"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17D98E0E"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7CE42C52"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31B1BFBB" w14:textId="2C3EC68F" w:rsidR="00192BEB" w:rsidRPr="00827C5D" w:rsidRDefault="00B86610" w:rsidP="00714C00">
      <w:pPr>
        <w:pStyle w:val="ListParagraph"/>
        <w:numPr>
          <w:ilvl w:val="0"/>
          <w:numId w:val="9"/>
        </w:numPr>
        <w:rPr>
          <w:rFonts w:ascii="Segoe UI" w:hAnsi="Segoe UI" w:cs="Segoe UI"/>
          <w:b/>
          <w:sz w:val="26"/>
          <w:szCs w:val="26"/>
          <w:shd w:val="clear" w:color="auto" w:fill="FFFFFF"/>
        </w:rPr>
      </w:pPr>
      <w:r w:rsidRPr="00827C5D">
        <w:rPr>
          <w:rFonts w:ascii="Segoe UI" w:hAnsi="Segoe UI" w:cs="Segoe UI"/>
          <w:b/>
          <w:sz w:val="26"/>
          <w:szCs w:val="26"/>
          <w:shd w:val="clear" w:color="auto" w:fill="FFFFFF"/>
        </w:rPr>
        <w:t>L'environnement de développement :</w:t>
      </w:r>
    </w:p>
    <w:p w14:paraId="7F5427C6"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71FB07BB" w14:textId="2E08499F" w:rsidR="008B0420" w:rsidRPr="00827C5D" w:rsidRDefault="008B0420" w:rsidP="008B042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827C5D">
        <w:rPr>
          <w:rFonts w:ascii="Segoe UI" w:hAnsi="Segoe UI" w:cs="Segoe UI"/>
          <w:color w:val="0D0D0D"/>
          <w:sz w:val="32"/>
          <w:szCs w:val="32"/>
          <w:shd w:val="clear" w:color="auto" w:fill="FFFFFF"/>
        </w:rPr>
        <w:t>utilisés .</w:t>
      </w:r>
      <w:proofErr w:type="gramEnd"/>
    </w:p>
    <w:p w14:paraId="1A8FE894" w14:textId="1DDA4172" w:rsidR="00E1081C" w:rsidRDefault="00E1081C" w:rsidP="008B0420">
      <w:pPr>
        <w:pStyle w:val="ListParagraph"/>
        <w:ind w:left="1296"/>
        <w:rPr>
          <w:rFonts w:ascii="Segoe UI" w:hAnsi="Segoe UI" w:cs="Segoe UI"/>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714C00">
      <w:pPr>
        <w:pStyle w:val="ListParagraph"/>
        <w:numPr>
          <w:ilvl w:val="1"/>
          <w:numId w:val="9"/>
        </w:numPr>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BB0CE0" w:rsidRDefault="008B0420" w:rsidP="007576E9">
            <w:pPr>
              <w:pStyle w:val="ListParagraph"/>
              <w:ind w:left="0"/>
              <w:jc w:val="center"/>
              <w:rPr>
                <w:rFonts w:ascii="Segoe UI" w:hAnsi="Segoe UI" w:cs="Segoe UI"/>
                <w:color w:val="000000" w:themeColor="text1"/>
              </w:rPr>
            </w:pPr>
            <w:r w:rsidRPr="00BB0CE0">
              <w:rPr>
                <w:rFonts w:ascii="Segoe UI" w:hAnsi="Segoe UI" w:cs="Segoe UI"/>
                <w:color w:val="000000" w:themeColor="text1"/>
              </w:rPr>
              <w:t>Outils</w:t>
            </w:r>
          </w:p>
        </w:tc>
        <w:tc>
          <w:tcPr>
            <w:tcW w:w="4374" w:type="dxa"/>
            <w:tcPrChange w:id="5" w:author="Oumaima Houimel" w:date="2024-04-12T16:03:00Z">
              <w:tcPr>
                <w:tcW w:w="4374" w:type="dxa"/>
              </w:tcPr>
            </w:tcPrChange>
          </w:tcPr>
          <w:p w14:paraId="189AF6D8" w14:textId="77777777" w:rsidR="008B0420" w:rsidRDefault="008B0420" w:rsidP="007576E9">
            <w:pPr>
              <w:pStyle w:val="ListParagraph"/>
              <w:ind w:left="0"/>
              <w:jc w:val="center"/>
              <w:rPr>
                <w:rFonts w:ascii="Segoe UI" w:hAnsi="Segoe UI" w:cs="Segoe UI"/>
              </w:rPr>
            </w:pPr>
            <w:r>
              <w:rPr>
                <w:rFonts w:ascii="Segoe UI" w:hAnsi="Segoe UI" w:cs="Segoe UI"/>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B86610" w:rsidRDefault="008B0420" w:rsidP="007576E9">
            <w:pPr>
              <w:pStyle w:val="ListParagraph"/>
              <w:ind w:left="0"/>
              <w:rPr>
                <w:rFonts w:ascii="Segoe UI" w:hAnsi="Segoe UI" w:cs="Segoe UI"/>
                <w:sz w:val="28"/>
                <w:szCs w:val="28"/>
              </w:rPr>
            </w:pPr>
            <w:r w:rsidRPr="00B86610">
              <w:rPr>
                <w:rFonts w:ascii="Segoe UI" w:hAnsi="Segoe UI" w:cs="Segoe UI"/>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B86610" w:rsidRDefault="00B86610" w:rsidP="00B86610">
      <w:pPr>
        <w:rPr>
          <w:rFonts w:ascii="Segoe UI" w:hAnsi="Segoe UI" w:cs="Segoe UI"/>
          <w:sz w:val="24"/>
          <w:szCs w:val="24"/>
        </w:rPr>
      </w:pPr>
    </w:p>
    <w:p w14:paraId="3FD8F3C6" w14:textId="77777777" w:rsidR="008B0420" w:rsidRPr="00B86610" w:rsidRDefault="008B0420" w:rsidP="008B0420">
      <w:pPr>
        <w:pStyle w:val="ListParagraph"/>
        <w:ind w:left="1296"/>
        <w:rPr>
          <w:rFonts w:ascii="Segoe UI" w:hAnsi="Segoe UI" w:cs="Segoe UI"/>
          <w:sz w:val="24"/>
          <w:szCs w:val="24"/>
        </w:rPr>
      </w:pPr>
    </w:p>
    <w:p w14:paraId="010CCC79" w14:textId="77777777" w:rsidR="008B0420" w:rsidRPr="00E35509" w:rsidRDefault="008B0420" w:rsidP="00714C00">
      <w:pPr>
        <w:pStyle w:val="ListParagraph"/>
        <w:numPr>
          <w:ilvl w:val="1"/>
          <w:numId w:val="9"/>
        </w:numPr>
        <w:rPr>
          <w:rFonts w:ascii="Segoe UI" w:hAnsi="Segoe UI" w:cs="Segoe UI"/>
          <w:b/>
          <w:sz w:val="24"/>
          <w:szCs w:val="24"/>
        </w:rPr>
      </w:pPr>
      <w:r w:rsidRPr="00E35509">
        <w:rPr>
          <w:rFonts w:ascii="Segoe UI" w:hAnsi="Segoe UI" w:cs="Segoe UI"/>
          <w:b/>
          <w:sz w:val="24"/>
          <w:szCs w:val="24"/>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9"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0">
          <w:tblGrid>
            <w:gridCol w:w="2952"/>
            <w:gridCol w:w="4814"/>
          </w:tblGrid>
        </w:tblGridChange>
      </w:tblGrid>
      <w:tr w:rsidR="008B0420" w14:paraId="7C7F2D44" w14:textId="77777777" w:rsidTr="007576E9">
        <w:trPr>
          <w:trHeight w:val="594"/>
          <w:trPrChange w:id="11" w:author="Oumaima Houimel" w:date="2024-04-12T16:03:00Z">
            <w:trPr>
              <w:trHeight w:val="594"/>
            </w:trPr>
          </w:trPrChange>
        </w:trPr>
        <w:tc>
          <w:tcPr>
            <w:tcW w:w="2952" w:type="dxa"/>
            <w:tcPrChange w:id="12" w:author="Oumaima Houimel" w:date="2024-04-12T16:03:00Z">
              <w:tcPr>
                <w:tcW w:w="2952" w:type="dxa"/>
              </w:tcPr>
            </w:tcPrChange>
          </w:tcPr>
          <w:p w14:paraId="02F01CFE" w14:textId="77777777" w:rsidR="008B0420" w:rsidRPr="00E1081C" w:rsidRDefault="008B0420" w:rsidP="007576E9">
            <w:pPr>
              <w:pStyle w:val="ListParagraph"/>
              <w:ind w:left="0"/>
              <w:jc w:val="center"/>
              <w:rPr>
                <w:rFonts w:cstheme="minorHAnsi"/>
                <w:sz w:val="28"/>
                <w:szCs w:val="28"/>
              </w:rPr>
            </w:pPr>
            <w:r w:rsidRPr="00E1081C">
              <w:rPr>
                <w:rFonts w:cstheme="minorHAnsi"/>
                <w:sz w:val="28"/>
                <w:szCs w:val="28"/>
              </w:rPr>
              <w:lastRenderedPageBreak/>
              <w:t>Outils</w:t>
            </w:r>
          </w:p>
        </w:tc>
        <w:tc>
          <w:tcPr>
            <w:tcW w:w="4814" w:type="dxa"/>
            <w:tcPrChange w:id="13" w:author="Oumaima Houimel" w:date="2024-04-12T16:03:00Z">
              <w:tcPr>
                <w:tcW w:w="4814" w:type="dxa"/>
              </w:tcPr>
            </w:tcPrChange>
          </w:tcPr>
          <w:p w14:paraId="5094EE1A" w14:textId="77777777" w:rsidR="008B0420" w:rsidRPr="00E1081C" w:rsidRDefault="008B0420" w:rsidP="007576E9">
            <w:pPr>
              <w:pStyle w:val="ListParagraph"/>
              <w:ind w:left="0"/>
              <w:jc w:val="center"/>
              <w:rPr>
                <w:rFonts w:cstheme="minorHAnsi"/>
                <w:sz w:val="28"/>
                <w:szCs w:val="28"/>
              </w:rPr>
            </w:pPr>
            <w:r w:rsidRPr="00E1081C">
              <w:rPr>
                <w:rFonts w:cstheme="minorHAnsi"/>
                <w:sz w:val="28"/>
                <w:szCs w:val="28"/>
              </w:rPr>
              <w:t>Description</w:t>
            </w:r>
          </w:p>
        </w:tc>
      </w:tr>
      <w:tr w:rsidR="008B0420" w14:paraId="24162BD8"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6" w:author="Oumaima Houimel" w:date="2024-04-12T16:03:00Z">
              <w:tcPr>
                <w:tcW w:w="4814" w:type="dxa"/>
              </w:tcPr>
            </w:tcPrChange>
          </w:tcPr>
          <w:p w14:paraId="5B068481" w14:textId="77777777" w:rsidR="008B0420" w:rsidRPr="00E1081C" w:rsidRDefault="008B0420" w:rsidP="007576E9">
            <w:pPr>
              <w:pStyle w:val="ListParagraph"/>
              <w:ind w:left="0"/>
              <w:rPr>
                <w:rFonts w:cstheme="minorHAnsi"/>
                <w:sz w:val="28"/>
                <w:szCs w:val="28"/>
              </w:rPr>
            </w:pPr>
            <w:r w:rsidRPr="00E1081C">
              <w:rPr>
                <w:rFonts w:cstheme="minorHAnsi"/>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7"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8" w:author="Oumaima Houimel" w:date="2024-04-12T16:03:00Z">
              <w:tcPr>
                <w:tcW w:w="4814" w:type="dxa"/>
              </w:tcPr>
            </w:tcPrChange>
          </w:tcPr>
          <w:p w14:paraId="3783BE35"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C’est un langage qui permet de composer des pages web.</w:t>
            </w:r>
          </w:p>
          <w:p w14:paraId="5424D464" w14:textId="77777777" w:rsidR="008B0420" w:rsidRPr="00E1081C" w:rsidRDefault="008B0420" w:rsidP="007576E9">
            <w:pPr>
              <w:tabs>
                <w:tab w:val="left" w:pos="1125"/>
              </w:tabs>
              <w:jc w:val="both"/>
              <w:rPr>
                <w:rFonts w:cstheme="minorHAnsi"/>
                <w:sz w:val="28"/>
                <w:szCs w:val="28"/>
              </w:rPr>
            </w:pPr>
            <w:r w:rsidRPr="00E1081C">
              <w:rPr>
                <w:rFonts w:cstheme="minorHAnsi"/>
                <w:sz w:val="28"/>
                <w:szCs w:val="28"/>
              </w:rPr>
              <w:tab/>
            </w:r>
          </w:p>
        </w:tc>
      </w:tr>
      <w:tr w:rsidR="008B0420" w14:paraId="39CA72AF" w14:textId="77777777" w:rsidTr="007576E9">
        <w:tc>
          <w:tcPr>
            <w:tcW w:w="2952" w:type="dxa"/>
            <w:tcPrChange w:id="19"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74E2BF1B" w14:textId="77777777" w:rsidR="008B0420" w:rsidRPr="00E1081C" w:rsidRDefault="008B0420" w:rsidP="007576E9">
            <w:pPr>
              <w:pStyle w:val="ListParagraph"/>
              <w:ind w:left="0"/>
              <w:rPr>
                <w:rFonts w:cstheme="minorHAnsi"/>
                <w:sz w:val="28"/>
                <w:szCs w:val="28"/>
              </w:rPr>
            </w:pPr>
            <w:r w:rsidRPr="00E1081C">
              <w:rPr>
                <w:rFonts w:cstheme="minorHAnsi"/>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1"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2FEC5E3B"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 xml:space="preserve">Est un </w:t>
            </w:r>
            <w:proofErr w:type="spellStart"/>
            <w:r w:rsidRPr="00E1081C">
              <w:rPr>
                <w:rFonts w:cstheme="minorHAnsi"/>
                <w:sz w:val="28"/>
                <w:szCs w:val="28"/>
              </w:rPr>
              <w:t>framework</w:t>
            </w:r>
            <w:proofErr w:type="spellEnd"/>
            <w:r w:rsidRPr="00E1081C">
              <w:rPr>
                <w:rFonts w:cstheme="minorHAnsi"/>
                <w:sz w:val="28"/>
                <w:szCs w:val="28"/>
              </w:rPr>
              <w:t xml:space="preserve"> </w:t>
            </w:r>
            <w:proofErr w:type="spellStart"/>
            <w:r w:rsidRPr="00E1081C">
              <w:rPr>
                <w:rFonts w:cstheme="minorHAnsi"/>
                <w:sz w:val="28"/>
                <w:szCs w:val="28"/>
              </w:rPr>
              <w:t>front-end</w:t>
            </w:r>
            <w:proofErr w:type="spellEnd"/>
            <w:r w:rsidRPr="00E1081C">
              <w:rPr>
                <w:rFonts w:cstheme="minorHAnsi"/>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3"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7537470"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5"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29"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6" w:author="Oumaima Houimel" w:date="2024-04-12T16:03:00Z">
              <w:tcPr>
                <w:tcW w:w="4814" w:type="dxa"/>
              </w:tcPr>
            </w:tcPrChange>
          </w:tcPr>
          <w:p w14:paraId="529A5CBD" w14:textId="77777777" w:rsidR="008B0420" w:rsidRDefault="008B0420" w:rsidP="007576E9">
            <w:pPr>
              <w:pStyle w:val="ListParagraph"/>
              <w:ind w:left="0"/>
              <w:rPr>
                <w:rFonts w:cstheme="minorHAnsi"/>
                <w:sz w:val="28"/>
                <w:szCs w:val="28"/>
              </w:rPr>
            </w:pPr>
            <w:r w:rsidRPr="00E1081C">
              <w:rPr>
                <w:rFonts w:cstheme="minorHAnsi"/>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1081C" w:rsidRDefault="00E1081C" w:rsidP="007576E9">
            <w:pPr>
              <w:pStyle w:val="ListParagraph"/>
              <w:ind w:left="0"/>
              <w:rPr>
                <w:rFonts w:cstheme="minorHAnsi"/>
                <w:sz w:val="28"/>
                <w:szCs w:val="28"/>
              </w:rPr>
            </w:pPr>
          </w:p>
        </w:tc>
      </w:tr>
      <w:tr w:rsidR="008B0420" w14:paraId="18DC83E1" w14:textId="77777777" w:rsidTr="007576E9">
        <w:tc>
          <w:tcPr>
            <w:tcW w:w="2952" w:type="dxa"/>
            <w:tcPrChange w:id="27"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8" w:author="Oumaima Houimel" w:date="2024-04-12T16:03:00Z">
              <w:tcPr>
                <w:tcW w:w="4814" w:type="dxa"/>
              </w:tcPr>
            </w:tcPrChange>
          </w:tcPr>
          <w:p w14:paraId="4844F7A0"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Est un logiciel libre et gratuit qui facilite la création et la gestion de serveurs web locaux.</w:t>
            </w:r>
          </w:p>
        </w:tc>
      </w:tr>
      <w:tr w:rsidR="008B0420" w14:paraId="624D0585" w14:textId="77777777" w:rsidTr="007576E9">
        <w:trPr>
          <w:trHeight w:val="1023"/>
          <w:trPrChange w:id="29" w:author="Oumaima Houimel" w:date="2024-04-12T16:03:00Z">
            <w:trPr>
              <w:trHeight w:val="1023"/>
            </w:trPr>
          </w:trPrChange>
        </w:trPr>
        <w:tc>
          <w:tcPr>
            <w:tcW w:w="2952" w:type="dxa"/>
            <w:tcPrChange w:id="30"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1" w:author="Oumaima Houimel" w:date="2024-04-12T16:03:00Z">
              <w:tcPr>
                <w:tcW w:w="4814" w:type="dxa"/>
              </w:tcPr>
            </w:tcPrChange>
          </w:tcPr>
          <w:p w14:paraId="574DE4BD" w14:textId="77777777" w:rsidR="008B0420" w:rsidRPr="00E1081C" w:rsidRDefault="008B0420" w:rsidP="007576E9">
            <w:pPr>
              <w:pStyle w:val="ListParagraph"/>
              <w:ind w:left="0"/>
              <w:rPr>
                <w:rFonts w:cstheme="minorHAnsi"/>
                <w:sz w:val="28"/>
                <w:szCs w:val="28"/>
              </w:rPr>
            </w:pPr>
            <w:r w:rsidRPr="00E1081C">
              <w:rPr>
                <w:rFonts w:cstheme="minorHAnsi"/>
                <w:sz w:val="28"/>
                <w:szCs w:val="28"/>
              </w:rPr>
              <w:lastRenderedPageBreak/>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1081C" w:rsidRDefault="008B0420" w:rsidP="008B0420">
      <w:pPr>
        <w:pStyle w:val="ListParagraph"/>
        <w:ind w:left="1296"/>
        <w:jc w:val="both"/>
        <w:rPr>
          <w:rFonts w:cstheme="minorHAnsi"/>
          <w:sz w:val="28"/>
          <w:szCs w:val="24"/>
        </w:rPr>
      </w:pPr>
      <w:r w:rsidRPr="00E1081C">
        <w:rPr>
          <w:rFonts w:cstheme="minorHAnsi"/>
          <w:sz w:val="28"/>
          <w:szCs w:val="24"/>
        </w:rPr>
        <w:t>Dans la suite, nous donnerons plus de détails sur les principales technologies utilisées, à savoir</w:t>
      </w:r>
    </w:p>
    <w:p w14:paraId="687D94EB" w14:textId="77777777" w:rsidR="008B0420" w:rsidRPr="00E1081C" w:rsidRDefault="008B0420" w:rsidP="008B0420">
      <w:pPr>
        <w:pStyle w:val="ListParagraph"/>
        <w:ind w:left="1296"/>
        <w:jc w:val="both"/>
        <w:rPr>
          <w:rFonts w:cstheme="minorHAnsi"/>
          <w:sz w:val="28"/>
          <w:szCs w:val="24"/>
        </w:rPr>
      </w:pPr>
      <w:r w:rsidRPr="00E1081C">
        <w:rPr>
          <w:rFonts w:cstheme="minorHAnsi"/>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7777777" w:rsidR="008B0420" w:rsidRPr="007B47C1" w:rsidRDefault="008B0420" w:rsidP="00714C00">
      <w:pPr>
        <w:pStyle w:val="ListParagraph"/>
        <w:numPr>
          <w:ilvl w:val="1"/>
          <w:numId w:val="9"/>
        </w:numPr>
        <w:rPr>
          <w:rFonts w:ascii="Segoe UI" w:hAnsi="Segoe UI" w:cs="Segoe UI"/>
          <w:b/>
          <w:sz w:val="32"/>
          <w:szCs w:val="32"/>
        </w:rPr>
      </w:pPr>
      <w:r w:rsidRPr="007B47C1">
        <w:rPr>
          <w:rFonts w:ascii="Segoe UI" w:hAnsi="Segoe UI" w:cs="Segoe UI"/>
          <w:b/>
          <w:sz w:val="32"/>
          <w:szCs w:val="32"/>
        </w:rPr>
        <w:t xml:space="preserve"> Environnements de développement utilisés :</w:t>
      </w:r>
    </w:p>
    <w:p w14:paraId="1282F9C2" w14:textId="26A695DA" w:rsidR="008B0420" w:rsidRDefault="00E35509" w:rsidP="008B0420">
      <w:pPr>
        <w:pStyle w:val="ListParagraph"/>
        <w:ind w:left="1296"/>
        <w:rPr>
          <w:ins w:id="32" w:author="Oumaima Houimel" w:date="2024-04-12T16:03:00Z"/>
          <w:rFonts w:ascii="Segoe UI" w:hAnsi="Segoe UI" w:cs="Segoe UI"/>
        </w:rPr>
      </w:pPr>
      <w:ins w:id="33" w:author="Oumaima Houimel" w:date="2024-04-12T16:03:00Z">
        <w:r w:rsidRPr="00845FF0">
          <w:rPr>
            <w:rFonts w:ascii="Segoe UI" w:hAnsi="Segoe UI" w:cs="Segoe UI"/>
            <w:noProof/>
          </w:rPr>
          <mc:AlternateContent>
            <mc:Choice Requires="wps">
              <w:drawing>
                <wp:anchor distT="45720" distB="45720" distL="114300" distR="114300" simplePos="0" relativeHeight="251662336" behindDoc="0" locked="0" layoutInCell="1" allowOverlap="1" wp14:anchorId="764E483E" wp14:editId="6745113B">
                  <wp:simplePos x="0" y="0"/>
                  <wp:positionH relativeFrom="margin">
                    <wp:posOffset>1725295</wp:posOffset>
                  </wp:positionH>
                  <wp:positionV relativeFrom="paragraph">
                    <wp:posOffset>171450</wp:posOffset>
                  </wp:positionV>
                  <wp:extent cx="4585970" cy="18935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970" cy="1893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87350" w14:textId="5DF4ED83" w:rsidR="009F0D2E" w:rsidRPr="007D29C1" w:rsidRDefault="009F0D2E" w:rsidP="00B86610">
                              <w:pPr>
                                <w:rPr>
                                  <w:ins w:id="34" w:author="Oumaima Houimel" w:date="2024-04-12T16:03:00Z"/>
                                  <w:sz w:val="32"/>
                                  <w:szCs w:val="32"/>
                                </w:rPr>
                              </w:pPr>
                              <w:r w:rsidRPr="00E35509">
                                <w:rPr>
                                  <w:rFonts w:cstheme="minorHAnsi"/>
                                  <w:sz w:val="32"/>
                                  <w:szCs w:val="32"/>
                                </w:rPr>
                                <w:t xml:space="preserve">Angular est un Framework JavaScript open source développé par Google. Est l’un des </w:t>
                              </w:r>
                              <w:r w:rsidRPr="00E35509">
                                <w:rPr>
                                  <w:rFonts w:cstheme="minorHAnsi"/>
                                  <w:sz w:val="32"/>
                                  <w:szCs w:val="32"/>
                                </w:rPr>
                                <w:t>Frameworks les mieux réputés et les plus utilisés par les développeurs de front-end. Ce Framework est utilisé pour développement des applications web en javascript (TypeScript)</w:t>
                              </w:r>
                              <w:r w:rsidRPr="007D29C1">
                                <w:rPr>
                                  <w:rFonts w:ascii="Segoe UI" w:hAnsi="Segoe UI" w:cs="Segoe UI"/>
                                  <w:sz w:val="32"/>
                                  <w:szCs w:val="32"/>
                                </w:rPr>
                                <w:t xml:space="preserve"> </w:t>
                              </w:r>
                              <w:r w:rsidRPr="007D29C1">
                                <w:rPr>
                                  <w:sz w:val="32"/>
                                  <w:szCs w:val="32"/>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483E" id="_x0000_s1029" type="#_x0000_t202" style="position:absolute;left:0;text-align:left;margin-left:135.85pt;margin-top:13.5pt;width:361.1pt;height:149.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" filled="f" stroked="f">
                  <v:textbox>
                    <w:txbxContent>
                      <w:p w14:paraId="1DE87350" w14:textId="5DF4ED83" w:rsidR="009F0D2E" w:rsidRPr="007D29C1" w:rsidRDefault="009F0D2E" w:rsidP="00B86610">
                        <w:pPr>
                          <w:rPr>
                            <w:ins w:id="35" w:author="Oumaima Houimel" w:date="2024-04-12T16:03:00Z"/>
                            <w:sz w:val="32"/>
                            <w:szCs w:val="32"/>
                          </w:rPr>
                        </w:pPr>
                        <w:r w:rsidRPr="00E35509">
                          <w:rPr>
                            <w:rFonts w:cstheme="minorHAnsi"/>
                            <w:sz w:val="32"/>
                            <w:szCs w:val="32"/>
                          </w:rPr>
                          <w:t xml:space="preserve">Angular est un Framework JavaScript open source développé par Google. Est l’un des </w:t>
                        </w:r>
                        <w:r w:rsidRPr="00E35509">
                          <w:rPr>
                            <w:rFonts w:cstheme="minorHAnsi"/>
                            <w:sz w:val="32"/>
                            <w:szCs w:val="32"/>
                          </w:rPr>
                          <w:t>Frameworks les mieux réputés et les plus utilisés par les développeurs de front-end. Ce Framework est utilisé pour développement des applications web en javascript (TypeScript)</w:t>
                        </w:r>
                        <w:r w:rsidRPr="007D29C1">
                          <w:rPr>
                            <w:rFonts w:ascii="Segoe UI" w:hAnsi="Segoe UI" w:cs="Segoe UI"/>
                            <w:sz w:val="32"/>
                            <w:szCs w:val="32"/>
                          </w:rPr>
                          <w:t xml:space="preserve"> </w:t>
                        </w:r>
                        <w:r w:rsidRPr="007D29C1">
                          <w:rPr>
                            <w:sz w:val="32"/>
                            <w:szCs w:val="32"/>
                          </w:rPr>
                          <w:t>[12].</w:t>
                        </w:r>
                      </w:p>
                    </w:txbxContent>
                  </v:textbox>
                  <w10:wrap type="square" anchorx="margin"/>
                </v:shape>
              </w:pict>
            </mc:Fallback>
          </mc:AlternateContent>
        </w:r>
      </w:ins>
    </w:p>
    <w:p w14:paraId="45B43961" w14:textId="2C8287F5" w:rsidR="008B0420" w:rsidRDefault="008B0420" w:rsidP="008B0420">
      <w:pPr>
        <w:pStyle w:val="ListParagraph"/>
        <w:ind w:left="1296"/>
        <w:rPr>
          <w:del w:id="36" w:author="Oumaima Houimel" w:date="2024-04-12T16:03:00Z"/>
          <w:rFonts w:ascii="Segoe UI" w:hAnsi="Segoe UI" w:cs="Segoe UI"/>
        </w:rPr>
      </w:pPr>
      <w:ins w:id="37" w:author="Oumaima Houimel" w:date="2024-04-12T16:03:00Z">
        <w:r>
          <w:rPr>
            <w:rFonts w:ascii="Segoe UI" w:hAnsi="Segoe UI" w:cs="Segoe UI"/>
            <w:noProof/>
          </w:rPr>
          <w:drawing>
            <wp:anchor distT="0" distB="0" distL="114300" distR="114300" simplePos="0" relativeHeight="251663360" behindDoc="0" locked="0" layoutInCell="1" allowOverlap="1" wp14:anchorId="278B9EF1" wp14:editId="71310C52">
              <wp:simplePos x="0" y="0"/>
              <wp:positionH relativeFrom="column">
                <wp:posOffset>643255</wp:posOffset>
              </wp:positionH>
              <wp:positionV relativeFrom="paragraph">
                <wp:posOffset>40005</wp:posOffset>
              </wp:positionV>
              <wp:extent cx="895985" cy="933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ins>
      <w:del w:id="38"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16E5906C">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r w:rsidRPr="00845FF0">
          <w:rPr>
            <w:rFonts w:ascii="Segoe UI" w:hAnsi="Segoe UI" w:cs="Segoe UI"/>
            <w:noProof/>
          </w:rPr>
          <mc:AlternateContent>
            <mc:Choice Requires="wps">
              <w:drawing>
                <wp:anchor distT="45720" distB="45720" distL="114300" distR="114300" simplePos="0" relativeHeight="251660288" behindDoc="0" locked="0" layoutInCell="1" allowOverlap="1" wp14:anchorId="7FE2492F" wp14:editId="271E9AFE">
                  <wp:simplePos x="0" y="0"/>
                  <wp:positionH relativeFrom="margin">
                    <wp:align>center</wp:align>
                  </wp:positionH>
                  <wp:positionV relativeFrom="paragraph">
                    <wp:posOffset>154940</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customXmlDelRangeStart w:id="39" w:author="Oumaima Houimel" w:date="2024-04-12T16:03:00Z"/>
                            <w:sdt>
                              <w:sdtPr>
                                <w:id w:val="568603642"/>
                                <w:temporary/>
                                <w:showingPlcHdr/>
                                <w15:appearance w15:val="hidden"/>
                              </w:sdtPr>
                              <w:sdtEndPr/>
                              <w:sdtContent>
                                <w:customXmlDelRangeEnd w:id="39"/>
                                <w:p w14:paraId="02831C3B" w14:textId="77777777" w:rsidR="009F0D2E" w:rsidRPr="00845FF0" w:rsidRDefault="009F0D2E" w:rsidP="008B0420">
                                  <w:pPr>
                                    <w:rPr>
                                      <w:del w:id="40" w:author="Oumaima Houimel" w:date="2024-04-12T16:03:00Z"/>
                                      <w:lang w:val="en-US"/>
                                    </w:rPr>
                                  </w:pPr>
                                  <w:del w:id="41" w:author="Oumaima Houimel" w:date="2024-04-12T16:03:00Z">
                                    <w:r>
                                      <w:delText>[Grab your reader’s attention with a great quote from the document or use this space to emphasize a key point. To place this text box anywhere on the page, just drag it.]</w:delText>
                                    </w:r>
                                  </w:del>
                                </w:p>
                                <w:customXmlDelRangeStart w:id="42" w:author="Oumaima Houimel" w:date="2024-04-12T16:03:00Z"/>
                              </w:sdtContent>
                            </w:sdt>
                            <w:customXmlDelRangeEnd w:id="4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E2492F" id="_x0000_s1030" type="#_x0000_t202" style="position:absolute;left:0;text-align:left;margin-left:0;margin-top:12.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">
                  <v:textbox style="mso-fit-shape-to-text:t">
                    <w:txbxContent>
                      <w:customXmlDelRangeStart w:id="43" w:author="Oumaima Houimel" w:date="2024-04-12T16:03:00Z"/>
                      <w:sdt>
                        <w:sdtPr>
                          <w:id w:val="568603642"/>
                          <w:temporary/>
                          <w:showingPlcHdr/>
                          <w15:appearance w15:val="hidden"/>
                        </w:sdtPr>
                        <w:sdtEndPr/>
                        <w:sdtContent>
                          <w:customXmlDelRangeEnd w:id="43"/>
                          <w:p w14:paraId="02831C3B" w14:textId="77777777" w:rsidR="009F0D2E" w:rsidRPr="00845FF0" w:rsidRDefault="009F0D2E" w:rsidP="008B0420">
                            <w:pPr>
                              <w:rPr>
                                <w:del w:id="44" w:author="Oumaima Houimel" w:date="2024-04-12T16:03:00Z"/>
                                <w:lang w:val="en-US"/>
                              </w:rPr>
                            </w:pPr>
                            <w:del w:id="45" w:author="Oumaima Houimel" w:date="2024-04-12T16:03:00Z">
                              <w:r>
                                <w:delText>[Grab your reader’s attention with a great quote from the document or use this space to emphasize a key point. To place this text box anywhere on the page, just drag it.]</w:delText>
                              </w:r>
                            </w:del>
                          </w:p>
                          <w:customXmlDelRangeStart w:id="46" w:author="Oumaima Houimel" w:date="2024-04-12T16:03:00Z"/>
                        </w:sdtContent>
                      </w:sdt>
                      <w:customXmlDelRangeEnd w:id="46"/>
                    </w:txbxContent>
                  </v:textbox>
                  <w10:wrap type="square" anchorx="margin"/>
                </v:shape>
              </w:pict>
            </mc:Fallback>
          </mc:AlternateContent>
        </w:r>
      </w:del>
    </w:p>
    <w:p w14:paraId="2E0A1708" w14:textId="77777777" w:rsidR="008B0420" w:rsidRDefault="008B0420" w:rsidP="008B0420">
      <w:pPr>
        <w:pStyle w:val="ListParagraph"/>
        <w:ind w:left="1416"/>
        <w:rPr>
          <w:del w:id="47" w:author="Oumaima Houimel" w:date="2024-04-12T16:03:00Z"/>
          <w:rFonts w:ascii="Segoe UI" w:hAnsi="Segoe UI" w:cs="Segoe UI"/>
        </w:rPr>
      </w:pPr>
    </w:p>
    <w:p w14:paraId="54224ABF" w14:textId="77777777" w:rsidR="008B0420" w:rsidRDefault="008B0420" w:rsidP="008B0420">
      <w:pPr>
        <w:pStyle w:val="ListParagraph"/>
        <w:ind w:left="1416"/>
        <w:rPr>
          <w:del w:id="48" w:author="Oumaima Houimel" w:date="2024-04-12T16:03:00Z"/>
          <w:rFonts w:ascii="Segoe UI" w:hAnsi="Segoe UI" w:cs="Segoe UI"/>
        </w:rPr>
      </w:pPr>
    </w:p>
    <w:p w14:paraId="429A6E1C" w14:textId="77777777" w:rsidR="008B0420" w:rsidRDefault="008B0420" w:rsidP="008B0420">
      <w:pPr>
        <w:pStyle w:val="ListParagraph"/>
        <w:ind w:left="1416"/>
        <w:rPr>
          <w:del w:id="49" w:author="Oumaima Houimel" w:date="2024-04-12T16:03:00Z"/>
          <w:rFonts w:ascii="Segoe UI" w:hAnsi="Segoe UI" w:cs="Segoe UI"/>
        </w:rPr>
      </w:pPr>
    </w:p>
    <w:p w14:paraId="397EF127" w14:textId="77777777" w:rsidR="008B0420" w:rsidRDefault="008B0420" w:rsidP="008B0420">
      <w:pPr>
        <w:pStyle w:val="ListParagraph"/>
        <w:ind w:left="1416"/>
        <w:rPr>
          <w:del w:id="50" w:author="Oumaima Houimel" w:date="2024-04-12T16:03:00Z"/>
          <w:rFonts w:ascii="Segoe UI" w:hAnsi="Segoe UI" w:cs="Segoe UI"/>
        </w:rPr>
      </w:pPr>
    </w:p>
    <w:p w14:paraId="55F63BDC" w14:textId="77777777" w:rsidR="008B0420" w:rsidRDefault="008B0420" w:rsidP="008B0420">
      <w:pPr>
        <w:pStyle w:val="ListParagraph"/>
        <w:ind w:left="1416"/>
        <w:rPr>
          <w:del w:id="51" w:author="Oumaima Houimel" w:date="2024-04-12T16:03:00Z"/>
          <w:rFonts w:ascii="Segoe UI" w:hAnsi="Segoe UI" w:cs="Segoe UI"/>
        </w:rPr>
      </w:pPr>
    </w:p>
    <w:p w14:paraId="626346D4" w14:textId="77777777" w:rsidR="008B0420" w:rsidRDefault="008B0420" w:rsidP="008B0420">
      <w:pPr>
        <w:pStyle w:val="ListParagraph"/>
        <w:ind w:left="1416"/>
        <w:rPr>
          <w:del w:id="52" w:author="Oumaima Houimel" w:date="2024-04-12T16:03:00Z"/>
          <w:rFonts w:ascii="Segoe UI" w:hAnsi="Segoe UI" w:cs="Segoe UI"/>
        </w:rPr>
      </w:pPr>
    </w:p>
    <w:p w14:paraId="15A1200A" w14:textId="77777777" w:rsidR="008B0420" w:rsidRDefault="008B0420" w:rsidP="008B0420">
      <w:pPr>
        <w:pStyle w:val="ListParagraph"/>
        <w:ind w:left="1416"/>
        <w:rPr>
          <w:del w:id="53" w:author="Oumaima Houimel" w:date="2024-04-12T16:03:00Z"/>
          <w:rFonts w:ascii="Segoe UI" w:hAnsi="Segoe UI" w:cs="Segoe UI"/>
        </w:rPr>
      </w:pPr>
    </w:p>
    <w:p w14:paraId="6156DE1F" w14:textId="77777777" w:rsidR="008B0420" w:rsidRDefault="008B0420" w:rsidP="008B0420">
      <w:pPr>
        <w:rPr>
          <w:del w:id="54" w:author="Oumaima Houimel" w:date="2024-04-12T16:03:00Z"/>
          <w:rFonts w:ascii="Segoe UI" w:hAnsi="Segoe UI" w:cs="Segoe UI"/>
        </w:rPr>
      </w:pPr>
      <w:del w:id="55" w:author="Oumaima Houimel" w:date="2024-04-12T16:03:00Z">
        <w:r>
          <w:rPr>
            <w:rFonts w:ascii="Segoe UI" w:hAnsi="Segoe UI" w:cs="Segoe UI"/>
          </w:rPr>
          <w:br w:type="page"/>
        </w:r>
      </w:del>
    </w:p>
    <w:p w14:paraId="5C9437D5" w14:textId="77777777" w:rsidR="008B0420" w:rsidRPr="00CB569E" w:rsidRDefault="008B0420" w:rsidP="008B0420">
      <w:pPr>
        <w:pBdr>
          <w:top w:val="single" w:sz="2" w:space="0" w:color="E3E3E3"/>
          <w:left w:val="single" w:sz="2" w:space="0" w:color="E3E3E3"/>
          <w:bottom w:val="single" w:sz="2" w:space="0" w:color="E3E3E3"/>
          <w:right w:val="single" w:sz="2" w:space="0" w:color="E3E3E3"/>
        </w:pBdr>
        <w:shd w:val="clear" w:color="auto" w:fill="FFFFFF"/>
        <w:spacing w:after="300" w:line="240" w:lineRule="auto"/>
        <w:rPr>
          <w:del w:id="56" w:author="Oumaima Houimel" w:date="2024-04-12T16:03:00Z"/>
          <w:rFonts w:ascii="Segoe UI" w:eastAsia="Times New Roman" w:hAnsi="Segoe UI" w:cs="Segoe UI"/>
          <w:color w:val="0D0D0D"/>
          <w:sz w:val="24"/>
          <w:szCs w:val="24"/>
          <w:lang w:eastAsia="fr-FR"/>
        </w:rPr>
      </w:pPr>
      <w:del w:id="57" w:author="Oumaima Houimel" w:date="2024-04-12T16:03:00Z">
        <w:r w:rsidRPr="00CB569E">
          <w:rPr>
            <w:rFonts w:ascii="Segoe UI" w:eastAsia="Times New Roman" w:hAnsi="Segoe UI" w:cs="Segoe UI"/>
            <w:color w:val="0D0D0D"/>
            <w:sz w:val="24"/>
            <w:szCs w:val="24"/>
            <w:lang w:eastAsia="fr-FR"/>
          </w:rPr>
          <w:br/>
          <w:delText>Dans un système de gestion de maintenance assistée par ordinateur (GMAO) comprenant trois acteurs principaux - technicien, gestionnaire et administrateur - voici quelques rôles possibles avec leurs responsabilités associées :</w:delText>
        </w:r>
      </w:del>
    </w:p>
    <w:p w14:paraId="3D2EC7C9" w14:textId="77777777" w:rsidR="008B0420" w:rsidRPr="00CB569E" w:rsidRDefault="008B0420" w:rsidP="00714C0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58" w:author="Oumaima Houimel" w:date="2024-04-12T16:03:00Z"/>
          <w:rFonts w:ascii="Segoe UI" w:eastAsia="Times New Roman" w:hAnsi="Segoe UI" w:cs="Segoe UI"/>
          <w:color w:val="0D0D0D"/>
          <w:sz w:val="24"/>
          <w:szCs w:val="24"/>
          <w:lang w:eastAsia="fr-FR"/>
        </w:rPr>
      </w:pPr>
      <w:del w:id="59" w:author="Oumaima Houimel" w:date="2024-04-12T16:03:00Z">
        <w:r w:rsidRPr="00CB569E">
          <w:rPr>
            <w:rFonts w:ascii="Segoe UI" w:eastAsia="Times New Roman" w:hAnsi="Segoe UI" w:cs="Segoe UI"/>
            <w:b/>
            <w:bCs/>
            <w:color w:val="0D0D0D"/>
            <w:sz w:val="24"/>
            <w:szCs w:val="24"/>
            <w:bdr w:val="single" w:sz="2" w:space="0" w:color="E3E3E3" w:frame="1"/>
            <w:lang w:eastAsia="fr-FR"/>
          </w:rPr>
          <w:delText>Technicien :</w:delText>
        </w:r>
      </w:del>
    </w:p>
    <w:p w14:paraId="46B348F4"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0" w:author="Oumaima Houimel" w:date="2024-04-12T16:03:00Z"/>
          <w:rFonts w:ascii="Segoe UI" w:eastAsia="Times New Roman" w:hAnsi="Segoe UI" w:cs="Segoe UI"/>
          <w:color w:val="0D0D0D"/>
          <w:sz w:val="24"/>
          <w:szCs w:val="24"/>
          <w:lang w:eastAsia="fr-FR"/>
        </w:rPr>
      </w:pPr>
      <w:del w:id="61" w:author="Oumaima Houimel" w:date="2024-04-12T16:03:00Z">
        <w:r w:rsidRPr="00CB569E">
          <w:rPr>
            <w:rFonts w:ascii="Segoe UI" w:eastAsia="Times New Roman" w:hAnsi="Segoe UI" w:cs="Segoe UI"/>
            <w:color w:val="0D0D0D"/>
            <w:sz w:val="24"/>
            <w:szCs w:val="24"/>
            <w:lang w:eastAsia="fr-FR"/>
          </w:rPr>
          <w:delText>Accès aux tâches de maintenance assignées.</w:delText>
        </w:r>
      </w:del>
    </w:p>
    <w:p w14:paraId="670297C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2" w:author="Oumaima Houimel" w:date="2024-04-12T16:03:00Z"/>
          <w:rFonts w:ascii="Segoe UI" w:eastAsia="Times New Roman" w:hAnsi="Segoe UI" w:cs="Segoe UI"/>
          <w:color w:val="0D0D0D"/>
          <w:sz w:val="24"/>
          <w:szCs w:val="24"/>
          <w:lang w:eastAsia="fr-FR"/>
        </w:rPr>
      </w:pPr>
      <w:del w:id="63" w:author="Oumaima Houimel" w:date="2024-04-12T16:03:00Z">
        <w:r w:rsidRPr="00CB569E">
          <w:rPr>
            <w:rFonts w:ascii="Segoe UI" w:eastAsia="Times New Roman" w:hAnsi="Segoe UI" w:cs="Segoe UI"/>
            <w:color w:val="0D0D0D"/>
            <w:sz w:val="24"/>
            <w:szCs w:val="24"/>
            <w:lang w:eastAsia="fr-FR"/>
          </w:rPr>
          <w:delText>Enregistrement des rapports de maintenance et des activités effectuées.</w:delText>
        </w:r>
      </w:del>
    </w:p>
    <w:p w14:paraId="6986612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4" w:author="Oumaima Houimel" w:date="2024-04-12T16:03:00Z"/>
          <w:rFonts w:ascii="Segoe UI" w:eastAsia="Times New Roman" w:hAnsi="Segoe UI" w:cs="Segoe UI"/>
          <w:color w:val="0D0D0D"/>
          <w:sz w:val="24"/>
          <w:szCs w:val="24"/>
          <w:lang w:eastAsia="fr-FR"/>
        </w:rPr>
      </w:pPr>
      <w:del w:id="65" w:author="Oumaima Houimel" w:date="2024-04-12T16:03:00Z">
        <w:r w:rsidRPr="00CB569E">
          <w:rPr>
            <w:rFonts w:ascii="Segoe UI" w:eastAsia="Times New Roman" w:hAnsi="Segoe UI" w:cs="Segoe UI"/>
            <w:color w:val="0D0D0D"/>
            <w:sz w:val="24"/>
            <w:szCs w:val="24"/>
            <w:lang w:eastAsia="fr-FR"/>
          </w:rPr>
          <w:delText>Consultation de l'historique des équipements et des interventions.</w:delText>
        </w:r>
      </w:del>
    </w:p>
    <w:p w14:paraId="634ABCAF"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6" w:author="Oumaima Houimel" w:date="2024-04-12T16:03:00Z"/>
          <w:rFonts w:ascii="Segoe UI" w:eastAsia="Times New Roman" w:hAnsi="Segoe UI" w:cs="Segoe UI"/>
          <w:color w:val="0D0D0D"/>
          <w:sz w:val="24"/>
          <w:szCs w:val="24"/>
          <w:lang w:eastAsia="fr-FR"/>
        </w:rPr>
      </w:pPr>
      <w:del w:id="67" w:author="Oumaima Houimel" w:date="2024-04-12T16:03:00Z">
        <w:r w:rsidRPr="00CB569E">
          <w:rPr>
            <w:rFonts w:ascii="Segoe UI" w:eastAsia="Times New Roman" w:hAnsi="Segoe UI" w:cs="Segoe UI"/>
            <w:color w:val="0D0D0D"/>
            <w:sz w:val="24"/>
            <w:szCs w:val="24"/>
            <w:lang w:eastAsia="fr-FR"/>
          </w:rPr>
          <w:delText>Notification des pannes et demande d'interventions.</w:delText>
        </w:r>
      </w:del>
    </w:p>
    <w:p w14:paraId="45356E66"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8" w:author="Oumaima Houimel" w:date="2024-04-12T16:03:00Z"/>
          <w:rFonts w:ascii="Segoe UI" w:eastAsia="Times New Roman" w:hAnsi="Segoe UI" w:cs="Segoe UI"/>
          <w:color w:val="0D0D0D"/>
          <w:sz w:val="24"/>
          <w:szCs w:val="24"/>
          <w:lang w:eastAsia="fr-FR"/>
        </w:rPr>
      </w:pPr>
      <w:del w:id="69" w:author="Oumaima Houimel" w:date="2024-04-12T16:03:00Z">
        <w:r w:rsidRPr="00CB569E">
          <w:rPr>
            <w:rFonts w:ascii="Segoe UI" w:eastAsia="Times New Roman" w:hAnsi="Segoe UI" w:cs="Segoe UI"/>
            <w:color w:val="0D0D0D"/>
            <w:sz w:val="24"/>
            <w:szCs w:val="24"/>
            <w:lang w:eastAsia="fr-FR"/>
          </w:rPr>
          <w:delText>Suivi des stocks de pièces de rechange et des consommables.</w:delText>
        </w:r>
      </w:del>
    </w:p>
    <w:p w14:paraId="2DD91D51" w14:textId="77777777" w:rsidR="008B0420" w:rsidRPr="00CB569E" w:rsidRDefault="008B0420" w:rsidP="00714C0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70" w:author="Oumaima Houimel" w:date="2024-04-12T16:03:00Z"/>
          <w:rFonts w:ascii="Segoe UI" w:eastAsia="Times New Roman" w:hAnsi="Segoe UI" w:cs="Segoe UI"/>
          <w:color w:val="0D0D0D"/>
          <w:sz w:val="24"/>
          <w:szCs w:val="24"/>
          <w:lang w:eastAsia="fr-FR"/>
        </w:rPr>
      </w:pPr>
      <w:del w:id="71" w:author="Oumaima Houimel" w:date="2024-04-12T16:03:00Z">
        <w:r w:rsidRPr="00CB569E">
          <w:rPr>
            <w:rFonts w:ascii="Segoe UI" w:eastAsia="Times New Roman" w:hAnsi="Segoe UI" w:cs="Segoe UI"/>
            <w:b/>
            <w:bCs/>
            <w:color w:val="0D0D0D"/>
            <w:sz w:val="24"/>
            <w:szCs w:val="24"/>
            <w:bdr w:val="single" w:sz="2" w:space="0" w:color="E3E3E3" w:frame="1"/>
            <w:lang w:eastAsia="fr-FR"/>
          </w:rPr>
          <w:delText>Gestionnaire :</w:delText>
        </w:r>
      </w:del>
    </w:p>
    <w:p w14:paraId="7D46733B"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2" w:author="Oumaima Houimel" w:date="2024-04-12T16:03:00Z"/>
          <w:rFonts w:ascii="Segoe UI" w:eastAsia="Times New Roman" w:hAnsi="Segoe UI" w:cs="Segoe UI"/>
          <w:color w:val="0D0D0D"/>
          <w:sz w:val="24"/>
          <w:szCs w:val="24"/>
          <w:lang w:eastAsia="fr-FR"/>
        </w:rPr>
      </w:pPr>
      <w:del w:id="73" w:author="Oumaima Houimel" w:date="2024-04-12T16:03:00Z">
        <w:r w:rsidRPr="00CB569E">
          <w:rPr>
            <w:rFonts w:ascii="Segoe UI" w:eastAsia="Times New Roman" w:hAnsi="Segoe UI" w:cs="Segoe UI"/>
            <w:color w:val="0D0D0D"/>
            <w:sz w:val="24"/>
            <w:szCs w:val="24"/>
            <w:lang w:eastAsia="fr-FR"/>
          </w:rPr>
          <w:delText>Assignation des tâches de maintenance aux techniciens.</w:delText>
        </w:r>
      </w:del>
    </w:p>
    <w:p w14:paraId="12BF913A"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4" w:author="Oumaima Houimel" w:date="2024-04-12T16:03:00Z"/>
          <w:rFonts w:ascii="Segoe UI" w:eastAsia="Times New Roman" w:hAnsi="Segoe UI" w:cs="Segoe UI"/>
          <w:color w:val="0D0D0D"/>
          <w:sz w:val="24"/>
          <w:szCs w:val="24"/>
          <w:lang w:eastAsia="fr-FR"/>
        </w:rPr>
      </w:pPr>
      <w:del w:id="75" w:author="Oumaima Houimel" w:date="2024-04-12T16:03:00Z">
        <w:r w:rsidRPr="00CB569E">
          <w:rPr>
            <w:rFonts w:ascii="Segoe UI" w:eastAsia="Times New Roman" w:hAnsi="Segoe UI" w:cs="Segoe UI"/>
            <w:color w:val="0D0D0D"/>
            <w:sz w:val="24"/>
            <w:szCs w:val="24"/>
            <w:lang w:eastAsia="fr-FR"/>
          </w:rPr>
          <w:delText>Planification des interventions et gestion des calendriers.</w:delText>
        </w:r>
      </w:del>
    </w:p>
    <w:p w14:paraId="5A331C09"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6" w:author="Oumaima Houimel" w:date="2024-04-12T16:03:00Z"/>
          <w:rFonts w:ascii="Segoe UI" w:eastAsia="Times New Roman" w:hAnsi="Segoe UI" w:cs="Segoe UI"/>
          <w:color w:val="0D0D0D"/>
          <w:sz w:val="24"/>
          <w:szCs w:val="24"/>
          <w:lang w:eastAsia="fr-FR"/>
        </w:rPr>
      </w:pPr>
      <w:del w:id="77" w:author="Oumaima Houimel" w:date="2024-04-12T16:03:00Z">
        <w:r w:rsidRPr="00CB569E">
          <w:rPr>
            <w:rFonts w:ascii="Segoe UI" w:eastAsia="Times New Roman" w:hAnsi="Segoe UI" w:cs="Segoe UI"/>
            <w:color w:val="0D0D0D"/>
            <w:sz w:val="24"/>
            <w:szCs w:val="24"/>
            <w:lang w:eastAsia="fr-FR"/>
          </w:rPr>
          <w:delText>Suivi des performances des équipements et des équipes de maintenance.</w:delText>
        </w:r>
      </w:del>
    </w:p>
    <w:p w14:paraId="75C7676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8" w:author="Oumaima Houimel" w:date="2024-04-12T16:03:00Z"/>
          <w:rFonts w:ascii="Segoe UI" w:eastAsia="Times New Roman" w:hAnsi="Segoe UI" w:cs="Segoe UI"/>
          <w:color w:val="0D0D0D"/>
          <w:sz w:val="24"/>
          <w:szCs w:val="24"/>
          <w:lang w:eastAsia="fr-FR"/>
        </w:rPr>
      </w:pPr>
      <w:del w:id="79" w:author="Oumaima Houimel" w:date="2024-04-12T16:03:00Z">
        <w:r w:rsidRPr="00CB569E">
          <w:rPr>
            <w:rFonts w:ascii="Segoe UI" w:eastAsia="Times New Roman" w:hAnsi="Segoe UI" w:cs="Segoe UI"/>
            <w:color w:val="0D0D0D"/>
            <w:sz w:val="24"/>
            <w:szCs w:val="24"/>
            <w:lang w:eastAsia="fr-FR"/>
          </w:rPr>
          <w:delText>Analyse des coûts de maintenance et des tendances.</w:delText>
        </w:r>
      </w:del>
    </w:p>
    <w:p w14:paraId="7DD7987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0" w:author="Oumaima Houimel" w:date="2024-04-12T16:03:00Z"/>
          <w:rFonts w:ascii="Segoe UI" w:eastAsia="Times New Roman" w:hAnsi="Segoe UI" w:cs="Segoe UI"/>
          <w:color w:val="0D0D0D"/>
          <w:sz w:val="24"/>
          <w:szCs w:val="24"/>
          <w:lang w:eastAsia="fr-FR"/>
        </w:rPr>
      </w:pPr>
      <w:del w:id="81" w:author="Oumaima Houimel" w:date="2024-04-12T16:03:00Z">
        <w:r w:rsidRPr="00CB569E">
          <w:rPr>
            <w:rFonts w:ascii="Segoe UI" w:eastAsia="Times New Roman" w:hAnsi="Segoe UI" w:cs="Segoe UI"/>
            <w:color w:val="0D0D0D"/>
            <w:sz w:val="24"/>
            <w:szCs w:val="24"/>
            <w:lang w:eastAsia="fr-FR"/>
          </w:rPr>
          <w:delText>Gestion des contrats de maintenance avec les fournisseurs externes.</w:delText>
        </w:r>
      </w:del>
    </w:p>
    <w:p w14:paraId="5301CFCC" w14:textId="77777777" w:rsidR="008B0420" w:rsidRPr="00CB569E" w:rsidRDefault="008B0420" w:rsidP="00714C0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82" w:author="Oumaima Houimel" w:date="2024-04-12T16:03:00Z"/>
          <w:rFonts w:ascii="Segoe UI" w:eastAsia="Times New Roman" w:hAnsi="Segoe UI" w:cs="Segoe UI"/>
          <w:color w:val="0D0D0D"/>
          <w:sz w:val="24"/>
          <w:szCs w:val="24"/>
          <w:lang w:eastAsia="fr-FR"/>
        </w:rPr>
      </w:pPr>
      <w:del w:id="83" w:author="Oumaima Houimel" w:date="2024-04-12T16:03:00Z">
        <w:r w:rsidRPr="00CB569E">
          <w:rPr>
            <w:rFonts w:ascii="Segoe UI" w:eastAsia="Times New Roman" w:hAnsi="Segoe UI" w:cs="Segoe UI"/>
            <w:b/>
            <w:bCs/>
            <w:color w:val="0D0D0D"/>
            <w:sz w:val="24"/>
            <w:szCs w:val="24"/>
            <w:bdr w:val="single" w:sz="2" w:space="0" w:color="E3E3E3" w:frame="1"/>
            <w:lang w:eastAsia="fr-FR"/>
          </w:rPr>
          <w:delText>Administrateur :</w:delText>
        </w:r>
      </w:del>
    </w:p>
    <w:p w14:paraId="078D9D9A"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4" w:author="Oumaima Houimel" w:date="2024-04-12T16:03:00Z"/>
          <w:rFonts w:ascii="Segoe UI" w:eastAsia="Times New Roman" w:hAnsi="Segoe UI" w:cs="Segoe UI"/>
          <w:color w:val="0D0D0D"/>
          <w:sz w:val="24"/>
          <w:szCs w:val="24"/>
          <w:lang w:eastAsia="fr-FR"/>
        </w:rPr>
      </w:pPr>
      <w:del w:id="85" w:author="Oumaima Houimel" w:date="2024-04-12T16:03:00Z">
        <w:r w:rsidRPr="00CB569E">
          <w:rPr>
            <w:rFonts w:ascii="Segoe UI" w:eastAsia="Times New Roman" w:hAnsi="Segoe UI" w:cs="Segoe UI"/>
            <w:color w:val="0D0D0D"/>
            <w:sz w:val="24"/>
            <w:szCs w:val="24"/>
            <w:lang w:eastAsia="fr-FR"/>
          </w:rPr>
          <w:delText>Configuration et gestion des utilisateurs et de leurs autorisations.</w:delText>
        </w:r>
      </w:del>
    </w:p>
    <w:p w14:paraId="5EE3E447"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6" w:author="Oumaima Houimel" w:date="2024-04-12T16:03:00Z"/>
          <w:rFonts w:ascii="Segoe UI" w:eastAsia="Times New Roman" w:hAnsi="Segoe UI" w:cs="Segoe UI"/>
          <w:color w:val="0D0D0D"/>
          <w:sz w:val="24"/>
          <w:szCs w:val="24"/>
          <w:lang w:eastAsia="fr-FR"/>
        </w:rPr>
      </w:pPr>
      <w:del w:id="87" w:author="Oumaima Houimel" w:date="2024-04-12T16:03:00Z">
        <w:r w:rsidRPr="00CB569E">
          <w:rPr>
            <w:rFonts w:ascii="Segoe UI" w:eastAsia="Times New Roman" w:hAnsi="Segoe UI" w:cs="Segoe UI"/>
            <w:color w:val="0D0D0D"/>
            <w:sz w:val="24"/>
            <w:szCs w:val="24"/>
            <w:lang w:eastAsia="fr-FR"/>
          </w:rPr>
          <w:delText>Personnalisation des formulaires et des processus de maintenance.</w:delText>
        </w:r>
      </w:del>
    </w:p>
    <w:p w14:paraId="67B94EA2"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8" w:author="Oumaima Houimel" w:date="2024-04-12T16:03:00Z"/>
          <w:rFonts w:ascii="Segoe UI" w:eastAsia="Times New Roman" w:hAnsi="Segoe UI" w:cs="Segoe UI"/>
          <w:color w:val="0D0D0D"/>
          <w:sz w:val="24"/>
          <w:szCs w:val="24"/>
          <w:lang w:eastAsia="fr-FR"/>
        </w:rPr>
      </w:pPr>
      <w:del w:id="89" w:author="Oumaima Houimel" w:date="2024-04-12T16:03:00Z">
        <w:r w:rsidRPr="00CB569E">
          <w:rPr>
            <w:rFonts w:ascii="Segoe UI" w:eastAsia="Times New Roman" w:hAnsi="Segoe UI" w:cs="Segoe UI"/>
            <w:color w:val="0D0D0D"/>
            <w:sz w:val="24"/>
            <w:szCs w:val="24"/>
            <w:lang w:eastAsia="fr-FR"/>
          </w:rPr>
          <w:delText>Gestion de la base de données des équipements et des pièces de rechange.</w:delText>
        </w:r>
      </w:del>
    </w:p>
    <w:p w14:paraId="4B0A8AB2"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0" w:author="Oumaima Houimel" w:date="2024-04-12T16:03:00Z"/>
          <w:rFonts w:ascii="Segoe UI" w:eastAsia="Times New Roman" w:hAnsi="Segoe UI" w:cs="Segoe UI"/>
          <w:color w:val="0D0D0D"/>
          <w:sz w:val="24"/>
          <w:szCs w:val="24"/>
          <w:lang w:eastAsia="fr-FR"/>
        </w:rPr>
      </w:pPr>
      <w:del w:id="91" w:author="Oumaima Houimel" w:date="2024-04-12T16:03:00Z">
        <w:r w:rsidRPr="00CB569E">
          <w:rPr>
            <w:rFonts w:ascii="Segoe UI" w:eastAsia="Times New Roman" w:hAnsi="Segoe UI" w:cs="Segoe UI"/>
            <w:color w:val="0D0D0D"/>
            <w:sz w:val="24"/>
            <w:szCs w:val="24"/>
            <w:lang w:eastAsia="fr-FR"/>
          </w:rPr>
          <w:delText>Maintenance et mise à jour du système de GMAO.</w:delText>
        </w:r>
      </w:del>
    </w:p>
    <w:p w14:paraId="6E77B371"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2" w:author="Oumaima Houimel" w:date="2024-04-12T16:03:00Z"/>
          <w:rFonts w:ascii="Segoe UI" w:eastAsia="Times New Roman" w:hAnsi="Segoe UI" w:cs="Segoe UI"/>
          <w:color w:val="0D0D0D"/>
          <w:sz w:val="24"/>
          <w:szCs w:val="24"/>
          <w:lang w:eastAsia="fr-FR"/>
        </w:rPr>
      </w:pPr>
      <w:del w:id="93" w:author="Oumaima Houimel" w:date="2024-04-12T16:03:00Z">
        <w:r w:rsidRPr="00CB569E">
          <w:rPr>
            <w:rFonts w:ascii="Segoe UI" w:eastAsia="Times New Roman" w:hAnsi="Segoe UI" w:cs="Segoe UI"/>
            <w:color w:val="0D0D0D"/>
            <w:sz w:val="24"/>
            <w:szCs w:val="24"/>
            <w:lang w:eastAsia="fr-FR"/>
          </w:rPr>
          <w:delText>Rapports et analyses avancées sur l'utilisation du système et les performances globales de la maintenance.</w:delText>
        </w:r>
      </w:del>
    </w:p>
    <w:p w14:paraId="012BDBA8" w14:textId="77777777" w:rsidR="008B0420" w:rsidRPr="00BD1CF0" w:rsidRDefault="008B0420" w:rsidP="008B0420">
      <w:pPr>
        <w:pStyle w:val="ListParagraph"/>
        <w:ind w:left="1416"/>
        <w:rPr>
          <w:rFonts w:ascii="Segoe UI" w:hAnsi="Segoe UI" w:cs="Segoe UI"/>
        </w:rPr>
      </w:pPr>
    </w:p>
    <w:p w14:paraId="5B0A38F4" w14:textId="4A5BFA7F" w:rsidR="002828CD" w:rsidRDefault="002828CD"/>
    <w:p w14:paraId="1F49A493" w14:textId="77777777" w:rsidR="002828CD" w:rsidRDefault="002828CD"/>
    <w:p w14:paraId="6C085FFB" w14:textId="77777777" w:rsidR="002828CD" w:rsidRDefault="002828CD"/>
    <w:p w14:paraId="60D8AF44" w14:textId="77777777" w:rsidR="002828CD" w:rsidRDefault="002828CD"/>
    <w:p w14:paraId="7430B991" w14:textId="77777777" w:rsidR="002828CD" w:rsidRDefault="002828CD"/>
    <w:p w14:paraId="5889191F" w14:textId="3086691E" w:rsidR="002828CD" w:rsidRDefault="002828CD"/>
    <w:p w14:paraId="2F7B7E1D" w14:textId="2FA1ECB0" w:rsidR="002828CD" w:rsidRDefault="002828CD"/>
    <w:p w14:paraId="7201E0B8" w14:textId="4D16E94E" w:rsidR="002828CD" w:rsidRDefault="002828CD"/>
    <w:p w14:paraId="4513BAA6" w14:textId="77777777" w:rsidR="002828CD" w:rsidRDefault="002828CD"/>
    <w:p w14:paraId="191AB45F" w14:textId="20EC4EB2" w:rsidR="002828CD" w:rsidRPr="002828CD" w:rsidRDefault="002828CD" w:rsidP="002828CD">
      <w:pPr>
        <w:ind w:left="708"/>
        <w:jc w:val="both"/>
        <w:rPr>
          <w:sz w:val="28"/>
          <w:szCs w:val="28"/>
        </w:rPr>
      </w:pPr>
      <w:r w:rsidRPr="002828CD">
        <w:rPr>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lastRenderedPageBreak/>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Default="002828CD" w:rsidP="002828CD">
      <w:pPr>
        <w:ind w:left="1416"/>
        <w:jc w:val="both"/>
        <w:rPr>
          <w:sz w:val="28"/>
          <w:szCs w:val="28"/>
        </w:rPr>
      </w:pPr>
    </w:p>
    <w:p w14:paraId="2C6FD3F5" w14:textId="77777777" w:rsidR="002828CD" w:rsidRPr="002828CD" w:rsidRDefault="002828CD" w:rsidP="007B47C1">
      <w:pPr>
        <w:jc w:val="both"/>
        <w:rPr>
          <w:sz w:val="32"/>
          <w:szCs w:val="32"/>
        </w:rPr>
      </w:pPr>
      <w:r w:rsidRPr="002828CD">
        <w:rPr>
          <w:sz w:val="32"/>
          <w:szCs w:val="32"/>
        </w:rPr>
        <w:t>La figure ci-dessus montre le Framework Angular qui est basé sur plusieurs concepts, nous détaillons dans la suite quelques-uns :</w:t>
      </w:r>
    </w:p>
    <w:p w14:paraId="259DB7A4" w14:textId="3DBF392F" w:rsidR="002828CD" w:rsidRPr="002828CD" w:rsidRDefault="002828CD" w:rsidP="007B47C1">
      <w:pPr>
        <w:jc w:val="both"/>
        <w:rPr>
          <w:sz w:val="32"/>
          <w:szCs w:val="32"/>
        </w:rPr>
      </w:pPr>
      <w:r w:rsidRPr="002828CD">
        <w:rPr>
          <w:sz w:val="32"/>
          <w:szCs w:val="32"/>
        </w:rPr>
        <w:t xml:space="preserve">▪ </w:t>
      </w:r>
      <w:r w:rsidRPr="002828CD">
        <w:rPr>
          <w:b/>
          <w:sz w:val="32"/>
          <w:szCs w:val="32"/>
        </w:rPr>
        <w:t>Le module</w:t>
      </w:r>
      <w:r w:rsidRPr="002828CD">
        <w:rPr>
          <w:sz w:val="32"/>
          <w:szCs w:val="32"/>
        </w:rPr>
        <w:t xml:space="preserve"> : c’est une classe type script avec le décorateur </w:t>
      </w:r>
      <w:r w:rsidRPr="002828CD">
        <w:rPr>
          <w:b/>
          <w:sz w:val="32"/>
          <w:szCs w:val="32"/>
        </w:rPr>
        <w:t>@NgModule</w:t>
      </w:r>
      <w:r w:rsidRPr="002828CD">
        <w:rPr>
          <w:sz w:val="32"/>
          <w:szCs w:val="32"/>
        </w:rPr>
        <w:t>, c’est la première structure de base dans Angular il est un peu comme un package Java. Une application Angular est composée d’au moins un module.</w:t>
      </w:r>
    </w:p>
    <w:p w14:paraId="2CBE1965" w14:textId="596BD9E3" w:rsidR="002828CD" w:rsidRPr="002828CD" w:rsidRDefault="002828CD" w:rsidP="007B47C1">
      <w:pPr>
        <w:jc w:val="both"/>
        <w:rPr>
          <w:sz w:val="32"/>
          <w:szCs w:val="32"/>
        </w:rPr>
      </w:pPr>
      <w:r w:rsidRPr="002828CD">
        <w:rPr>
          <w:b/>
          <w:sz w:val="32"/>
          <w:szCs w:val="32"/>
        </w:rPr>
        <w:t>▪ Le composant :</w:t>
      </w:r>
      <w:r w:rsidRPr="002828CD">
        <w:rPr>
          <w:sz w:val="32"/>
          <w:szCs w:val="32"/>
        </w:rPr>
        <w:t xml:space="preserve"> c’est une classe type script avec le décorateur </w:t>
      </w:r>
      <w:r w:rsidRPr="002828CD">
        <w:rPr>
          <w:b/>
          <w:sz w:val="32"/>
          <w:szCs w:val="32"/>
        </w:rPr>
        <w:t>@Componant</w:t>
      </w:r>
      <w:r w:rsidRPr="002828CD">
        <w:rPr>
          <w:sz w:val="32"/>
          <w:szCs w:val="32"/>
        </w:rPr>
        <w:t>. Il représente une vue de l’application. Une application Angular est un arbre de composants Angular.</w:t>
      </w:r>
    </w:p>
    <w:p w14:paraId="4E9A2751" w14:textId="77777777" w:rsidR="002828CD" w:rsidRDefault="002828CD" w:rsidP="007B47C1">
      <w:pPr>
        <w:jc w:val="both"/>
        <w:rPr>
          <w:sz w:val="32"/>
          <w:szCs w:val="32"/>
        </w:rPr>
      </w:pPr>
      <w:r w:rsidRPr="002828CD">
        <w:rPr>
          <w:b/>
          <w:sz w:val="32"/>
          <w:szCs w:val="32"/>
        </w:rPr>
        <w:t>▪ Le service :</w:t>
      </w:r>
      <w:r w:rsidRPr="002828CD">
        <w:rPr>
          <w:sz w:val="32"/>
          <w:szCs w:val="32"/>
        </w:rPr>
        <w:t xml:space="preserve"> C’est une classe type script avec le décorateur </w:t>
      </w:r>
      <w:r w:rsidRPr="002828CD">
        <w:rPr>
          <w:b/>
          <w:sz w:val="32"/>
          <w:szCs w:val="32"/>
        </w:rPr>
        <w:t>@Injectable</w:t>
      </w:r>
      <w:r w:rsidRPr="002828CD">
        <w:rPr>
          <w:sz w:val="32"/>
          <w:szCs w:val="32"/>
        </w:rPr>
        <w:t>. Il sert à partager des données entre les composants, ou bien factoriser un traitement réutilisable.</w:t>
      </w:r>
    </w:p>
    <w:p w14:paraId="4961154B" w14:textId="77777777" w:rsidR="002828CD" w:rsidRDefault="002828CD" w:rsidP="007B47C1">
      <w:pPr>
        <w:jc w:val="both"/>
        <w:rPr>
          <w:sz w:val="28"/>
          <w:szCs w:val="28"/>
        </w:rPr>
      </w:pPr>
    </w:p>
    <w:p w14:paraId="56D3A76C" w14:textId="77777777" w:rsidR="00417391" w:rsidRDefault="002828CD" w:rsidP="007B47C1">
      <w:pPr>
        <w:jc w:val="both"/>
        <w:rPr>
          <w:sz w:val="28"/>
          <w:szCs w:val="28"/>
        </w:rPr>
      </w:pPr>
      <w:r w:rsidRPr="002828CD">
        <w:rPr>
          <w:noProof/>
          <w:sz w:val="28"/>
          <w:szCs w:val="28"/>
        </w:rPr>
        <w:lastRenderedPageBreak/>
        <mc:AlternateContent>
          <mc:Choice Requires="wps">
            <w:drawing>
              <wp:anchor distT="45720" distB="45720" distL="114300" distR="114300" simplePos="0" relativeHeight="251671552" behindDoc="0" locked="0" layoutInCell="1" allowOverlap="1" wp14:anchorId="63255FD0" wp14:editId="1E0C3F8D">
                <wp:simplePos x="0" y="0"/>
                <wp:positionH relativeFrom="column">
                  <wp:posOffset>2235200</wp:posOffset>
                </wp:positionH>
                <wp:positionV relativeFrom="paragraph">
                  <wp:posOffset>0</wp:posOffset>
                </wp:positionV>
                <wp:extent cx="4048760" cy="3308985"/>
                <wp:effectExtent l="0" t="0" r="0" b="571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3308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9F0D2E" w:rsidRPr="00E35509" w:rsidRDefault="009F0D2E">
                            <w:pPr>
                              <w:rPr>
                                <w:rFonts w:cstheme="minorHAnsi"/>
                                <w:sz w:val="32"/>
                                <w:szCs w:val="32"/>
                              </w:rPr>
                            </w:pPr>
                            <w:r w:rsidRPr="00E35509">
                              <w:rPr>
                                <w:rFonts w:cstheme="minorHAnsi"/>
                                <w:bCs/>
                                <w:color w:val="202122"/>
                                <w:sz w:val="32"/>
                                <w:szCs w:val="32"/>
                                <w:shd w:val="clear" w:color="auto" w:fill="FFFFFF"/>
                              </w:rPr>
                              <w:t>E</w:t>
                            </w:r>
                            <w:r w:rsidRPr="00E35509">
                              <w:rPr>
                                <w:rFonts w:cstheme="minorHAnsi"/>
                                <w:color w:val="202122"/>
                                <w:sz w:val="32"/>
                                <w:szCs w:val="32"/>
                                <w:shd w:val="clear" w:color="auto" w:fill="FFFFFF"/>
                              </w:rPr>
                              <w:t>st un</w:t>
                            </w:r>
                            <w:r w:rsidRPr="00E35509">
                              <w:rPr>
                                <w:rFonts w:cstheme="minorHAnsi"/>
                                <w:sz w:val="32"/>
                                <w:szCs w:val="32"/>
                                <w:shd w:val="clear" w:color="auto" w:fill="FFFFFF"/>
                              </w:rPr>
                              <w:t> </w:t>
                            </w:r>
                            <w:hyperlink r:id="rId34" w:tooltip="Framework" w:history="1">
                              <w:r w:rsidRPr="00E35509">
                                <w:rPr>
                                  <w:rStyle w:val="Hyperlink"/>
                                  <w:rFonts w:cstheme="minorHAnsi"/>
                                  <w:color w:val="auto"/>
                                  <w:sz w:val="32"/>
                                  <w:szCs w:val="32"/>
                                  <w:u w:val="none"/>
                                  <w:shd w:val="clear" w:color="auto" w:fill="FFFFFF"/>
                                </w:rPr>
                                <w:t>Framework</w:t>
                              </w:r>
                            </w:hyperlink>
                            <w:r w:rsidRPr="00E35509">
                              <w:rPr>
                                <w:rFonts w:cstheme="minorHAnsi"/>
                                <w:sz w:val="32"/>
                                <w:szCs w:val="32"/>
                                <w:shd w:val="clear" w:color="auto" w:fill="FFFFFF"/>
                              </w:rPr>
                              <w:t> </w:t>
                            </w:r>
                            <w:hyperlink r:id="rId35" w:tooltip="Web application" w:history="1">
                              <w:r w:rsidRPr="00E35509">
                                <w:rPr>
                                  <w:rStyle w:val="Hyperlink"/>
                                  <w:rFonts w:cstheme="minorHAnsi"/>
                                  <w:color w:val="auto"/>
                                  <w:sz w:val="32"/>
                                  <w:szCs w:val="32"/>
                                  <w:u w:val="none"/>
                                  <w:shd w:val="clear" w:color="auto" w:fill="FFFFFF"/>
                                </w:rPr>
                                <w:t>web</w:t>
                              </w:r>
                            </w:hyperlink>
                            <w:r w:rsidRPr="00E35509">
                              <w:rPr>
                                <w:rFonts w:cstheme="minorHAnsi"/>
                                <w:sz w:val="32"/>
                                <w:szCs w:val="32"/>
                                <w:shd w:val="clear" w:color="auto" w:fill="FFFFFF"/>
                              </w:rPr>
                              <w:t> </w:t>
                            </w:r>
                            <w:hyperlink r:id="rId36" w:tooltip="Open-source" w:history="1">
                              <w:r w:rsidRPr="00E35509">
                                <w:rPr>
                                  <w:rStyle w:val="Hyperlink"/>
                                  <w:rFonts w:cstheme="minorHAnsi"/>
                                  <w:color w:val="auto"/>
                                  <w:sz w:val="32"/>
                                  <w:szCs w:val="32"/>
                                  <w:u w:val="none"/>
                                  <w:shd w:val="clear" w:color="auto" w:fill="FFFFFF"/>
                                </w:rPr>
                                <w:t>open-source</w:t>
                              </w:r>
                            </w:hyperlink>
                            <w:r w:rsidRPr="00E35509">
                              <w:rPr>
                                <w:rFonts w:cstheme="minorHAnsi"/>
                                <w:color w:val="202122"/>
                                <w:sz w:val="32"/>
                                <w:szCs w:val="32"/>
                                <w:shd w:val="clear" w:color="auto" w:fill="FFFFFF"/>
                              </w:rPr>
                              <w:t> écrit en </w:t>
                            </w:r>
                            <w:hyperlink r:id="rId37" w:tooltip="PHP" w:history="1">
                              <w:r w:rsidRPr="00E35509">
                                <w:rPr>
                                  <w:rStyle w:val="Hyperlink"/>
                                  <w:rFonts w:cstheme="minorHAnsi"/>
                                  <w:color w:val="auto"/>
                                  <w:sz w:val="32"/>
                                  <w:szCs w:val="32"/>
                                  <w:u w:val="none"/>
                                  <w:shd w:val="clear" w:color="auto" w:fill="FFFFFF"/>
                                </w:rPr>
                                <w:t>PHP</w:t>
                              </w:r>
                            </w:hyperlink>
                            <w:r w:rsidRPr="00E35509">
                              <w:rPr>
                                <w:rFonts w:cstheme="minorHAnsi"/>
                                <w:sz w:val="32"/>
                                <w:szCs w:val="32"/>
                                <w:shd w:val="clear" w:color="auto" w:fill="FFFFFF"/>
                              </w:rPr>
                              <w:t> </w:t>
                            </w:r>
                            <w:r w:rsidRPr="00E35509">
                              <w:rPr>
                                <w:rFonts w:cstheme="minorHAnsi"/>
                                <w:color w:val="202122"/>
                                <w:sz w:val="32"/>
                                <w:szCs w:val="32"/>
                                <w:shd w:val="clear" w:color="auto" w:fill="FFFFFF"/>
                              </w:rPr>
                              <w:t>respectant le principe </w:t>
                            </w:r>
                            <w:hyperlink r:id="rId38" w:tooltip="Modèle-vue-contrôleur" w:history="1">
                              <w:r w:rsidRPr="00E35509">
                                <w:rPr>
                                  <w:rStyle w:val="Hyperlink"/>
                                  <w:rFonts w:cstheme="minorHAnsi"/>
                                  <w:color w:val="auto"/>
                                  <w:sz w:val="32"/>
                                  <w:szCs w:val="32"/>
                                  <w:u w:val="none"/>
                                  <w:shd w:val="clear" w:color="auto" w:fill="FFFFFF"/>
                                </w:rPr>
                                <w:t>modèle-vue-contrôleur</w:t>
                              </w:r>
                            </w:hyperlink>
                            <w:r w:rsidRPr="00E35509">
                              <w:rPr>
                                <w:rFonts w:cstheme="minorHAnsi"/>
                                <w:color w:val="202122"/>
                                <w:sz w:val="32"/>
                                <w:szCs w:val="32"/>
                                <w:shd w:val="clear" w:color="auto" w:fill="FFFFFF"/>
                              </w:rPr>
                              <w:t> et entièrement développé en</w:t>
                            </w:r>
                            <w:r w:rsidRPr="00E35509">
                              <w:rPr>
                                <w:rFonts w:cstheme="minorHAnsi"/>
                                <w:sz w:val="32"/>
                                <w:szCs w:val="32"/>
                                <w:shd w:val="clear" w:color="auto" w:fill="FFFFFF"/>
                              </w:rPr>
                              <w:t> </w:t>
                            </w:r>
                            <w:hyperlink r:id="rId39" w:tooltip="Programmation orientée objet" w:history="1">
                              <w:r w:rsidRPr="00E35509">
                                <w:rPr>
                                  <w:rStyle w:val="Hyperlink"/>
                                  <w:rFonts w:cstheme="minorHAnsi"/>
                                  <w:color w:val="auto"/>
                                  <w:sz w:val="32"/>
                                  <w:szCs w:val="32"/>
                                  <w:u w:val="none"/>
                                  <w:shd w:val="clear" w:color="auto" w:fill="FFFFFF"/>
                                </w:rPr>
                                <w:t>programmation orientée objet</w:t>
                              </w:r>
                            </w:hyperlink>
                            <w:r w:rsidRPr="00E35509">
                              <w:rPr>
                                <w:rFonts w:cstheme="minorHAnsi"/>
                                <w:sz w:val="32"/>
                                <w:szCs w:val="32"/>
                              </w:rPr>
                              <w:t xml:space="preserve"> [13].</w:t>
                            </w:r>
                          </w:p>
                          <w:p w14:paraId="1C164589" w14:textId="5A447CDB" w:rsidR="009F0D2E" w:rsidRPr="00E35509" w:rsidRDefault="009F0D2E">
                            <w:pPr>
                              <w:rPr>
                                <w:rFonts w:cstheme="minorHAnsi"/>
                                <w:color w:val="202122"/>
                                <w:sz w:val="32"/>
                                <w:szCs w:val="32"/>
                                <w:shd w:val="clear" w:color="auto" w:fill="FFFFFF"/>
                              </w:rPr>
                            </w:pPr>
                            <w:r w:rsidRPr="00E35509">
                              <w:rPr>
                                <w:rFonts w:cstheme="minorHAnsi"/>
                                <w:color w:val="0D0D0D"/>
                                <w:sz w:val="32"/>
                                <w:szCs w:val="32"/>
                                <w:shd w:val="clear" w:color="auto" w:fill="FFFFFF"/>
                              </w:rPr>
                              <w:t>Il offre une structure et des fonctionnalités puissantes pour la création d'applications web modernes et robustes.</w:t>
                            </w:r>
                          </w:p>
                          <w:p w14:paraId="0E600059" w14:textId="77777777" w:rsidR="009F0D2E" w:rsidRDefault="009F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1" type="#_x0000_t202" style="position:absolute;left:0;text-align:left;margin-left:176pt;margin-top:0;width:318.8pt;height:260.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" filled="f" stroked="f">
                <v:textbox>
                  <w:txbxContent>
                    <w:p w14:paraId="0F7046E4" w14:textId="39E833C1" w:rsidR="009F0D2E" w:rsidRPr="00E35509" w:rsidRDefault="009F0D2E">
                      <w:pPr>
                        <w:rPr>
                          <w:rFonts w:cstheme="minorHAnsi"/>
                          <w:sz w:val="32"/>
                          <w:szCs w:val="32"/>
                        </w:rPr>
                      </w:pPr>
                      <w:r w:rsidRPr="00E35509">
                        <w:rPr>
                          <w:rFonts w:cstheme="minorHAnsi"/>
                          <w:bCs/>
                          <w:color w:val="202122"/>
                          <w:sz w:val="32"/>
                          <w:szCs w:val="32"/>
                          <w:shd w:val="clear" w:color="auto" w:fill="FFFFFF"/>
                        </w:rPr>
                        <w:t>E</w:t>
                      </w:r>
                      <w:r w:rsidRPr="00E35509">
                        <w:rPr>
                          <w:rFonts w:cstheme="minorHAnsi"/>
                          <w:color w:val="202122"/>
                          <w:sz w:val="32"/>
                          <w:szCs w:val="32"/>
                          <w:shd w:val="clear" w:color="auto" w:fill="FFFFFF"/>
                        </w:rPr>
                        <w:t>st un</w:t>
                      </w:r>
                      <w:r w:rsidRPr="00E35509">
                        <w:rPr>
                          <w:rFonts w:cstheme="minorHAnsi"/>
                          <w:sz w:val="32"/>
                          <w:szCs w:val="32"/>
                          <w:shd w:val="clear" w:color="auto" w:fill="FFFFFF"/>
                        </w:rPr>
                        <w:t> </w:t>
                      </w:r>
                      <w:hyperlink r:id="rId40" w:tooltip="Framework" w:history="1">
                        <w:r w:rsidRPr="00E35509">
                          <w:rPr>
                            <w:rStyle w:val="Hyperlink"/>
                            <w:rFonts w:cstheme="minorHAnsi"/>
                            <w:color w:val="auto"/>
                            <w:sz w:val="32"/>
                            <w:szCs w:val="32"/>
                            <w:u w:val="none"/>
                            <w:shd w:val="clear" w:color="auto" w:fill="FFFFFF"/>
                          </w:rPr>
                          <w:t>Framework</w:t>
                        </w:r>
                      </w:hyperlink>
                      <w:r w:rsidRPr="00E35509">
                        <w:rPr>
                          <w:rFonts w:cstheme="minorHAnsi"/>
                          <w:sz w:val="32"/>
                          <w:szCs w:val="32"/>
                          <w:shd w:val="clear" w:color="auto" w:fill="FFFFFF"/>
                        </w:rPr>
                        <w:t> </w:t>
                      </w:r>
                      <w:hyperlink r:id="rId41" w:tooltip="Web application" w:history="1">
                        <w:r w:rsidRPr="00E35509">
                          <w:rPr>
                            <w:rStyle w:val="Hyperlink"/>
                            <w:rFonts w:cstheme="minorHAnsi"/>
                            <w:color w:val="auto"/>
                            <w:sz w:val="32"/>
                            <w:szCs w:val="32"/>
                            <w:u w:val="none"/>
                            <w:shd w:val="clear" w:color="auto" w:fill="FFFFFF"/>
                          </w:rPr>
                          <w:t>web</w:t>
                        </w:r>
                      </w:hyperlink>
                      <w:r w:rsidRPr="00E35509">
                        <w:rPr>
                          <w:rFonts w:cstheme="minorHAnsi"/>
                          <w:sz w:val="32"/>
                          <w:szCs w:val="32"/>
                          <w:shd w:val="clear" w:color="auto" w:fill="FFFFFF"/>
                        </w:rPr>
                        <w:t> </w:t>
                      </w:r>
                      <w:hyperlink r:id="rId42" w:tooltip="Open-source" w:history="1">
                        <w:r w:rsidRPr="00E35509">
                          <w:rPr>
                            <w:rStyle w:val="Hyperlink"/>
                            <w:rFonts w:cstheme="minorHAnsi"/>
                            <w:color w:val="auto"/>
                            <w:sz w:val="32"/>
                            <w:szCs w:val="32"/>
                            <w:u w:val="none"/>
                            <w:shd w:val="clear" w:color="auto" w:fill="FFFFFF"/>
                          </w:rPr>
                          <w:t>open-source</w:t>
                        </w:r>
                      </w:hyperlink>
                      <w:r w:rsidRPr="00E35509">
                        <w:rPr>
                          <w:rFonts w:cstheme="minorHAnsi"/>
                          <w:color w:val="202122"/>
                          <w:sz w:val="32"/>
                          <w:szCs w:val="32"/>
                          <w:shd w:val="clear" w:color="auto" w:fill="FFFFFF"/>
                        </w:rPr>
                        <w:t> écrit en </w:t>
                      </w:r>
                      <w:hyperlink r:id="rId43" w:tooltip="PHP" w:history="1">
                        <w:r w:rsidRPr="00E35509">
                          <w:rPr>
                            <w:rStyle w:val="Hyperlink"/>
                            <w:rFonts w:cstheme="minorHAnsi"/>
                            <w:color w:val="auto"/>
                            <w:sz w:val="32"/>
                            <w:szCs w:val="32"/>
                            <w:u w:val="none"/>
                            <w:shd w:val="clear" w:color="auto" w:fill="FFFFFF"/>
                          </w:rPr>
                          <w:t>PHP</w:t>
                        </w:r>
                      </w:hyperlink>
                      <w:r w:rsidRPr="00E35509">
                        <w:rPr>
                          <w:rFonts w:cstheme="minorHAnsi"/>
                          <w:sz w:val="32"/>
                          <w:szCs w:val="32"/>
                          <w:shd w:val="clear" w:color="auto" w:fill="FFFFFF"/>
                        </w:rPr>
                        <w:t> </w:t>
                      </w:r>
                      <w:r w:rsidRPr="00E35509">
                        <w:rPr>
                          <w:rFonts w:cstheme="minorHAnsi"/>
                          <w:color w:val="202122"/>
                          <w:sz w:val="32"/>
                          <w:szCs w:val="32"/>
                          <w:shd w:val="clear" w:color="auto" w:fill="FFFFFF"/>
                        </w:rPr>
                        <w:t>respectant le principe </w:t>
                      </w:r>
                      <w:hyperlink r:id="rId44" w:tooltip="Modèle-vue-contrôleur" w:history="1">
                        <w:r w:rsidRPr="00E35509">
                          <w:rPr>
                            <w:rStyle w:val="Hyperlink"/>
                            <w:rFonts w:cstheme="minorHAnsi"/>
                            <w:color w:val="auto"/>
                            <w:sz w:val="32"/>
                            <w:szCs w:val="32"/>
                            <w:u w:val="none"/>
                            <w:shd w:val="clear" w:color="auto" w:fill="FFFFFF"/>
                          </w:rPr>
                          <w:t>modèle-vue-contrôleur</w:t>
                        </w:r>
                      </w:hyperlink>
                      <w:r w:rsidRPr="00E35509">
                        <w:rPr>
                          <w:rFonts w:cstheme="minorHAnsi"/>
                          <w:color w:val="202122"/>
                          <w:sz w:val="32"/>
                          <w:szCs w:val="32"/>
                          <w:shd w:val="clear" w:color="auto" w:fill="FFFFFF"/>
                        </w:rPr>
                        <w:t> et entièrement développé en</w:t>
                      </w:r>
                      <w:r w:rsidRPr="00E35509">
                        <w:rPr>
                          <w:rFonts w:cstheme="minorHAnsi"/>
                          <w:sz w:val="32"/>
                          <w:szCs w:val="32"/>
                          <w:shd w:val="clear" w:color="auto" w:fill="FFFFFF"/>
                        </w:rPr>
                        <w:t> </w:t>
                      </w:r>
                      <w:hyperlink r:id="rId45" w:tooltip="Programmation orientée objet" w:history="1">
                        <w:r w:rsidRPr="00E35509">
                          <w:rPr>
                            <w:rStyle w:val="Hyperlink"/>
                            <w:rFonts w:cstheme="minorHAnsi"/>
                            <w:color w:val="auto"/>
                            <w:sz w:val="32"/>
                            <w:szCs w:val="32"/>
                            <w:u w:val="none"/>
                            <w:shd w:val="clear" w:color="auto" w:fill="FFFFFF"/>
                          </w:rPr>
                          <w:t>programmation orientée objet</w:t>
                        </w:r>
                      </w:hyperlink>
                      <w:r w:rsidRPr="00E35509">
                        <w:rPr>
                          <w:rFonts w:cstheme="minorHAnsi"/>
                          <w:sz w:val="32"/>
                          <w:szCs w:val="32"/>
                        </w:rPr>
                        <w:t xml:space="preserve"> [13].</w:t>
                      </w:r>
                    </w:p>
                    <w:p w14:paraId="1C164589" w14:textId="5A447CDB" w:rsidR="009F0D2E" w:rsidRPr="00E35509" w:rsidRDefault="009F0D2E">
                      <w:pPr>
                        <w:rPr>
                          <w:rFonts w:cstheme="minorHAnsi"/>
                          <w:color w:val="202122"/>
                          <w:sz w:val="32"/>
                          <w:szCs w:val="32"/>
                          <w:shd w:val="clear" w:color="auto" w:fill="FFFFFF"/>
                        </w:rPr>
                      </w:pPr>
                      <w:r w:rsidRPr="00E35509">
                        <w:rPr>
                          <w:rFonts w:cstheme="minorHAnsi"/>
                          <w:color w:val="0D0D0D"/>
                          <w:sz w:val="32"/>
                          <w:szCs w:val="32"/>
                          <w:shd w:val="clear" w:color="auto" w:fill="FFFFFF"/>
                        </w:rPr>
                        <w:t>Il offre une structure et des fonctionnalités puissantes pour la création d'applications web modernes et robustes.</w:t>
                      </w:r>
                    </w:p>
                    <w:p w14:paraId="0E600059" w14:textId="77777777" w:rsidR="009F0D2E" w:rsidRDefault="009F0D2E"/>
                  </w:txbxContent>
                </v:textbox>
                <w10:wrap type="square"/>
              </v:shape>
            </w:pict>
          </mc:Fallback>
        </mc:AlternateContent>
      </w:r>
      <w:r>
        <w:rPr>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Default="00417391" w:rsidP="007B47C1">
      <w:pPr>
        <w:jc w:val="both"/>
      </w:pPr>
    </w:p>
    <w:p w14:paraId="42857E17" w14:textId="77777777" w:rsidR="00417391" w:rsidRDefault="00417391" w:rsidP="007B47C1">
      <w:pPr>
        <w:jc w:val="both"/>
      </w:pPr>
    </w:p>
    <w:p w14:paraId="2845C102" w14:textId="77777777" w:rsidR="00417391" w:rsidRDefault="00417391" w:rsidP="007B47C1">
      <w:pPr>
        <w:jc w:val="both"/>
      </w:pPr>
    </w:p>
    <w:p w14:paraId="7C25CD81" w14:textId="77777777" w:rsidR="00417391" w:rsidRDefault="00417391" w:rsidP="007B47C1">
      <w:pPr>
        <w:jc w:val="both"/>
      </w:pPr>
    </w:p>
    <w:p w14:paraId="177EB368" w14:textId="77777777" w:rsidR="00417391" w:rsidRDefault="00417391" w:rsidP="007B47C1">
      <w:pPr>
        <w:jc w:val="both"/>
      </w:pPr>
    </w:p>
    <w:p w14:paraId="351634A3" w14:textId="77777777" w:rsidR="00417391" w:rsidRDefault="00417391" w:rsidP="007B47C1">
      <w:pPr>
        <w:jc w:val="both"/>
      </w:pPr>
    </w:p>
    <w:p w14:paraId="5ACEF99B" w14:textId="77777777" w:rsidR="00417391" w:rsidRDefault="00417391" w:rsidP="007B47C1">
      <w:pPr>
        <w:jc w:val="both"/>
      </w:pPr>
    </w:p>
    <w:p w14:paraId="37B517DA" w14:textId="77777777" w:rsidR="00417391" w:rsidRPr="00417391" w:rsidRDefault="00417391" w:rsidP="007B47C1">
      <w:pPr>
        <w:rPr>
          <w:rFonts w:ascii="Segoe UI" w:hAnsi="Segoe UI" w:cs="Segoe UI"/>
          <w:sz w:val="32"/>
          <w:szCs w:val="32"/>
        </w:rPr>
      </w:pPr>
    </w:p>
    <w:p w14:paraId="3496C48E" w14:textId="40177AED" w:rsidR="002828CD" w:rsidRPr="00E35509" w:rsidRDefault="00417391" w:rsidP="00714C00">
      <w:pPr>
        <w:pStyle w:val="ListParagraph"/>
        <w:numPr>
          <w:ilvl w:val="0"/>
          <w:numId w:val="5"/>
        </w:numPr>
        <w:ind w:left="0" w:firstLine="0"/>
        <w:rPr>
          <w:rFonts w:cstheme="minorHAnsi"/>
          <w:b/>
          <w:sz w:val="32"/>
          <w:szCs w:val="32"/>
        </w:rPr>
      </w:pPr>
      <w:r w:rsidRPr="00E35509">
        <w:rPr>
          <w:rFonts w:cstheme="minorHAnsi"/>
          <w:b/>
          <w:sz w:val="32"/>
          <w:szCs w:val="32"/>
        </w:rPr>
        <w:t>CONCLUSION :</w:t>
      </w:r>
    </w:p>
    <w:p w14:paraId="124C75E0" w14:textId="77777777" w:rsidR="00167124" w:rsidRPr="00E35509" w:rsidRDefault="00167124" w:rsidP="007B47C1">
      <w:pPr>
        <w:rPr>
          <w:rFonts w:cstheme="minorHAnsi"/>
          <w:sz w:val="32"/>
          <w:szCs w:val="32"/>
        </w:rPr>
      </w:pPr>
      <w:r w:rsidRPr="00E35509">
        <w:rPr>
          <w:rFonts w:cstheme="minorHAnsi"/>
          <w:sz w:val="32"/>
          <w:szCs w:val="32"/>
        </w:rPr>
        <w:t xml:space="preserve">Dans le deuxième chapitre, nous avons précisé les besoins et adopté le cadre Scrum. Le </w:t>
      </w:r>
      <w:proofErr w:type="spellStart"/>
      <w:r w:rsidRPr="00E35509">
        <w:rPr>
          <w:rFonts w:cstheme="minorHAnsi"/>
          <w:sz w:val="32"/>
          <w:szCs w:val="32"/>
        </w:rPr>
        <w:t>Backlog</w:t>
      </w:r>
      <w:proofErr w:type="spellEnd"/>
      <w:r w:rsidRPr="00E35509">
        <w:rPr>
          <w:rFonts w:cstheme="minorHAnsi"/>
          <w:sz w:val="32"/>
          <w:szCs w:val="32"/>
        </w:rPr>
        <w:t xml:space="preserve"> de produit global et le diagramme de cas d'utilisation global ont été présentés, accompagnés de choix techniques pour l'application. </w:t>
      </w:r>
    </w:p>
    <w:p w14:paraId="09868F36" w14:textId="0C32C216" w:rsidR="00417391" w:rsidRPr="00E35509" w:rsidRDefault="00167124" w:rsidP="007B47C1">
      <w:pPr>
        <w:rPr>
          <w:rFonts w:cstheme="minorHAnsi"/>
        </w:rPr>
      </w:pPr>
      <w:r w:rsidRPr="00E35509">
        <w:rPr>
          <w:rFonts w:cstheme="minorHAnsi"/>
          <w:sz w:val="32"/>
          <w:szCs w:val="32"/>
        </w:rPr>
        <w:t>Le prochain chapitre détaillera le travail réalisé lors du premier sprint du projet.</w:t>
      </w:r>
    </w:p>
    <w:p w14:paraId="0A611740" w14:textId="77777777" w:rsidR="00417391" w:rsidRDefault="00417391"/>
    <w:p w14:paraId="3C9F1753" w14:textId="77777777" w:rsidR="00417391" w:rsidRDefault="00417391"/>
    <w:p w14:paraId="6739B72E" w14:textId="77777777" w:rsidR="00417391" w:rsidRDefault="00417391"/>
    <w:p w14:paraId="145A6074" w14:textId="77777777" w:rsidR="00417391" w:rsidRDefault="00417391"/>
    <w:p w14:paraId="41501133" w14:textId="77777777" w:rsidR="00417391" w:rsidRDefault="00417391"/>
    <w:p w14:paraId="0D917F02" w14:textId="77777777" w:rsidR="00417391" w:rsidRDefault="00417391"/>
    <w:p w14:paraId="303D6E85" w14:textId="77777777" w:rsidR="00417391" w:rsidRDefault="00417391"/>
    <w:p w14:paraId="1EF4C387" w14:textId="77777777" w:rsidR="00417391" w:rsidRDefault="00417391"/>
    <w:p w14:paraId="58DCED7F" w14:textId="77777777" w:rsidR="00417391" w:rsidRDefault="00417391"/>
    <w:p w14:paraId="651D74AC" w14:textId="77777777" w:rsidR="00417391" w:rsidRDefault="00417391"/>
    <w:p w14:paraId="63888B9B" w14:textId="77777777" w:rsidR="00417391" w:rsidRDefault="00417391"/>
    <w:p w14:paraId="7EDCA93C" w14:textId="77777777" w:rsidR="00417391" w:rsidRDefault="00417391"/>
    <w:p w14:paraId="52F44F9A" w14:textId="77777777" w:rsidR="00417391" w:rsidRDefault="00417391"/>
    <w:p w14:paraId="3FE0F5CB" w14:textId="77777777" w:rsidR="00417391" w:rsidRDefault="00417391"/>
    <w:p w14:paraId="6B8F9D2A" w14:textId="77777777" w:rsidR="00417391" w:rsidRDefault="00417391"/>
    <w:p w14:paraId="681410E5" w14:textId="77777777" w:rsidR="00417391" w:rsidRDefault="00417391"/>
    <w:p w14:paraId="77F17C39" w14:textId="3ACE338F" w:rsidR="00417391" w:rsidRDefault="00417391"/>
    <w:p w14:paraId="139CC726" w14:textId="0090BA40" w:rsidR="00F1630A" w:rsidRDefault="00F1630A"/>
    <w:p w14:paraId="4B45DAA1" w14:textId="51E120DD" w:rsidR="00F1630A" w:rsidRDefault="00F1630A"/>
    <w:p w14:paraId="44B6A370" w14:textId="2DA8E1C5" w:rsidR="00F1630A" w:rsidRDefault="00F1630A"/>
    <w:p w14:paraId="42EA137D" w14:textId="28FA82D8" w:rsidR="00F1630A" w:rsidRDefault="00F1630A"/>
    <w:p w14:paraId="2D7A698B" w14:textId="4C2FC180" w:rsidR="00F1630A" w:rsidRDefault="00F1630A"/>
    <w:p w14:paraId="5F1F3AB1" w14:textId="4C1B876B" w:rsidR="00F1630A" w:rsidRDefault="00F1630A"/>
    <w:p w14:paraId="5726FC05" w14:textId="0D9F3817" w:rsidR="00F1630A" w:rsidRDefault="00F1630A"/>
    <w:p w14:paraId="30378FE4" w14:textId="5E97E6E2" w:rsidR="00F1630A" w:rsidRDefault="00F1630A"/>
    <w:p w14:paraId="048149C4" w14:textId="6EF799A0" w:rsidR="00F1630A" w:rsidRDefault="00F1630A"/>
    <w:p w14:paraId="2BCD7C86" w14:textId="77777777" w:rsidR="00F1630A" w:rsidRDefault="00F1630A"/>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7"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8"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49"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3DBE0" w14:textId="77777777" w:rsidR="00434B3D" w:rsidRDefault="00434B3D">
      <w:pPr>
        <w:spacing w:after="0" w:line="240" w:lineRule="auto"/>
      </w:pPr>
      <w:r>
        <w:separator/>
      </w:r>
    </w:p>
  </w:endnote>
  <w:endnote w:type="continuationSeparator" w:id="0">
    <w:p w14:paraId="7CAB824C" w14:textId="77777777" w:rsidR="00434B3D" w:rsidRDefault="0043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9F0D2E" w:rsidRDefault="009F0D2E">
    <w:pPr>
      <w:pPrChange w:id="94"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76D28" w14:textId="77777777" w:rsidR="00434B3D" w:rsidRDefault="00434B3D">
      <w:pPr>
        <w:spacing w:after="0" w:line="240" w:lineRule="auto"/>
      </w:pPr>
      <w:r>
        <w:separator/>
      </w:r>
    </w:p>
  </w:footnote>
  <w:footnote w:type="continuationSeparator" w:id="0">
    <w:p w14:paraId="63B53A47" w14:textId="77777777" w:rsidR="00434B3D" w:rsidRDefault="00434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5" w15:restartNumberingAfterBreak="0">
    <w:nsid w:val="1C830CEC"/>
    <w:multiLevelType w:val="hybridMultilevel"/>
    <w:tmpl w:val="BEA8E204"/>
    <w:lvl w:ilvl="0" w:tplc="415006DE">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24B60184"/>
    <w:multiLevelType w:val="multilevel"/>
    <w:tmpl w:val="FCE0C304"/>
    <w:lvl w:ilvl="0">
      <w:start w:val="1"/>
      <w:numFmt w:val="decimal"/>
      <w:lvlText w:val="%1."/>
      <w:lvlJc w:val="left"/>
      <w:pPr>
        <w:ind w:left="1296" w:hanging="360"/>
      </w:pPr>
    </w:lvl>
    <w:lvl w:ilvl="1">
      <w:start w:val="1"/>
      <w:numFmt w:val="decimal"/>
      <w:isLgl/>
      <w:lvlText w:val="%1.%2"/>
      <w:lvlJc w:val="left"/>
      <w:pPr>
        <w:ind w:left="1296" w:hanging="360"/>
      </w:pPr>
      <w:rPr>
        <w:rFonts w:hint="default"/>
        <w:b w:val="0"/>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7"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8"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1"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4"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5"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17"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19"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1"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9"/>
  </w:num>
  <w:num w:numId="2">
    <w:abstractNumId w:val="21"/>
  </w:num>
  <w:num w:numId="3">
    <w:abstractNumId w:val="6"/>
  </w:num>
  <w:num w:numId="4">
    <w:abstractNumId w:val="4"/>
  </w:num>
  <w:num w:numId="5">
    <w:abstractNumId w:val="15"/>
  </w:num>
  <w:num w:numId="6">
    <w:abstractNumId w:val="23"/>
  </w:num>
  <w:num w:numId="7">
    <w:abstractNumId w:val="5"/>
  </w:num>
  <w:num w:numId="8">
    <w:abstractNumId w:val="8"/>
  </w:num>
  <w:num w:numId="9">
    <w:abstractNumId w:val="18"/>
  </w:num>
  <w:num w:numId="10">
    <w:abstractNumId w:val="22"/>
  </w:num>
  <w:num w:numId="11">
    <w:abstractNumId w:val="12"/>
  </w:num>
  <w:num w:numId="12">
    <w:abstractNumId w:val="1"/>
  </w:num>
  <w:num w:numId="13">
    <w:abstractNumId w:val="20"/>
  </w:num>
  <w:num w:numId="14">
    <w:abstractNumId w:val="16"/>
  </w:num>
  <w:num w:numId="15">
    <w:abstractNumId w:val="10"/>
  </w:num>
  <w:num w:numId="16">
    <w:abstractNumId w:val="14"/>
  </w:num>
  <w:num w:numId="17">
    <w:abstractNumId w:val="13"/>
  </w:num>
  <w:num w:numId="18">
    <w:abstractNumId w:val="11"/>
  </w:num>
  <w:num w:numId="19">
    <w:abstractNumId w:val="3"/>
  </w:num>
  <w:num w:numId="20">
    <w:abstractNumId w:val="0"/>
  </w:num>
  <w:num w:numId="21">
    <w:abstractNumId w:val="9"/>
  </w:num>
  <w:num w:numId="22">
    <w:abstractNumId w:val="2"/>
  </w:num>
  <w:num w:numId="23">
    <w:abstractNumId w:val="17"/>
  </w:num>
  <w:num w:numId="24">
    <w:abstractNumId w:val="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96C03"/>
    <w:rsid w:val="0010132C"/>
    <w:rsid w:val="001106EC"/>
    <w:rsid w:val="00167124"/>
    <w:rsid w:val="00184630"/>
    <w:rsid w:val="001852C7"/>
    <w:rsid w:val="0019171E"/>
    <w:rsid w:val="00192BEB"/>
    <w:rsid w:val="001B792D"/>
    <w:rsid w:val="00200AAB"/>
    <w:rsid w:val="0022736D"/>
    <w:rsid w:val="002777E2"/>
    <w:rsid w:val="002828CD"/>
    <w:rsid w:val="002C2F63"/>
    <w:rsid w:val="00326F44"/>
    <w:rsid w:val="00370038"/>
    <w:rsid w:val="003742A5"/>
    <w:rsid w:val="00387E52"/>
    <w:rsid w:val="003A1E0C"/>
    <w:rsid w:val="003A2129"/>
    <w:rsid w:val="003C563D"/>
    <w:rsid w:val="003D1309"/>
    <w:rsid w:val="00402D0C"/>
    <w:rsid w:val="00417391"/>
    <w:rsid w:val="00425FCB"/>
    <w:rsid w:val="00430562"/>
    <w:rsid w:val="00434B3D"/>
    <w:rsid w:val="00436B51"/>
    <w:rsid w:val="004473C1"/>
    <w:rsid w:val="0048542F"/>
    <w:rsid w:val="00515214"/>
    <w:rsid w:val="00521CE3"/>
    <w:rsid w:val="005326DF"/>
    <w:rsid w:val="00577EA7"/>
    <w:rsid w:val="005E1235"/>
    <w:rsid w:val="00681D60"/>
    <w:rsid w:val="00683707"/>
    <w:rsid w:val="00695633"/>
    <w:rsid w:val="006A5E0B"/>
    <w:rsid w:val="006C0977"/>
    <w:rsid w:val="006F19B2"/>
    <w:rsid w:val="006F4D16"/>
    <w:rsid w:val="00703C46"/>
    <w:rsid w:val="00714C00"/>
    <w:rsid w:val="00737016"/>
    <w:rsid w:val="00750F69"/>
    <w:rsid w:val="007576E9"/>
    <w:rsid w:val="007907DF"/>
    <w:rsid w:val="007B47C1"/>
    <w:rsid w:val="007D29C1"/>
    <w:rsid w:val="007D4FDC"/>
    <w:rsid w:val="00820B1A"/>
    <w:rsid w:val="00827C5D"/>
    <w:rsid w:val="0087379D"/>
    <w:rsid w:val="008737E1"/>
    <w:rsid w:val="008A0797"/>
    <w:rsid w:val="008B0420"/>
    <w:rsid w:val="008B4E06"/>
    <w:rsid w:val="008D2FBE"/>
    <w:rsid w:val="0091044F"/>
    <w:rsid w:val="00934CE3"/>
    <w:rsid w:val="0094310D"/>
    <w:rsid w:val="009711CB"/>
    <w:rsid w:val="009B7767"/>
    <w:rsid w:val="009E5F67"/>
    <w:rsid w:val="009F0D2E"/>
    <w:rsid w:val="00A76A25"/>
    <w:rsid w:val="00A91B69"/>
    <w:rsid w:val="00AB6D8E"/>
    <w:rsid w:val="00B46F2E"/>
    <w:rsid w:val="00B546D0"/>
    <w:rsid w:val="00B86610"/>
    <w:rsid w:val="00BC7FDA"/>
    <w:rsid w:val="00BD3272"/>
    <w:rsid w:val="00C21EEC"/>
    <w:rsid w:val="00CE218A"/>
    <w:rsid w:val="00CE7248"/>
    <w:rsid w:val="00DA2DC7"/>
    <w:rsid w:val="00DD11CD"/>
    <w:rsid w:val="00E01E4E"/>
    <w:rsid w:val="00E1081C"/>
    <w:rsid w:val="00E1445D"/>
    <w:rsid w:val="00E2212B"/>
    <w:rsid w:val="00E35509"/>
    <w:rsid w:val="00E533E9"/>
    <w:rsid w:val="00EC57CB"/>
    <w:rsid w:val="00F1630A"/>
    <w:rsid w:val="00F36A37"/>
    <w:rsid w:val="00F74415"/>
    <w:rsid w:val="00F75342"/>
    <w:rsid w:val="00F96CCA"/>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FE87A36C-E993-4F76-AC22-99099E25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Programmation_orient%C3%A9e_objet" TargetMode="External"/><Relationship Id="rId21" Type="http://schemas.openxmlformats.org/officeDocument/2006/relationships/image" Target="media/image14.png"/><Relationship Id="rId34" Type="http://schemas.openxmlformats.org/officeDocument/2006/relationships/hyperlink" Target="https://fr.wikipedia.org/wiki/Framework" TargetMode="External"/><Relationship Id="rId42" Type="http://schemas.openxmlformats.org/officeDocument/2006/relationships/hyperlink" Target="https://fr.wikipedia.org/wiki/Open-source" TargetMode="External"/><Relationship Id="rId47" Type="http://schemas.openxmlformats.org/officeDocument/2006/relationships/hyperlink" Target="https://blog.myagilepartner.fr/index.php/2018/05/27/role-de-scrum-maste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r.wikipedia.org/wiki/PHP" TargetMode="External"/><Relationship Id="rId40" Type="http://schemas.openxmlformats.org/officeDocument/2006/relationships/hyperlink" Target="https://fr.wikipedia.org/wiki/Framework" TargetMode="External"/><Relationship Id="rId45" Type="http://schemas.openxmlformats.org/officeDocument/2006/relationships/hyperlink" Target="https://fr.wikipedia.org/wiki/Programmation_orient%C3%A9e_obje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fr.wikipedia.org/wiki/Mod%C3%A8le-vue-contr%C3%B4leur"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fr.wikipedia.org/wiki/Web_application" TargetMode="External"/><Relationship Id="rId43" Type="http://schemas.openxmlformats.org/officeDocument/2006/relationships/hyperlink" Target="https://fr.wikipedia.org/wiki/PHP" TargetMode="External"/><Relationship Id="rId48" Type="http://schemas.openxmlformats.org/officeDocument/2006/relationships/hyperlink" Target="https://fr.wikipedia.org/wiki/Diagramme_de_cas_d%27utilisati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Mod%C3%A8le-vue-contr%C3%B4leur"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yperlink" Target="https://fr.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Open-source" TargetMode="External"/><Relationship Id="rId49" Type="http://schemas.openxmlformats.org/officeDocument/2006/relationships/hyperlink" Target="https://www.lucidchart.com/pages/fr/diagramme-de-classes-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45971-56B5-4478-BE21-225D858CE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14786</TotalTime>
  <Pages>35</Pages>
  <Words>5464</Words>
  <Characters>30053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11</cp:revision>
  <dcterms:created xsi:type="dcterms:W3CDTF">2024-04-15T10:18:00Z</dcterms:created>
  <dcterms:modified xsi:type="dcterms:W3CDTF">2024-04-30T15:56:00Z</dcterms:modified>
</cp:coreProperties>
</file>