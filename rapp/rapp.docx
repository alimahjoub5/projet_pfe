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550AB516"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 :</w:t>
      </w:r>
      <w:r w:rsidR="003034CA">
        <w:rPr>
          <w:rFonts w:ascii="Times New Roman" w:hAnsi="Times New Roman" w:cs="Times New Roman"/>
          <w:b/>
          <w:sz w:val="28"/>
          <w:szCs w:val="28"/>
        </w:rPr>
        <w:t xml:space="preserve"> </w:t>
      </w:r>
      <w:r w:rsidRPr="00695633">
        <w:rPr>
          <w:rFonts w:ascii="Times New Roman" w:hAnsi="Times New Roman" w:cs="Times New Roman"/>
          <w:sz w:val="28"/>
          <w:szCs w:val="28"/>
        </w:rPr>
        <w:t>Boulevard Yasser Arafat Immeuble N° 38 - Bureau 44 Sahloul -</w:t>
      </w:r>
      <w:r w:rsidR="00A91B69">
        <w:rPr>
          <w:rFonts w:ascii="Times New Roman" w:hAnsi="Times New Roman" w:cs="Times New Roman"/>
          <w:sz w:val="28"/>
          <w:szCs w:val="28"/>
        </w:rPr>
        <w:t xml:space="preserve">      </w:t>
      </w:r>
      <w:r w:rsidR="003034CA">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Rochdi Jdidi</w:t>
      </w:r>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fldChar w:fldCharType="begin"/>
      </w:r>
      <w:r w:rsidRPr="00695633">
        <w:rPr>
          <w:rFonts w:ascii="Times New Roman" w:hAnsi="Times New Roman" w:cs="Times New Roman"/>
          <w:sz w:val="28"/>
          <w:szCs w:val="28"/>
          <w:lang w:val="en-US"/>
        </w:rPr>
        <w:instrText xml:space="preserve"> HYPERLINK "https://www.diva-software.com/" </w:instrText>
      </w:r>
      <w:r w:rsidRPr="00695633">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261F96" w:rsidRDefault="00060E71" w:rsidP="00060E71">
      <w:pPr>
        <w:pStyle w:val="ListParagraph"/>
        <w:ind w:left="0"/>
        <w:rPr>
          <w:rFonts w:ascii="Times New Roman" w:hAnsi="Times New Roman" w:cs="Times New Roman"/>
          <w:color w:val="0D0D0D"/>
          <w:sz w:val="32"/>
          <w:szCs w:val="32"/>
          <w:shd w:val="clear" w:color="auto" w:fill="FFFFFF"/>
        </w:rPr>
      </w:pPr>
    </w:p>
    <w:p w14:paraId="717ADEAE" w14:textId="2602A0D6" w:rsidR="008B0420" w:rsidRDefault="00060E71" w:rsidP="00A91B69">
      <w:pPr>
        <w:pStyle w:val="ListParagraph"/>
        <w:ind w:left="0"/>
        <w:rPr>
          <w:rFonts w:ascii="Times New Roman" w:hAnsi="Times New Roman" w:cs="Times New Roman"/>
          <w:sz w:val="28"/>
          <w:szCs w:val="28"/>
        </w:rPr>
      </w:pPr>
      <w:r w:rsidRPr="00060E71">
        <w:rPr>
          <w:rFonts w:ascii="Times New Roman" w:hAnsi="Times New Roman" w:cs="Times New Roman"/>
          <w:sz w:val="28"/>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62C68D5E" w:rsidR="008B0420" w:rsidRDefault="008B0420" w:rsidP="00A91B69">
      <w:pPr>
        <w:rPr>
          <w:rFonts w:ascii="Times New Roman" w:hAnsi="Times New Roman" w:cs="Times New Roman"/>
          <w:sz w:val="28"/>
          <w:szCs w:val="28"/>
        </w:rPr>
      </w:pPr>
    </w:p>
    <w:p w14:paraId="762A4C47" w14:textId="4FBD26AB" w:rsidR="00225911" w:rsidRDefault="00225911" w:rsidP="00A91B69">
      <w:pPr>
        <w:rPr>
          <w:rFonts w:ascii="Times New Roman" w:hAnsi="Times New Roman" w:cs="Times New Roman"/>
          <w:sz w:val="28"/>
          <w:szCs w:val="28"/>
        </w:rPr>
      </w:pPr>
    </w:p>
    <w:p w14:paraId="26815719" w14:textId="77777777" w:rsidR="00225911" w:rsidRPr="00A91B69" w:rsidRDefault="00225911"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lastRenderedPageBreak/>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4AF71FEA"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Utilisation des papiers pour gérer les activités de la maintenance.</w:t>
      </w:r>
    </w:p>
    <w:p w14:paraId="23E23F06" w14:textId="65EE8C70"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 traçabilité et suivi des interventions. </w:t>
      </w:r>
    </w:p>
    <w:p w14:paraId="2CCD29DB" w14:textId="4A6E88B4"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lastRenderedPageBreak/>
        <w:t xml:space="preserve">Mauvaise gestion des pièces de rechanges et manque de contrôle et suivie de la magasin PDR </w:t>
      </w:r>
    </w:p>
    <w:p w14:paraId="7BBA7E61" w14:textId="36F3BF4C"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d’un système d’informations qui centralise les données et facilite le partage et la collaboration entre les différents acteurs. </w:t>
      </w:r>
    </w:p>
    <w:p w14:paraId="62B91ED8" w14:textId="0D888A13"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Mauvaise communication interne.</w:t>
      </w:r>
    </w:p>
    <w:p w14:paraId="6C3D3D4E" w14:textId="5FFA5F59" w:rsidR="008737E1"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et manque d’un inventaire complet et à jour des équipements à maintenir et des pièces de rechange. </w:t>
      </w:r>
    </w:p>
    <w:p w14:paraId="45BE3B8C" w14:textId="3D342DFA"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équipements et les actions correctives et préventives ne sont pas codifiés.</w:t>
      </w:r>
    </w:p>
    <w:p w14:paraId="33878AB4" w14:textId="4C885652"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documents techniques, administratives ou financiers liés aux équipements ne sont pas centralisés. — Absence d’un tableau de bord de suivi des KPI (fiabilité, maintenabilité, la disponibilité).</w:t>
      </w:r>
    </w:p>
    <w:p w14:paraId="5B020E93" w14:textId="02E3E277"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des rapports et statistiques et des outils d’aide de bonne prise de décision. </w:t>
      </w:r>
    </w:p>
    <w:p w14:paraId="10B8C493" w14:textId="27DBBBDD"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1658F2E2"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737016">
        <w:rPr>
          <w:rFonts w:ascii="Times New Roman" w:hAnsi="Times New Roman" w:cs="Times New Roman"/>
          <w:color w:val="0D0D0D"/>
          <w:sz w:val="28"/>
          <w:szCs w:val="28"/>
          <w:shd w:val="clear" w:color="auto" w:fill="FFFFFF"/>
        </w:rPr>
        <w:t>acteurs</w:t>
      </w:r>
      <w:r w:rsidR="0052614A">
        <w:rPr>
          <w:rFonts w:ascii="Times New Roman" w:hAnsi="Times New Roman" w:cs="Times New Roman"/>
          <w:color w:val="0D0D0D"/>
          <w:sz w:val="28"/>
          <w:szCs w:val="28"/>
          <w:shd w:val="clear" w:color="auto" w:fill="FFFFFF"/>
        </w:rPr>
        <w:t>, admin,</w:t>
      </w:r>
      <w:r w:rsidR="008B0420" w:rsidRPr="00737016">
        <w:rPr>
          <w:rFonts w:ascii="Times New Roman" w:hAnsi="Times New Roman" w:cs="Times New Roman"/>
          <w:color w:val="0D0D0D"/>
          <w:sz w:val="28"/>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2837EE0A" w14:textId="77777777" w:rsidR="00261F96" w:rsidRDefault="00261F9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5A9E91D2"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Fixer les objectives.</w:t>
      </w:r>
    </w:p>
    <w:p w14:paraId="2ED418DD" w14:textId="27756A3A"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Définir et organiser les ressources et moyennes. </w:t>
      </w:r>
    </w:p>
    <w:p w14:paraId="19CA9E38" w14:textId="08975BC7"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Avoir un suivi des travaux et leurs états d’avancement. </w:t>
      </w:r>
    </w:p>
    <w:p w14:paraId="0D248C36" w14:textId="77DE94F8"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Eliminer les risques de retard.</w:t>
      </w:r>
    </w:p>
    <w:p w14:paraId="4E239A21" w14:textId="101BF1CC" w:rsidR="00737016"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Ponctualité, respect des dates limites et une bonne gestion du temps. Dans ce cadre, nous avons utilisé le fameux Diagrammes de GANTT pour établir le planning de mon stage.</w:t>
      </w:r>
    </w:p>
    <w:p w14:paraId="1B17C972" w14:textId="77777777" w:rsidR="004C7650" w:rsidRPr="004C7650" w:rsidRDefault="004C7650" w:rsidP="004C7650">
      <w:pPr>
        <w:pStyle w:val="ListParagraph"/>
        <w:ind w:left="435"/>
        <w:rPr>
          <w:rFonts w:ascii="Times New Roman" w:hAnsi="Times New Roman" w:cs="Times New Roman"/>
          <w:sz w:val="28"/>
          <w:szCs w:val="28"/>
        </w:rPr>
      </w:pPr>
    </w:p>
    <w:p w14:paraId="46DCCBC4" w14:textId="5EA3BEFE" w:rsidR="00737016" w:rsidRPr="004C7650" w:rsidRDefault="00737016" w:rsidP="004C7650">
      <w:pPr>
        <w:pStyle w:val="ListParagraph"/>
        <w:numPr>
          <w:ilvl w:val="0"/>
          <w:numId w:val="29"/>
        </w:numPr>
        <w:rPr>
          <w:rFonts w:ascii="Times New Roman" w:hAnsi="Times New Roman" w:cs="Times New Roman"/>
          <w:sz w:val="28"/>
          <w:szCs w:val="28"/>
        </w:rPr>
      </w:pPr>
      <w:r w:rsidRPr="004C7650">
        <w:rPr>
          <w:rFonts w:ascii="Times New Roman" w:hAnsi="Times New Roman" w:cs="Times New Roman"/>
          <w:sz w:val="28"/>
          <w:szCs w:val="28"/>
        </w:rPr>
        <w:t>Ce diagramme est un outil qui permet de bien planifier le projet et avoir un suivi d’avancement en présentant l’enchainement et la durée des différentes tâches.</w:t>
      </w:r>
    </w:p>
    <w:p w14:paraId="37437631" w14:textId="77777777" w:rsidR="00971001" w:rsidRPr="00737016" w:rsidRDefault="00971001" w:rsidP="00737016">
      <w:pPr>
        <w:ind w:hanging="426"/>
        <w:rPr>
          <w:rFonts w:ascii="Times New Roman" w:hAnsi="Times New Roman" w:cs="Times New Roman"/>
          <w:sz w:val="28"/>
          <w:szCs w:val="28"/>
        </w:rPr>
      </w:pPr>
    </w:p>
    <w:p w14:paraId="499403F8" w14:textId="01E709C8" w:rsidR="009B7767" w:rsidRPr="00737016" w:rsidRDefault="00971001" w:rsidP="00971001">
      <w:pPr>
        <w:pStyle w:val="ListParagraph"/>
        <w:ind w:left="851" w:hanging="567"/>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46C3F646" w14:textId="305D2BFD" w:rsidR="008B0420" w:rsidRPr="004C7650" w:rsidRDefault="008B0420" w:rsidP="004C7650">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5B1E8F83" w:rsidR="008B0420"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E746E48" w14:textId="77777777" w:rsidR="003034CA" w:rsidRDefault="003034CA" w:rsidP="003034CA">
      <w:pPr>
        <w:pStyle w:val="ListParagraph"/>
        <w:ind w:left="0"/>
        <w:rPr>
          <w:rFonts w:ascii="Times New Roman" w:hAnsi="Times New Roman" w:cs="Times New Roman"/>
          <w:b/>
          <w:sz w:val="32"/>
          <w:szCs w:val="32"/>
        </w:rPr>
      </w:pPr>
    </w:p>
    <w:p w14:paraId="213CD583" w14:textId="1A8BBD84" w:rsidR="003034CA" w:rsidRPr="003034CA" w:rsidRDefault="003034CA" w:rsidP="003034CA">
      <w:pPr>
        <w:pStyle w:val="ListParagraph"/>
        <w:ind w:left="0"/>
        <w:rPr>
          <w:rFonts w:ascii="Times New Roman" w:hAnsi="Times New Roman" w:cs="Times New Roman"/>
          <w:sz w:val="24"/>
          <w:szCs w:val="24"/>
        </w:rPr>
      </w:pPr>
      <w:r w:rsidRPr="003034C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3034CA" w:rsidRDefault="00683707" w:rsidP="00683707">
      <w:pPr>
        <w:pStyle w:val="ListParagraph"/>
        <w:ind w:left="0"/>
        <w:rPr>
          <w:rFonts w:ascii="Times New Roman" w:hAnsi="Times New Roman" w:cs="Times New Roman"/>
          <w:b/>
          <w:sz w:val="24"/>
          <w:szCs w:val="24"/>
        </w:rPr>
      </w:pPr>
    </w:p>
    <w:p w14:paraId="36AD32B0" w14:textId="77777777" w:rsidR="008B0420" w:rsidRPr="003034CA" w:rsidRDefault="008B0420" w:rsidP="00096C03">
      <w:pPr>
        <w:pStyle w:val="ListParagraph"/>
        <w:ind w:left="0"/>
        <w:rPr>
          <w:rFonts w:ascii="Times New Roman" w:hAnsi="Times New Roman" w:cs="Times New Roman"/>
          <w:sz w:val="24"/>
          <w:szCs w:val="24"/>
        </w:rPr>
      </w:pPr>
      <w:r w:rsidRPr="003034CA">
        <w:rPr>
          <w:rFonts w:ascii="Times New Roman" w:hAnsi="Times New Roman" w:cs="Times New Roman"/>
          <w:sz w:val="24"/>
          <w:szCs w:val="24"/>
        </w:rPr>
        <w:t>Un acteur dans une application est une entité externe qui interagit avec le système [1].</w:t>
      </w:r>
    </w:p>
    <w:p w14:paraId="60E127D7" w14:textId="27177D5F" w:rsidR="008B0420" w:rsidRPr="003034CA" w:rsidRDefault="008B0420" w:rsidP="00096C03">
      <w:pPr>
        <w:pStyle w:val="ListParagraph"/>
        <w:ind w:left="0"/>
        <w:rPr>
          <w:rFonts w:ascii="Times New Roman" w:hAnsi="Times New Roman" w:cs="Times New Roman"/>
          <w:sz w:val="24"/>
          <w:szCs w:val="24"/>
        </w:rPr>
      </w:pPr>
      <w:r w:rsidRPr="003034CA">
        <w:rPr>
          <w:rFonts w:ascii="Times New Roman" w:hAnsi="Times New Roman" w:cs="Times New Roman"/>
          <w:sz w:val="24"/>
          <w:szCs w:val="24"/>
        </w:rPr>
        <w:t>Les trois types d’acteurs de l’Application de gestion de maintenance assisté par un ordinateur que nous proposons sont les suivants :</w:t>
      </w:r>
    </w:p>
    <w:p w14:paraId="4B3178C2" w14:textId="77777777" w:rsidR="008737E1" w:rsidRPr="003034CA" w:rsidRDefault="008737E1" w:rsidP="00096C03">
      <w:pPr>
        <w:pStyle w:val="ListParagraph"/>
        <w:ind w:left="0"/>
        <w:rPr>
          <w:rFonts w:ascii="Times New Roman" w:hAnsi="Times New Roman" w:cs="Times New Roman"/>
          <w:sz w:val="24"/>
          <w:szCs w:val="24"/>
        </w:rPr>
      </w:pPr>
    </w:p>
    <w:p w14:paraId="38C24710" w14:textId="25006C6F" w:rsidR="008B0420" w:rsidRPr="003034CA" w:rsidRDefault="008B0420" w:rsidP="004C7650">
      <w:pPr>
        <w:pStyle w:val="ListParagraph"/>
        <w:numPr>
          <w:ilvl w:val="0"/>
          <w:numId w:val="7"/>
        </w:numPr>
        <w:ind w:left="567"/>
        <w:jc w:val="both"/>
        <w:rPr>
          <w:rFonts w:ascii="Times New Roman" w:hAnsi="Times New Roman" w:cs="Times New Roman"/>
          <w:sz w:val="24"/>
          <w:szCs w:val="24"/>
        </w:rPr>
      </w:pPr>
      <w:r w:rsidRPr="003034CA">
        <w:rPr>
          <w:rFonts w:ascii="Times New Roman" w:hAnsi="Times New Roman" w:cs="Times New Roman"/>
          <w:b/>
          <w:sz w:val="24"/>
          <w:szCs w:val="24"/>
        </w:rPr>
        <w:t>Administrateur</w:t>
      </w:r>
      <w:r w:rsidR="00096C03" w:rsidRPr="003034CA">
        <w:rPr>
          <w:rFonts w:ascii="Times New Roman" w:hAnsi="Times New Roman" w:cs="Times New Roman"/>
          <w:b/>
          <w:sz w:val="24"/>
          <w:szCs w:val="24"/>
        </w:rPr>
        <w:t> :</w:t>
      </w:r>
      <w:r w:rsidR="00DD11CD" w:rsidRPr="003034CA">
        <w:rPr>
          <w:rFonts w:ascii="Times New Roman" w:hAnsi="Times New Roman" w:cs="Times New Roman"/>
          <w:sz w:val="24"/>
          <w:szCs w:val="24"/>
        </w:rPr>
        <w:t xml:space="preserve"> C’est l’acteur principale dans notre application, il a le droit d’accéder à tous les menus</w:t>
      </w:r>
      <w:r w:rsidR="004C7650" w:rsidRPr="003034CA">
        <w:rPr>
          <w:rFonts w:ascii="Times New Roman" w:hAnsi="Times New Roman" w:cs="Times New Roman"/>
          <w:sz w:val="24"/>
          <w:szCs w:val="24"/>
        </w:rPr>
        <w:t xml:space="preserve"> </w:t>
      </w:r>
      <w:r w:rsidR="00DD11CD" w:rsidRPr="003034CA">
        <w:rPr>
          <w:rFonts w:ascii="Times New Roman" w:hAnsi="Times New Roman" w:cs="Times New Roman"/>
          <w:sz w:val="24"/>
          <w:szCs w:val="24"/>
        </w:rPr>
        <w:t>de l’application.</w:t>
      </w:r>
    </w:p>
    <w:p w14:paraId="102CF021" w14:textId="78D59562" w:rsidR="008B0420" w:rsidRPr="003034CA" w:rsidRDefault="008B0420" w:rsidP="004C7650">
      <w:pPr>
        <w:pStyle w:val="ListParagraph"/>
        <w:numPr>
          <w:ilvl w:val="0"/>
          <w:numId w:val="7"/>
        </w:numPr>
        <w:ind w:left="567"/>
        <w:rPr>
          <w:rFonts w:ascii="Times New Roman" w:hAnsi="Times New Roman" w:cs="Times New Roman"/>
          <w:sz w:val="24"/>
          <w:szCs w:val="24"/>
        </w:rPr>
      </w:pPr>
      <w:r w:rsidRPr="003034CA">
        <w:rPr>
          <w:rFonts w:ascii="Times New Roman" w:hAnsi="Times New Roman" w:cs="Times New Roman"/>
          <w:b/>
          <w:sz w:val="24"/>
          <w:szCs w:val="24"/>
        </w:rPr>
        <w:t>Technicien</w:t>
      </w:r>
      <w:r w:rsidR="002C2F63" w:rsidRPr="003034CA">
        <w:rPr>
          <w:rFonts w:ascii="Times New Roman" w:hAnsi="Times New Roman" w:cs="Times New Roman"/>
          <w:sz w:val="24"/>
          <w:szCs w:val="24"/>
        </w:rPr>
        <w:t> :</w:t>
      </w:r>
      <w:r w:rsidR="00DD11CD" w:rsidRPr="003034CA">
        <w:rPr>
          <w:sz w:val="24"/>
          <w:szCs w:val="24"/>
        </w:rPr>
        <w:t xml:space="preserve"> </w:t>
      </w:r>
      <w:r w:rsidR="00DD11CD" w:rsidRPr="003034CA">
        <w:rPr>
          <w:rFonts w:ascii="Times New Roman" w:hAnsi="Times New Roman" w:cs="Times New Roman"/>
          <w:sz w:val="24"/>
          <w:szCs w:val="24"/>
        </w:rPr>
        <w:t>C’est l’acteur secondaire dans notre application, il a le droit d'accéder à tous les menus</w:t>
      </w:r>
      <w:r w:rsidR="004C7650" w:rsidRPr="003034CA">
        <w:rPr>
          <w:rFonts w:ascii="Times New Roman" w:hAnsi="Times New Roman" w:cs="Times New Roman"/>
          <w:sz w:val="24"/>
          <w:szCs w:val="24"/>
        </w:rPr>
        <w:t xml:space="preserve"> </w:t>
      </w:r>
      <w:r w:rsidR="00DD11CD" w:rsidRPr="003034CA">
        <w:rPr>
          <w:rFonts w:ascii="Times New Roman" w:hAnsi="Times New Roman" w:cs="Times New Roman"/>
          <w:sz w:val="24"/>
          <w:szCs w:val="24"/>
        </w:rPr>
        <w:t>de l’application sauf celui de gestion des utilisateurs et consultation du profil utilisateur.</w:t>
      </w:r>
    </w:p>
    <w:p w14:paraId="13C6531A" w14:textId="56854E66" w:rsidR="00577EA7" w:rsidRPr="003034CA" w:rsidRDefault="00DD11CD" w:rsidP="004C7650">
      <w:pPr>
        <w:pStyle w:val="ListParagraph"/>
        <w:numPr>
          <w:ilvl w:val="0"/>
          <w:numId w:val="7"/>
        </w:numPr>
        <w:ind w:left="567"/>
        <w:rPr>
          <w:rFonts w:ascii="Times New Roman" w:hAnsi="Times New Roman" w:cs="Times New Roman"/>
          <w:sz w:val="24"/>
          <w:szCs w:val="24"/>
        </w:rPr>
      </w:pPr>
      <w:r w:rsidRPr="003034CA">
        <w:rPr>
          <w:rFonts w:ascii="Times New Roman" w:hAnsi="Times New Roman" w:cs="Times New Roman"/>
          <w:b/>
          <w:sz w:val="24"/>
          <w:szCs w:val="24"/>
        </w:rPr>
        <w:t>Chef</w:t>
      </w:r>
      <w:r w:rsidRPr="003034CA">
        <w:rPr>
          <w:rFonts w:ascii="Times New Roman" w:hAnsi="Times New Roman" w:cs="Times New Roman"/>
          <w:sz w:val="24"/>
          <w:szCs w:val="24"/>
        </w:rPr>
        <w:t xml:space="preserve"> </w:t>
      </w:r>
      <w:r w:rsidRPr="003034CA">
        <w:rPr>
          <w:rFonts w:ascii="Times New Roman" w:hAnsi="Times New Roman" w:cs="Times New Roman"/>
          <w:b/>
          <w:sz w:val="24"/>
          <w:szCs w:val="24"/>
        </w:rPr>
        <w:t>d’équipe</w:t>
      </w:r>
      <w:r w:rsidRPr="003034CA">
        <w:rPr>
          <w:rFonts w:ascii="Times New Roman" w:hAnsi="Times New Roman" w:cs="Times New Roman"/>
          <w:sz w:val="24"/>
          <w:szCs w:val="24"/>
        </w:rPr>
        <w:t> :</w:t>
      </w:r>
      <w:r w:rsidRPr="003034CA">
        <w:rPr>
          <w:sz w:val="24"/>
          <w:szCs w:val="24"/>
        </w:rPr>
        <w:t xml:space="preserve"> </w:t>
      </w:r>
      <w:r w:rsidRPr="003034CA">
        <w:rPr>
          <w:rFonts w:ascii="Times New Roman" w:hAnsi="Times New Roman" w:cs="Times New Roman"/>
          <w:sz w:val="24"/>
          <w:szCs w:val="24"/>
        </w:rPr>
        <w:t>C’est l’acteur secondaire dans notre application, il a le droit d'accéder à tous les menus</w:t>
      </w:r>
      <w:r w:rsidR="004C7650" w:rsidRPr="003034CA">
        <w:rPr>
          <w:rFonts w:ascii="Times New Roman" w:hAnsi="Times New Roman" w:cs="Times New Roman"/>
          <w:sz w:val="24"/>
          <w:szCs w:val="24"/>
        </w:rPr>
        <w:t xml:space="preserve"> </w:t>
      </w:r>
      <w:r w:rsidRPr="003034CA">
        <w:rPr>
          <w:rFonts w:ascii="Times New Roman" w:hAnsi="Times New Roman" w:cs="Times New Roman"/>
          <w:sz w:val="24"/>
          <w:szCs w:val="24"/>
        </w:rPr>
        <w:t>de l’application sauf celui de gestion des utilisateurs et consultation du profil utilisateur, il a le droit</w:t>
      </w:r>
      <w:r w:rsidR="004C7650" w:rsidRPr="003034CA">
        <w:rPr>
          <w:rFonts w:ascii="Times New Roman" w:hAnsi="Times New Roman" w:cs="Times New Roman"/>
          <w:sz w:val="24"/>
          <w:szCs w:val="24"/>
        </w:rPr>
        <w:t xml:space="preserve"> </w:t>
      </w:r>
      <w:r w:rsidRPr="003034CA">
        <w:rPr>
          <w:rFonts w:ascii="Times New Roman" w:hAnsi="Times New Roman" w:cs="Times New Roman"/>
          <w:sz w:val="24"/>
          <w:szCs w:val="24"/>
        </w:rPr>
        <w:t xml:space="preserve">de consulter les interventions, </w:t>
      </w:r>
      <w:r w:rsidR="003034CA" w:rsidRPr="003034CA">
        <w:rPr>
          <w:rFonts w:ascii="Times New Roman" w:hAnsi="Times New Roman" w:cs="Times New Roman"/>
          <w:sz w:val="24"/>
          <w:szCs w:val="24"/>
        </w:rPr>
        <w:t>l’équipement et les taches</w:t>
      </w:r>
    </w:p>
    <w:p w14:paraId="024BA377" w14:textId="1A0BF41F" w:rsidR="003034CA" w:rsidRPr="003034CA" w:rsidRDefault="003034CA" w:rsidP="004C7650">
      <w:pPr>
        <w:pStyle w:val="ListParagraph"/>
        <w:numPr>
          <w:ilvl w:val="0"/>
          <w:numId w:val="7"/>
        </w:numPr>
        <w:ind w:left="567"/>
        <w:rPr>
          <w:rFonts w:ascii="Times New Roman" w:hAnsi="Times New Roman" w:cs="Times New Roman"/>
          <w:sz w:val="24"/>
          <w:szCs w:val="24"/>
        </w:rPr>
      </w:pPr>
      <w:r w:rsidRPr="003034CA">
        <w:rPr>
          <w:rFonts w:ascii="Times New Roman" w:hAnsi="Times New Roman" w:cs="Times New Roman"/>
          <w:b/>
          <w:sz w:val="24"/>
          <w:szCs w:val="24"/>
        </w:rPr>
        <w:t>Magasinier</w:t>
      </w:r>
      <w:proofErr w:type="gramStart"/>
      <w:r w:rsidRPr="003034CA">
        <w:rPr>
          <w:rFonts w:ascii="Times New Roman" w:hAnsi="Times New Roman" w:cs="Times New Roman"/>
          <w:b/>
          <w:sz w:val="24"/>
          <w:szCs w:val="24"/>
        </w:rPr>
        <w:t> </w:t>
      </w:r>
      <w:r w:rsidRPr="003034CA">
        <w:rPr>
          <w:rFonts w:ascii="Times New Roman" w:hAnsi="Times New Roman" w:cs="Times New Roman"/>
          <w:sz w:val="24"/>
          <w:szCs w:val="24"/>
        </w:rPr>
        <w:t>:C’est</w:t>
      </w:r>
      <w:proofErr w:type="gramEnd"/>
      <w:r w:rsidRPr="003034CA">
        <w:rPr>
          <w:rFonts w:ascii="Times New Roman" w:hAnsi="Times New Roman" w:cs="Times New Roman"/>
          <w:sz w:val="24"/>
          <w:szCs w:val="24"/>
        </w:rPr>
        <w:t xml:space="preserve"> l’acteur qui a le droit de gérer le stock</w:t>
      </w:r>
    </w:p>
    <w:p w14:paraId="2111C18E" w14:textId="77777777" w:rsidR="00577EA7" w:rsidRPr="003034CA" w:rsidRDefault="00577EA7" w:rsidP="00096C03">
      <w:pPr>
        <w:pStyle w:val="ListParagraph"/>
        <w:ind w:left="0"/>
        <w:rPr>
          <w:rFonts w:ascii="Segoe UI" w:hAnsi="Segoe UI" w:cs="Segoe UI"/>
          <w:sz w:val="24"/>
          <w:szCs w:val="24"/>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3034CA" w:rsidRDefault="006C0977" w:rsidP="00683707">
      <w:pPr>
        <w:rPr>
          <w:rFonts w:ascii="Times New Roman" w:hAnsi="Times New Roman" w:cs="Times New Roman"/>
          <w:sz w:val="24"/>
          <w:szCs w:val="24"/>
        </w:rPr>
      </w:pPr>
      <w:r w:rsidRPr="003034CA">
        <w:rPr>
          <w:rFonts w:ascii="Times New Roman" w:hAnsi="Times New Roman" w:cs="Times New Roman"/>
          <w:sz w:val="24"/>
          <w:szCs w:val="24"/>
        </w:rPr>
        <w:t>Il s'agit des fonctionnalités du système. Ce sont les besoins spécifiant un comportement d'entrée / sortie du Système. Le système à concevoir doit permettre à l’utilisateur d’effectuer les opérations suivantes</w:t>
      </w:r>
      <w:r w:rsidR="00683707" w:rsidRPr="003034CA">
        <w:rPr>
          <w:rFonts w:ascii="Times New Roman" w:hAnsi="Times New Roman" w:cs="Times New Roman"/>
          <w:sz w:val="24"/>
          <w:szCs w:val="24"/>
        </w:rPr>
        <w:t> :</w:t>
      </w:r>
    </w:p>
    <w:p w14:paraId="740EEF80" w14:textId="77777777" w:rsidR="00683707" w:rsidRPr="003034CA" w:rsidRDefault="00683707" w:rsidP="00714C00">
      <w:pPr>
        <w:pStyle w:val="ListParagraph"/>
        <w:numPr>
          <w:ilvl w:val="0"/>
          <w:numId w:val="21"/>
        </w:numPr>
        <w:tabs>
          <w:tab w:val="left" w:pos="567"/>
        </w:tabs>
        <w:ind w:left="142" w:hanging="284"/>
        <w:rPr>
          <w:rFonts w:ascii="Times New Roman" w:hAnsi="Times New Roman" w:cs="Times New Roman"/>
          <w:sz w:val="24"/>
          <w:szCs w:val="24"/>
        </w:rPr>
      </w:pPr>
      <w:r w:rsidRPr="003034CA">
        <w:rPr>
          <w:rFonts w:ascii="Times New Roman" w:hAnsi="Times New Roman" w:cs="Times New Roman"/>
          <w:b/>
          <w:sz w:val="24"/>
          <w:szCs w:val="24"/>
        </w:rPr>
        <w:t xml:space="preserve">Gestion des utilisateurs </w:t>
      </w:r>
      <w:r w:rsidRPr="003034CA">
        <w:rPr>
          <w:rFonts w:ascii="Times New Roman" w:hAnsi="Times New Roman" w:cs="Times New Roman"/>
          <w:sz w:val="24"/>
          <w:szCs w:val="24"/>
        </w:rPr>
        <w:t>:</w:t>
      </w:r>
    </w:p>
    <w:p w14:paraId="6019C1C0" w14:textId="2DDF8C1D" w:rsidR="00683707" w:rsidRPr="003034CA" w:rsidRDefault="00683707" w:rsidP="00683707">
      <w:pPr>
        <w:pStyle w:val="ListParagraph"/>
        <w:tabs>
          <w:tab w:val="left" w:pos="567"/>
        </w:tabs>
        <w:ind w:left="142"/>
        <w:rPr>
          <w:rFonts w:ascii="Times New Roman" w:hAnsi="Times New Roman" w:cs="Times New Roman"/>
          <w:sz w:val="24"/>
          <w:szCs w:val="24"/>
        </w:rPr>
      </w:pPr>
      <w:r w:rsidRPr="003034CA">
        <w:rPr>
          <w:rFonts w:ascii="Times New Roman" w:hAnsi="Times New Roman" w:cs="Times New Roman"/>
          <w:sz w:val="24"/>
          <w:szCs w:val="24"/>
        </w:rPr>
        <w:t xml:space="preserve"> </w:t>
      </w:r>
      <w:proofErr w:type="gramStart"/>
      <w:r w:rsidRPr="003034CA">
        <w:rPr>
          <w:rFonts w:ascii="Times New Roman" w:hAnsi="Times New Roman" w:cs="Times New Roman"/>
          <w:sz w:val="24"/>
          <w:szCs w:val="24"/>
        </w:rPr>
        <w:t>il</w:t>
      </w:r>
      <w:proofErr w:type="gramEnd"/>
      <w:r w:rsidRPr="003034CA">
        <w:rPr>
          <w:rFonts w:ascii="Times New Roman" w:hAnsi="Times New Roman" w:cs="Times New Roman"/>
          <w:sz w:val="24"/>
          <w:szCs w:val="24"/>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Pr="003034CA" w:rsidRDefault="00683707" w:rsidP="00714C00">
      <w:pPr>
        <w:pStyle w:val="ListParagraph"/>
        <w:numPr>
          <w:ilvl w:val="0"/>
          <w:numId w:val="21"/>
        </w:numPr>
        <w:tabs>
          <w:tab w:val="left" w:pos="567"/>
        </w:tabs>
        <w:ind w:left="142" w:hanging="284"/>
        <w:rPr>
          <w:rFonts w:ascii="Times New Roman" w:hAnsi="Times New Roman" w:cs="Times New Roman"/>
          <w:b/>
          <w:sz w:val="24"/>
          <w:szCs w:val="24"/>
        </w:rPr>
      </w:pPr>
      <w:r w:rsidRPr="003034CA">
        <w:rPr>
          <w:rFonts w:ascii="Times New Roman" w:hAnsi="Times New Roman" w:cs="Times New Roman"/>
          <w:b/>
          <w:sz w:val="24"/>
          <w:szCs w:val="24"/>
        </w:rPr>
        <w:t>Gestion des travaux :</w:t>
      </w:r>
    </w:p>
    <w:p w14:paraId="38CEA328" w14:textId="7C06FFD3" w:rsidR="00683707" w:rsidRPr="003034CA" w:rsidRDefault="00683707" w:rsidP="00683707">
      <w:pPr>
        <w:pStyle w:val="ListParagraph"/>
        <w:tabs>
          <w:tab w:val="left" w:pos="567"/>
        </w:tabs>
        <w:ind w:left="142"/>
        <w:rPr>
          <w:rFonts w:ascii="Times New Roman" w:hAnsi="Times New Roman" w:cs="Times New Roman"/>
          <w:b/>
          <w:sz w:val="24"/>
          <w:szCs w:val="24"/>
        </w:rPr>
      </w:pPr>
      <w:r w:rsidRPr="003034CA">
        <w:rPr>
          <w:rFonts w:ascii="Times New Roman" w:hAnsi="Times New Roman" w:cs="Times New Roman"/>
          <w:b/>
          <w:sz w:val="24"/>
          <w:szCs w:val="24"/>
        </w:rPr>
        <w:t xml:space="preserve"> </w:t>
      </w:r>
      <w:proofErr w:type="gramStart"/>
      <w:r w:rsidRPr="003034CA">
        <w:rPr>
          <w:rFonts w:ascii="Times New Roman" w:hAnsi="Times New Roman" w:cs="Times New Roman"/>
          <w:sz w:val="24"/>
          <w:szCs w:val="24"/>
        </w:rPr>
        <w:t>l'application</w:t>
      </w:r>
      <w:proofErr w:type="gramEnd"/>
      <w:r w:rsidRPr="003034CA">
        <w:rPr>
          <w:rFonts w:ascii="Times New Roman" w:hAnsi="Times New Roman" w:cs="Times New Roman"/>
          <w:sz w:val="24"/>
          <w:szCs w:val="24"/>
        </w:rPr>
        <w:t xml:space="preserve"> permet :</w:t>
      </w:r>
    </w:p>
    <w:p w14:paraId="6A55FDAF" w14:textId="77777777" w:rsidR="00683707" w:rsidRPr="003034CA" w:rsidRDefault="00683707" w:rsidP="00683707">
      <w:pPr>
        <w:tabs>
          <w:tab w:val="left" w:pos="567"/>
        </w:tabs>
        <w:ind w:left="142" w:hanging="284"/>
        <w:rPr>
          <w:rFonts w:ascii="Times New Roman" w:hAnsi="Times New Roman" w:cs="Times New Roman"/>
          <w:sz w:val="24"/>
          <w:szCs w:val="24"/>
        </w:rPr>
      </w:pPr>
      <w:r w:rsidRPr="003034CA">
        <w:rPr>
          <w:rFonts w:ascii="Times New Roman" w:hAnsi="Times New Roman" w:cs="Times New Roman"/>
          <w:b/>
          <w:sz w:val="24"/>
          <w:szCs w:val="24"/>
        </w:rPr>
        <w:lastRenderedPageBreak/>
        <w:t xml:space="preserve"> </w:t>
      </w:r>
      <w:r w:rsidRPr="003034CA">
        <w:rPr>
          <w:rFonts w:ascii="Times New Roman" w:hAnsi="Times New Roman" w:cs="Times New Roman"/>
          <w:b/>
          <w:sz w:val="24"/>
          <w:szCs w:val="24"/>
        </w:rPr>
        <w:tab/>
      </w:r>
      <w:r w:rsidRPr="003034CA">
        <w:rPr>
          <w:rFonts w:ascii="Times New Roman" w:hAnsi="Times New Roman" w:cs="Times New Roman"/>
          <w:sz w:val="24"/>
          <w:szCs w:val="24"/>
        </w:rPr>
        <w:t xml:space="preserve"> - La gestion des ordres d'intervention.</w:t>
      </w:r>
    </w:p>
    <w:p w14:paraId="7FF21FB3" w14:textId="60EA2A29" w:rsidR="00683707" w:rsidRPr="003034CA" w:rsidRDefault="00683707" w:rsidP="00683707">
      <w:pPr>
        <w:tabs>
          <w:tab w:val="left" w:pos="567"/>
        </w:tabs>
        <w:ind w:left="142" w:hanging="284"/>
        <w:rPr>
          <w:rFonts w:ascii="Times New Roman" w:hAnsi="Times New Roman" w:cs="Times New Roman"/>
          <w:sz w:val="24"/>
          <w:szCs w:val="24"/>
        </w:rPr>
      </w:pPr>
      <w:r w:rsidRPr="003034CA">
        <w:rPr>
          <w:rFonts w:ascii="Times New Roman" w:hAnsi="Times New Roman" w:cs="Times New Roman"/>
          <w:sz w:val="24"/>
          <w:szCs w:val="24"/>
        </w:rPr>
        <w:t xml:space="preserve">    - La gestion de la maintenance préventive.</w:t>
      </w:r>
    </w:p>
    <w:p w14:paraId="06B72345" w14:textId="2A6CE024" w:rsidR="00683707" w:rsidRPr="003034CA" w:rsidRDefault="00683707" w:rsidP="00683707">
      <w:pPr>
        <w:tabs>
          <w:tab w:val="left" w:pos="567"/>
        </w:tabs>
        <w:ind w:left="142" w:hanging="284"/>
        <w:rPr>
          <w:rFonts w:ascii="Times New Roman" w:hAnsi="Times New Roman" w:cs="Times New Roman"/>
          <w:sz w:val="24"/>
          <w:szCs w:val="24"/>
        </w:rPr>
      </w:pPr>
      <w:r w:rsidRPr="003034CA">
        <w:rPr>
          <w:rFonts w:ascii="Times New Roman" w:hAnsi="Times New Roman" w:cs="Times New Roman"/>
          <w:sz w:val="24"/>
          <w:szCs w:val="24"/>
        </w:rPr>
        <w:t xml:space="preserve">    - La gestion des contrats de sous-traitance.</w:t>
      </w:r>
    </w:p>
    <w:p w14:paraId="1D1CC2B3" w14:textId="77777777" w:rsidR="00683707" w:rsidRPr="003034CA"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4"/>
          <w:szCs w:val="24"/>
        </w:rPr>
      </w:pPr>
      <w:r w:rsidRPr="003034CA">
        <w:rPr>
          <w:rFonts w:ascii="Times New Roman" w:hAnsi="Times New Roman" w:cs="Times New Roman"/>
          <w:b/>
          <w:sz w:val="24"/>
          <w:szCs w:val="24"/>
        </w:rPr>
        <w:t xml:space="preserve">Consultation des statistiques des équipements </w:t>
      </w:r>
      <w:r w:rsidRPr="003034CA">
        <w:rPr>
          <w:rFonts w:ascii="Times New Roman" w:hAnsi="Times New Roman" w:cs="Times New Roman"/>
          <w:sz w:val="24"/>
          <w:szCs w:val="24"/>
        </w:rPr>
        <w:t>:</w:t>
      </w:r>
    </w:p>
    <w:p w14:paraId="3AD0D0AE" w14:textId="7FAD56F3" w:rsidR="00683707" w:rsidRPr="003034CA" w:rsidRDefault="00683707" w:rsidP="00683707">
      <w:pPr>
        <w:pStyle w:val="ListParagraph"/>
        <w:tabs>
          <w:tab w:val="left" w:pos="567"/>
        </w:tabs>
        <w:spacing w:line="256" w:lineRule="auto"/>
        <w:ind w:left="142"/>
        <w:rPr>
          <w:rFonts w:ascii="Times New Roman" w:hAnsi="Times New Roman" w:cs="Times New Roman"/>
          <w:sz w:val="24"/>
          <w:szCs w:val="24"/>
        </w:rPr>
      </w:pPr>
      <w:r w:rsidRPr="003034CA">
        <w:rPr>
          <w:rFonts w:ascii="Times New Roman" w:hAnsi="Times New Roman" w:cs="Times New Roman"/>
          <w:sz w:val="24"/>
          <w:szCs w:val="24"/>
        </w:rPr>
        <w:t xml:space="preserve"> </w:t>
      </w:r>
      <w:r w:rsidR="004C7650" w:rsidRPr="003034CA">
        <w:rPr>
          <w:rFonts w:ascii="Times New Roman" w:hAnsi="Times New Roman" w:cs="Times New Roman"/>
          <w:sz w:val="24"/>
          <w:szCs w:val="24"/>
        </w:rPr>
        <w:t>L</w:t>
      </w:r>
      <w:r w:rsidRPr="003034CA">
        <w:rPr>
          <w:rFonts w:ascii="Times New Roman" w:hAnsi="Times New Roman" w:cs="Times New Roman"/>
          <w:sz w:val="24"/>
          <w:szCs w:val="24"/>
        </w:rPr>
        <w:t>'application fournit une vue permettant à un utilisateur de consulter les statistiques des coûts de maintenance.</w:t>
      </w:r>
    </w:p>
    <w:p w14:paraId="30022EED" w14:textId="77777777" w:rsidR="00683707" w:rsidRPr="003034CA"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4"/>
          <w:szCs w:val="24"/>
        </w:rPr>
      </w:pPr>
      <w:r w:rsidRPr="003034CA">
        <w:rPr>
          <w:rFonts w:ascii="Times New Roman" w:hAnsi="Times New Roman" w:cs="Times New Roman"/>
          <w:b/>
          <w:sz w:val="24"/>
          <w:szCs w:val="24"/>
        </w:rPr>
        <w:t>Consultation de l'historique des agents :</w:t>
      </w:r>
    </w:p>
    <w:p w14:paraId="77E2690B" w14:textId="34457E58" w:rsidR="00683707" w:rsidRPr="003034CA" w:rsidRDefault="00683707" w:rsidP="00683707">
      <w:pPr>
        <w:pStyle w:val="ListParagraph"/>
        <w:tabs>
          <w:tab w:val="left" w:pos="567"/>
        </w:tabs>
        <w:spacing w:line="256" w:lineRule="auto"/>
        <w:ind w:left="142"/>
        <w:rPr>
          <w:rFonts w:ascii="Times New Roman" w:hAnsi="Times New Roman" w:cs="Times New Roman"/>
          <w:sz w:val="24"/>
          <w:szCs w:val="24"/>
        </w:rPr>
      </w:pPr>
      <w:r w:rsidRPr="003034CA">
        <w:rPr>
          <w:rFonts w:ascii="Times New Roman" w:hAnsi="Times New Roman" w:cs="Times New Roman"/>
          <w:b/>
          <w:sz w:val="24"/>
          <w:szCs w:val="24"/>
        </w:rPr>
        <w:t xml:space="preserve"> </w:t>
      </w:r>
      <w:r w:rsidR="004C7650" w:rsidRPr="003034CA">
        <w:rPr>
          <w:rFonts w:ascii="Times New Roman" w:hAnsi="Times New Roman" w:cs="Times New Roman"/>
          <w:sz w:val="24"/>
          <w:szCs w:val="24"/>
        </w:rPr>
        <w:t>L</w:t>
      </w:r>
      <w:r w:rsidRPr="003034CA">
        <w:rPr>
          <w:rFonts w:ascii="Times New Roman" w:hAnsi="Times New Roman" w:cs="Times New Roman"/>
          <w:sz w:val="24"/>
          <w:szCs w:val="24"/>
        </w:rPr>
        <w:t>'application permet au responsable de voir les activités réalisées dans le système, ordonnées par date.</w:t>
      </w:r>
    </w:p>
    <w:p w14:paraId="4811BD4F" w14:textId="77777777" w:rsidR="00683707" w:rsidRPr="003034CA" w:rsidRDefault="00683707" w:rsidP="00714C00">
      <w:pPr>
        <w:pStyle w:val="ListParagraph"/>
        <w:numPr>
          <w:ilvl w:val="0"/>
          <w:numId w:val="22"/>
        </w:numPr>
        <w:tabs>
          <w:tab w:val="left" w:pos="567"/>
        </w:tabs>
        <w:ind w:left="142" w:hanging="284"/>
        <w:rPr>
          <w:rFonts w:ascii="Times New Roman" w:hAnsi="Times New Roman" w:cs="Times New Roman"/>
          <w:sz w:val="24"/>
          <w:szCs w:val="24"/>
        </w:rPr>
      </w:pPr>
      <w:r w:rsidRPr="003034CA">
        <w:rPr>
          <w:rFonts w:ascii="Times New Roman" w:hAnsi="Times New Roman" w:cs="Times New Roman"/>
          <w:b/>
          <w:sz w:val="24"/>
          <w:szCs w:val="24"/>
        </w:rPr>
        <w:t>Gestion de la documentation technique</w:t>
      </w:r>
      <w:r w:rsidRPr="003034CA">
        <w:rPr>
          <w:rFonts w:ascii="Times New Roman" w:hAnsi="Times New Roman" w:cs="Times New Roman"/>
          <w:sz w:val="24"/>
          <w:szCs w:val="24"/>
        </w:rPr>
        <w:t xml:space="preserve"> : </w:t>
      </w:r>
    </w:p>
    <w:p w14:paraId="43E4AFED" w14:textId="007E7CF4" w:rsidR="00683707" w:rsidRPr="003034CA" w:rsidRDefault="004C7650" w:rsidP="00683707">
      <w:pPr>
        <w:pStyle w:val="ListParagraph"/>
        <w:tabs>
          <w:tab w:val="left" w:pos="567"/>
        </w:tabs>
        <w:ind w:left="142"/>
        <w:rPr>
          <w:rFonts w:ascii="Times New Roman" w:hAnsi="Times New Roman" w:cs="Times New Roman"/>
          <w:sz w:val="24"/>
          <w:szCs w:val="24"/>
        </w:rPr>
      </w:pPr>
      <w:r w:rsidRPr="003034CA">
        <w:rPr>
          <w:rFonts w:ascii="Times New Roman" w:hAnsi="Times New Roman" w:cs="Times New Roman"/>
          <w:sz w:val="24"/>
          <w:szCs w:val="24"/>
        </w:rPr>
        <w:t>C</w:t>
      </w:r>
      <w:r w:rsidR="00683707" w:rsidRPr="003034CA">
        <w:rPr>
          <w:rFonts w:ascii="Times New Roman" w:hAnsi="Times New Roman" w:cs="Times New Roman"/>
          <w:sz w:val="24"/>
          <w:szCs w:val="24"/>
        </w:rPr>
        <w:t xml:space="preserve">e module est l'équivalent d'un    gestionnaire bibliographique grâce auquel il est possible de faire la saisie et la recherche d’informations </w:t>
      </w:r>
    </w:p>
    <w:p w14:paraId="4F9B8A33" w14:textId="77777777" w:rsidR="00683707" w:rsidRPr="003034CA" w:rsidRDefault="00683707" w:rsidP="00714C00">
      <w:pPr>
        <w:pStyle w:val="ListParagraph"/>
        <w:numPr>
          <w:ilvl w:val="0"/>
          <w:numId w:val="22"/>
        </w:numPr>
        <w:tabs>
          <w:tab w:val="left" w:pos="567"/>
        </w:tabs>
        <w:ind w:left="142" w:hanging="284"/>
        <w:rPr>
          <w:rFonts w:ascii="Times New Roman" w:hAnsi="Times New Roman" w:cs="Times New Roman"/>
          <w:sz w:val="24"/>
          <w:szCs w:val="24"/>
        </w:rPr>
      </w:pPr>
      <w:r w:rsidRPr="003034CA">
        <w:rPr>
          <w:rFonts w:ascii="Times New Roman" w:hAnsi="Times New Roman" w:cs="Times New Roman"/>
          <w:b/>
          <w:sz w:val="24"/>
          <w:szCs w:val="24"/>
        </w:rPr>
        <w:t>Gestion des achats :</w:t>
      </w:r>
    </w:p>
    <w:p w14:paraId="373DE459" w14:textId="2A5977B6" w:rsidR="00683707" w:rsidRPr="003034CA" w:rsidRDefault="00683707" w:rsidP="00683707">
      <w:pPr>
        <w:pStyle w:val="ListParagraph"/>
        <w:tabs>
          <w:tab w:val="left" w:pos="567"/>
        </w:tabs>
        <w:ind w:left="142"/>
        <w:rPr>
          <w:rFonts w:ascii="Times New Roman" w:hAnsi="Times New Roman" w:cs="Times New Roman"/>
          <w:sz w:val="24"/>
          <w:szCs w:val="24"/>
        </w:rPr>
      </w:pPr>
      <w:r w:rsidRPr="003034CA">
        <w:rPr>
          <w:rFonts w:ascii="Times New Roman" w:hAnsi="Times New Roman" w:cs="Times New Roman"/>
          <w:sz w:val="24"/>
          <w:szCs w:val="24"/>
        </w:rPr>
        <w:t xml:space="preserve"> </w:t>
      </w:r>
      <w:r w:rsidR="004C7650" w:rsidRPr="003034CA">
        <w:rPr>
          <w:rFonts w:ascii="Times New Roman" w:hAnsi="Times New Roman" w:cs="Times New Roman"/>
          <w:sz w:val="24"/>
          <w:szCs w:val="24"/>
        </w:rPr>
        <w:t>L</w:t>
      </w:r>
      <w:r w:rsidRPr="003034CA">
        <w:rPr>
          <w:rFonts w:ascii="Times New Roman" w:hAnsi="Times New Roman" w:cs="Times New Roman"/>
          <w:sz w:val="24"/>
          <w:szCs w:val="24"/>
        </w:rPr>
        <w:t>’application permet</w:t>
      </w:r>
      <w:r w:rsidR="004C7650" w:rsidRPr="003034CA">
        <w:rPr>
          <w:rFonts w:ascii="Times New Roman" w:hAnsi="Times New Roman" w:cs="Times New Roman"/>
          <w:sz w:val="24"/>
          <w:szCs w:val="24"/>
        </w:rPr>
        <w:t> :</w:t>
      </w:r>
    </w:p>
    <w:p w14:paraId="5C6E0E96" w14:textId="7DD26C99" w:rsidR="00683707" w:rsidRPr="003034CA" w:rsidRDefault="004C7650" w:rsidP="00683707">
      <w:pPr>
        <w:tabs>
          <w:tab w:val="left" w:pos="567"/>
        </w:tabs>
        <w:ind w:left="142" w:hanging="284"/>
        <w:rPr>
          <w:rFonts w:ascii="Times New Roman" w:hAnsi="Times New Roman" w:cs="Times New Roman"/>
          <w:sz w:val="24"/>
          <w:szCs w:val="24"/>
        </w:rPr>
      </w:pPr>
      <w:r w:rsidRPr="003034CA">
        <w:rPr>
          <w:rFonts w:ascii="Times New Roman" w:hAnsi="Times New Roman" w:cs="Times New Roman"/>
          <w:sz w:val="24"/>
          <w:szCs w:val="24"/>
        </w:rPr>
        <w:tab/>
      </w:r>
      <w:r w:rsidRPr="003034CA">
        <w:rPr>
          <w:rFonts w:ascii="Times New Roman" w:hAnsi="Times New Roman" w:cs="Times New Roman"/>
          <w:sz w:val="24"/>
          <w:szCs w:val="24"/>
        </w:rPr>
        <w:tab/>
      </w:r>
      <w:r w:rsidRPr="003034CA">
        <w:rPr>
          <w:rFonts w:ascii="Times New Roman" w:hAnsi="Times New Roman" w:cs="Times New Roman"/>
          <w:sz w:val="24"/>
          <w:szCs w:val="24"/>
        </w:rPr>
        <w:tab/>
      </w:r>
      <w:r w:rsidR="00683707" w:rsidRPr="003034CA">
        <w:rPr>
          <w:rFonts w:ascii="Times New Roman" w:hAnsi="Times New Roman" w:cs="Times New Roman"/>
          <w:sz w:val="24"/>
          <w:szCs w:val="24"/>
        </w:rPr>
        <w:t>- la gestion du bon de commande</w:t>
      </w:r>
    </w:p>
    <w:p w14:paraId="05326BAF" w14:textId="066B7220" w:rsidR="00683707" w:rsidRPr="003034CA" w:rsidRDefault="00683707" w:rsidP="00683707">
      <w:pPr>
        <w:tabs>
          <w:tab w:val="left" w:pos="567"/>
        </w:tabs>
        <w:ind w:left="142" w:hanging="284"/>
        <w:rPr>
          <w:rFonts w:ascii="Times New Roman" w:hAnsi="Times New Roman" w:cs="Times New Roman"/>
          <w:sz w:val="24"/>
          <w:szCs w:val="24"/>
        </w:rPr>
      </w:pPr>
      <w:r w:rsidRPr="003034CA">
        <w:rPr>
          <w:rFonts w:ascii="Times New Roman" w:hAnsi="Times New Roman" w:cs="Times New Roman"/>
          <w:sz w:val="24"/>
          <w:szCs w:val="24"/>
        </w:rPr>
        <w:t xml:space="preserve"> </w:t>
      </w:r>
      <w:r w:rsidR="004C7650" w:rsidRPr="003034CA">
        <w:rPr>
          <w:rFonts w:ascii="Times New Roman" w:hAnsi="Times New Roman" w:cs="Times New Roman"/>
          <w:sz w:val="24"/>
          <w:szCs w:val="24"/>
        </w:rPr>
        <w:tab/>
      </w:r>
      <w:r w:rsidR="004C7650" w:rsidRPr="003034CA">
        <w:rPr>
          <w:rFonts w:ascii="Times New Roman" w:hAnsi="Times New Roman" w:cs="Times New Roman"/>
          <w:sz w:val="24"/>
          <w:szCs w:val="24"/>
        </w:rPr>
        <w:tab/>
      </w:r>
      <w:r w:rsidR="004C7650" w:rsidRPr="003034CA">
        <w:rPr>
          <w:rFonts w:ascii="Times New Roman" w:hAnsi="Times New Roman" w:cs="Times New Roman"/>
          <w:sz w:val="24"/>
          <w:szCs w:val="24"/>
        </w:rPr>
        <w:tab/>
      </w:r>
      <w:r w:rsidRPr="003034CA">
        <w:rPr>
          <w:rFonts w:ascii="Times New Roman" w:hAnsi="Times New Roman" w:cs="Times New Roman"/>
          <w:sz w:val="24"/>
          <w:szCs w:val="24"/>
        </w:rPr>
        <w:t xml:space="preserve">- la gestion du bon de sortie </w:t>
      </w:r>
    </w:p>
    <w:p w14:paraId="7A59CE38" w14:textId="6665B410" w:rsidR="00683707" w:rsidRPr="003034CA" w:rsidRDefault="004C7650" w:rsidP="00683707">
      <w:pPr>
        <w:tabs>
          <w:tab w:val="left" w:pos="567"/>
        </w:tabs>
        <w:ind w:left="142" w:hanging="284"/>
        <w:rPr>
          <w:rFonts w:ascii="Times New Roman" w:hAnsi="Times New Roman" w:cs="Times New Roman"/>
          <w:sz w:val="24"/>
          <w:szCs w:val="24"/>
        </w:rPr>
      </w:pPr>
      <w:r w:rsidRPr="003034CA">
        <w:rPr>
          <w:rFonts w:ascii="Times New Roman" w:hAnsi="Times New Roman" w:cs="Times New Roman"/>
          <w:sz w:val="24"/>
          <w:szCs w:val="24"/>
        </w:rPr>
        <w:tab/>
        <w:t xml:space="preserve">       </w:t>
      </w:r>
      <w:r w:rsidRPr="003034CA">
        <w:rPr>
          <w:rFonts w:ascii="Times New Roman" w:hAnsi="Times New Roman" w:cs="Times New Roman"/>
          <w:sz w:val="24"/>
          <w:szCs w:val="24"/>
        </w:rPr>
        <w:tab/>
      </w:r>
      <w:r w:rsidR="00683707" w:rsidRPr="003034CA">
        <w:rPr>
          <w:rFonts w:ascii="Times New Roman" w:hAnsi="Times New Roman" w:cs="Times New Roman"/>
          <w:sz w:val="24"/>
          <w:szCs w:val="24"/>
        </w:rPr>
        <w:t>- la gestion du bon de réception</w:t>
      </w:r>
    </w:p>
    <w:p w14:paraId="62493CA4" w14:textId="74325403" w:rsidR="00683707" w:rsidRPr="003034CA" w:rsidRDefault="00683707" w:rsidP="004C7650">
      <w:pPr>
        <w:tabs>
          <w:tab w:val="left" w:pos="567"/>
        </w:tabs>
        <w:ind w:left="426" w:hanging="284"/>
        <w:rPr>
          <w:rFonts w:ascii="Times New Roman" w:hAnsi="Times New Roman" w:cs="Times New Roman"/>
          <w:sz w:val="24"/>
          <w:szCs w:val="24"/>
        </w:rPr>
      </w:pPr>
      <w:r w:rsidRPr="003034CA">
        <w:rPr>
          <w:rFonts w:ascii="Times New Roman" w:hAnsi="Times New Roman" w:cs="Times New Roman"/>
          <w:sz w:val="24"/>
          <w:szCs w:val="24"/>
        </w:rPr>
        <w:t xml:space="preserve"> </w:t>
      </w:r>
      <w:r w:rsidR="004C7650" w:rsidRPr="003034CA">
        <w:rPr>
          <w:rFonts w:ascii="Times New Roman" w:hAnsi="Times New Roman" w:cs="Times New Roman"/>
          <w:sz w:val="24"/>
          <w:szCs w:val="24"/>
        </w:rPr>
        <w:tab/>
      </w:r>
      <w:r w:rsidR="004C7650" w:rsidRPr="003034CA">
        <w:rPr>
          <w:rFonts w:ascii="Times New Roman" w:hAnsi="Times New Roman" w:cs="Times New Roman"/>
          <w:sz w:val="24"/>
          <w:szCs w:val="24"/>
        </w:rPr>
        <w:tab/>
      </w:r>
      <w:r w:rsidR="004C7650" w:rsidRPr="003034CA">
        <w:rPr>
          <w:rFonts w:ascii="Times New Roman" w:hAnsi="Times New Roman" w:cs="Times New Roman"/>
          <w:sz w:val="24"/>
          <w:szCs w:val="24"/>
        </w:rPr>
        <w:tab/>
      </w:r>
      <w:r w:rsidRPr="003034CA">
        <w:rPr>
          <w:rFonts w:ascii="Times New Roman" w:hAnsi="Times New Roman" w:cs="Times New Roman"/>
          <w:sz w:val="24"/>
          <w:szCs w:val="24"/>
        </w:rPr>
        <w:t>- la gestion du bon de livraison</w:t>
      </w:r>
    </w:p>
    <w:p w14:paraId="494A7BEC" w14:textId="77777777" w:rsidR="00683707" w:rsidRPr="003034CA" w:rsidRDefault="00683707" w:rsidP="00714C00">
      <w:pPr>
        <w:pStyle w:val="ListParagraph"/>
        <w:numPr>
          <w:ilvl w:val="0"/>
          <w:numId w:val="23"/>
        </w:numPr>
        <w:tabs>
          <w:tab w:val="left" w:pos="567"/>
        </w:tabs>
        <w:ind w:left="142" w:hanging="284"/>
        <w:rPr>
          <w:rFonts w:ascii="Times New Roman" w:hAnsi="Times New Roman" w:cs="Times New Roman"/>
          <w:sz w:val="24"/>
          <w:szCs w:val="24"/>
        </w:rPr>
      </w:pPr>
      <w:r w:rsidRPr="003034CA">
        <w:rPr>
          <w:rFonts w:ascii="Times New Roman" w:hAnsi="Times New Roman" w:cs="Times New Roman"/>
          <w:b/>
          <w:sz w:val="24"/>
          <w:szCs w:val="24"/>
        </w:rPr>
        <w:t>Gestion des stocks :</w:t>
      </w:r>
      <w:r w:rsidRPr="003034CA">
        <w:rPr>
          <w:rFonts w:ascii="Times New Roman" w:hAnsi="Times New Roman" w:cs="Times New Roman"/>
          <w:sz w:val="24"/>
          <w:szCs w:val="24"/>
        </w:rPr>
        <w:t xml:space="preserve"> </w:t>
      </w:r>
    </w:p>
    <w:p w14:paraId="2EA85AFD" w14:textId="1D11A743" w:rsidR="00683707" w:rsidRPr="003034CA" w:rsidRDefault="00683707" w:rsidP="00683707">
      <w:pPr>
        <w:pStyle w:val="ListParagraph"/>
        <w:tabs>
          <w:tab w:val="left" w:pos="567"/>
        </w:tabs>
        <w:ind w:left="142"/>
        <w:rPr>
          <w:rFonts w:ascii="Times New Roman" w:hAnsi="Times New Roman" w:cs="Times New Roman"/>
          <w:sz w:val="24"/>
          <w:szCs w:val="24"/>
        </w:rPr>
      </w:pPr>
      <w:r w:rsidRPr="003034CA">
        <w:rPr>
          <w:rFonts w:ascii="Times New Roman" w:hAnsi="Times New Roman" w:cs="Times New Roman"/>
          <w:sz w:val="24"/>
          <w:szCs w:val="24"/>
        </w:rPr>
        <w:t>Ce module doit contenir tous les outils nécessaires pour une gestion rigoureuse du magasin :</w:t>
      </w:r>
    </w:p>
    <w:p w14:paraId="0BB7559C" w14:textId="4D0629D2" w:rsidR="00683707" w:rsidRPr="003034CA" w:rsidRDefault="00683707" w:rsidP="004C7650">
      <w:pPr>
        <w:tabs>
          <w:tab w:val="left" w:pos="567"/>
        </w:tabs>
        <w:ind w:left="567"/>
        <w:rPr>
          <w:rFonts w:ascii="Times New Roman" w:hAnsi="Times New Roman" w:cs="Times New Roman"/>
          <w:sz w:val="24"/>
          <w:szCs w:val="24"/>
        </w:rPr>
      </w:pPr>
      <w:r w:rsidRPr="003034CA">
        <w:rPr>
          <w:rFonts w:ascii="Times New Roman" w:hAnsi="Times New Roman" w:cs="Times New Roman"/>
          <w:sz w:val="24"/>
          <w:szCs w:val="24"/>
        </w:rPr>
        <w:t xml:space="preserve"> </w:t>
      </w:r>
      <w:r w:rsidR="004C7650" w:rsidRPr="003034CA">
        <w:rPr>
          <w:rFonts w:ascii="Times New Roman" w:hAnsi="Times New Roman" w:cs="Times New Roman"/>
          <w:sz w:val="24"/>
          <w:szCs w:val="24"/>
        </w:rPr>
        <w:t xml:space="preserve"> </w:t>
      </w:r>
      <w:r w:rsidRPr="003034CA">
        <w:rPr>
          <w:rFonts w:ascii="Times New Roman" w:hAnsi="Times New Roman" w:cs="Times New Roman"/>
          <w:sz w:val="24"/>
          <w:szCs w:val="24"/>
        </w:rPr>
        <w:t>- La saisie des informations sur les produits.</w:t>
      </w:r>
    </w:p>
    <w:p w14:paraId="135BEFE8" w14:textId="7D465477" w:rsidR="00683707" w:rsidRPr="003034CA" w:rsidRDefault="004C7650" w:rsidP="004C7650">
      <w:pPr>
        <w:tabs>
          <w:tab w:val="left" w:pos="567"/>
        </w:tabs>
        <w:ind w:left="567"/>
        <w:rPr>
          <w:rFonts w:ascii="Times New Roman" w:hAnsi="Times New Roman" w:cs="Times New Roman"/>
          <w:sz w:val="24"/>
          <w:szCs w:val="24"/>
        </w:rPr>
      </w:pPr>
      <w:r w:rsidRPr="003034CA">
        <w:rPr>
          <w:rFonts w:ascii="Times New Roman" w:hAnsi="Times New Roman" w:cs="Times New Roman"/>
          <w:sz w:val="24"/>
          <w:szCs w:val="24"/>
        </w:rPr>
        <w:t xml:space="preserve"> </w:t>
      </w:r>
      <w:r w:rsidR="00683707" w:rsidRPr="003034CA">
        <w:rPr>
          <w:rFonts w:ascii="Times New Roman" w:hAnsi="Times New Roman" w:cs="Times New Roman"/>
          <w:sz w:val="24"/>
          <w:szCs w:val="24"/>
        </w:rPr>
        <w:t>- La vérification/ mise à jour de l'inventaire physique.</w:t>
      </w:r>
    </w:p>
    <w:p w14:paraId="490F4D87" w14:textId="77777777" w:rsidR="00683707" w:rsidRPr="003034CA" w:rsidRDefault="00683707" w:rsidP="004C7650">
      <w:pPr>
        <w:tabs>
          <w:tab w:val="left" w:pos="567"/>
        </w:tabs>
        <w:ind w:left="567"/>
        <w:rPr>
          <w:rFonts w:ascii="Times New Roman" w:hAnsi="Times New Roman" w:cs="Times New Roman"/>
          <w:sz w:val="24"/>
          <w:szCs w:val="24"/>
        </w:rPr>
      </w:pPr>
      <w:r w:rsidRPr="003034CA">
        <w:rPr>
          <w:rFonts w:ascii="Times New Roman" w:hAnsi="Times New Roman" w:cs="Times New Roman"/>
          <w:sz w:val="24"/>
          <w:szCs w:val="24"/>
        </w:rPr>
        <w:t xml:space="preserve"> - La gestion des bons de commande.</w:t>
      </w:r>
    </w:p>
    <w:p w14:paraId="6B1E215C" w14:textId="77777777" w:rsidR="00683707" w:rsidRPr="003034CA" w:rsidRDefault="00683707" w:rsidP="004C7650">
      <w:pPr>
        <w:tabs>
          <w:tab w:val="left" w:pos="567"/>
        </w:tabs>
        <w:ind w:left="567"/>
        <w:rPr>
          <w:rFonts w:ascii="Times New Roman" w:hAnsi="Times New Roman" w:cs="Times New Roman"/>
          <w:sz w:val="24"/>
          <w:szCs w:val="24"/>
        </w:rPr>
      </w:pPr>
      <w:r w:rsidRPr="003034CA">
        <w:rPr>
          <w:rFonts w:ascii="Times New Roman" w:hAnsi="Times New Roman" w:cs="Times New Roman"/>
          <w:sz w:val="24"/>
          <w:szCs w:val="24"/>
        </w:rPr>
        <w:t xml:space="preserve"> - La gestion des fournisseurs et des sous-traitants. </w:t>
      </w:r>
    </w:p>
    <w:p w14:paraId="7F99ED27" w14:textId="409A6C11" w:rsidR="009B7767" w:rsidRPr="003034CA" w:rsidRDefault="00683707" w:rsidP="004C7650">
      <w:pPr>
        <w:tabs>
          <w:tab w:val="left" w:pos="567"/>
        </w:tabs>
        <w:ind w:left="567"/>
        <w:rPr>
          <w:rFonts w:ascii="Times New Roman" w:hAnsi="Times New Roman" w:cs="Times New Roman"/>
          <w:sz w:val="24"/>
          <w:szCs w:val="24"/>
        </w:rPr>
      </w:pPr>
      <w:r w:rsidRPr="003034CA">
        <w:rPr>
          <w:rFonts w:ascii="Times New Roman" w:hAnsi="Times New Roman" w:cs="Times New Roman"/>
          <w:sz w:val="24"/>
          <w:szCs w:val="24"/>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Pr="003034CA" w:rsidRDefault="00387E52" w:rsidP="009E5F67">
      <w:pPr>
        <w:pStyle w:val="ListParagraph"/>
        <w:ind w:left="0"/>
        <w:jc w:val="both"/>
        <w:rPr>
          <w:rFonts w:ascii="Times New Roman" w:hAnsi="Times New Roman" w:cs="Times New Roman"/>
          <w:sz w:val="24"/>
          <w:szCs w:val="24"/>
        </w:rPr>
      </w:pPr>
      <w:r w:rsidRPr="003034CA">
        <w:rPr>
          <w:rFonts w:ascii="Times New Roman" w:hAnsi="Times New Roman" w:cs="Times New Roman"/>
          <w:sz w:val="24"/>
          <w:szCs w:val="24"/>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3034CA" w:rsidRDefault="009E5F67" w:rsidP="009E5F67">
      <w:pPr>
        <w:pStyle w:val="ListParagraph"/>
        <w:ind w:left="0"/>
        <w:jc w:val="both"/>
        <w:rPr>
          <w:rFonts w:ascii="Times New Roman" w:hAnsi="Times New Roman" w:cs="Times New Roman"/>
          <w:sz w:val="24"/>
          <w:szCs w:val="24"/>
        </w:rPr>
      </w:pPr>
    </w:p>
    <w:p w14:paraId="0E4E0BD0" w14:textId="77777777" w:rsidR="009E5F67" w:rsidRPr="003034CA" w:rsidRDefault="009E5F67" w:rsidP="00714C00">
      <w:pPr>
        <w:pStyle w:val="ListParagraph"/>
        <w:numPr>
          <w:ilvl w:val="0"/>
          <w:numId w:val="24"/>
        </w:numPr>
        <w:spacing w:line="256" w:lineRule="auto"/>
        <w:ind w:left="0" w:firstLine="0"/>
        <w:rPr>
          <w:rFonts w:ascii="Times New Roman" w:hAnsi="Times New Roman" w:cs="Times New Roman"/>
          <w:sz w:val="24"/>
          <w:szCs w:val="24"/>
        </w:rPr>
      </w:pPr>
      <w:r w:rsidRPr="003034CA">
        <w:rPr>
          <w:rFonts w:ascii="Times New Roman" w:hAnsi="Times New Roman" w:cs="Times New Roman"/>
          <w:b/>
          <w:sz w:val="24"/>
          <w:szCs w:val="24"/>
        </w:rPr>
        <w:t>L'extensibilité :</w:t>
      </w:r>
      <w:r w:rsidRPr="003034CA">
        <w:rPr>
          <w:rFonts w:ascii="Times New Roman" w:hAnsi="Times New Roman" w:cs="Times New Roman"/>
          <w:sz w:val="24"/>
          <w:szCs w:val="24"/>
        </w:rPr>
        <w:t xml:space="preserve"> dans le cadre de ce travail, l'application devra être extensible, c'est-à-dire qu'il devra être possible d'ajouter ou de modifier de nouvelles fonctionnalités.</w:t>
      </w:r>
    </w:p>
    <w:p w14:paraId="6327F411" w14:textId="77777777" w:rsidR="009E5F67" w:rsidRPr="003034CA" w:rsidRDefault="009E5F67" w:rsidP="00714C00">
      <w:pPr>
        <w:pStyle w:val="ListParagraph"/>
        <w:numPr>
          <w:ilvl w:val="0"/>
          <w:numId w:val="24"/>
        </w:numPr>
        <w:spacing w:line="256" w:lineRule="auto"/>
        <w:ind w:left="0" w:firstLine="0"/>
        <w:rPr>
          <w:rFonts w:ascii="Times New Roman" w:hAnsi="Times New Roman" w:cs="Times New Roman"/>
          <w:sz w:val="24"/>
          <w:szCs w:val="24"/>
        </w:rPr>
      </w:pPr>
      <w:r w:rsidRPr="003034CA">
        <w:rPr>
          <w:rFonts w:ascii="Times New Roman" w:hAnsi="Times New Roman" w:cs="Times New Roman"/>
          <w:b/>
          <w:sz w:val="24"/>
          <w:szCs w:val="24"/>
        </w:rPr>
        <w:t>La sécurité :</w:t>
      </w:r>
      <w:r w:rsidRPr="003034CA">
        <w:rPr>
          <w:rFonts w:ascii="Times New Roman" w:hAnsi="Times New Roman" w:cs="Times New Roman"/>
          <w:sz w:val="24"/>
          <w:szCs w:val="24"/>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3034CA" w:rsidRDefault="009E5F67" w:rsidP="00714C00">
      <w:pPr>
        <w:pStyle w:val="ListParagraph"/>
        <w:numPr>
          <w:ilvl w:val="0"/>
          <w:numId w:val="24"/>
        </w:numPr>
        <w:spacing w:line="256" w:lineRule="auto"/>
        <w:ind w:left="0" w:firstLine="0"/>
        <w:rPr>
          <w:rFonts w:ascii="Times New Roman" w:hAnsi="Times New Roman" w:cs="Times New Roman"/>
          <w:sz w:val="24"/>
          <w:szCs w:val="24"/>
        </w:rPr>
      </w:pPr>
      <w:r w:rsidRPr="003034CA">
        <w:rPr>
          <w:rFonts w:ascii="Times New Roman" w:hAnsi="Times New Roman" w:cs="Times New Roman"/>
          <w:b/>
          <w:sz w:val="24"/>
          <w:szCs w:val="24"/>
        </w:rPr>
        <w:t>L'interface :</w:t>
      </w:r>
      <w:r w:rsidRPr="003034CA">
        <w:rPr>
          <w:rFonts w:ascii="Times New Roman" w:hAnsi="Times New Roman" w:cs="Times New Roman"/>
          <w:sz w:val="24"/>
          <w:szCs w:val="24"/>
        </w:rPr>
        <w:t xml:space="preserve"> avoir une application qui respecte les principes des Interfaces Homme/Machine (IHM) tels que l'ergonomie et la fiabilité.</w:t>
      </w:r>
    </w:p>
    <w:p w14:paraId="1F62E095" w14:textId="77777777" w:rsidR="009E5F67" w:rsidRPr="003034CA" w:rsidRDefault="009E5F67" w:rsidP="00714C00">
      <w:pPr>
        <w:pStyle w:val="ListParagraph"/>
        <w:numPr>
          <w:ilvl w:val="0"/>
          <w:numId w:val="24"/>
        </w:numPr>
        <w:spacing w:line="256" w:lineRule="auto"/>
        <w:ind w:left="0" w:firstLine="0"/>
        <w:rPr>
          <w:rFonts w:ascii="Times New Roman" w:hAnsi="Times New Roman" w:cs="Times New Roman"/>
          <w:sz w:val="24"/>
          <w:szCs w:val="24"/>
        </w:rPr>
      </w:pPr>
      <w:r w:rsidRPr="003034CA">
        <w:rPr>
          <w:rFonts w:ascii="Times New Roman" w:hAnsi="Times New Roman" w:cs="Times New Roman"/>
          <w:b/>
          <w:sz w:val="24"/>
          <w:szCs w:val="24"/>
        </w:rPr>
        <w:lastRenderedPageBreak/>
        <w:t>La performance :</w:t>
      </w:r>
      <w:r w:rsidRPr="003034CA">
        <w:rPr>
          <w:rFonts w:ascii="Times New Roman" w:hAnsi="Times New Roman" w:cs="Times New Roman"/>
          <w:sz w:val="24"/>
          <w:szCs w:val="24"/>
        </w:rPr>
        <w:t xml:space="preserve"> l’application doit être performante, c'est-à-dire que le système doit réagir rapidement, quelle que soit l’action de l’utilisateur.</w:t>
      </w:r>
    </w:p>
    <w:p w14:paraId="2F4E7D69" w14:textId="77777777" w:rsidR="009E5F67" w:rsidRPr="003034CA" w:rsidRDefault="009E5F67" w:rsidP="00714C00">
      <w:pPr>
        <w:pStyle w:val="ListParagraph"/>
        <w:numPr>
          <w:ilvl w:val="0"/>
          <w:numId w:val="24"/>
        </w:numPr>
        <w:spacing w:line="256" w:lineRule="auto"/>
        <w:ind w:left="0" w:firstLine="0"/>
        <w:rPr>
          <w:rFonts w:ascii="Times New Roman" w:hAnsi="Times New Roman" w:cs="Times New Roman"/>
          <w:sz w:val="24"/>
          <w:szCs w:val="24"/>
        </w:rPr>
      </w:pPr>
      <w:r w:rsidRPr="003034CA">
        <w:rPr>
          <w:rFonts w:ascii="Times New Roman" w:hAnsi="Times New Roman" w:cs="Times New Roman"/>
          <w:b/>
          <w:sz w:val="24"/>
          <w:szCs w:val="24"/>
        </w:rPr>
        <w:t>La convivialité :</w:t>
      </w:r>
      <w:r w:rsidRPr="003034CA">
        <w:rPr>
          <w:rFonts w:ascii="Times New Roman" w:hAnsi="Times New Roman" w:cs="Times New Roman"/>
          <w:sz w:val="24"/>
          <w:szCs w:val="24"/>
        </w:rPr>
        <w:t xml:space="preserve"> l’application doit être simple et facile à manipuler, même pour des utilisateurs non experts.</w:t>
      </w:r>
    </w:p>
    <w:p w14:paraId="712DF158" w14:textId="77777777" w:rsidR="009E5F67" w:rsidRPr="003034CA" w:rsidRDefault="009E5F67" w:rsidP="00714C00">
      <w:pPr>
        <w:pStyle w:val="ListParagraph"/>
        <w:numPr>
          <w:ilvl w:val="0"/>
          <w:numId w:val="24"/>
        </w:numPr>
        <w:spacing w:line="256" w:lineRule="auto"/>
        <w:ind w:left="0" w:firstLine="0"/>
        <w:rPr>
          <w:rFonts w:ascii="Times New Roman" w:hAnsi="Times New Roman" w:cs="Times New Roman"/>
          <w:sz w:val="24"/>
          <w:szCs w:val="24"/>
        </w:rPr>
      </w:pPr>
      <w:r w:rsidRPr="003034CA">
        <w:rPr>
          <w:rFonts w:ascii="Times New Roman" w:hAnsi="Times New Roman" w:cs="Times New Roman"/>
          <w:b/>
          <w:sz w:val="24"/>
          <w:szCs w:val="24"/>
        </w:rPr>
        <w:t>L'ergonomie :</w:t>
      </w:r>
      <w:r w:rsidRPr="003034CA">
        <w:rPr>
          <w:rFonts w:ascii="Times New Roman" w:hAnsi="Times New Roman" w:cs="Times New Roman"/>
          <w:sz w:val="24"/>
          <w:szCs w:val="24"/>
        </w:rPr>
        <w:t xml:space="preserve"> le thème adopté par l’application doit être inspiré des couleurs et du logo typique de l’entreprise d'accueil.</w:t>
      </w:r>
    </w:p>
    <w:p w14:paraId="574932C2" w14:textId="57784239" w:rsidR="009E5F67" w:rsidRPr="003034CA" w:rsidRDefault="009E5F67" w:rsidP="009E5F67">
      <w:pPr>
        <w:pStyle w:val="ListParagraph"/>
        <w:ind w:left="0"/>
        <w:rPr>
          <w:rFonts w:ascii="Times New Roman" w:hAnsi="Times New Roman" w:cs="Times New Roman"/>
          <w:sz w:val="24"/>
          <w:szCs w:val="24"/>
        </w:rPr>
      </w:pPr>
    </w:p>
    <w:p w14:paraId="0E1D7B94" w14:textId="0C448ADD" w:rsidR="00A76A25" w:rsidRPr="003034CA" w:rsidRDefault="00E533E9" w:rsidP="00714C00">
      <w:pPr>
        <w:pStyle w:val="ListParagraph"/>
        <w:numPr>
          <w:ilvl w:val="0"/>
          <w:numId w:val="10"/>
        </w:numPr>
        <w:ind w:left="0" w:firstLine="0"/>
        <w:jc w:val="both"/>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3034CA" w:rsidRDefault="009E5F67" w:rsidP="009E5F67">
      <w:pPr>
        <w:pStyle w:val="ListParagraph"/>
        <w:ind w:left="0"/>
        <w:rPr>
          <w:rFonts w:ascii="Times New Roman" w:hAnsi="Times New Roman" w:cs="Times New Roman"/>
          <w:b/>
          <w:color w:val="0D0D0D"/>
          <w:sz w:val="24"/>
          <w:szCs w:val="24"/>
          <w:shd w:val="clear" w:color="auto" w:fill="FFFFFF"/>
        </w:rPr>
      </w:pPr>
    </w:p>
    <w:p w14:paraId="465697E6" w14:textId="7A1CCAC9" w:rsidR="00E533E9" w:rsidRPr="003034CA" w:rsidRDefault="00E533E9" w:rsidP="009E5F67">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3034CA" w:rsidRDefault="009E5F67" w:rsidP="003034CA">
      <w:pPr>
        <w:pStyle w:val="ListParagraph"/>
        <w:ind w:left="0"/>
        <w:outlineLvl w:val="0"/>
        <w:rPr>
          <w:rFonts w:ascii="Times New Roman" w:hAnsi="Times New Roman" w:cs="Times New Roman"/>
          <w:color w:val="0D0D0D"/>
          <w:sz w:val="32"/>
          <w:szCs w:val="32"/>
          <w:shd w:val="clear" w:color="auto" w:fill="FFFFFF"/>
          <w:lang w:val="en-US"/>
        </w:rPr>
      </w:pPr>
      <w:r w:rsidRPr="008B4E06">
        <w:rPr>
          <w:rFonts w:ascii="Segoe UI" w:hAnsi="Segoe UI" w:cs="Segoe UI"/>
          <w:noProof/>
          <w:color w:val="0D0D0D"/>
          <w:sz w:val="32"/>
          <w:szCs w:val="32"/>
          <w:shd w:val="clear" w:color="auto" w:fill="FFFFFF"/>
        </w:rPr>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1">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3034CA" w:rsidRDefault="00031974" w:rsidP="009E5F67">
      <w:pPr>
        <w:rPr>
          <w:rFonts w:ascii="Segoe UI" w:hAnsi="Segoe UI" w:cs="Segoe UI"/>
          <w:color w:val="0D0D0D"/>
          <w:sz w:val="32"/>
          <w:szCs w:val="32"/>
          <w:shd w:val="clear" w:color="auto" w:fill="FFFFFF"/>
          <w:lang w:val="en-US"/>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3034CA" w:rsidRDefault="00402D0C" w:rsidP="009E5F67">
      <w:pPr>
        <w:pStyle w:val="ListParagraph"/>
        <w:ind w:left="0"/>
        <w:jc w:val="both"/>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 xml:space="preserve"> 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2">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3034CA" w:rsidRDefault="00425FCB" w:rsidP="009E5F67">
      <w:pPr>
        <w:pStyle w:val="ListParagraph"/>
        <w:ind w:left="0"/>
        <w:rPr>
          <w:rFonts w:ascii="Times New Roman" w:hAnsi="Times New Roman" w:cs="Times New Roman"/>
          <w:color w:val="0D0D0D"/>
          <w:sz w:val="24"/>
          <w:szCs w:val="28"/>
          <w:shd w:val="clear" w:color="auto" w:fill="FFFFFF"/>
        </w:rPr>
      </w:pPr>
    </w:p>
    <w:p w14:paraId="5D2FC6E2" w14:textId="5746070F" w:rsidR="00031974" w:rsidRPr="003034CA" w:rsidRDefault="00BD3272" w:rsidP="009E5F67">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Il s’agit d’une architecture 3-tiers composé par 3 principaux couches :</w:t>
      </w:r>
    </w:p>
    <w:p w14:paraId="192F6DCD" w14:textId="77777777" w:rsidR="00402D0C" w:rsidRPr="003034CA" w:rsidRDefault="00402D0C" w:rsidP="009E5F67">
      <w:pPr>
        <w:pStyle w:val="ListParagraph"/>
        <w:ind w:left="0"/>
        <w:rPr>
          <w:rFonts w:ascii="Times New Roman" w:hAnsi="Times New Roman" w:cs="Times New Roman"/>
          <w:color w:val="0D0D0D"/>
          <w:sz w:val="24"/>
          <w:szCs w:val="28"/>
          <w:shd w:val="clear" w:color="auto" w:fill="FFFFFF"/>
        </w:rPr>
      </w:pPr>
      <w:r w:rsidRPr="003034CA">
        <w:rPr>
          <w:rFonts w:ascii="Segoe UI Symbol" w:hAnsi="Segoe UI Symbol" w:cs="Segoe UI Symbol"/>
          <w:b/>
          <w:color w:val="0D0D0D"/>
          <w:sz w:val="24"/>
          <w:szCs w:val="28"/>
          <w:shd w:val="clear" w:color="auto" w:fill="FFFFFF"/>
        </w:rPr>
        <w:t>✓</w:t>
      </w:r>
      <w:r w:rsidRPr="003034CA">
        <w:rPr>
          <w:rFonts w:ascii="Times New Roman" w:hAnsi="Times New Roman" w:cs="Times New Roman"/>
          <w:b/>
          <w:color w:val="0D0D0D"/>
          <w:sz w:val="24"/>
          <w:szCs w:val="28"/>
          <w:shd w:val="clear" w:color="auto" w:fill="FFFFFF"/>
        </w:rPr>
        <w:t xml:space="preserve"> Couche Client :</w:t>
      </w:r>
      <w:r w:rsidRPr="003034CA">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3034CA" w:rsidRDefault="00402D0C" w:rsidP="009E5F67">
      <w:pPr>
        <w:pStyle w:val="ListParagraph"/>
        <w:ind w:left="0"/>
        <w:rPr>
          <w:rFonts w:ascii="Times New Roman" w:hAnsi="Times New Roman" w:cs="Times New Roman"/>
          <w:color w:val="0D0D0D"/>
          <w:sz w:val="24"/>
          <w:szCs w:val="28"/>
          <w:shd w:val="clear" w:color="auto" w:fill="FFFFFF"/>
        </w:rPr>
      </w:pPr>
      <w:r w:rsidRPr="003034CA">
        <w:rPr>
          <w:rFonts w:ascii="Segoe UI Symbol" w:hAnsi="Segoe UI Symbol" w:cs="Segoe UI Symbol"/>
          <w:b/>
          <w:color w:val="0D0D0D"/>
          <w:sz w:val="24"/>
          <w:szCs w:val="28"/>
          <w:shd w:val="clear" w:color="auto" w:fill="FFFFFF"/>
        </w:rPr>
        <w:t>✓</w:t>
      </w:r>
      <w:r w:rsidRPr="003034CA">
        <w:rPr>
          <w:rFonts w:ascii="Times New Roman" w:hAnsi="Times New Roman" w:cs="Times New Roman"/>
          <w:b/>
          <w:color w:val="0D0D0D"/>
          <w:sz w:val="24"/>
          <w:szCs w:val="28"/>
          <w:shd w:val="clear" w:color="auto" w:fill="FFFFFF"/>
        </w:rPr>
        <w:t xml:space="preserve"> Couche Web :</w:t>
      </w:r>
      <w:r w:rsidRPr="003034CA">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3034CA" w:rsidRDefault="00402D0C" w:rsidP="009E5F67">
      <w:pPr>
        <w:pStyle w:val="ListParagraph"/>
        <w:ind w:left="0"/>
        <w:rPr>
          <w:rFonts w:ascii="Times New Roman" w:hAnsi="Times New Roman" w:cs="Times New Roman"/>
          <w:color w:val="0D0D0D"/>
          <w:sz w:val="24"/>
          <w:szCs w:val="28"/>
          <w:shd w:val="clear" w:color="auto" w:fill="FFFFFF"/>
        </w:rPr>
      </w:pPr>
      <w:r w:rsidRPr="003034CA">
        <w:rPr>
          <w:rFonts w:ascii="Segoe UI Symbol" w:hAnsi="Segoe UI Symbol" w:cs="Segoe UI Symbol"/>
          <w:b/>
          <w:color w:val="0D0D0D"/>
          <w:sz w:val="24"/>
          <w:szCs w:val="28"/>
          <w:shd w:val="clear" w:color="auto" w:fill="FFFFFF"/>
        </w:rPr>
        <w:t>✓</w:t>
      </w:r>
      <w:r w:rsidRPr="003034CA">
        <w:rPr>
          <w:rFonts w:ascii="Times New Roman" w:hAnsi="Times New Roman" w:cs="Times New Roman"/>
          <w:b/>
          <w:color w:val="0D0D0D"/>
          <w:sz w:val="24"/>
          <w:szCs w:val="28"/>
          <w:shd w:val="clear" w:color="auto" w:fill="FFFFFF"/>
        </w:rPr>
        <w:t xml:space="preserve"> Couche de données :</w:t>
      </w:r>
      <w:r w:rsidRPr="003034CA">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3034CA" w:rsidRDefault="00184630" w:rsidP="009E5F67">
      <w:pPr>
        <w:pStyle w:val="ListParagraph"/>
        <w:ind w:left="0"/>
        <w:rPr>
          <w:rFonts w:ascii="Times New Roman" w:hAnsi="Times New Roman" w:cs="Times New Roman"/>
          <w:color w:val="0D0D0D"/>
          <w:sz w:val="24"/>
          <w:szCs w:val="24"/>
          <w:shd w:val="clear" w:color="auto" w:fill="FFFFFF"/>
        </w:rPr>
      </w:pPr>
    </w:p>
    <w:p w14:paraId="4A40CA20" w14:textId="77777777" w:rsidR="00184630" w:rsidRPr="003034CA" w:rsidRDefault="00184630" w:rsidP="009E5F67">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3034CA">
        <w:rPr>
          <w:rFonts w:ascii="Times New Roman" w:hAnsi="Times New Roman" w:cs="Times New Roman"/>
          <w:color w:val="0D0D0D"/>
          <w:sz w:val="24"/>
          <w:szCs w:val="24"/>
          <w:shd w:val="clear" w:color="auto" w:fill="FFFFFF"/>
        </w:rPr>
        <w:t>conception[</w:t>
      </w:r>
      <w:proofErr w:type="gramEnd"/>
      <w:r w:rsidRPr="003034CA">
        <w:rPr>
          <w:rFonts w:ascii="Times New Roman" w:hAnsi="Times New Roman" w:cs="Times New Roman"/>
          <w:color w:val="0D0D0D"/>
          <w:sz w:val="24"/>
          <w:szCs w:val="24"/>
          <w:shd w:val="clear" w:color="auto" w:fill="FFFFFF"/>
        </w:rPr>
        <w:t>2].</w:t>
      </w:r>
    </w:p>
    <w:p w14:paraId="32970AD6" w14:textId="77777777" w:rsidR="00184630" w:rsidRPr="003034CA" w:rsidRDefault="00184630" w:rsidP="009E5F67">
      <w:pPr>
        <w:pStyle w:val="ListParagraph"/>
        <w:ind w:left="0"/>
        <w:rPr>
          <w:rFonts w:ascii="Times New Roman" w:hAnsi="Times New Roman" w:cs="Times New Roman"/>
          <w:color w:val="0D0D0D"/>
          <w:sz w:val="24"/>
          <w:szCs w:val="24"/>
          <w:shd w:val="clear" w:color="auto" w:fill="FFFFFF"/>
        </w:rPr>
      </w:pPr>
    </w:p>
    <w:p w14:paraId="17E2E8B6" w14:textId="3E0039DB" w:rsidR="00184630" w:rsidRPr="003034CA" w:rsidRDefault="00184630" w:rsidP="009E5F67">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Notre système est conçu en utilisant l'architecture « MVC » pour la partie Back-end, « MVC » pour le Front-end, et « SOA » comme architecture globale de l'application.</w:t>
      </w:r>
    </w:p>
    <w:p w14:paraId="29B857B5" w14:textId="77777777" w:rsidR="00FD7E73" w:rsidRPr="003034CA" w:rsidRDefault="00FD7E73" w:rsidP="00FD7E73">
      <w:pPr>
        <w:pStyle w:val="ListParagraph"/>
        <w:ind w:left="1440"/>
        <w:rPr>
          <w:rFonts w:cstheme="minorHAnsi"/>
          <w:color w:val="0D0D0D"/>
          <w:sz w:val="24"/>
          <w:szCs w:val="24"/>
          <w:shd w:val="clear" w:color="auto" w:fill="FFFFFF"/>
        </w:rPr>
      </w:pPr>
    </w:p>
    <w:p w14:paraId="7706432A" w14:textId="77777777" w:rsidR="00184630" w:rsidRPr="003034CA" w:rsidRDefault="00184630" w:rsidP="00714C00">
      <w:pPr>
        <w:pStyle w:val="ListParagraph"/>
        <w:numPr>
          <w:ilvl w:val="0"/>
          <w:numId w:val="11"/>
        </w:numPr>
        <w:ind w:left="284"/>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Choix de l’architecture côté back-end (côte serveur) :</w:t>
      </w:r>
    </w:p>
    <w:p w14:paraId="464B932D" w14:textId="77777777" w:rsidR="00184630" w:rsidRPr="003034CA" w:rsidRDefault="00184630" w:rsidP="004C7650">
      <w:pPr>
        <w:pStyle w:val="ListParagraph"/>
        <w:ind w:left="0"/>
        <w:rPr>
          <w:rFonts w:ascii="Times New Roman" w:hAnsi="Times New Roman" w:cs="Times New Roman"/>
          <w:color w:val="0D0D0D"/>
          <w:sz w:val="24"/>
          <w:szCs w:val="24"/>
          <w:shd w:val="clear" w:color="auto" w:fill="FFFFFF"/>
        </w:rPr>
      </w:pPr>
    </w:p>
    <w:p w14:paraId="5C59F4FF" w14:textId="77777777" w:rsidR="00184630" w:rsidRPr="003034CA" w:rsidRDefault="00184630" w:rsidP="004C7650">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3034CA" w:rsidRDefault="00184630" w:rsidP="004C7650">
      <w:pPr>
        <w:pStyle w:val="ListParagraph"/>
        <w:ind w:left="0"/>
        <w:rPr>
          <w:rFonts w:ascii="Times New Roman" w:hAnsi="Times New Roman" w:cs="Times New Roman"/>
          <w:color w:val="0D0D0D"/>
          <w:sz w:val="24"/>
          <w:szCs w:val="24"/>
          <w:shd w:val="clear" w:color="auto" w:fill="FFFFFF"/>
        </w:rPr>
      </w:pPr>
    </w:p>
    <w:p w14:paraId="094C186F" w14:textId="0A155488" w:rsidR="00184630" w:rsidRPr="003034CA" w:rsidRDefault="00184630" w:rsidP="004C7650">
      <w:pPr>
        <w:pStyle w:val="ListParagraph"/>
        <w:numPr>
          <w:ilvl w:val="0"/>
          <w:numId w:val="12"/>
        </w:numPr>
        <w:ind w:left="0" w:firstLine="0"/>
        <w:rPr>
          <w:rFonts w:ascii="Times New Roman" w:hAnsi="Times New Roman" w:cs="Times New Roman"/>
          <w:color w:val="0D0D0D"/>
          <w:sz w:val="24"/>
          <w:szCs w:val="24"/>
          <w:shd w:val="clear" w:color="auto" w:fill="FFFFFF"/>
        </w:rPr>
      </w:pPr>
      <w:r w:rsidRPr="003034CA">
        <w:rPr>
          <w:rFonts w:ascii="Times New Roman" w:hAnsi="Times New Roman" w:cs="Times New Roman"/>
          <w:b/>
          <w:color w:val="0D0D0D"/>
          <w:sz w:val="24"/>
          <w:szCs w:val="24"/>
          <w:shd w:val="clear" w:color="auto" w:fill="FFFFFF"/>
        </w:rPr>
        <w:t xml:space="preserve">Architecture MVC (Modèle-Vue-Contrôleur) </w:t>
      </w:r>
      <w:r w:rsidRPr="003034CA">
        <w:rPr>
          <w:rFonts w:ascii="Times New Roman" w:hAnsi="Times New Roman" w:cs="Times New Roman"/>
          <w:color w:val="0D0D0D"/>
          <w:sz w:val="24"/>
          <w:szCs w:val="24"/>
          <w:shd w:val="clear" w:color="auto" w:fill="FFFFFF"/>
        </w:rPr>
        <w:t>:</w:t>
      </w:r>
    </w:p>
    <w:p w14:paraId="6F589DD3" w14:textId="77777777" w:rsidR="004C7650" w:rsidRPr="003034CA" w:rsidRDefault="004C7650" w:rsidP="004C7650">
      <w:pPr>
        <w:pStyle w:val="ListParagraph"/>
        <w:ind w:left="0"/>
        <w:rPr>
          <w:rFonts w:ascii="Times New Roman" w:hAnsi="Times New Roman" w:cs="Times New Roman"/>
          <w:color w:val="0D0D0D"/>
          <w:sz w:val="24"/>
          <w:szCs w:val="24"/>
          <w:shd w:val="clear" w:color="auto" w:fill="FFFFFF"/>
        </w:rPr>
      </w:pPr>
    </w:p>
    <w:p w14:paraId="47521BF7" w14:textId="161FB541" w:rsidR="00184630" w:rsidRPr="003034CA"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4"/>
          <w:szCs w:val="24"/>
          <w:lang w:eastAsia="fr-FR"/>
        </w:rPr>
      </w:pPr>
      <w:r w:rsidRPr="003034CA">
        <w:rPr>
          <w:rFonts w:ascii="Times New Roman" w:eastAsia="Times New Roman" w:hAnsi="Times New Roman" w:cs="Times New Roman"/>
          <w:b/>
          <w:bCs/>
          <w:sz w:val="24"/>
          <w:szCs w:val="24"/>
          <w:lang w:eastAsia="fr-FR"/>
        </w:rPr>
        <w:t>Modèle</w:t>
      </w:r>
      <w:r w:rsidRPr="003034CA">
        <w:rPr>
          <w:rFonts w:ascii="Times New Roman" w:eastAsia="Times New Roman" w:hAnsi="Times New Roman" w:cs="Times New Roman"/>
          <w:b/>
          <w:sz w:val="24"/>
          <w:szCs w:val="24"/>
          <w:lang w:eastAsia="fr-FR"/>
        </w:rPr>
        <w:t> :</w:t>
      </w:r>
      <w:r w:rsidRPr="003034CA">
        <w:rPr>
          <w:rFonts w:ascii="Times New Roman" w:eastAsia="Times New Roman" w:hAnsi="Times New Roman" w:cs="Times New Roman"/>
          <w:sz w:val="24"/>
          <w:szCs w:val="24"/>
          <w:lang w:eastAsia="fr-FR"/>
        </w:rPr>
        <w:t xml:space="preserve"> cette partie gère ce qu'on appelle la </w:t>
      </w:r>
      <w:r w:rsidRPr="003034CA">
        <w:rPr>
          <w:rFonts w:ascii="Times New Roman" w:eastAsia="Times New Roman" w:hAnsi="Times New Roman" w:cs="Times New Roman"/>
          <w:b/>
          <w:bCs/>
          <w:sz w:val="24"/>
          <w:szCs w:val="24"/>
          <w:lang w:eastAsia="fr-FR"/>
        </w:rPr>
        <w:t>logique métier</w:t>
      </w:r>
      <w:r w:rsidRPr="003034CA">
        <w:rPr>
          <w:rFonts w:ascii="Times New Roman" w:eastAsia="Times New Roman" w:hAnsi="Times New Roman" w:cs="Times New Roman"/>
          <w:sz w:val="24"/>
          <w:szCs w:val="24"/>
          <w:lang w:eastAsia="fr-FR"/>
        </w:rPr>
        <w:t xml:space="preserve"> de votre site. Elle comprend notamment la gestion des données qui sont stockées, mais aussi tout le code qui prend des décisions autour de ces données. Son objectif est de fournir une interface d'action </w:t>
      </w:r>
      <w:r w:rsidR="003034CA" w:rsidRPr="003034CA">
        <w:rPr>
          <w:rFonts w:ascii="Times New Roman" w:eastAsia="Times New Roman" w:hAnsi="Times New Roman" w:cs="Times New Roman"/>
          <w:sz w:val="24"/>
          <w:szCs w:val="24"/>
          <w:lang w:eastAsia="fr-FR"/>
        </w:rPr>
        <w:t>le plus simple possible</w:t>
      </w:r>
      <w:r w:rsidRPr="003034CA">
        <w:rPr>
          <w:rFonts w:ascii="Times New Roman" w:eastAsia="Times New Roman" w:hAnsi="Times New Roman" w:cs="Times New Roman"/>
          <w:sz w:val="24"/>
          <w:szCs w:val="24"/>
          <w:lang w:eastAsia="fr-FR"/>
        </w:rPr>
        <w:t xml:space="preserve"> au contrôleur. On y trouve donc entre autres des algorithmes complexes et des requêtes SQL.</w:t>
      </w:r>
    </w:p>
    <w:p w14:paraId="3407A1B2" w14:textId="77777777" w:rsidR="00184630" w:rsidRPr="003034CA" w:rsidRDefault="00184630" w:rsidP="004C7650">
      <w:pPr>
        <w:shd w:val="clear" w:color="auto" w:fill="FFFFFF"/>
        <w:spacing w:after="45" w:line="240" w:lineRule="auto"/>
        <w:rPr>
          <w:rFonts w:ascii="Times New Roman" w:eastAsia="Times New Roman" w:hAnsi="Times New Roman" w:cs="Times New Roman"/>
          <w:sz w:val="24"/>
          <w:szCs w:val="24"/>
          <w:lang w:eastAsia="fr-FR"/>
        </w:rPr>
      </w:pPr>
    </w:p>
    <w:p w14:paraId="23D30574" w14:textId="77777777" w:rsidR="00184630" w:rsidRPr="003034CA"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4"/>
          <w:szCs w:val="24"/>
          <w:lang w:eastAsia="fr-FR"/>
        </w:rPr>
      </w:pPr>
      <w:r w:rsidRPr="003034CA">
        <w:rPr>
          <w:rFonts w:ascii="Times New Roman" w:eastAsia="Times New Roman" w:hAnsi="Times New Roman" w:cs="Times New Roman"/>
          <w:b/>
          <w:bCs/>
          <w:sz w:val="24"/>
          <w:szCs w:val="24"/>
          <w:lang w:eastAsia="fr-FR"/>
        </w:rPr>
        <w:t>Vue</w:t>
      </w:r>
      <w:r w:rsidRPr="003034CA">
        <w:rPr>
          <w:rFonts w:ascii="Times New Roman" w:eastAsia="Times New Roman" w:hAnsi="Times New Roman" w:cs="Times New Roman"/>
          <w:sz w:val="24"/>
          <w:szCs w:val="24"/>
          <w:lang w:eastAsia="fr-FR"/>
        </w:rPr>
        <w:t> : cette partie se concentre sur l'</w:t>
      </w:r>
      <w:r w:rsidRPr="003034CA">
        <w:rPr>
          <w:rFonts w:ascii="Times New Roman" w:eastAsia="Times New Roman" w:hAnsi="Times New Roman" w:cs="Times New Roman"/>
          <w:b/>
          <w:bCs/>
          <w:sz w:val="24"/>
          <w:szCs w:val="24"/>
          <w:lang w:eastAsia="fr-FR"/>
        </w:rPr>
        <w:t>affichage</w:t>
      </w:r>
      <w:r w:rsidRPr="003034CA">
        <w:rPr>
          <w:rFonts w:ascii="Times New Roman" w:eastAsia="Times New Roman" w:hAnsi="Times New Roman" w:cs="Times New Roman"/>
          <w:sz w:val="24"/>
          <w:szCs w:val="24"/>
          <w:lang w:eastAsia="fr-FR"/>
        </w:rPr>
        <w:t xml:space="preserve">. Elle ne fait presque aucun calcul et se contente de récupérer des variables pour savoir ce qu'elle doit afficher. On y trouve </w:t>
      </w:r>
      <w:r w:rsidRPr="003034CA">
        <w:rPr>
          <w:rFonts w:ascii="Times New Roman" w:eastAsia="Times New Roman" w:hAnsi="Times New Roman" w:cs="Times New Roman"/>
          <w:sz w:val="24"/>
          <w:szCs w:val="24"/>
          <w:lang w:eastAsia="fr-FR"/>
        </w:rPr>
        <w:lastRenderedPageBreak/>
        <w:t>essentiellement du code HTML mais aussi quelques boucles et conditions PHP très simples, pour afficher par exemple une liste de messages.</w:t>
      </w:r>
    </w:p>
    <w:p w14:paraId="7184FA2C" w14:textId="77777777" w:rsidR="00184630" w:rsidRPr="003034CA" w:rsidRDefault="00184630" w:rsidP="004C7650">
      <w:pPr>
        <w:shd w:val="clear" w:color="auto" w:fill="FFFFFF"/>
        <w:spacing w:after="45" w:line="240" w:lineRule="auto"/>
        <w:rPr>
          <w:rFonts w:ascii="Times New Roman" w:eastAsia="Times New Roman" w:hAnsi="Times New Roman" w:cs="Times New Roman"/>
          <w:sz w:val="24"/>
          <w:szCs w:val="24"/>
          <w:lang w:eastAsia="fr-FR"/>
        </w:rPr>
      </w:pPr>
    </w:p>
    <w:p w14:paraId="157E4B52" w14:textId="77777777" w:rsidR="00184630" w:rsidRPr="003034CA"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4"/>
          <w:szCs w:val="24"/>
          <w:lang w:eastAsia="fr-FR"/>
        </w:rPr>
      </w:pPr>
      <w:r w:rsidRPr="003034CA">
        <w:rPr>
          <w:rFonts w:ascii="Times New Roman" w:eastAsia="Times New Roman" w:hAnsi="Times New Roman" w:cs="Times New Roman"/>
          <w:b/>
          <w:bCs/>
          <w:sz w:val="24"/>
          <w:szCs w:val="24"/>
          <w:lang w:eastAsia="fr-FR"/>
        </w:rPr>
        <w:t>Contrôleur</w:t>
      </w:r>
      <w:r w:rsidRPr="003034CA">
        <w:rPr>
          <w:rFonts w:ascii="Times New Roman" w:eastAsia="Times New Roman" w:hAnsi="Times New Roman" w:cs="Times New Roman"/>
          <w:sz w:val="24"/>
          <w:szCs w:val="24"/>
          <w:lang w:eastAsia="fr-FR"/>
        </w:rPr>
        <w:t> : cette partie gère les </w:t>
      </w:r>
      <w:r w:rsidRPr="003034CA">
        <w:rPr>
          <w:rFonts w:ascii="Times New Roman" w:eastAsia="Times New Roman" w:hAnsi="Times New Roman" w:cs="Times New Roman"/>
          <w:b/>
          <w:bCs/>
          <w:sz w:val="24"/>
          <w:szCs w:val="24"/>
          <w:lang w:eastAsia="fr-FR"/>
        </w:rPr>
        <w:t>échanges</w:t>
      </w:r>
      <w:r w:rsidRPr="003034CA">
        <w:rPr>
          <w:rFonts w:ascii="Times New Roman" w:eastAsia="Times New Roman" w:hAnsi="Times New Roman" w:cs="Times New Roman"/>
          <w:sz w:val="24"/>
          <w:szCs w:val="24"/>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3034CA">
        <w:rPr>
          <w:rFonts w:ascii="Times New Roman" w:eastAsia="Times New Roman" w:hAnsi="Times New Roman" w:cs="Times New Roman"/>
          <w:i/>
          <w:iCs/>
          <w:sz w:val="24"/>
          <w:szCs w:val="24"/>
          <w:lang w:eastAsia="fr-FR"/>
        </w:rPr>
        <w:t>adapter</w:t>
      </w:r>
      <w:r w:rsidRPr="003034CA">
        <w:rPr>
          <w:rFonts w:ascii="Times New Roman" w:eastAsia="Times New Roman" w:hAnsi="Times New Roman" w:cs="Times New Roman"/>
          <w:sz w:val="24"/>
          <w:szCs w:val="24"/>
          <w:lang w:eastAsia="fr-FR"/>
        </w:rPr>
        <w:t> ce résultat et le donner à la vue. Enfin, il va renvoyer la nouvelle page HTML, générée par la vue, à l’utilisateur. [3]</w:t>
      </w:r>
    </w:p>
    <w:p w14:paraId="291C3A78" w14:textId="77777777" w:rsidR="00184630" w:rsidRPr="003034CA" w:rsidRDefault="00184630" w:rsidP="00184630">
      <w:pPr>
        <w:pStyle w:val="ListParagraph"/>
        <w:ind w:left="1440"/>
        <w:rPr>
          <w:rFonts w:cstheme="minorHAnsi"/>
          <w:color w:val="0D0D0D"/>
          <w:sz w:val="24"/>
          <w:szCs w:val="24"/>
          <w:shd w:val="clear" w:color="auto" w:fill="FFFFFF"/>
        </w:rPr>
      </w:pPr>
    </w:p>
    <w:p w14:paraId="4EA611F2" w14:textId="77777777" w:rsidR="00184630" w:rsidRPr="003034CA" w:rsidRDefault="00184630" w:rsidP="00184630">
      <w:pPr>
        <w:pStyle w:val="ListParagraph"/>
        <w:ind w:left="1440"/>
        <w:rPr>
          <w:rFonts w:cstheme="minorHAnsi"/>
          <w:color w:val="0D0D0D"/>
          <w:sz w:val="24"/>
          <w:szCs w:val="24"/>
          <w:shd w:val="clear" w:color="auto" w:fill="FFFFFF"/>
        </w:rPr>
      </w:pPr>
    </w:p>
    <w:p w14:paraId="540B4E80" w14:textId="77777777" w:rsidR="00184630" w:rsidRPr="003034CA" w:rsidRDefault="00184630" w:rsidP="004C7650">
      <w:pPr>
        <w:rPr>
          <w:rFonts w:ascii="Times New Roman" w:hAnsi="Times New Roman" w:cs="Times New Roman"/>
          <w:sz w:val="24"/>
          <w:szCs w:val="24"/>
          <w:shd w:val="clear" w:color="auto" w:fill="FFFFFF"/>
        </w:rPr>
      </w:pPr>
      <w:r w:rsidRPr="003034CA">
        <w:rPr>
          <w:rFonts w:ascii="Times New Roman" w:hAnsi="Times New Roman" w:cs="Times New Roman"/>
          <w:sz w:val="24"/>
          <w:szCs w:val="24"/>
          <w:shd w:val="clear" w:color="auto" w:fill="FFFFFF"/>
        </w:rPr>
        <w:t>La figure suivante schématise le rôle de chacun de ces éléments :</w:t>
      </w:r>
    </w:p>
    <w:p w14:paraId="50CF5951" w14:textId="77777777" w:rsidR="00184630" w:rsidRPr="003034CA" w:rsidRDefault="00184630" w:rsidP="00184630">
      <w:pPr>
        <w:pStyle w:val="ListParagraph"/>
        <w:ind w:left="1440" w:firstLine="576"/>
        <w:rPr>
          <w:rFonts w:cstheme="minorHAnsi"/>
          <w:sz w:val="24"/>
          <w:szCs w:val="24"/>
          <w:shd w:val="clear" w:color="auto" w:fill="FFFFFF"/>
        </w:rPr>
      </w:pPr>
    </w:p>
    <w:p w14:paraId="3DA269F1" w14:textId="77777777" w:rsidR="00184630" w:rsidRPr="003034CA" w:rsidRDefault="00184630" w:rsidP="00184630">
      <w:pPr>
        <w:pStyle w:val="ListParagraph"/>
        <w:ind w:left="1440" w:firstLine="576"/>
        <w:rPr>
          <w:rFonts w:cstheme="minorHAnsi"/>
          <w:sz w:val="24"/>
          <w:szCs w:val="24"/>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3">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57DC8F1" w14:textId="2592A2FD" w:rsidR="00FD7E73" w:rsidRPr="003034CA" w:rsidRDefault="00FD7E73" w:rsidP="003034CA">
      <w:pPr>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3034CA" w:rsidRDefault="00184630" w:rsidP="004C7650">
      <w:pPr>
        <w:pStyle w:val="ListParagraph"/>
        <w:ind w:left="0"/>
        <w:rPr>
          <w:rFonts w:ascii="Times New Roman" w:hAnsi="Times New Roman" w:cs="Times New Roman"/>
          <w:color w:val="0D0D0D"/>
          <w:sz w:val="24"/>
          <w:szCs w:val="24"/>
          <w:shd w:val="clear" w:color="auto" w:fill="FFFFFF"/>
        </w:rPr>
      </w:pPr>
    </w:p>
    <w:p w14:paraId="1225D996" w14:textId="7C609996" w:rsidR="00184630" w:rsidRPr="003034CA" w:rsidRDefault="00184630" w:rsidP="004C7650">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3034CA" w:rsidRDefault="00184630" w:rsidP="004C7650">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3034CA" w:rsidRDefault="00184630" w:rsidP="004C7650">
      <w:pPr>
        <w:pStyle w:val="ListParagraph"/>
        <w:ind w:left="0"/>
        <w:rPr>
          <w:rFonts w:ascii="Times New Roman" w:hAnsi="Times New Roman" w:cs="Times New Roman"/>
          <w:color w:val="0D0D0D"/>
          <w:sz w:val="24"/>
          <w:szCs w:val="24"/>
          <w:shd w:val="clear" w:color="auto" w:fill="FFFFFF"/>
        </w:rPr>
      </w:pPr>
    </w:p>
    <w:p w14:paraId="1C43E829" w14:textId="005AC1BF" w:rsidR="001B792D" w:rsidRPr="003034CA" w:rsidRDefault="00184630" w:rsidP="004C7650">
      <w:pPr>
        <w:rPr>
          <w:rFonts w:ascii="Times New Roman" w:hAnsi="Times New Roman" w:cs="Times New Roman"/>
          <w:b/>
          <w:color w:val="0D0D0D"/>
          <w:sz w:val="24"/>
          <w:szCs w:val="24"/>
          <w:shd w:val="clear" w:color="auto" w:fill="FFFFFF"/>
        </w:rPr>
      </w:pPr>
      <w:r w:rsidRPr="003034CA">
        <w:rPr>
          <w:rFonts w:ascii="Times New Roman" w:hAnsi="Times New Roman" w:cs="Times New Roman"/>
          <w:b/>
          <w:color w:val="0D0D0D"/>
          <w:sz w:val="24"/>
          <w:szCs w:val="24"/>
          <w:shd w:val="clear" w:color="auto" w:fill="FFFFFF"/>
        </w:rPr>
        <w:t xml:space="preserve">  SOA visant à :</w:t>
      </w:r>
    </w:p>
    <w:p w14:paraId="3119E8B8" w14:textId="3B45D40D" w:rsidR="00184630" w:rsidRPr="003034CA"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La décomposition d'une fonctionnalité en un ensemble de services.</w:t>
      </w:r>
    </w:p>
    <w:p w14:paraId="4A019A75" w14:textId="00E4C76D" w:rsidR="00184630" w:rsidRPr="003034CA"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lastRenderedPageBreak/>
        <w:t xml:space="preserve"> L'optimisation des performances des organisations.</w:t>
      </w:r>
    </w:p>
    <w:p w14:paraId="3A8F5C83" w14:textId="73943100" w:rsidR="00184630" w:rsidRPr="003034CA"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 xml:space="preserve"> La diminution des coûts.</w:t>
      </w:r>
    </w:p>
    <w:p w14:paraId="2524D501" w14:textId="34C77303" w:rsidR="00184630" w:rsidRPr="003034CA"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3034CA" w:rsidRDefault="004C7650" w:rsidP="004C7650">
      <w:pPr>
        <w:pStyle w:val="ListParagraph"/>
        <w:ind w:left="0"/>
        <w:rPr>
          <w:rFonts w:ascii="Times New Roman" w:hAnsi="Times New Roman" w:cs="Times New Roman"/>
          <w:color w:val="0D0D0D"/>
          <w:sz w:val="24"/>
          <w:szCs w:val="24"/>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4">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3034CA" w:rsidRDefault="004C7650" w:rsidP="004C7650">
      <w:pPr>
        <w:pStyle w:val="ListParagraph"/>
        <w:ind w:left="0"/>
        <w:rPr>
          <w:rFonts w:ascii="Times New Roman" w:hAnsi="Times New Roman" w:cs="Times New Roman"/>
          <w:b/>
          <w:color w:val="0D0D0D"/>
          <w:sz w:val="24"/>
          <w:szCs w:val="24"/>
          <w:shd w:val="clear" w:color="auto" w:fill="FFFFFF"/>
        </w:rPr>
      </w:pPr>
    </w:p>
    <w:p w14:paraId="502CEE6B" w14:textId="31262224" w:rsidR="00184630" w:rsidRPr="003034CA" w:rsidRDefault="00FD6820" w:rsidP="004C7650">
      <w:pPr>
        <w:pStyle w:val="ListParagraph"/>
        <w:numPr>
          <w:ilvl w:val="0"/>
          <w:numId w:val="14"/>
        </w:numPr>
        <w:ind w:left="0"/>
        <w:rPr>
          <w:rFonts w:ascii="Times New Roman" w:hAnsi="Times New Roman" w:cs="Times New Roman"/>
          <w:b/>
          <w:color w:val="0D0D0D"/>
          <w:sz w:val="24"/>
          <w:szCs w:val="24"/>
          <w:shd w:val="clear" w:color="auto" w:fill="FFFFFF"/>
        </w:rPr>
      </w:pPr>
      <w:r w:rsidRPr="003034CA">
        <w:rPr>
          <w:rFonts w:ascii="Times New Roman" w:hAnsi="Times New Roman" w:cs="Times New Roman"/>
          <w:b/>
          <w:color w:val="0D0D0D"/>
          <w:sz w:val="24"/>
          <w:szCs w:val="24"/>
          <w:shd w:val="clear" w:color="auto" w:fill="FFFFFF"/>
        </w:rPr>
        <w:t>L’intérêt de développer d’une API pour un progiciel :</w:t>
      </w:r>
    </w:p>
    <w:p w14:paraId="5E7F5219" w14:textId="77777777" w:rsidR="00FD6820" w:rsidRPr="003034CA" w:rsidRDefault="00FD6820" w:rsidP="004C7650">
      <w:pP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3034CA" w:rsidRDefault="00FD6820" w:rsidP="004C7650">
      <w:pP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3034CA">
        <w:rPr>
          <w:rFonts w:cstheme="minorHAnsi"/>
          <w:color w:val="0D0D0D"/>
          <w:sz w:val="24"/>
          <w:szCs w:val="24"/>
          <w:shd w:val="clear" w:color="auto" w:fill="FFFFFF"/>
        </w:rPr>
        <w:t xml:space="preserve"> </w:t>
      </w:r>
      <w:r w:rsidRPr="003034CA">
        <w:rPr>
          <w:rFonts w:ascii="Times New Roman" w:hAnsi="Times New Roman" w:cs="Times New Roman"/>
          <w:color w:val="0D0D0D"/>
          <w:sz w:val="24"/>
          <w:szCs w:val="24"/>
          <w:shd w:val="clear" w:color="auto" w:fill="FFFFFF"/>
        </w:rPr>
        <w:t>laissant aux membres la possibilité de coder des fonctionnalités supplémentaires selon leurs besoins spécifiques.</w:t>
      </w:r>
    </w:p>
    <w:p w14:paraId="1EF89C24" w14:textId="7D7AD4D4" w:rsidR="00FD6820" w:rsidRPr="003034CA" w:rsidRDefault="00FD6820" w:rsidP="004C7650">
      <w:pP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3034CA" w:rsidRDefault="00FD6820" w:rsidP="004C7650">
      <w:pPr>
        <w:rPr>
          <w:rFonts w:ascii="Times New Roman" w:hAnsi="Times New Roman" w:cs="Times New Roman"/>
          <w:b/>
          <w:color w:val="0D0D0D"/>
          <w:sz w:val="24"/>
          <w:szCs w:val="24"/>
          <w:shd w:val="clear" w:color="auto" w:fill="FFFFFF"/>
        </w:rPr>
      </w:pPr>
      <w:r w:rsidRPr="003034CA">
        <w:rPr>
          <w:rFonts w:ascii="Times New Roman" w:hAnsi="Times New Roman" w:cs="Times New Roman"/>
          <w:b/>
          <w:color w:val="0D0D0D"/>
          <w:sz w:val="24"/>
          <w:szCs w:val="24"/>
          <w:shd w:val="clear" w:color="auto" w:fill="FFFFFF"/>
        </w:rPr>
        <w:t xml:space="preserve">  ▪   Les diverses structures d'API :</w:t>
      </w:r>
    </w:p>
    <w:p w14:paraId="0C0B367E" w14:textId="77777777" w:rsidR="00FD6820" w:rsidRPr="003034CA" w:rsidRDefault="00FD6820" w:rsidP="004C7650">
      <w:pPr>
        <w:ind w:firstLine="6"/>
        <w:jc w:val="both"/>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3034CA" w:rsidRDefault="00FD6820" w:rsidP="004C7650">
      <w:pPr>
        <w:jc w:val="both"/>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3034CA" w:rsidRDefault="00FD6820" w:rsidP="004C7650">
      <w:pPr>
        <w:jc w:val="both"/>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lastRenderedPageBreak/>
        <w:t>La distinction fondamentale entre ces deux protocoles réside dans le niveau de couplage entre le client et le serveur.</w:t>
      </w:r>
    </w:p>
    <w:p w14:paraId="0D9CC384" w14:textId="22086921" w:rsidR="003A2129" w:rsidRPr="003034CA" w:rsidRDefault="003A2129" w:rsidP="004C7650">
      <w:pPr>
        <w:jc w:val="both"/>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5">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3034CA" w:rsidRDefault="0022736D" w:rsidP="004C7650">
      <w:pPr>
        <w:pStyle w:val="ListParagraph"/>
        <w:ind w:left="0"/>
        <w:rPr>
          <w:rFonts w:ascii="Times New Roman" w:hAnsi="Times New Roman" w:cs="Times New Roman"/>
          <w:color w:val="0D0D0D"/>
          <w:sz w:val="24"/>
          <w:szCs w:val="28"/>
          <w:shd w:val="clear" w:color="auto" w:fill="FFFFFF"/>
        </w:rPr>
      </w:pPr>
    </w:p>
    <w:p w14:paraId="1B01A957" w14:textId="1D0DAE4E" w:rsidR="00031974" w:rsidRPr="003034CA" w:rsidRDefault="003A2129"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3034CA">
        <w:rPr>
          <w:rFonts w:ascii="Times New Roman" w:hAnsi="Times New Roman" w:cs="Times New Roman"/>
          <w:b/>
          <w:color w:val="0D0D0D"/>
          <w:sz w:val="24"/>
          <w:szCs w:val="28"/>
          <w:shd w:val="clear" w:color="auto" w:fill="FFFFFF"/>
        </w:rPr>
        <w:t>Modèle d'API basé sur SOAP :</w:t>
      </w:r>
    </w:p>
    <w:p w14:paraId="30E4ADE5" w14:textId="77777777" w:rsidR="004C7650" w:rsidRPr="003034CA" w:rsidRDefault="004C7650" w:rsidP="004C7650">
      <w:pPr>
        <w:pStyle w:val="ListParagraph"/>
        <w:ind w:left="0"/>
        <w:rPr>
          <w:rFonts w:ascii="Times New Roman" w:hAnsi="Times New Roman" w:cs="Times New Roman"/>
          <w:b/>
          <w:color w:val="0D0D0D"/>
          <w:sz w:val="24"/>
          <w:szCs w:val="28"/>
          <w:shd w:val="clear" w:color="auto" w:fill="FFFFFF"/>
        </w:rPr>
      </w:pPr>
    </w:p>
    <w:p w14:paraId="4E5FBEF0" w14:textId="77777777" w:rsidR="003A2129" w:rsidRPr="003034CA" w:rsidRDefault="003A2129"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L'architecture d'API SOAP utilise le protocole SOAP (Simple Object Access Protocol) basé sur XML.</w:t>
      </w:r>
    </w:p>
    <w:p w14:paraId="381C23D5" w14:textId="77777777" w:rsidR="003A2129" w:rsidRPr="003034CA" w:rsidRDefault="003A2129"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3034CA" w:rsidRDefault="003A2129"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3034CA" w:rsidRDefault="00FD7E73" w:rsidP="004C7650">
      <w:pPr>
        <w:pStyle w:val="ListParagraph"/>
        <w:ind w:left="0"/>
        <w:rPr>
          <w:rFonts w:ascii="Times New Roman" w:hAnsi="Times New Roman" w:cs="Times New Roman"/>
          <w:color w:val="0D0D0D"/>
          <w:sz w:val="24"/>
          <w:szCs w:val="28"/>
          <w:shd w:val="clear" w:color="auto" w:fill="FFFFFF"/>
        </w:rPr>
      </w:pPr>
    </w:p>
    <w:p w14:paraId="456A3821" w14:textId="588A5EBC" w:rsidR="00031974" w:rsidRPr="003034CA" w:rsidRDefault="003A2129"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3034CA" w:rsidRDefault="0022736D" w:rsidP="004C7650">
      <w:pPr>
        <w:pStyle w:val="ListParagraph"/>
        <w:ind w:left="0"/>
        <w:rPr>
          <w:rFonts w:ascii="Times New Roman" w:hAnsi="Times New Roman" w:cs="Times New Roman"/>
          <w:color w:val="0D0D0D"/>
          <w:sz w:val="24"/>
          <w:szCs w:val="28"/>
          <w:shd w:val="clear" w:color="auto" w:fill="FFFFFF"/>
        </w:rPr>
      </w:pPr>
    </w:p>
    <w:p w14:paraId="467313AA" w14:textId="77777777" w:rsidR="0022736D" w:rsidRPr="003034CA" w:rsidRDefault="0022736D" w:rsidP="00402D0C">
      <w:pPr>
        <w:pStyle w:val="ListParagraph"/>
        <w:ind w:left="1440"/>
        <w:rPr>
          <w:rFonts w:ascii="Segoe UI" w:hAnsi="Segoe UI" w:cs="Segoe UI"/>
          <w:color w:val="0D0D0D"/>
          <w:sz w:val="20"/>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3034CA" w:rsidRDefault="00FD7E73" w:rsidP="004C7650">
      <w:pPr>
        <w:pStyle w:val="ListParagraph"/>
        <w:ind w:left="0"/>
        <w:rPr>
          <w:rFonts w:ascii="Times New Roman" w:hAnsi="Times New Roman" w:cs="Times New Roman"/>
          <w:color w:val="0D0D0D"/>
          <w:sz w:val="24"/>
          <w:szCs w:val="28"/>
          <w:shd w:val="clear" w:color="auto" w:fill="FFFFFF"/>
        </w:rPr>
      </w:pPr>
    </w:p>
    <w:p w14:paraId="7686805A" w14:textId="13F7C85B" w:rsidR="005E1235" w:rsidRPr="003034CA" w:rsidRDefault="0022736D" w:rsidP="004C7650">
      <w:pPr>
        <w:pStyle w:val="ListParagraph"/>
        <w:numPr>
          <w:ilvl w:val="0"/>
          <w:numId w:val="15"/>
        </w:numPr>
        <w:ind w:left="0" w:firstLine="0"/>
        <w:rPr>
          <w:rFonts w:ascii="Times New Roman" w:hAnsi="Times New Roman" w:cs="Times New Roman"/>
          <w:b/>
          <w:color w:val="0D0D0D"/>
          <w:sz w:val="24"/>
          <w:szCs w:val="28"/>
          <w:shd w:val="clear" w:color="auto" w:fill="FFFFFF"/>
        </w:rPr>
      </w:pPr>
      <w:r w:rsidRPr="003034CA">
        <w:rPr>
          <w:rFonts w:ascii="Times New Roman" w:hAnsi="Times New Roman" w:cs="Times New Roman"/>
          <w:b/>
          <w:color w:val="0D0D0D"/>
          <w:sz w:val="24"/>
          <w:szCs w:val="28"/>
          <w:shd w:val="clear" w:color="auto" w:fill="FFFFFF"/>
        </w:rPr>
        <w:t>Structure d’un message SOAP :</w:t>
      </w:r>
    </w:p>
    <w:p w14:paraId="23CDFB9D" w14:textId="77777777" w:rsidR="0022736D" w:rsidRPr="003034CA" w:rsidRDefault="0022736D" w:rsidP="004C7650">
      <w:pPr>
        <w:pStyle w:val="ListParagraph"/>
        <w:ind w:left="0"/>
        <w:rPr>
          <w:rFonts w:ascii="Times New Roman" w:hAnsi="Times New Roman" w:cs="Times New Roman"/>
          <w:b/>
          <w:color w:val="0D0D0D"/>
          <w:sz w:val="24"/>
          <w:szCs w:val="28"/>
          <w:shd w:val="clear" w:color="auto" w:fill="FFFFFF"/>
        </w:rPr>
      </w:pPr>
    </w:p>
    <w:p w14:paraId="3D8D5E19" w14:textId="5107121E" w:rsidR="005E1235" w:rsidRPr="003034CA" w:rsidRDefault="0022736D"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7">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Pr="003034CA" w:rsidRDefault="0022736D" w:rsidP="008B0420">
      <w:pPr>
        <w:pStyle w:val="ListParagraph"/>
        <w:ind w:left="1296"/>
        <w:rPr>
          <w:rFonts w:ascii="Segoe UI" w:hAnsi="Segoe UI" w:cs="Segoe UI"/>
          <w:color w:val="0D0D0D"/>
          <w:sz w:val="20"/>
          <w:shd w:val="clear" w:color="auto" w:fill="FFFFFF"/>
        </w:rPr>
      </w:pPr>
    </w:p>
    <w:p w14:paraId="28096C28" w14:textId="77777777" w:rsidR="0022736D" w:rsidRPr="003034CA" w:rsidRDefault="0022736D" w:rsidP="004C7650">
      <w:pPr>
        <w:pStyle w:val="ListParagraph"/>
        <w:ind w:left="0"/>
        <w:rPr>
          <w:rFonts w:ascii="Times New Roman" w:hAnsi="Times New Roman" w:cs="Times New Roman"/>
          <w:color w:val="0D0D0D"/>
          <w:sz w:val="24"/>
          <w:szCs w:val="28"/>
          <w:shd w:val="clear" w:color="auto" w:fill="FFFFFF"/>
        </w:rPr>
      </w:pPr>
    </w:p>
    <w:p w14:paraId="32C3ED9A" w14:textId="52F82EFA" w:rsidR="0022736D" w:rsidRPr="003034CA" w:rsidRDefault="0022736D"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3034CA">
        <w:rPr>
          <w:rFonts w:ascii="Times New Roman" w:hAnsi="Times New Roman" w:cs="Times New Roman"/>
          <w:b/>
          <w:color w:val="0D0D0D"/>
          <w:sz w:val="24"/>
          <w:szCs w:val="28"/>
          <w:shd w:val="clear" w:color="auto" w:fill="FFFFFF"/>
        </w:rPr>
        <w:t>Architecture d’API REST :</w:t>
      </w:r>
    </w:p>
    <w:p w14:paraId="162F04F0" w14:textId="63F00789" w:rsidR="0022736D" w:rsidRPr="003034CA" w:rsidRDefault="0022736D" w:rsidP="004C7650">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Pr="003034CA" w:rsidRDefault="0048542F" w:rsidP="0022736D">
      <w:pPr>
        <w:ind w:left="1416"/>
        <w:rPr>
          <w:rFonts w:ascii="Segoe UI" w:hAnsi="Segoe UI" w:cs="Segoe UI"/>
          <w:color w:val="0D0D0D"/>
          <w:sz w:val="20"/>
          <w:shd w:val="clear" w:color="auto" w:fill="FFFFFF"/>
        </w:rPr>
      </w:pPr>
    </w:p>
    <w:p w14:paraId="646BD0C7" w14:textId="77777777" w:rsidR="0022736D" w:rsidRPr="003034CA" w:rsidRDefault="0022736D" w:rsidP="0022736D">
      <w:pPr>
        <w:ind w:left="1416"/>
        <w:rPr>
          <w:rFonts w:ascii="Segoe UI" w:hAnsi="Segoe UI" w:cs="Segoe UI"/>
          <w:color w:val="0D0D0D"/>
          <w:sz w:val="20"/>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3034CA" w:rsidRDefault="0022736D" w:rsidP="004C7650">
      <w:pPr>
        <w:rPr>
          <w:rFonts w:ascii="Times New Roman" w:hAnsi="Times New Roman" w:cs="Times New Roman"/>
          <w:b/>
          <w:color w:val="0D0D0D"/>
          <w:sz w:val="24"/>
          <w:szCs w:val="28"/>
          <w:shd w:val="clear" w:color="auto" w:fill="FFFFFF"/>
        </w:rPr>
      </w:pPr>
    </w:p>
    <w:p w14:paraId="63AB11F6" w14:textId="77777777" w:rsidR="00FD7E73" w:rsidRPr="003034CA" w:rsidRDefault="0048542F"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3034CA">
        <w:rPr>
          <w:rFonts w:ascii="Times New Roman" w:hAnsi="Times New Roman" w:cs="Times New Roman"/>
          <w:b/>
          <w:color w:val="0D0D0D"/>
          <w:sz w:val="24"/>
          <w:szCs w:val="28"/>
          <w:shd w:val="clear" w:color="auto" w:fill="FFFFFF"/>
        </w:rPr>
        <w:t>L'architecture d'API utilisée :</w:t>
      </w:r>
    </w:p>
    <w:p w14:paraId="143FF9D1" w14:textId="34DCE422" w:rsidR="0048542F" w:rsidRPr="003034CA" w:rsidRDefault="0048542F" w:rsidP="004C7650">
      <w:pPr>
        <w:pStyle w:val="ListParagraph"/>
        <w:ind w:left="0"/>
        <w:rPr>
          <w:rFonts w:ascii="Times New Roman" w:hAnsi="Times New Roman" w:cs="Times New Roman"/>
          <w:b/>
          <w:color w:val="0D0D0D"/>
          <w:sz w:val="24"/>
          <w:szCs w:val="28"/>
          <w:shd w:val="clear" w:color="auto" w:fill="FFFFFF"/>
        </w:rPr>
      </w:pPr>
      <w:r w:rsidRPr="003034CA">
        <w:rPr>
          <w:rFonts w:ascii="Times New Roman" w:hAnsi="Times New Roman" w:cs="Times New Roman"/>
          <w:sz w:val="24"/>
          <w:szCs w:val="28"/>
        </w:rPr>
        <w:br/>
      </w:r>
      <w:r w:rsidRPr="003034CA">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3034CA">
        <w:rPr>
          <w:rFonts w:ascii="Times New Roman" w:hAnsi="Times New Roman" w:cs="Times New Roman"/>
          <w:color w:val="0D0D0D"/>
          <w:sz w:val="24"/>
          <w:szCs w:val="28"/>
          <w:shd w:val="clear" w:color="auto" w:fill="FFFFFF"/>
        </w:rPr>
        <w:t>Passeport</w:t>
      </w:r>
      <w:r w:rsidRPr="003034CA">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3034CA">
        <w:rPr>
          <w:rFonts w:ascii="Times New Roman" w:hAnsi="Times New Roman" w:cs="Times New Roman"/>
          <w:color w:val="0D0D0D"/>
          <w:sz w:val="24"/>
          <w:szCs w:val="28"/>
          <w:shd w:val="clear" w:color="auto" w:fill="FFFFFF"/>
        </w:rPr>
        <w:t>Passeport</w:t>
      </w:r>
      <w:r w:rsidRPr="003034CA">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3034CA" w:rsidRDefault="004473C1" w:rsidP="004C7650">
      <w:pPr>
        <w:rPr>
          <w:rFonts w:ascii="Times New Roman" w:hAnsi="Times New Roman" w:cs="Times New Roman"/>
          <w:b/>
          <w:color w:val="0D0D0D"/>
          <w:sz w:val="24"/>
          <w:szCs w:val="28"/>
          <w:shd w:val="clear" w:color="auto" w:fill="FFFFFF"/>
        </w:rPr>
      </w:pPr>
      <w:r w:rsidRPr="003034CA">
        <w:rPr>
          <w:rFonts w:ascii="Times New Roman" w:hAnsi="Times New Roman" w:cs="Times New Roman"/>
          <w:b/>
          <w:color w:val="0D0D0D"/>
          <w:sz w:val="24"/>
          <w:szCs w:val="28"/>
          <w:shd w:val="clear" w:color="auto" w:fill="FFFFFF"/>
        </w:rPr>
        <w:t>▪ Principe de JWT :</w:t>
      </w:r>
    </w:p>
    <w:p w14:paraId="0C0A14DB" w14:textId="77777777" w:rsidR="004473C1" w:rsidRPr="003034CA" w:rsidRDefault="004473C1" w:rsidP="004C7650">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3034CA" w:rsidRDefault="004473C1" w:rsidP="004C7650">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3034CA" w:rsidRDefault="004473C1" w:rsidP="004C7650">
      <w:pPr>
        <w:pStyle w:val="ListParagraph"/>
        <w:numPr>
          <w:ilvl w:val="0"/>
          <w:numId w:val="16"/>
        </w:numPr>
        <w:ind w:left="0" w:firstLine="0"/>
        <w:rPr>
          <w:rFonts w:ascii="Times New Roman" w:hAnsi="Times New Roman" w:cs="Times New Roman"/>
          <w:b/>
          <w:color w:val="0D0D0D"/>
          <w:sz w:val="24"/>
          <w:szCs w:val="28"/>
          <w:shd w:val="clear" w:color="auto" w:fill="FFFFFF"/>
        </w:rPr>
      </w:pPr>
      <w:r w:rsidRPr="003034CA">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lastRenderedPageBreak/>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3034CA" w:rsidRDefault="004473C1" w:rsidP="004C7650">
      <w:pPr>
        <w:pStyle w:val="ListParagraph"/>
        <w:ind w:left="0"/>
        <w:rPr>
          <w:rFonts w:ascii="Times New Roman" w:hAnsi="Times New Roman" w:cs="Times New Roman"/>
          <w:color w:val="0D0D0D"/>
          <w:sz w:val="24"/>
          <w:szCs w:val="28"/>
          <w:shd w:val="clear" w:color="auto" w:fill="FFFFFF"/>
        </w:rPr>
      </w:pPr>
    </w:p>
    <w:p w14:paraId="51B6C316" w14:textId="2D10870D" w:rsidR="004473C1" w:rsidRPr="003034CA" w:rsidRDefault="004473C1" w:rsidP="004C7650">
      <w:pPr>
        <w:pStyle w:val="ListParagraph"/>
        <w:ind w:left="0"/>
        <w:rPr>
          <w:rFonts w:ascii="Times New Roman" w:hAnsi="Times New Roman" w:cs="Times New Roman"/>
          <w:b/>
          <w:color w:val="0D0D0D"/>
          <w:sz w:val="24"/>
          <w:szCs w:val="28"/>
          <w:shd w:val="clear" w:color="auto" w:fill="FFFFFF"/>
        </w:rPr>
      </w:pPr>
      <w:r w:rsidRPr="003034CA">
        <w:rPr>
          <w:rFonts w:ascii="Times New Roman" w:hAnsi="Times New Roman" w:cs="Times New Roman"/>
          <w:b/>
          <w:color w:val="0D0D0D"/>
          <w:sz w:val="24"/>
          <w:szCs w:val="28"/>
          <w:shd w:val="clear" w:color="auto" w:fill="FFFFFF"/>
        </w:rPr>
        <w:t>▪ Structure de JWT :</w:t>
      </w:r>
    </w:p>
    <w:p w14:paraId="6E19D529" w14:textId="77777777" w:rsidR="004473C1" w:rsidRPr="003034CA" w:rsidRDefault="004473C1" w:rsidP="004C7650">
      <w:pPr>
        <w:pStyle w:val="ListParagraph"/>
        <w:ind w:left="0"/>
        <w:rPr>
          <w:rFonts w:ascii="Times New Roman" w:hAnsi="Times New Roman" w:cs="Times New Roman"/>
          <w:b/>
          <w:color w:val="0D0D0D"/>
          <w:sz w:val="24"/>
          <w:szCs w:val="28"/>
          <w:shd w:val="clear" w:color="auto" w:fill="FFFFFF"/>
        </w:rPr>
      </w:pPr>
    </w:p>
    <w:p w14:paraId="0BAB5AD1" w14:textId="77777777" w:rsidR="00F75342" w:rsidRPr="003034CA" w:rsidRDefault="00F75342"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3034CA" w:rsidRDefault="00F75342"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Tout d'abord, l'en-tête (</w:t>
      </w:r>
      <w:r w:rsidRPr="003034CA">
        <w:rPr>
          <w:rFonts w:ascii="Times New Roman" w:hAnsi="Times New Roman" w:cs="Times New Roman"/>
          <w:b/>
          <w:color w:val="0D0D0D"/>
          <w:sz w:val="24"/>
          <w:szCs w:val="28"/>
          <w:shd w:val="clear" w:color="auto" w:fill="FFFFFF"/>
        </w:rPr>
        <w:t>header</w:t>
      </w:r>
      <w:r w:rsidRPr="003034CA">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3034CA" w:rsidRDefault="00F75342"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 Ensuite, la charge utile (</w:t>
      </w:r>
      <w:r w:rsidRPr="003034CA">
        <w:rPr>
          <w:rFonts w:ascii="Times New Roman" w:hAnsi="Times New Roman" w:cs="Times New Roman"/>
          <w:b/>
          <w:sz w:val="24"/>
          <w:szCs w:val="28"/>
          <w:shd w:val="clear" w:color="auto" w:fill="FFFFFF"/>
        </w:rPr>
        <w:t>payload</w:t>
      </w:r>
      <w:r w:rsidRPr="003034CA">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3034CA" w:rsidRDefault="00F75342" w:rsidP="004C7650">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 Enfin, la </w:t>
      </w:r>
      <w:r w:rsidRPr="003034CA">
        <w:rPr>
          <w:rFonts w:ascii="Times New Roman" w:hAnsi="Times New Roman" w:cs="Times New Roman"/>
          <w:b/>
          <w:sz w:val="24"/>
          <w:szCs w:val="28"/>
          <w:shd w:val="clear" w:color="auto" w:fill="FFFFFF"/>
        </w:rPr>
        <w:t>signature</w:t>
      </w:r>
      <w:r w:rsidRPr="003034CA">
        <w:rPr>
          <w:rFonts w:ascii="Times New Roman" w:hAnsi="Times New Roman" w:cs="Times New Roman"/>
          <w:sz w:val="24"/>
          <w:szCs w:val="28"/>
          <w:shd w:val="clear" w:color="auto" w:fill="FFFFFF"/>
        </w:rPr>
        <w:t xml:space="preserve"> </w:t>
      </w:r>
      <w:r w:rsidRPr="003034CA">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01ABEE16" w:rsidR="004473C1" w:rsidRPr="003034CA" w:rsidRDefault="00F75342" w:rsidP="004C7650">
      <w:pPr>
        <w:pStyle w:val="ListParagraph"/>
        <w:ind w:left="0"/>
        <w:rPr>
          <w:rFonts w:ascii="Times New Roman" w:hAnsi="Times New Roman" w:cs="Times New Roman"/>
          <w:b/>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 La structure complète du JWT se présente sous la forme suivante : </w:t>
      </w:r>
      <w:proofErr w:type="gramStart"/>
      <w:r w:rsidRPr="003034CA">
        <w:rPr>
          <w:rFonts w:ascii="Times New Roman" w:hAnsi="Times New Roman" w:cs="Times New Roman"/>
          <w:b/>
          <w:color w:val="0D0D0D"/>
          <w:sz w:val="24"/>
          <w:szCs w:val="28"/>
          <w:shd w:val="clear" w:color="auto" w:fill="FFFFFF"/>
        </w:rPr>
        <w:t>header.payload</w:t>
      </w:r>
      <w:proofErr w:type="gramEnd"/>
      <w:r w:rsidRPr="003034CA">
        <w:rPr>
          <w:rFonts w:ascii="Times New Roman" w:hAnsi="Times New Roman" w:cs="Times New Roman"/>
          <w:b/>
          <w:color w:val="0D0D0D"/>
          <w:sz w:val="24"/>
          <w:szCs w:val="28"/>
          <w:shd w:val="clear" w:color="auto" w:fill="FFFFFF"/>
        </w:rPr>
        <w:t>.signature.</w:t>
      </w:r>
    </w:p>
    <w:p w14:paraId="3BD96EBA" w14:textId="77777777" w:rsidR="00F75342" w:rsidRPr="003034CA" w:rsidRDefault="00F75342" w:rsidP="004C7650">
      <w:pPr>
        <w:pStyle w:val="ListParagraph"/>
        <w:ind w:left="0"/>
        <w:rPr>
          <w:rFonts w:ascii="Times New Roman" w:hAnsi="Times New Roman" w:cs="Times New Roman"/>
          <w:color w:val="0D0D0D"/>
          <w:sz w:val="24"/>
          <w:szCs w:val="28"/>
          <w:shd w:val="clear" w:color="auto" w:fill="FFFFFF"/>
        </w:rPr>
      </w:pPr>
    </w:p>
    <w:p w14:paraId="0A2E1FAC" w14:textId="527499DE" w:rsidR="004473C1" w:rsidRPr="003034CA" w:rsidRDefault="004473C1" w:rsidP="008B0420">
      <w:pPr>
        <w:pStyle w:val="ListParagraph"/>
        <w:ind w:left="1296"/>
        <w:rPr>
          <w:rFonts w:ascii="Segoe UI" w:hAnsi="Segoe UI" w:cs="Segoe UI"/>
          <w:color w:val="0D0D0D"/>
          <w:sz w:val="20"/>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3034CA" w:rsidRDefault="00F75342" w:rsidP="00F75342">
      <w:pPr>
        <w:pStyle w:val="ListParagraph"/>
        <w:ind w:left="1296"/>
        <w:rPr>
          <w:rFonts w:cstheme="minorHAnsi"/>
          <w:color w:val="0D0D0D"/>
          <w:sz w:val="28"/>
          <w:szCs w:val="32"/>
          <w:shd w:val="clear" w:color="auto" w:fill="FFFFFF"/>
        </w:rPr>
      </w:pPr>
    </w:p>
    <w:p w14:paraId="600B2B37" w14:textId="77777777" w:rsidR="0091044F" w:rsidRPr="003034CA" w:rsidRDefault="0091044F" w:rsidP="004C7650">
      <w:pPr>
        <w:pStyle w:val="ListParagraph"/>
        <w:numPr>
          <w:ilvl w:val="0"/>
          <w:numId w:val="17"/>
        </w:numPr>
        <w:ind w:left="0" w:firstLine="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1">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308496E8" w14:textId="5D6450C4" w:rsidR="0091044F" w:rsidRPr="003034CA" w:rsidRDefault="001852C7"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lastRenderedPageBreak/>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3034CA" w:rsidRDefault="001852C7" w:rsidP="00E9346B">
      <w:pPr>
        <w:pStyle w:val="ListParagraph"/>
        <w:ind w:left="0"/>
        <w:rPr>
          <w:rFonts w:ascii="Times New Roman" w:hAnsi="Times New Roman" w:cs="Times New Roman"/>
          <w:color w:val="0D0D0D"/>
          <w:sz w:val="24"/>
          <w:szCs w:val="28"/>
          <w:shd w:val="clear" w:color="auto" w:fill="FFFFFF"/>
        </w:rPr>
      </w:pPr>
    </w:p>
    <w:p w14:paraId="79FF1F10" w14:textId="3D801B02" w:rsidR="0091044F" w:rsidRPr="003034CA" w:rsidRDefault="001852C7"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3034CA" w:rsidRDefault="001852C7"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Une méthode Agile</w:t>
      </w:r>
      <w:r w:rsidR="00F74415" w:rsidRPr="003034CA">
        <w:rPr>
          <w:rFonts w:ascii="Times New Roman" w:hAnsi="Times New Roman" w:cs="Times New Roman"/>
          <w:color w:val="0D0D0D"/>
          <w:sz w:val="24"/>
          <w:szCs w:val="28"/>
          <w:shd w:val="clear" w:color="auto" w:fill="FFFFFF"/>
        </w:rPr>
        <w:t xml:space="preserve"> </w:t>
      </w:r>
      <w:r w:rsidRPr="003034CA">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3034CA">
        <w:rPr>
          <w:rFonts w:ascii="Times New Roman" w:hAnsi="Times New Roman" w:cs="Times New Roman"/>
          <w:color w:val="0D0D0D"/>
          <w:sz w:val="24"/>
          <w:szCs w:val="28"/>
          <w:shd w:val="clear" w:color="auto" w:fill="FFFFFF"/>
        </w:rPr>
        <w:t xml:space="preserve"> </w:t>
      </w:r>
      <w:r w:rsidRPr="003034CA">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3034CA">
        <w:rPr>
          <w:rFonts w:ascii="Times New Roman" w:hAnsi="Times New Roman" w:cs="Times New Roman"/>
          <w:color w:val="0D0D0D"/>
          <w:sz w:val="24"/>
          <w:szCs w:val="28"/>
          <w:shd w:val="clear" w:color="auto" w:fill="FFFFFF"/>
        </w:rPr>
        <w:t xml:space="preserve"> </w:t>
      </w:r>
      <w:r w:rsidRPr="003034CA">
        <w:rPr>
          <w:rFonts w:ascii="Times New Roman" w:hAnsi="Times New Roman" w:cs="Times New Roman"/>
          <w:color w:val="0D0D0D"/>
          <w:sz w:val="24"/>
          <w:szCs w:val="28"/>
          <w:shd w:val="clear" w:color="auto" w:fill="FFFFFF"/>
        </w:rPr>
        <w:t>effectués en continu, ce qui permet de détecter rapidement les problèmes. Elle intègre aussi la</w:t>
      </w:r>
      <w:r w:rsidR="00F74415" w:rsidRPr="003034CA">
        <w:rPr>
          <w:rFonts w:ascii="Times New Roman" w:hAnsi="Times New Roman" w:cs="Times New Roman"/>
          <w:color w:val="0D0D0D"/>
          <w:sz w:val="24"/>
          <w:szCs w:val="28"/>
          <w:shd w:val="clear" w:color="auto" w:fill="FFFFFF"/>
        </w:rPr>
        <w:t xml:space="preserve"> </w:t>
      </w:r>
      <w:r w:rsidRPr="003034CA">
        <w:rPr>
          <w:rFonts w:ascii="Times New Roman" w:hAnsi="Times New Roman" w:cs="Times New Roman"/>
          <w:color w:val="0D0D0D"/>
          <w:sz w:val="24"/>
          <w:szCs w:val="28"/>
          <w:shd w:val="clear" w:color="auto" w:fill="FFFFFF"/>
        </w:rPr>
        <w:t>notion de travail en équipe [</w:t>
      </w:r>
      <w:r w:rsidR="00F74415" w:rsidRPr="003034CA">
        <w:rPr>
          <w:rFonts w:ascii="Times New Roman" w:hAnsi="Times New Roman" w:cs="Times New Roman"/>
          <w:color w:val="0D0D0D"/>
          <w:sz w:val="24"/>
          <w:szCs w:val="28"/>
          <w:shd w:val="clear" w:color="auto" w:fill="FFFFFF"/>
        </w:rPr>
        <w:t>6</w:t>
      </w:r>
      <w:r w:rsidRPr="003034CA">
        <w:rPr>
          <w:rFonts w:ascii="Times New Roman" w:hAnsi="Times New Roman" w:cs="Times New Roman"/>
          <w:color w:val="0D0D0D"/>
          <w:sz w:val="24"/>
          <w:szCs w:val="28"/>
          <w:shd w:val="clear" w:color="auto" w:fill="FFFFFF"/>
        </w:rPr>
        <w:t>].</w:t>
      </w:r>
    </w:p>
    <w:p w14:paraId="1915D320" w14:textId="77777777" w:rsidR="00F74415" w:rsidRPr="003034CA" w:rsidRDefault="00F74415"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Parmi les méthodes Agiles, nous utilisons « </w:t>
      </w:r>
      <w:r w:rsidRPr="003034CA">
        <w:rPr>
          <w:rFonts w:ascii="Times New Roman" w:hAnsi="Times New Roman" w:cs="Times New Roman"/>
          <w:b/>
          <w:sz w:val="24"/>
          <w:szCs w:val="28"/>
          <w:shd w:val="clear" w:color="auto" w:fill="FFFFFF"/>
        </w:rPr>
        <w:t>SCRUM</w:t>
      </w:r>
      <w:r w:rsidRPr="003034CA">
        <w:rPr>
          <w:rFonts w:ascii="Times New Roman" w:hAnsi="Times New Roman" w:cs="Times New Roman"/>
          <w:sz w:val="24"/>
          <w:szCs w:val="28"/>
          <w:shd w:val="clear" w:color="auto" w:fill="FFFFFF"/>
        </w:rPr>
        <w:t xml:space="preserve"> </w:t>
      </w:r>
      <w:r w:rsidRPr="003034CA">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3034CA" w:rsidRDefault="00F74415"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3034CA" w:rsidRDefault="00F74415" w:rsidP="00E9346B">
      <w:pPr>
        <w:pStyle w:val="ListParagraph"/>
        <w:ind w:left="0"/>
        <w:rPr>
          <w:rFonts w:ascii="Times New Roman" w:hAnsi="Times New Roman" w:cs="Times New Roman"/>
          <w:color w:val="0D0D0D"/>
          <w:sz w:val="24"/>
          <w:szCs w:val="28"/>
          <w:shd w:val="clear" w:color="auto" w:fill="FFFFFF"/>
        </w:rPr>
      </w:pPr>
    </w:p>
    <w:p w14:paraId="17BDC8F5" w14:textId="0AB3EDB1" w:rsidR="00F74415" w:rsidRPr="003034CA" w:rsidRDefault="00F74415" w:rsidP="00E9346B">
      <w:pPr>
        <w:pStyle w:val="ListParagraph"/>
        <w:numPr>
          <w:ilvl w:val="0"/>
          <w:numId w:val="17"/>
        </w:numPr>
        <w:ind w:left="0" w:firstLine="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3034CA">
        <w:rPr>
          <w:rFonts w:ascii="Times New Roman" w:hAnsi="Times New Roman" w:cs="Times New Roman"/>
          <w:color w:val="0D0D0D"/>
          <w:sz w:val="24"/>
          <w:szCs w:val="28"/>
          <w:shd w:val="clear" w:color="auto" w:fill="FFFFFF"/>
        </w:rPr>
        <w:t>l‘admin</w:t>
      </w:r>
      <w:r w:rsidRPr="003034CA">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3034CA" w:rsidRDefault="0091044F" w:rsidP="00E9346B">
      <w:pPr>
        <w:pStyle w:val="ListParagraph"/>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3034CA" w:rsidRDefault="00F74415" w:rsidP="00E9346B">
      <w:pPr>
        <w:pStyle w:val="ListParagraph"/>
        <w:ind w:left="0"/>
        <w:rPr>
          <w:rFonts w:ascii="Times New Roman" w:hAnsi="Times New Roman" w:cs="Times New Roman"/>
          <w:color w:val="0D0D0D"/>
          <w:sz w:val="24"/>
          <w:szCs w:val="28"/>
          <w:shd w:val="clear" w:color="auto" w:fill="FFFFFF"/>
        </w:rPr>
      </w:pPr>
    </w:p>
    <w:p w14:paraId="2296CE1B" w14:textId="77777777" w:rsidR="00B546D0" w:rsidRPr="003034CA" w:rsidRDefault="00B546D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Son principe est d’accuser et de donner le choix d’organisation à</w:t>
      </w:r>
    </w:p>
    <w:p w14:paraId="43C8DA8B" w14:textId="023C5A89" w:rsidR="0091044F" w:rsidRPr="003034CA" w:rsidRDefault="00B546D0" w:rsidP="00E9346B">
      <w:pPr>
        <w:pStyle w:val="ListParagraph"/>
        <w:ind w:left="0"/>
        <w:rPr>
          <w:rFonts w:ascii="Times New Roman" w:hAnsi="Times New Roman" w:cs="Times New Roman"/>
          <w:color w:val="0D0D0D"/>
          <w:sz w:val="24"/>
          <w:szCs w:val="28"/>
          <w:shd w:val="clear" w:color="auto" w:fill="FFFFFF"/>
        </w:rPr>
      </w:pPr>
      <w:proofErr w:type="gramStart"/>
      <w:r w:rsidRPr="003034CA">
        <w:rPr>
          <w:rFonts w:ascii="Times New Roman" w:hAnsi="Times New Roman" w:cs="Times New Roman"/>
          <w:color w:val="0D0D0D"/>
          <w:sz w:val="24"/>
          <w:szCs w:val="28"/>
          <w:shd w:val="clear" w:color="auto" w:fill="FFFFFF"/>
        </w:rPr>
        <w:t>une</w:t>
      </w:r>
      <w:proofErr w:type="gramEnd"/>
      <w:r w:rsidRPr="003034CA">
        <w:rPr>
          <w:rFonts w:ascii="Times New Roman" w:hAnsi="Times New Roman" w:cs="Times New Roman"/>
          <w:color w:val="0D0D0D"/>
          <w:sz w:val="24"/>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3034CA">
        <w:rPr>
          <w:rFonts w:ascii="Times New Roman" w:hAnsi="Times New Roman" w:cs="Times New Roman"/>
          <w:color w:val="0D0D0D"/>
          <w:sz w:val="24"/>
          <w:szCs w:val="28"/>
          <w:shd w:val="clear" w:color="auto" w:fill="FFFFFF"/>
        </w:rPr>
        <w:t xml:space="preserve"> </w:t>
      </w:r>
      <w:r w:rsidRPr="003034CA">
        <w:rPr>
          <w:rFonts w:ascii="Times New Roman" w:hAnsi="Times New Roman" w:cs="Times New Roman"/>
          <w:color w:val="0D0D0D"/>
          <w:sz w:val="24"/>
          <w:szCs w:val="28"/>
          <w:shd w:val="clear" w:color="auto" w:fill="FFFFFF"/>
        </w:rPr>
        <w:t xml:space="preserve">ensemble pour atteindre un but </w:t>
      </w:r>
      <w:r w:rsidR="003034CA" w:rsidRPr="003034CA">
        <w:rPr>
          <w:rFonts w:ascii="Times New Roman" w:hAnsi="Times New Roman" w:cs="Times New Roman"/>
          <w:color w:val="0D0D0D"/>
          <w:sz w:val="24"/>
          <w:szCs w:val="28"/>
          <w:shd w:val="clear" w:color="auto" w:fill="FFFFFF"/>
        </w:rPr>
        <w:t>commun. [</w:t>
      </w:r>
      <w:r w:rsidRPr="003034CA">
        <w:rPr>
          <w:rFonts w:ascii="Times New Roman" w:hAnsi="Times New Roman" w:cs="Times New Roman"/>
          <w:color w:val="0D0D0D"/>
          <w:sz w:val="24"/>
          <w:szCs w:val="28"/>
          <w:shd w:val="clear" w:color="auto" w:fill="FFFFFF"/>
        </w:rPr>
        <w:t>7]</w:t>
      </w:r>
    </w:p>
    <w:p w14:paraId="1AC9D7B5" w14:textId="571C42B1" w:rsidR="0091044F" w:rsidRPr="00E9346B" w:rsidRDefault="0091044F" w:rsidP="00E9346B">
      <w:pPr>
        <w:pStyle w:val="ListParagraph"/>
        <w:ind w:left="0"/>
        <w:rPr>
          <w:rFonts w:ascii="Times New Roman" w:hAnsi="Times New Roman" w:cs="Times New Roman"/>
          <w:b/>
          <w:color w:val="0D0D0D"/>
          <w:sz w:val="28"/>
          <w:szCs w:val="28"/>
          <w:shd w:val="clear" w:color="auto" w:fill="FFFFFF"/>
        </w:rPr>
      </w:pPr>
    </w:p>
    <w:p w14:paraId="73E94D4F" w14:textId="7DF37A62" w:rsidR="00827C5D"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00AAF046" w14:textId="77777777" w:rsidR="003034CA" w:rsidRPr="00E9346B" w:rsidRDefault="003034CA" w:rsidP="003034CA">
      <w:pPr>
        <w:pStyle w:val="ListParagraph"/>
        <w:ind w:left="0"/>
        <w:rPr>
          <w:rFonts w:ascii="Times New Roman" w:hAnsi="Times New Roman" w:cs="Times New Roman"/>
          <w:b/>
          <w:color w:val="0D0D0D"/>
          <w:sz w:val="28"/>
          <w:szCs w:val="28"/>
          <w:shd w:val="clear" w:color="auto" w:fill="FFFFFF"/>
        </w:rPr>
      </w:pPr>
    </w:p>
    <w:p w14:paraId="566A86BC" w14:textId="250D036B" w:rsidR="0091044F" w:rsidRPr="003034CA" w:rsidRDefault="00BC7FDA" w:rsidP="00E9346B">
      <w:pPr>
        <w:pStyle w:val="ListParagraph"/>
        <w:ind w:left="0"/>
        <w:rPr>
          <w:rFonts w:ascii="Times New Roman" w:hAnsi="Times New Roman" w:cs="Times New Roman"/>
          <w:b/>
          <w:color w:val="0D0D0D"/>
          <w:sz w:val="24"/>
          <w:szCs w:val="28"/>
          <w:shd w:val="clear" w:color="auto" w:fill="FFFFFF"/>
        </w:rPr>
      </w:pPr>
      <w:r w:rsidRPr="003034CA">
        <w:rPr>
          <w:rFonts w:ascii="Times New Roman" w:hAnsi="Times New Roman" w:cs="Times New Roman"/>
          <w:color w:val="0D0D0D"/>
          <w:sz w:val="24"/>
          <w:szCs w:val="28"/>
          <w:shd w:val="clear" w:color="auto" w:fill="FFFFFF"/>
        </w:rPr>
        <w:t>Elle est composée d’un Scrum Master, d’un Product Owner et d’équipe de développement.</w:t>
      </w:r>
    </w:p>
    <w:p w14:paraId="688199A9" w14:textId="5A1FC2DE" w:rsidR="00BC7FDA" w:rsidRPr="00827C5D" w:rsidRDefault="003034CA" w:rsidP="003034CA">
      <w:pPr>
        <w:rPr>
          <w:rFonts w:cstheme="minorHAnsi"/>
          <w:color w:val="0D0D0D"/>
          <w:sz w:val="32"/>
          <w:szCs w:val="32"/>
          <w:shd w:val="clear" w:color="auto" w:fill="FFFFFF"/>
        </w:rPr>
      </w:pPr>
      <w:r w:rsidRPr="00827C5D">
        <w:rPr>
          <w:rFonts w:cstheme="minorHAnsi"/>
          <w:noProof/>
          <w:color w:val="0D0D0D"/>
          <w:sz w:val="32"/>
          <w:szCs w:val="32"/>
          <w:shd w:val="clear" w:color="auto" w:fill="FFFFFF"/>
        </w:rPr>
        <w:lastRenderedPageBreak/>
        <mc:AlternateContent>
          <mc:Choice Requires="wps">
            <w:drawing>
              <wp:anchor distT="45720" distB="45720" distL="114300" distR="114300" simplePos="0" relativeHeight="251669504" behindDoc="0" locked="0" layoutInCell="1" allowOverlap="1" wp14:anchorId="563F1650" wp14:editId="4128ED2E">
                <wp:simplePos x="0" y="0"/>
                <wp:positionH relativeFrom="margin">
                  <wp:posOffset>327548</wp:posOffset>
                </wp:positionH>
                <wp:positionV relativeFrom="paragraph">
                  <wp:posOffset>2827655</wp:posOffset>
                </wp:positionV>
                <wp:extent cx="5165090" cy="833755"/>
                <wp:effectExtent l="0" t="0" r="16510"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833755"/>
                        </a:xfrm>
                        <a:prstGeom prst="rect">
                          <a:avLst/>
                        </a:prstGeom>
                        <a:solidFill>
                          <a:srgbClr val="FFFFFF"/>
                        </a:solidFill>
                        <a:ln w="9525">
                          <a:solidFill>
                            <a:srgbClr val="000000"/>
                          </a:solidFill>
                          <a:miter lim="800000"/>
                          <a:headEnd/>
                          <a:tailEnd/>
                        </a:ln>
                      </wps:spPr>
                      <wps:txbx>
                        <w:txbxContent>
                          <w:p w14:paraId="407B60E6" w14:textId="2808F8C8" w:rsidR="004C7650" w:rsidRPr="003034CA" w:rsidRDefault="004C7650" w:rsidP="00714C00">
                            <w:pPr>
                              <w:pStyle w:val="ListParagraph"/>
                              <w:numPr>
                                <w:ilvl w:val="0"/>
                                <w:numId w:val="20"/>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25.8pt;margin-top:222.65pt;width:406.7pt;height:65.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">
                <v:textbox>
                  <w:txbxContent>
                    <w:p w14:paraId="407B60E6" w14:textId="2808F8C8" w:rsidR="004C7650" w:rsidRPr="003034CA" w:rsidRDefault="004C7650" w:rsidP="00714C00">
                      <w:pPr>
                        <w:pStyle w:val="ListParagraph"/>
                        <w:numPr>
                          <w:ilvl w:val="0"/>
                          <w:numId w:val="20"/>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29013ED6">
                <wp:simplePos x="0" y="0"/>
                <wp:positionH relativeFrom="margin">
                  <wp:posOffset>329342</wp:posOffset>
                </wp:positionH>
                <wp:positionV relativeFrom="paragraph">
                  <wp:posOffset>1487114</wp:posOffset>
                </wp:positionV>
                <wp:extent cx="5165725" cy="1336040"/>
                <wp:effectExtent l="0" t="0" r="1587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336040"/>
                        </a:xfrm>
                        <a:prstGeom prst="rect">
                          <a:avLst/>
                        </a:prstGeom>
                        <a:solidFill>
                          <a:srgbClr val="FFFFFF"/>
                        </a:solidFill>
                        <a:ln w="9525">
                          <a:solidFill>
                            <a:srgbClr val="000000"/>
                          </a:solidFill>
                          <a:miter lim="800000"/>
                          <a:headEnd/>
                          <a:tailEnd/>
                        </a:ln>
                      </wps:spPr>
                      <wps:txbx>
                        <w:txbxContent>
                          <w:p w14:paraId="624131CE" w14:textId="0A9A9755" w:rsidR="004C7650" w:rsidRPr="003034CA" w:rsidRDefault="004C7650" w:rsidP="00714C00">
                            <w:pPr>
                              <w:pStyle w:val="ListParagraph"/>
                              <w:numPr>
                                <w:ilvl w:val="0"/>
                                <w:numId w:val="19"/>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970C152" w14:textId="2E9C6258" w:rsidR="004C7650" w:rsidRPr="003034CA" w:rsidRDefault="004C7650" w:rsidP="007576E9">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3DB42130" w14:textId="77777777" w:rsidR="004C7650" w:rsidRPr="003034CA" w:rsidRDefault="004C7650" w:rsidP="0019171E">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5FE52E0A" w14:textId="5A40E140" w:rsidR="004C7650" w:rsidRPr="003034CA" w:rsidRDefault="003034CA" w:rsidP="0019171E">
                            <w:pPr>
                              <w:pStyle w:val="ListParagraph"/>
                              <w:rPr>
                                <w:rFonts w:ascii="Times New Roman" w:hAnsi="Times New Roman" w:cs="Times New Roman"/>
                                <w:sz w:val="24"/>
                                <w:szCs w:val="24"/>
                              </w:rPr>
                            </w:pPr>
                            <w:r w:rsidRPr="003034CA">
                              <w:rPr>
                                <w:rFonts w:ascii="Times New Roman" w:hAnsi="Times New Roman" w:cs="Times New Roman"/>
                                <w:sz w:val="24"/>
                                <w:szCs w:val="24"/>
                              </w:rPr>
                              <w:t>Problèmes</w:t>
                            </w:r>
                            <w:r w:rsidR="004C7650" w:rsidRPr="003034CA">
                              <w:rPr>
                                <w:rFonts w:ascii="Times New Roman" w:hAnsi="Times New Roman" w:cs="Times New Roman"/>
                                <w:sz w:val="24"/>
                                <w:szCs w:val="24"/>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25.95pt;margin-top:117.1pt;width:406.75pt;height:105.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">
                <v:textbox>
                  <w:txbxContent>
                    <w:p w14:paraId="624131CE" w14:textId="0A9A9755" w:rsidR="004C7650" w:rsidRPr="003034CA" w:rsidRDefault="004C7650" w:rsidP="00714C00">
                      <w:pPr>
                        <w:pStyle w:val="ListParagraph"/>
                        <w:numPr>
                          <w:ilvl w:val="0"/>
                          <w:numId w:val="19"/>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970C152" w14:textId="2E9C6258" w:rsidR="004C7650" w:rsidRPr="003034CA" w:rsidRDefault="004C7650" w:rsidP="007576E9">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3DB42130" w14:textId="77777777" w:rsidR="004C7650" w:rsidRPr="003034CA" w:rsidRDefault="004C7650" w:rsidP="0019171E">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5FE52E0A" w14:textId="5A40E140" w:rsidR="004C7650" w:rsidRPr="003034CA" w:rsidRDefault="003034CA" w:rsidP="0019171E">
                      <w:pPr>
                        <w:pStyle w:val="ListParagraph"/>
                        <w:rPr>
                          <w:rFonts w:ascii="Times New Roman" w:hAnsi="Times New Roman" w:cs="Times New Roman"/>
                          <w:sz w:val="24"/>
                          <w:szCs w:val="24"/>
                        </w:rPr>
                      </w:pPr>
                      <w:r w:rsidRPr="003034CA">
                        <w:rPr>
                          <w:rFonts w:ascii="Times New Roman" w:hAnsi="Times New Roman" w:cs="Times New Roman"/>
                          <w:sz w:val="24"/>
                          <w:szCs w:val="24"/>
                        </w:rPr>
                        <w:t>Problèmes</w:t>
                      </w:r>
                      <w:r w:rsidR="004C7650" w:rsidRPr="003034CA">
                        <w:rPr>
                          <w:rFonts w:ascii="Times New Roman" w:hAnsi="Times New Roman" w:cs="Times New Roman"/>
                          <w:sz w:val="24"/>
                          <w:szCs w:val="24"/>
                        </w:rPr>
                        <w:t xml:space="preserve"> non techniques.</w:t>
                      </w:r>
                    </w:p>
                  </w:txbxContent>
                </v:textbox>
                <w10:wrap type="square" anchorx="margin"/>
              </v:shape>
            </w:pict>
          </mc:Fallback>
        </mc:AlternateContent>
      </w:r>
      <w:r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0DAA7456">
                <wp:simplePos x="0" y="0"/>
                <wp:positionH relativeFrom="margin">
                  <wp:posOffset>325755</wp:posOffset>
                </wp:positionH>
                <wp:positionV relativeFrom="paragraph">
                  <wp:posOffset>154940</wp:posOffset>
                </wp:positionV>
                <wp:extent cx="5166995" cy="1335600"/>
                <wp:effectExtent l="0" t="0" r="14605" b="1714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335600"/>
                        </a:xfrm>
                        <a:prstGeom prst="rect">
                          <a:avLst/>
                        </a:prstGeom>
                        <a:solidFill>
                          <a:srgbClr val="FFFFFF"/>
                        </a:solidFill>
                        <a:ln w="9525">
                          <a:solidFill>
                            <a:srgbClr val="000000"/>
                          </a:solidFill>
                          <a:miter lim="800000"/>
                          <a:headEnd/>
                          <a:tailEnd/>
                        </a:ln>
                      </wps:spPr>
                      <wps:txbx>
                        <w:txbxContent>
                          <w:p w14:paraId="5B8CEFF2" w14:textId="35767C7A" w:rsidR="004C7650" w:rsidRPr="003034CA" w:rsidRDefault="003034CA" w:rsidP="003034CA">
                            <w:pPr>
                              <w:pStyle w:val="ListParagraph"/>
                              <w:numPr>
                                <w:ilvl w:val="0"/>
                                <w:numId w:val="30"/>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25.65pt;margin-top:12.2pt;width:406.85pt;height:105.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nf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">
                <v:textbox>
                  <w:txbxContent>
                    <w:p w14:paraId="5B8CEFF2" w14:textId="35767C7A" w:rsidR="004C7650" w:rsidRPr="003034CA" w:rsidRDefault="003034CA" w:rsidP="003034CA">
                      <w:pPr>
                        <w:pStyle w:val="ListParagraph"/>
                        <w:numPr>
                          <w:ilvl w:val="0"/>
                          <w:numId w:val="30"/>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txbxContent>
                </v:textbox>
                <w10:wrap type="square" anchorx="margin"/>
              </v:shape>
            </w:pict>
          </mc:Fallback>
        </mc:AlternateContent>
      </w:r>
    </w:p>
    <w:p w14:paraId="4FFF392D" w14:textId="508077EC" w:rsidR="00B546D0" w:rsidRPr="00E9346B" w:rsidRDefault="00B546D0" w:rsidP="00E9346B">
      <w:pPr>
        <w:pStyle w:val="ListParagraph"/>
        <w:ind w:left="1296"/>
        <w:rPr>
          <w:rFonts w:cstheme="minorHAnsi"/>
          <w:color w:val="0D0D0D"/>
          <w:sz w:val="32"/>
          <w:szCs w:val="32"/>
          <w:shd w:val="clear" w:color="auto" w:fill="FFFFFF"/>
        </w:rPr>
      </w:pPr>
    </w:p>
    <w:p w14:paraId="1C3B279F" w14:textId="1CD27262" w:rsidR="00B546D0" w:rsidRPr="00E9346B" w:rsidRDefault="00F36A3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La figure suivante représente la zone d'intersection des responsabilités des divers acteurs impliqués dans un Framework Scrum :</w:t>
      </w:r>
    </w:p>
    <w:p w14:paraId="2FBE4862" w14:textId="77C902E3" w:rsidR="00F36A37" w:rsidRDefault="00F36A37" w:rsidP="00F74415">
      <w:pPr>
        <w:pStyle w:val="ListParagraph"/>
        <w:ind w:left="1296"/>
        <w:rPr>
          <w:rFonts w:ascii="Segoe UI" w:hAnsi="Segoe UI" w:cs="Segoe UI"/>
          <w:color w:val="0D0D0D"/>
          <w:shd w:val="clear" w:color="auto" w:fill="FFFFFF"/>
        </w:rPr>
      </w:pPr>
    </w:p>
    <w:p w14:paraId="3ADD83E5" w14:textId="78D6CECB"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126C61E9">
            <wp:extent cx="4786030" cy="319965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2">
                      <a:extLst>
                        <a:ext uri="{28A0092B-C50C-407E-A947-70E740481C1C}">
                          <a14:useLocalDpi xmlns:a14="http://schemas.microsoft.com/office/drawing/2010/main" val="0"/>
                        </a:ext>
                      </a:extLst>
                    </a:blip>
                    <a:stretch>
                      <a:fillRect/>
                    </a:stretch>
                  </pic:blipFill>
                  <pic:spPr>
                    <a:xfrm>
                      <a:off x="0" y="0"/>
                      <a:ext cx="4792122" cy="3203728"/>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3034CA" w:rsidRDefault="002777E2" w:rsidP="002777E2">
      <w:pPr>
        <w:rPr>
          <w:rFonts w:cstheme="minorHAnsi"/>
          <w:color w:val="0D0D0D"/>
          <w:sz w:val="24"/>
          <w:szCs w:val="24"/>
          <w:shd w:val="clear" w:color="auto" w:fill="FFFFFF"/>
        </w:rPr>
      </w:pPr>
    </w:p>
    <w:p w14:paraId="077D7DDF" w14:textId="286CE17D" w:rsidR="00B546D0" w:rsidRDefault="002777E2" w:rsidP="003034CA">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Le tableau 1 met en perspective le Framework Scrum par rapport à notre projet. Il détaille les intervenants impliqués, leurs fonctions respectives, ainsi que les tâches qui leur incombent.</w:t>
      </w:r>
    </w:p>
    <w:p w14:paraId="7413400A" w14:textId="77777777" w:rsidR="003034CA" w:rsidRPr="003034CA" w:rsidRDefault="003034CA" w:rsidP="003034CA">
      <w:pPr>
        <w:pStyle w:val="ListParagraph"/>
        <w:ind w:left="0"/>
        <w:rPr>
          <w:rFonts w:ascii="Times New Roman" w:hAnsi="Times New Roman" w:cs="Times New Roman"/>
          <w:color w:val="0D0D0D"/>
          <w:sz w:val="24"/>
          <w:szCs w:val="24"/>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3034CA" w:rsidRDefault="002777E2" w:rsidP="002777E2">
            <w:pPr>
              <w:pStyle w:val="ListParagraph"/>
              <w:ind w:left="0"/>
              <w:jc w:val="cente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3034CA" w:rsidRDefault="002777E2" w:rsidP="002777E2">
            <w:pPr>
              <w:pStyle w:val="ListParagraph"/>
              <w:ind w:left="0"/>
              <w:jc w:val="cente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3034CA" w:rsidRDefault="002777E2" w:rsidP="002777E2">
            <w:pPr>
              <w:pStyle w:val="ListParagraph"/>
              <w:ind w:left="0"/>
              <w:jc w:val="cente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3034CA" w:rsidRDefault="002777E2" w:rsidP="002777E2">
            <w:pP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Houimel Oumaima+</w:t>
            </w:r>
          </w:p>
          <w:p w14:paraId="4221F75A" w14:textId="65195950"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3034CA" w:rsidRDefault="002777E2" w:rsidP="002777E2">
            <w:pPr>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Scrum Master</w:t>
            </w:r>
          </w:p>
        </w:tc>
        <w:tc>
          <w:tcPr>
            <w:tcW w:w="3524" w:type="dxa"/>
          </w:tcPr>
          <w:p w14:paraId="631A28CB" w14:textId="440EC3A8"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Admission du projet</w:t>
            </w:r>
          </w:p>
        </w:tc>
        <w:tc>
          <w:tcPr>
            <w:tcW w:w="2786" w:type="dxa"/>
          </w:tcPr>
          <w:p w14:paraId="7D9BF12C" w14:textId="4DF6639A" w:rsidR="002777E2" w:rsidRPr="003034CA" w:rsidRDefault="002777E2" w:rsidP="00F74415">
            <w:pPr>
              <w:pStyle w:val="ListParagraph"/>
              <w:ind w:left="0"/>
              <w:rPr>
                <w:rFonts w:ascii="Times New Roman" w:hAnsi="Times New Roman" w:cs="Times New Roman"/>
                <w:color w:val="0D0D0D"/>
                <w:sz w:val="24"/>
                <w:szCs w:val="24"/>
                <w:shd w:val="clear" w:color="auto" w:fill="FFFFFF"/>
              </w:rPr>
            </w:pPr>
            <w:r w:rsidRPr="003034C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3034CA">
      <w:pPr>
        <w:pStyle w:val="ListParagraph"/>
        <w:ind w:left="426"/>
        <w:jc w:val="cente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FEA32CE">
            <wp:extent cx="5454641" cy="397914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3">
                      <a:extLst>
                        <a:ext uri="{28A0092B-C50C-407E-A947-70E740481C1C}">
                          <a14:useLocalDpi xmlns:a14="http://schemas.microsoft.com/office/drawing/2010/main" val="0"/>
                        </a:ext>
                      </a:extLst>
                    </a:blip>
                    <a:stretch>
                      <a:fillRect/>
                    </a:stretch>
                  </pic:blipFill>
                  <pic:spPr>
                    <a:xfrm>
                      <a:off x="0" y="0"/>
                      <a:ext cx="5466948" cy="3988125"/>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3C14038D" w:rsidR="00681D60" w:rsidRDefault="00681D60" w:rsidP="00E9346B">
      <w:pPr>
        <w:pStyle w:val="ListParagraph"/>
        <w:ind w:left="0"/>
        <w:rPr>
          <w:rFonts w:ascii="Times New Roman" w:hAnsi="Times New Roman" w:cs="Times New Roman"/>
          <w:color w:val="0D0D0D"/>
          <w:sz w:val="28"/>
          <w:szCs w:val="28"/>
          <w:shd w:val="clear" w:color="auto" w:fill="FFFFFF"/>
        </w:rPr>
      </w:pPr>
    </w:p>
    <w:p w14:paraId="66D91E6C" w14:textId="32710C26" w:rsidR="003034CA" w:rsidRDefault="003034CA" w:rsidP="00E9346B">
      <w:pPr>
        <w:pStyle w:val="ListParagraph"/>
        <w:ind w:left="0"/>
        <w:rPr>
          <w:rFonts w:ascii="Times New Roman" w:hAnsi="Times New Roman" w:cs="Times New Roman"/>
          <w:color w:val="0D0D0D"/>
          <w:sz w:val="28"/>
          <w:szCs w:val="28"/>
          <w:shd w:val="clear" w:color="auto" w:fill="FFFFFF"/>
        </w:rPr>
      </w:pPr>
    </w:p>
    <w:p w14:paraId="35EBCB66" w14:textId="77777777" w:rsidR="003034CA" w:rsidRPr="00E9346B" w:rsidRDefault="003034CA"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0E9454EB" w14:textId="31E6C75F"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r w:rsidRPr="003034CA">
        <w:rPr>
          <w:rFonts w:ascii="Segoe UI Symbol" w:hAnsi="Segoe UI Symbol" w:cs="Segoe UI Symbol"/>
          <w:color w:val="0D0D0D"/>
          <w:sz w:val="24"/>
          <w:szCs w:val="28"/>
          <w:shd w:val="clear" w:color="auto" w:fill="FFFFFF"/>
        </w:rPr>
        <w:lastRenderedPageBreak/>
        <w:t>➢</w:t>
      </w:r>
      <w:r w:rsidRPr="003034CA">
        <w:rPr>
          <w:rFonts w:ascii="Times New Roman" w:hAnsi="Times New Roman" w:cs="Times New Roman"/>
          <w:color w:val="0D0D0D"/>
          <w:sz w:val="24"/>
          <w:szCs w:val="28"/>
          <w:shd w:val="clear" w:color="auto" w:fill="FFFFFF"/>
        </w:rPr>
        <w:t xml:space="preserve"> Démarrage du projet avec Scrum :</w:t>
      </w:r>
    </w:p>
    <w:p w14:paraId="7D7B4DA4" w14:textId="77777777" w:rsidR="003034CA" w:rsidRPr="003034CA" w:rsidRDefault="003034CA" w:rsidP="00E9346B">
      <w:pPr>
        <w:pStyle w:val="ListParagraph"/>
        <w:ind w:left="0"/>
        <w:rPr>
          <w:rFonts w:ascii="Times New Roman" w:hAnsi="Times New Roman" w:cs="Times New Roman"/>
          <w:color w:val="0D0D0D"/>
          <w:sz w:val="24"/>
          <w:szCs w:val="28"/>
          <w:shd w:val="clear" w:color="auto" w:fill="FFFFFF"/>
        </w:rPr>
      </w:pPr>
    </w:p>
    <w:p w14:paraId="04846550" w14:textId="77777777"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Le Product Owner est responsable de l’entretien du Product Backlog. Il s’agit de la liste des </w:t>
      </w:r>
      <w:proofErr w:type="spellStart"/>
      <w:r w:rsidRPr="003034CA">
        <w:rPr>
          <w:rFonts w:ascii="Times New Roman" w:hAnsi="Times New Roman" w:cs="Times New Roman"/>
          <w:color w:val="0D0D0D"/>
          <w:sz w:val="24"/>
          <w:szCs w:val="28"/>
          <w:shd w:val="clear" w:color="auto" w:fill="FFFFFF"/>
        </w:rPr>
        <w:t>foncionnalités</w:t>
      </w:r>
      <w:proofErr w:type="spellEnd"/>
      <w:r w:rsidRPr="003034CA">
        <w:rPr>
          <w:rFonts w:ascii="Times New Roman" w:hAnsi="Times New Roman" w:cs="Times New Roman"/>
          <w:color w:val="0D0D0D"/>
          <w:sz w:val="24"/>
          <w:szCs w:val="28"/>
          <w:shd w:val="clear" w:color="auto" w:fill="FFFFFF"/>
        </w:rPr>
        <w:t xml:space="preserve"> du produit à </w:t>
      </w:r>
      <w:proofErr w:type="spellStart"/>
      <w:r w:rsidRPr="003034CA">
        <w:rPr>
          <w:rFonts w:ascii="Times New Roman" w:hAnsi="Times New Roman" w:cs="Times New Roman"/>
          <w:color w:val="0D0D0D"/>
          <w:sz w:val="24"/>
          <w:szCs w:val="28"/>
          <w:shd w:val="clear" w:color="auto" w:fill="FFFFFF"/>
        </w:rPr>
        <w:t>developper</w:t>
      </w:r>
      <w:proofErr w:type="spellEnd"/>
      <w:r w:rsidRPr="003034CA">
        <w:rPr>
          <w:rFonts w:ascii="Times New Roman" w:hAnsi="Times New Roman" w:cs="Times New Roman"/>
          <w:color w:val="0D0D0D"/>
          <w:sz w:val="24"/>
          <w:szCs w:val="28"/>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Ces dernières sont une description courte de l’exigence fonctionnelle formulée</w:t>
      </w:r>
    </w:p>
    <w:p w14:paraId="0528DFEC" w14:textId="288083E2"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proofErr w:type="gramStart"/>
      <w:r w:rsidRPr="003034CA">
        <w:rPr>
          <w:rFonts w:ascii="Times New Roman" w:hAnsi="Times New Roman" w:cs="Times New Roman"/>
          <w:color w:val="0D0D0D"/>
          <w:sz w:val="24"/>
          <w:szCs w:val="28"/>
          <w:shd w:val="clear" w:color="auto" w:fill="FFFFFF"/>
        </w:rPr>
        <w:t>en</w:t>
      </w:r>
      <w:proofErr w:type="gramEnd"/>
      <w:r w:rsidRPr="003034CA">
        <w:rPr>
          <w:rFonts w:ascii="Times New Roman" w:hAnsi="Times New Roman" w:cs="Times New Roman"/>
          <w:color w:val="0D0D0D"/>
          <w:sz w:val="24"/>
          <w:szCs w:val="28"/>
          <w:shd w:val="clear" w:color="auto" w:fill="FFFFFF"/>
        </w:rPr>
        <w:t xml:space="preserve"> une phrase sous la forme : « En tant que "acteur", je veux "un service" ». Dans notre rapport, le Backlog du produit comprennent les champs suivants :</w:t>
      </w:r>
    </w:p>
    <w:p w14:paraId="0C230501" w14:textId="77777777"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p>
    <w:p w14:paraId="3683A78B" w14:textId="77777777"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Thème : représente le thème du user story.</w:t>
      </w:r>
    </w:p>
    <w:p w14:paraId="73BF5177" w14:textId="77777777"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ID : représente l’identifiant de chaque story</w:t>
      </w:r>
    </w:p>
    <w:p w14:paraId="0DA5377F" w14:textId="77777777"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User story : représente le besoin fonctionnel désiré par l’utilisateur</w:t>
      </w:r>
    </w:p>
    <w:p w14:paraId="164EC0F5" w14:textId="77777777"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Importance : définit par la méthode "</w:t>
      </w:r>
      <w:proofErr w:type="spellStart"/>
      <w:r w:rsidRPr="003034CA">
        <w:rPr>
          <w:rFonts w:ascii="Times New Roman" w:hAnsi="Times New Roman" w:cs="Times New Roman"/>
          <w:color w:val="0D0D0D"/>
          <w:sz w:val="24"/>
          <w:szCs w:val="28"/>
          <w:shd w:val="clear" w:color="auto" w:fill="FFFFFF"/>
        </w:rPr>
        <w:t>MoSCow</w:t>
      </w:r>
      <w:proofErr w:type="spellEnd"/>
      <w:r w:rsidRPr="003034CA">
        <w:rPr>
          <w:rFonts w:ascii="Times New Roman" w:hAnsi="Times New Roman" w:cs="Times New Roman"/>
          <w:color w:val="0D0D0D"/>
          <w:sz w:val="24"/>
          <w:szCs w:val="28"/>
          <w:shd w:val="clear" w:color="auto" w:fill="FFFFFF"/>
        </w:rPr>
        <w:t>" dans laquelle chaque user story</w:t>
      </w:r>
    </w:p>
    <w:p w14:paraId="664D24DC" w14:textId="6A1661DB"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proofErr w:type="spellStart"/>
      <w:proofErr w:type="gramStart"/>
      <w:r w:rsidRPr="003034CA">
        <w:rPr>
          <w:rFonts w:ascii="Times New Roman" w:hAnsi="Times New Roman" w:cs="Times New Roman"/>
          <w:color w:val="0D0D0D"/>
          <w:sz w:val="24"/>
          <w:szCs w:val="28"/>
          <w:shd w:val="clear" w:color="auto" w:fill="FFFFFF"/>
        </w:rPr>
        <w:t>estpriorisée</w:t>
      </w:r>
      <w:proofErr w:type="spellEnd"/>
      <w:proofErr w:type="gramEnd"/>
      <w:r w:rsidRPr="003034CA">
        <w:rPr>
          <w:rFonts w:ascii="Times New Roman" w:hAnsi="Times New Roman" w:cs="Times New Roman"/>
          <w:color w:val="0D0D0D"/>
          <w:sz w:val="24"/>
          <w:szCs w:val="28"/>
          <w:shd w:val="clear" w:color="auto" w:fill="FFFFFF"/>
        </w:rPr>
        <w:t xml:space="preserve"> comme suivant :</w:t>
      </w:r>
    </w:p>
    <w:p w14:paraId="77B4F86E" w14:textId="77777777" w:rsidR="00681D60" w:rsidRPr="003034CA" w:rsidRDefault="00681D60" w:rsidP="00E9346B">
      <w:pPr>
        <w:pStyle w:val="ListParagraph"/>
        <w:ind w:left="0"/>
        <w:rPr>
          <w:rFonts w:ascii="Times New Roman" w:hAnsi="Times New Roman" w:cs="Times New Roman"/>
          <w:color w:val="0D0D0D"/>
          <w:sz w:val="24"/>
          <w:szCs w:val="28"/>
          <w:shd w:val="clear" w:color="auto" w:fill="FFFFFF"/>
        </w:rPr>
      </w:pPr>
    </w:p>
    <w:p w14:paraId="388BEC0E" w14:textId="77777777" w:rsidR="00681D60" w:rsidRPr="003034CA" w:rsidRDefault="00681D60" w:rsidP="00E9346B">
      <w:pPr>
        <w:pStyle w:val="ListParagraph"/>
        <w:ind w:left="0" w:firstLine="708"/>
        <w:rPr>
          <w:rFonts w:ascii="Times New Roman" w:hAnsi="Times New Roman" w:cs="Times New Roman"/>
          <w:color w:val="0D0D0D"/>
          <w:sz w:val="24"/>
          <w:szCs w:val="28"/>
          <w:shd w:val="clear" w:color="auto" w:fill="FFFFFF"/>
        </w:rPr>
      </w:pPr>
      <w:r w:rsidRPr="003034CA">
        <w:rPr>
          <w:rFonts w:ascii="Segoe UI Symbol" w:hAnsi="Segoe UI Symbol" w:cs="Segoe UI Symbol"/>
          <w:color w:val="0D0D0D"/>
          <w:sz w:val="24"/>
          <w:szCs w:val="28"/>
          <w:shd w:val="clear" w:color="auto" w:fill="FFFFFF"/>
        </w:rPr>
        <w:t>✓</w:t>
      </w:r>
      <w:r w:rsidRPr="003034CA">
        <w:rPr>
          <w:rFonts w:ascii="Times New Roman" w:hAnsi="Times New Roman" w:cs="Times New Roman"/>
          <w:color w:val="0D0D0D"/>
          <w:sz w:val="24"/>
          <w:szCs w:val="28"/>
          <w:shd w:val="clear" w:color="auto" w:fill="FFFFFF"/>
        </w:rPr>
        <w:t xml:space="preserve"> Must : la fonctionnalité doit être absolument réalisée</w:t>
      </w:r>
    </w:p>
    <w:p w14:paraId="6AEBB0A5" w14:textId="77777777" w:rsidR="00681D60" w:rsidRPr="003034CA" w:rsidRDefault="00681D60" w:rsidP="00E9346B">
      <w:pPr>
        <w:pStyle w:val="ListParagraph"/>
        <w:ind w:left="0" w:firstLine="708"/>
        <w:rPr>
          <w:rFonts w:ascii="Times New Roman" w:hAnsi="Times New Roman" w:cs="Times New Roman"/>
          <w:color w:val="0D0D0D"/>
          <w:sz w:val="24"/>
          <w:szCs w:val="28"/>
          <w:shd w:val="clear" w:color="auto" w:fill="FFFFFF"/>
        </w:rPr>
      </w:pPr>
      <w:r w:rsidRPr="003034CA">
        <w:rPr>
          <w:rFonts w:ascii="Segoe UI Symbol" w:hAnsi="Segoe UI Symbol" w:cs="Segoe UI Symbol"/>
          <w:color w:val="0D0D0D"/>
          <w:sz w:val="24"/>
          <w:szCs w:val="28"/>
          <w:shd w:val="clear" w:color="auto" w:fill="FFFFFF"/>
        </w:rPr>
        <w:t>✓</w:t>
      </w:r>
      <w:r w:rsidRPr="003034CA">
        <w:rPr>
          <w:rFonts w:ascii="Times New Roman" w:hAnsi="Times New Roman" w:cs="Times New Roman"/>
          <w:color w:val="0D0D0D"/>
          <w:sz w:val="24"/>
          <w:szCs w:val="28"/>
          <w:shd w:val="clear" w:color="auto" w:fill="FFFFFF"/>
        </w:rPr>
        <w:t xml:space="preserve"> Should : la fonctionnalité doit être réalisée s’il est possible</w:t>
      </w:r>
    </w:p>
    <w:p w14:paraId="218DD75A" w14:textId="552C6184" w:rsidR="00681D60" w:rsidRPr="003034CA" w:rsidRDefault="00681D60" w:rsidP="00E9346B">
      <w:pPr>
        <w:pStyle w:val="ListParagraph"/>
        <w:ind w:left="0" w:firstLine="708"/>
        <w:rPr>
          <w:rFonts w:ascii="Times New Roman" w:hAnsi="Times New Roman" w:cs="Times New Roman"/>
          <w:color w:val="0D0D0D"/>
          <w:sz w:val="24"/>
          <w:szCs w:val="28"/>
          <w:shd w:val="clear" w:color="auto" w:fill="FFFFFF"/>
        </w:rPr>
      </w:pPr>
      <w:r w:rsidRPr="003034CA">
        <w:rPr>
          <w:rFonts w:ascii="Segoe UI Symbol" w:hAnsi="Segoe UI Symbol" w:cs="Segoe UI Symbol"/>
          <w:color w:val="0D0D0D"/>
          <w:sz w:val="24"/>
          <w:szCs w:val="28"/>
          <w:shd w:val="clear" w:color="auto" w:fill="FFFFFF"/>
        </w:rPr>
        <w:t>✓</w:t>
      </w:r>
      <w:r w:rsidRPr="003034CA">
        <w:rPr>
          <w:rFonts w:ascii="Times New Roman" w:hAnsi="Times New Roman" w:cs="Times New Roman"/>
          <w:color w:val="0D0D0D"/>
          <w:sz w:val="24"/>
          <w:szCs w:val="28"/>
          <w:shd w:val="clear" w:color="auto" w:fill="FFFFFF"/>
        </w:rPr>
        <w:t xml:space="preserve"> Could : la fonctionnalité peut être réalisée</w:t>
      </w:r>
    </w:p>
    <w:p w14:paraId="7852971A" w14:textId="77777777" w:rsidR="00E9346B" w:rsidRPr="003034CA" w:rsidRDefault="00681D60" w:rsidP="00E9346B">
      <w:pPr>
        <w:pStyle w:val="ListParagraph"/>
        <w:ind w:left="708"/>
        <w:rPr>
          <w:rFonts w:ascii="Times New Roman" w:hAnsi="Times New Roman" w:cs="Times New Roman"/>
          <w:color w:val="0D0D0D"/>
          <w:sz w:val="24"/>
          <w:szCs w:val="28"/>
          <w:shd w:val="clear" w:color="auto" w:fill="FFFFFF"/>
        </w:rPr>
      </w:pPr>
      <w:r w:rsidRPr="003034CA">
        <w:rPr>
          <w:rFonts w:ascii="Segoe UI Symbol" w:hAnsi="Segoe UI Symbol" w:cs="Segoe UI Symbol"/>
          <w:color w:val="0D0D0D"/>
          <w:sz w:val="24"/>
          <w:szCs w:val="28"/>
          <w:shd w:val="clear" w:color="auto" w:fill="FFFFFF"/>
        </w:rPr>
        <w:t>✓</w:t>
      </w:r>
      <w:r w:rsidRPr="003034CA">
        <w:rPr>
          <w:rFonts w:ascii="Times New Roman" w:hAnsi="Times New Roman" w:cs="Times New Roman"/>
          <w:color w:val="0D0D0D"/>
          <w:sz w:val="24"/>
          <w:szCs w:val="28"/>
          <w:shd w:val="clear" w:color="auto" w:fill="FFFFFF"/>
        </w:rPr>
        <w:t xml:space="preserve"> </w:t>
      </w:r>
      <w:proofErr w:type="spellStart"/>
      <w:r w:rsidRPr="003034CA">
        <w:rPr>
          <w:rFonts w:ascii="Times New Roman" w:hAnsi="Times New Roman" w:cs="Times New Roman"/>
          <w:color w:val="0D0D0D"/>
          <w:sz w:val="24"/>
          <w:szCs w:val="28"/>
          <w:shd w:val="clear" w:color="auto" w:fill="FFFFFF"/>
        </w:rPr>
        <w:t>Maybe</w:t>
      </w:r>
      <w:proofErr w:type="spellEnd"/>
      <w:r w:rsidRPr="003034CA">
        <w:rPr>
          <w:rFonts w:ascii="Times New Roman" w:hAnsi="Times New Roman" w:cs="Times New Roman"/>
          <w:color w:val="0D0D0D"/>
          <w:sz w:val="24"/>
          <w:szCs w:val="28"/>
          <w:shd w:val="clear" w:color="auto" w:fill="FFFFFF"/>
        </w:rPr>
        <w:t xml:space="preserve"> : la fonctionnalité peut être réalisée si elle n’a pas d’impact </w:t>
      </w:r>
    </w:p>
    <w:p w14:paraId="2971F610" w14:textId="2416A285" w:rsidR="00681D60" w:rsidRPr="003034CA" w:rsidRDefault="00E9346B" w:rsidP="00E9346B">
      <w:pPr>
        <w:pStyle w:val="ListParagraph"/>
        <w:ind w:left="708"/>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    </w:t>
      </w:r>
      <w:proofErr w:type="gramStart"/>
      <w:r w:rsidR="00681D60" w:rsidRPr="003034CA">
        <w:rPr>
          <w:rFonts w:ascii="Times New Roman" w:hAnsi="Times New Roman" w:cs="Times New Roman"/>
          <w:color w:val="0D0D0D"/>
          <w:sz w:val="24"/>
          <w:szCs w:val="28"/>
          <w:shd w:val="clear" w:color="auto" w:fill="FFFFFF"/>
        </w:rPr>
        <w:t>sur</w:t>
      </w:r>
      <w:proofErr w:type="gramEnd"/>
      <w:r w:rsidR="00681D60" w:rsidRPr="003034CA">
        <w:rPr>
          <w:rFonts w:ascii="Times New Roman" w:hAnsi="Times New Roman" w:cs="Times New Roman"/>
          <w:color w:val="0D0D0D"/>
          <w:sz w:val="24"/>
          <w:szCs w:val="28"/>
          <w:shd w:val="clear" w:color="auto" w:fill="FFFFFF"/>
        </w:rPr>
        <w:t xml:space="preserve"> les     autres tâches</w:t>
      </w:r>
    </w:p>
    <w:p w14:paraId="22A5E2D7" w14:textId="66C31159" w:rsidR="00681D60" w:rsidRPr="003034CA" w:rsidRDefault="00681D60" w:rsidP="00E9346B">
      <w:pPr>
        <w:pStyle w:val="ListParagraph"/>
        <w:ind w:left="0" w:firstLine="708"/>
        <w:rPr>
          <w:rFonts w:ascii="Times New Roman" w:hAnsi="Times New Roman" w:cs="Times New Roman"/>
          <w:color w:val="0D0D0D"/>
          <w:sz w:val="24"/>
          <w:szCs w:val="28"/>
          <w:shd w:val="clear" w:color="auto" w:fill="FFFFFF"/>
        </w:rPr>
      </w:pPr>
      <w:r w:rsidRPr="003034CA">
        <w:rPr>
          <w:rFonts w:ascii="Segoe UI Symbol" w:hAnsi="Segoe UI Symbol" w:cs="Segoe UI Symbol"/>
          <w:color w:val="0D0D0D"/>
          <w:sz w:val="24"/>
          <w:szCs w:val="28"/>
          <w:shd w:val="clear" w:color="auto" w:fill="FFFFFF"/>
        </w:rPr>
        <w:t>✓</w:t>
      </w:r>
      <w:r w:rsidRPr="003034CA">
        <w:rPr>
          <w:rFonts w:ascii="Times New Roman" w:hAnsi="Times New Roman" w:cs="Times New Roman"/>
          <w:color w:val="0D0D0D"/>
          <w:sz w:val="24"/>
          <w:szCs w:val="28"/>
          <w:shd w:val="clear" w:color="auto" w:fill="FFFFFF"/>
        </w:rPr>
        <w:t xml:space="preserve"> </w:t>
      </w:r>
      <w:proofErr w:type="spellStart"/>
      <w:r w:rsidRPr="003034CA">
        <w:rPr>
          <w:rFonts w:ascii="Times New Roman" w:hAnsi="Times New Roman" w:cs="Times New Roman"/>
          <w:color w:val="0D0D0D"/>
          <w:sz w:val="24"/>
          <w:szCs w:val="28"/>
          <w:shd w:val="clear" w:color="auto" w:fill="FFFFFF"/>
        </w:rPr>
        <w:t>Won’t</w:t>
      </w:r>
      <w:proofErr w:type="spellEnd"/>
      <w:r w:rsidRPr="003034CA">
        <w:rPr>
          <w:rFonts w:ascii="Times New Roman" w:hAnsi="Times New Roman" w:cs="Times New Roman"/>
          <w:color w:val="0D0D0D"/>
          <w:sz w:val="24"/>
          <w:szCs w:val="28"/>
          <w:shd w:val="clear" w:color="auto" w:fill="FFFFFF"/>
        </w:rPr>
        <w:t xml:space="preserve"> : la fonctionnalité sera réalisée plus tard</w:t>
      </w:r>
    </w:p>
    <w:p w14:paraId="647D7166" w14:textId="77777777" w:rsidR="009711CB" w:rsidRPr="003034CA" w:rsidRDefault="009711CB" w:rsidP="00E9346B">
      <w:pPr>
        <w:pStyle w:val="ListParagraph"/>
        <w:ind w:left="0" w:firstLine="708"/>
        <w:rPr>
          <w:rFonts w:ascii="Times New Roman" w:hAnsi="Times New Roman" w:cs="Times New Roman"/>
          <w:color w:val="0D0D0D"/>
          <w:sz w:val="24"/>
          <w:szCs w:val="28"/>
          <w:shd w:val="clear" w:color="auto" w:fill="FFFFFF"/>
        </w:rPr>
      </w:pPr>
    </w:p>
    <w:p w14:paraId="2ADBD4D7" w14:textId="77777777" w:rsidR="009711CB" w:rsidRPr="003034CA" w:rsidRDefault="009711CB"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L’estimation du contenu du Product Backlog se fait par l’équipe pendant la réunion de</w:t>
      </w:r>
    </w:p>
    <w:p w14:paraId="36DD79DD" w14:textId="45C7817B" w:rsidR="009711CB" w:rsidRPr="003034CA" w:rsidRDefault="009711CB" w:rsidP="00E9346B">
      <w:pPr>
        <w:rPr>
          <w:rFonts w:ascii="Times New Roman" w:hAnsi="Times New Roman" w:cs="Times New Roman"/>
          <w:color w:val="0D0D0D"/>
          <w:sz w:val="24"/>
          <w:szCs w:val="28"/>
          <w:shd w:val="clear" w:color="auto" w:fill="FFFFFF"/>
        </w:rPr>
      </w:pPr>
      <w:proofErr w:type="gramStart"/>
      <w:r w:rsidRPr="003034CA">
        <w:rPr>
          <w:rFonts w:ascii="Times New Roman" w:hAnsi="Times New Roman" w:cs="Times New Roman"/>
          <w:color w:val="0D0D0D"/>
          <w:sz w:val="24"/>
          <w:szCs w:val="28"/>
          <w:shd w:val="clear" w:color="auto" w:fill="FFFFFF"/>
        </w:rPr>
        <w:t>planification</w:t>
      </w:r>
      <w:proofErr w:type="gramEnd"/>
      <w:r w:rsidRPr="003034CA">
        <w:rPr>
          <w:rFonts w:ascii="Times New Roman" w:hAnsi="Times New Roman" w:cs="Times New Roman"/>
          <w:color w:val="0D0D0D"/>
          <w:sz w:val="24"/>
          <w:szCs w:val="28"/>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3034CA" w:rsidRDefault="009711CB"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Le sprint est une itération dans laquelle se réalise le développement des fonctionnalités défini</w:t>
      </w:r>
      <w:r w:rsidR="00E9346B" w:rsidRPr="003034CA">
        <w:rPr>
          <w:rFonts w:ascii="Times New Roman" w:hAnsi="Times New Roman" w:cs="Times New Roman"/>
          <w:color w:val="0D0D0D"/>
          <w:sz w:val="24"/>
          <w:szCs w:val="28"/>
          <w:shd w:val="clear" w:color="auto" w:fill="FFFFFF"/>
        </w:rPr>
        <w:t xml:space="preserve"> </w:t>
      </w:r>
      <w:r w:rsidRPr="003034CA">
        <w:rPr>
          <w:rFonts w:ascii="Times New Roman" w:hAnsi="Times New Roman" w:cs="Times New Roman"/>
          <w:color w:val="0D0D0D"/>
          <w:sz w:val="24"/>
          <w:szCs w:val="28"/>
          <w:shd w:val="clear" w:color="auto" w:fill="FFFFFF"/>
        </w:rPr>
        <w:t>par le Sprint Backlog petit à petit.</w:t>
      </w:r>
    </w:p>
    <w:p w14:paraId="29C25867" w14:textId="037A9916" w:rsidR="009711CB" w:rsidRPr="003034CA" w:rsidRDefault="009711CB"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w:t>
      </w:r>
      <w:proofErr w:type="gramStart"/>
      <w:r w:rsidRPr="003034CA">
        <w:rPr>
          <w:rFonts w:ascii="Times New Roman" w:hAnsi="Times New Roman" w:cs="Times New Roman"/>
          <w:color w:val="0D0D0D"/>
          <w:sz w:val="24"/>
          <w:szCs w:val="28"/>
          <w:shd w:val="clear" w:color="auto" w:fill="FFFFFF"/>
        </w:rPr>
        <w:t xml:space="preserve"> ?Y’a</w:t>
      </w:r>
      <w:proofErr w:type="gramEnd"/>
      <w:r w:rsidRPr="003034CA">
        <w:rPr>
          <w:rFonts w:ascii="Times New Roman" w:hAnsi="Times New Roman" w:cs="Times New Roman"/>
          <w:color w:val="0D0D0D"/>
          <w:sz w:val="24"/>
          <w:szCs w:val="28"/>
          <w:shd w:val="clear" w:color="auto" w:fill="FFFFFF"/>
        </w:rPr>
        <w:t>-t-il des obstacles qui empêchent la réalisation d’une tâche ?</w:t>
      </w:r>
    </w:p>
    <w:p w14:paraId="1AF69D4B" w14:textId="599171A3" w:rsidR="009711CB" w:rsidRPr="003034CA" w:rsidRDefault="009711CB"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3034CA" w:rsidRDefault="009711CB" w:rsidP="00E9346B">
      <w:pPr>
        <w:ind w:firstLine="12"/>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Lors de Sprint Rétrospective Meeting, l’équipe est occupée de planifier les moyens pour améliorer sa qualité et son efficacité pour la prochaine itération.</w:t>
      </w:r>
    </w:p>
    <w:p w14:paraId="6E47A217" w14:textId="77777777" w:rsidR="009711CB" w:rsidRPr="003034CA" w:rsidRDefault="009711CB" w:rsidP="00E9346B">
      <w:pPr>
        <w:rPr>
          <w:rFonts w:ascii="Times New Roman" w:hAnsi="Times New Roman" w:cs="Times New Roman"/>
          <w:color w:val="0D0D0D"/>
          <w:sz w:val="24"/>
          <w:szCs w:val="28"/>
          <w:shd w:val="clear" w:color="auto" w:fill="FFFFFF"/>
        </w:rPr>
      </w:pPr>
    </w:p>
    <w:p w14:paraId="4D223A6D" w14:textId="77777777" w:rsidR="009711CB" w:rsidRPr="003034CA" w:rsidRDefault="009711CB"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Backlog Produit Global</w:t>
      </w:r>
    </w:p>
    <w:p w14:paraId="7C9314B5" w14:textId="6140EA14" w:rsidR="009711CB" w:rsidRPr="003034CA" w:rsidRDefault="009711CB"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lastRenderedPageBreak/>
        <w:t>Le tableau 2 résume le backlog de produit global de notre application. Chaque thème de ce back- log est constitué d’un ou plusieurs user</w:t>
      </w:r>
    </w:p>
    <w:p w14:paraId="1260DE2E" w14:textId="2938472E" w:rsidR="009711CB" w:rsidRPr="003034CA" w:rsidRDefault="009711CB" w:rsidP="00E9346B">
      <w:pPr>
        <w:rPr>
          <w:rFonts w:ascii="Times New Roman" w:hAnsi="Times New Roman" w:cs="Times New Roman"/>
          <w:color w:val="0D0D0D"/>
          <w:sz w:val="24"/>
          <w:szCs w:val="28"/>
          <w:shd w:val="clear" w:color="auto" w:fill="FFFFFF"/>
        </w:rPr>
      </w:pPr>
    </w:p>
    <w:p w14:paraId="6F0F7996" w14:textId="3FB87371" w:rsidR="009711CB" w:rsidRPr="003034CA" w:rsidRDefault="009711CB" w:rsidP="00E9346B">
      <w:pPr>
        <w:rPr>
          <w:rFonts w:ascii="Times New Roman" w:hAnsi="Times New Roman" w:cs="Times New Roman"/>
          <w:color w:val="0D0D0D"/>
          <w:sz w:val="24"/>
          <w:szCs w:val="28"/>
          <w:shd w:val="clear" w:color="auto" w:fill="FFFFFF"/>
        </w:rPr>
      </w:pPr>
    </w:p>
    <w:p w14:paraId="22318AF2" w14:textId="61AC3809" w:rsidR="009711CB" w:rsidRPr="003034CA" w:rsidRDefault="009711CB" w:rsidP="00E9346B">
      <w:pPr>
        <w:rPr>
          <w:rFonts w:ascii="Times New Roman" w:hAnsi="Times New Roman" w:cs="Times New Roman"/>
          <w:color w:val="0D0D0D"/>
          <w:sz w:val="24"/>
          <w:szCs w:val="28"/>
          <w:shd w:val="clear" w:color="auto" w:fill="FFFFFF"/>
        </w:rPr>
      </w:pPr>
    </w:p>
    <w:p w14:paraId="26EE8E1C" w14:textId="28CE7DAC" w:rsidR="009711CB" w:rsidRPr="003034CA" w:rsidRDefault="009711CB" w:rsidP="00E9346B">
      <w:pPr>
        <w:rPr>
          <w:rFonts w:ascii="Times New Roman" w:hAnsi="Times New Roman" w:cs="Times New Roman"/>
          <w:color w:val="0D0D0D"/>
          <w:sz w:val="24"/>
          <w:szCs w:val="28"/>
          <w:shd w:val="clear" w:color="auto" w:fill="FFFFFF"/>
        </w:rPr>
      </w:pPr>
    </w:p>
    <w:p w14:paraId="7A19BDA5" w14:textId="6726FB3D" w:rsidR="009711CB" w:rsidRPr="003034CA" w:rsidRDefault="009711CB" w:rsidP="00E9346B">
      <w:pPr>
        <w:rPr>
          <w:rFonts w:ascii="Times New Roman" w:hAnsi="Times New Roman" w:cs="Times New Roman"/>
          <w:color w:val="0D0D0D"/>
          <w:sz w:val="24"/>
          <w:szCs w:val="28"/>
          <w:shd w:val="clear" w:color="auto" w:fill="FFFFFF"/>
        </w:rPr>
      </w:pPr>
    </w:p>
    <w:p w14:paraId="5D813A56" w14:textId="77777777" w:rsidR="00827C5D" w:rsidRPr="003034CA" w:rsidRDefault="00827C5D" w:rsidP="00827C5D">
      <w:pPr>
        <w:rPr>
          <w:rFonts w:ascii="Segoe UI" w:hAnsi="Segoe UI" w:cs="Segoe UI"/>
          <w:color w:val="0D0D0D"/>
          <w:szCs w:val="24"/>
          <w:shd w:val="clear" w:color="auto" w:fill="FFFFFF"/>
        </w:rPr>
      </w:pPr>
    </w:p>
    <w:p w14:paraId="6FAEDBD0" w14:textId="77777777" w:rsidR="009711CB" w:rsidRPr="003034CA" w:rsidRDefault="009711CB" w:rsidP="00E9346B">
      <w:pPr>
        <w:rPr>
          <w:rFonts w:ascii="Segoe UI" w:hAnsi="Segoe UI" w:cs="Segoe UI"/>
          <w:color w:val="0D0D0D"/>
          <w:szCs w:val="24"/>
          <w:shd w:val="clear" w:color="auto" w:fill="FFFFFF"/>
        </w:rPr>
      </w:pPr>
    </w:p>
    <w:p w14:paraId="3C9A3645" w14:textId="7B419AD3" w:rsidR="009711CB" w:rsidRPr="003034CA" w:rsidRDefault="009711CB" w:rsidP="00E9346B">
      <w:pPr>
        <w:pStyle w:val="ListParagraph"/>
        <w:numPr>
          <w:ilvl w:val="0"/>
          <w:numId w:val="9"/>
        </w:numPr>
        <w:ind w:left="0"/>
        <w:rPr>
          <w:rFonts w:cstheme="minorHAnsi"/>
          <w:b/>
          <w:color w:val="0D0D0D"/>
          <w:sz w:val="28"/>
          <w:szCs w:val="32"/>
          <w:shd w:val="clear" w:color="auto" w:fill="FFFFFF"/>
        </w:rPr>
      </w:pPr>
      <w:r w:rsidRPr="003034CA">
        <w:rPr>
          <w:rFonts w:cstheme="minorHAnsi"/>
          <w:b/>
          <w:color w:val="0D0D0D"/>
          <w:sz w:val="28"/>
          <w:szCs w:val="32"/>
          <w:shd w:val="clear" w:color="auto" w:fill="FFFFFF"/>
        </w:rPr>
        <w:t>Diagramme de cas d’utilisation global :</w:t>
      </w:r>
    </w:p>
    <w:p w14:paraId="1EDD9760" w14:textId="77777777" w:rsidR="009711CB" w:rsidRPr="003034CA" w:rsidRDefault="009711CB" w:rsidP="00E9346B">
      <w:pPr>
        <w:pStyle w:val="ListParagraph"/>
        <w:ind w:left="0"/>
        <w:rPr>
          <w:rFonts w:ascii="Times New Roman" w:hAnsi="Times New Roman" w:cs="Times New Roman"/>
          <w:color w:val="0D0D0D"/>
          <w:sz w:val="24"/>
          <w:szCs w:val="28"/>
          <w:shd w:val="clear" w:color="auto" w:fill="FFFFFF"/>
        </w:rPr>
      </w:pPr>
    </w:p>
    <w:p w14:paraId="355FE539" w14:textId="350F899D" w:rsidR="009711CB" w:rsidRPr="003034CA" w:rsidRDefault="009711CB"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3034CA" w:rsidRDefault="009711CB" w:rsidP="00E9346B">
      <w:pPr>
        <w:pStyle w:val="ListParagraph"/>
        <w:ind w:left="0"/>
        <w:rPr>
          <w:rFonts w:ascii="Times New Roman" w:hAnsi="Times New Roman" w:cs="Times New Roman"/>
          <w:color w:val="0D0D0D"/>
          <w:sz w:val="24"/>
          <w:szCs w:val="28"/>
          <w:shd w:val="clear" w:color="auto" w:fill="FFFFFF"/>
        </w:rPr>
      </w:pPr>
    </w:p>
    <w:p w14:paraId="709301C2" w14:textId="6D4AEDE3" w:rsidR="009711CB" w:rsidRPr="003034CA" w:rsidRDefault="009711CB"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 xml:space="preserve">Le diagramme de cas d’utilisation est un diagramme UML (Unified Modeling </w:t>
      </w:r>
      <w:proofErr w:type="spellStart"/>
      <w:r w:rsidRPr="003034CA">
        <w:rPr>
          <w:rFonts w:ascii="Times New Roman" w:hAnsi="Times New Roman" w:cs="Times New Roman"/>
          <w:color w:val="0D0D0D"/>
          <w:sz w:val="24"/>
          <w:szCs w:val="28"/>
          <w:shd w:val="clear" w:color="auto" w:fill="FFFFFF"/>
        </w:rPr>
        <w:t>Language</w:t>
      </w:r>
      <w:proofErr w:type="spellEnd"/>
      <w:r w:rsidRPr="003034CA">
        <w:rPr>
          <w:rFonts w:ascii="Times New Roman" w:hAnsi="Times New Roman" w:cs="Times New Roman"/>
          <w:color w:val="0D0D0D"/>
          <w:sz w:val="24"/>
          <w:szCs w:val="28"/>
          <w:shd w:val="clear" w:color="auto" w:fill="FFFFFF"/>
        </w:rPr>
        <w:t>)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3034CA" w:rsidRDefault="00200AAB"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3034CA" w:rsidRDefault="00200AAB" w:rsidP="00E9346B">
      <w:pPr>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ab/>
      </w:r>
      <w:r w:rsidRPr="003034CA">
        <w:rPr>
          <w:rFonts w:ascii="Times New Roman" w:hAnsi="Times New Roman" w:cs="Times New Roman"/>
          <w:color w:val="0D0D0D"/>
          <w:sz w:val="24"/>
          <w:szCs w:val="28"/>
          <w:shd w:val="clear" w:color="auto" w:fill="FFFFFF"/>
        </w:rPr>
        <w:tab/>
      </w:r>
    </w:p>
    <w:p w14:paraId="2798DF02" w14:textId="3A461DAF" w:rsidR="00200AAB" w:rsidRPr="003034CA" w:rsidRDefault="00200AAB" w:rsidP="00E9346B">
      <w:pPr>
        <w:pStyle w:val="ListParagraph"/>
        <w:numPr>
          <w:ilvl w:val="0"/>
          <w:numId w:val="9"/>
        </w:numPr>
        <w:ind w:left="0" w:firstLine="0"/>
        <w:rPr>
          <w:rFonts w:ascii="Times New Roman" w:hAnsi="Times New Roman" w:cs="Times New Roman"/>
          <w:b/>
          <w:color w:val="0D0D0D"/>
          <w:sz w:val="24"/>
          <w:szCs w:val="28"/>
          <w:shd w:val="clear" w:color="auto" w:fill="FFFFFF"/>
        </w:rPr>
      </w:pPr>
      <w:r w:rsidRPr="003034CA">
        <w:rPr>
          <w:rFonts w:ascii="Times New Roman" w:hAnsi="Times New Roman" w:cs="Times New Roman"/>
          <w:b/>
          <w:color w:val="0D0D0D"/>
          <w:sz w:val="24"/>
          <w:szCs w:val="28"/>
          <w:shd w:val="clear" w:color="auto" w:fill="FFFFFF"/>
        </w:rPr>
        <w:t>Diagramme de classes :</w:t>
      </w:r>
    </w:p>
    <w:p w14:paraId="2EED918D" w14:textId="77777777" w:rsidR="00E9346B" w:rsidRPr="003034CA" w:rsidRDefault="00E9346B" w:rsidP="00E9346B">
      <w:pPr>
        <w:pStyle w:val="ListParagraph"/>
        <w:ind w:left="0"/>
        <w:rPr>
          <w:rFonts w:ascii="Times New Roman" w:hAnsi="Times New Roman" w:cs="Times New Roman"/>
          <w:b/>
          <w:color w:val="0D0D0D"/>
          <w:sz w:val="24"/>
          <w:szCs w:val="28"/>
          <w:shd w:val="clear" w:color="auto" w:fill="FFFFFF"/>
        </w:rPr>
      </w:pPr>
    </w:p>
    <w:p w14:paraId="2ABCE476" w14:textId="77777777" w:rsidR="00B86610" w:rsidRPr="003034CA" w:rsidRDefault="00B8661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Pour cette section, nous illustrons l’aspect statique de notre application en présentant le diagramme de classes.</w:t>
      </w:r>
    </w:p>
    <w:p w14:paraId="2B954089" w14:textId="77777777" w:rsidR="00B86610" w:rsidRPr="003034CA" w:rsidRDefault="00B86610" w:rsidP="00E9346B">
      <w:pPr>
        <w:pStyle w:val="ListParagraph"/>
        <w:ind w:left="0"/>
        <w:rPr>
          <w:rFonts w:ascii="Times New Roman" w:hAnsi="Times New Roman" w:cs="Times New Roman"/>
          <w:color w:val="0D0D0D"/>
          <w:sz w:val="24"/>
          <w:szCs w:val="28"/>
          <w:shd w:val="clear" w:color="auto" w:fill="FFFFFF"/>
        </w:rPr>
      </w:pPr>
    </w:p>
    <w:p w14:paraId="17D98E0E" w14:textId="3E8A89B8" w:rsidR="00B86610" w:rsidRPr="003034CA" w:rsidRDefault="00B86610" w:rsidP="00E9346B">
      <w:pPr>
        <w:pStyle w:val="ListParagraph"/>
        <w:ind w:left="0"/>
        <w:rPr>
          <w:rFonts w:ascii="Times New Roman" w:hAnsi="Times New Roman" w:cs="Times New Roman"/>
          <w:color w:val="0D0D0D"/>
          <w:sz w:val="24"/>
          <w:szCs w:val="28"/>
          <w:shd w:val="clear" w:color="auto" w:fill="FFFFFF"/>
        </w:rPr>
      </w:pPr>
      <w:r w:rsidRPr="003034CA">
        <w:rPr>
          <w:rFonts w:ascii="Times New Roman" w:hAnsi="Times New Roman" w:cs="Times New Roman"/>
          <w:color w:val="0D0D0D"/>
          <w:sz w:val="24"/>
          <w:szCs w:val="28"/>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3D226AB" w14:textId="77777777" w:rsidR="00726E81" w:rsidRPr="003034CA" w:rsidRDefault="00726E81" w:rsidP="00E9346B">
      <w:pPr>
        <w:pStyle w:val="ListParagraph"/>
        <w:ind w:left="0"/>
        <w:rPr>
          <w:rFonts w:ascii="Times New Roman" w:hAnsi="Times New Roman" w:cs="Times New Roman"/>
          <w:color w:val="0D0D0D"/>
          <w:sz w:val="24"/>
          <w:szCs w:val="28"/>
          <w:shd w:val="clear" w:color="auto" w:fill="FFFFFF"/>
        </w:rPr>
      </w:pPr>
    </w:p>
    <w:p w14:paraId="6A12A3F4" w14:textId="6828AC44" w:rsidR="00E9346B" w:rsidRPr="003034CA" w:rsidRDefault="00E9346B" w:rsidP="00E9346B">
      <w:pPr>
        <w:pStyle w:val="ListParagraph"/>
        <w:ind w:left="0"/>
        <w:rPr>
          <w:rFonts w:ascii="Times New Roman" w:hAnsi="Times New Roman" w:cs="Times New Roman"/>
          <w:color w:val="0D0D0D"/>
          <w:sz w:val="24"/>
          <w:szCs w:val="28"/>
          <w:shd w:val="clear" w:color="auto" w:fill="FFFFFF"/>
        </w:rPr>
      </w:pPr>
    </w:p>
    <w:p w14:paraId="7B65AABB" w14:textId="015BF775" w:rsidR="00E9346B" w:rsidRPr="00E9346B" w:rsidRDefault="00726E81" w:rsidP="00E9346B">
      <w:pPr>
        <w:pStyle w:val="ListParagraph"/>
        <w:ind w:left="0"/>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lastRenderedPageBreak/>
        <w:drawing>
          <wp:inline distT="0" distB="0" distL="0" distR="0" wp14:anchorId="40310045" wp14:editId="47A5CBDC">
            <wp:extent cx="5760720" cy="4120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classegeneral.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71FB07BB" w14:textId="2E08499F" w:rsidR="008B0420" w:rsidRPr="00E9346B" w:rsidRDefault="008B042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E9346B">
        <w:rPr>
          <w:rFonts w:ascii="Times New Roman" w:hAnsi="Times New Roman" w:cs="Times New Roman"/>
          <w:color w:val="0D0D0D"/>
          <w:sz w:val="28"/>
          <w:szCs w:val="28"/>
          <w:shd w:val="clear" w:color="auto" w:fill="FFFFFF"/>
        </w:rPr>
        <w:t>utilisés .</w:t>
      </w:r>
      <w:proofErr w:type="gramEnd"/>
    </w:p>
    <w:p w14:paraId="1A8FE894" w14:textId="1DDA4172" w:rsidR="00E1081C" w:rsidRPr="00E9346B" w:rsidRDefault="00E1081C" w:rsidP="00E9346B">
      <w:pPr>
        <w:pStyle w:val="ListParagraph"/>
        <w:ind w:left="0"/>
        <w:rPr>
          <w:rFonts w:ascii="Times New Roman" w:hAnsi="Times New Roman" w:cs="Times New Roman"/>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E9346B">
      <w:pPr>
        <w:pStyle w:val="ListParagraph"/>
        <w:numPr>
          <w:ilvl w:val="1"/>
          <w:numId w:val="9"/>
        </w:numPr>
        <w:ind w:left="0" w:firstLine="0"/>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0"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1">
          <w:tblGrid>
            <w:gridCol w:w="4262"/>
            <w:gridCol w:w="4374"/>
          </w:tblGrid>
        </w:tblGridChange>
      </w:tblGrid>
      <w:tr w:rsidR="008B0420" w14:paraId="0BFC7E56" w14:textId="77777777" w:rsidTr="007576E9">
        <w:trPr>
          <w:trHeight w:val="739"/>
          <w:trPrChange w:id="2" w:author="Oumaima Houimel" w:date="2024-04-12T16:03:00Z">
            <w:trPr>
              <w:trHeight w:val="739"/>
            </w:trPr>
          </w:trPrChange>
        </w:trPr>
        <w:tc>
          <w:tcPr>
            <w:tcW w:w="4262" w:type="dxa"/>
            <w:tcPrChange w:id="3" w:author="Oumaima Houimel" w:date="2024-04-12T16:03:00Z">
              <w:tcPr>
                <w:tcW w:w="4262" w:type="dxa"/>
              </w:tcPr>
            </w:tcPrChange>
          </w:tcPr>
          <w:p w14:paraId="2D5B09FD" w14:textId="77777777" w:rsidR="008B0420" w:rsidRPr="00E9346B" w:rsidRDefault="008B0420" w:rsidP="007576E9">
            <w:pPr>
              <w:pStyle w:val="ListParagraph"/>
              <w:ind w:left="0"/>
              <w:jc w:val="center"/>
              <w:rPr>
                <w:rFonts w:ascii="Times New Roman" w:hAnsi="Times New Roman" w:cs="Times New Roman"/>
                <w:color w:val="000000" w:themeColor="text1"/>
                <w:sz w:val="28"/>
                <w:szCs w:val="28"/>
              </w:rPr>
            </w:pPr>
            <w:r w:rsidRPr="00E9346B">
              <w:rPr>
                <w:rFonts w:ascii="Times New Roman" w:hAnsi="Times New Roman" w:cs="Times New Roman"/>
                <w:color w:val="000000" w:themeColor="text1"/>
                <w:sz w:val="28"/>
                <w:szCs w:val="28"/>
              </w:rPr>
              <w:t>Outils</w:t>
            </w:r>
          </w:p>
        </w:tc>
        <w:tc>
          <w:tcPr>
            <w:tcW w:w="4374" w:type="dxa"/>
            <w:tcPrChange w:id="4" w:author="Oumaima Houimel" w:date="2024-04-12T16:03:00Z">
              <w:tcPr>
                <w:tcW w:w="4374" w:type="dxa"/>
              </w:tcPr>
            </w:tcPrChange>
          </w:tcPr>
          <w:p w14:paraId="189AF6D8"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1BB9E7F9" w14:textId="77777777" w:rsidTr="00B86610">
        <w:trPr>
          <w:trHeight w:val="1797"/>
          <w:trPrChange w:id="5" w:author="Oumaima Houimel" w:date="2024-04-12T16:03:00Z">
            <w:trPr>
              <w:trHeight w:val="739"/>
            </w:trPr>
          </w:trPrChange>
        </w:trPr>
        <w:tc>
          <w:tcPr>
            <w:tcW w:w="4262" w:type="dxa"/>
            <w:tcPrChange w:id="6"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7"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E9346B" w:rsidRDefault="00B86610" w:rsidP="00B86610">
      <w:pPr>
        <w:rPr>
          <w:rFonts w:ascii="Times New Roman" w:hAnsi="Times New Roman" w:cs="Times New Roman"/>
          <w:sz w:val="28"/>
          <w:szCs w:val="28"/>
        </w:rPr>
      </w:pPr>
    </w:p>
    <w:p w14:paraId="3FD8F3C6" w14:textId="77777777" w:rsidR="008B0420" w:rsidRPr="00E9346B" w:rsidRDefault="008B0420" w:rsidP="008B0420">
      <w:pPr>
        <w:pStyle w:val="ListParagraph"/>
        <w:ind w:left="1296"/>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8"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9">
          <w:tblGrid>
            <w:gridCol w:w="2952"/>
            <w:gridCol w:w="4814"/>
          </w:tblGrid>
        </w:tblGridChange>
      </w:tblGrid>
      <w:tr w:rsidR="008B0420" w14:paraId="7C7F2D44" w14:textId="77777777" w:rsidTr="007576E9">
        <w:trPr>
          <w:trHeight w:val="594"/>
          <w:trPrChange w:id="10" w:author="Oumaima Houimel" w:date="2024-04-12T16:03:00Z">
            <w:trPr>
              <w:trHeight w:val="594"/>
            </w:trPr>
          </w:trPrChange>
        </w:trPr>
        <w:tc>
          <w:tcPr>
            <w:tcW w:w="2952" w:type="dxa"/>
            <w:tcPrChange w:id="11" w:author="Oumaima Houimel" w:date="2024-04-12T16:03:00Z">
              <w:tcPr>
                <w:tcW w:w="2952" w:type="dxa"/>
              </w:tcPr>
            </w:tcPrChange>
          </w:tcPr>
          <w:p w14:paraId="02F01CFE"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Outils</w:t>
            </w:r>
          </w:p>
        </w:tc>
        <w:tc>
          <w:tcPr>
            <w:tcW w:w="4814" w:type="dxa"/>
            <w:tcPrChange w:id="12" w:author="Oumaima Houimel" w:date="2024-04-12T16:03:00Z">
              <w:tcPr>
                <w:tcW w:w="4814" w:type="dxa"/>
              </w:tcPr>
            </w:tcPrChange>
          </w:tcPr>
          <w:p w14:paraId="5094EE1A"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24162BD8" w14:textId="77777777" w:rsidTr="007576E9">
        <w:trPr>
          <w:trHeight w:val="594"/>
          <w:trPrChange w:id="13" w:author="Oumaima Houimel" w:date="2024-04-12T16:03:00Z">
            <w:trPr>
              <w:trHeight w:val="594"/>
            </w:trPr>
          </w:trPrChange>
        </w:trPr>
        <w:tc>
          <w:tcPr>
            <w:tcW w:w="2952" w:type="dxa"/>
            <w:tcPrChange w:id="14"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5" w:author="Oumaima Houimel" w:date="2024-04-12T16:03:00Z">
              <w:tcPr>
                <w:tcW w:w="4814" w:type="dxa"/>
              </w:tcPr>
            </w:tcPrChange>
          </w:tcPr>
          <w:p w14:paraId="5B068481"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6"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7" w:author="Oumaima Houimel" w:date="2024-04-12T16:03:00Z">
              <w:tcPr>
                <w:tcW w:w="4814" w:type="dxa"/>
              </w:tcPr>
            </w:tcPrChange>
          </w:tcPr>
          <w:p w14:paraId="3783BE35"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 langage qui permet de composer des pages web.</w:t>
            </w:r>
          </w:p>
          <w:p w14:paraId="5424D464" w14:textId="77777777" w:rsidR="008B0420" w:rsidRPr="00E9346B" w:rsidRDefault="008B0420" w:rsidP="007576E9">
            <w:pPr>
              <w:tabs>
                <w:tab w:val="left" w:pos="1125"/>
              </w:tabs>
              <w:jc w:val="both"/>
              <w:rPr>
                <w:rFonts w:ascii="Times New Roman" w:hAnsi="Times New Roman" w:cs="Times New Roman"/>
                <w:sz w:val="28"/>
                <w:szCs w:val="28"/>
              </w:rPr>
            </w:pPr>
            <w:r w:rsidRPr="00E9346B">
              <w:rPr>
                <w:rFonts w:ascii="Times New Roman" w:hAnsi="Times New Roman" w:cs="Times New Roman"/>
                <w:sz w:val="28"/>
                <w:szCs w:val="28"/>
              </w:rPr>
              <w:tab/>
            </w:r>
          </w:p>
        </w:tc>
      </w:tr>
      <w:tr w:rsidR="008B0420" w14:paraId="39CA72AF" w14:textId="77777777" w:rsidTr="007576E9">
        <w:tc>
          <w:tcPr>
            <w:tcW w:w="2952" w:type="dxa"/>
            <w:tcPrChange w:id="18"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19" w:author="Oumaima Houimel" w:date="2024-04-12T16:03:00Z">
              <w:tcPr>
                <w:tcW w:w="4814" w:type="dxa"/>
              </w:tcPr>
            </w:tcPrChange>
          </w:tcPr>
          <w:p w14:paraId="74E2BF1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0"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1" w:author="Oumaima Houimel" w:date="2024-04-12T16:03:00Z">
              <w:tcPr>
                <w:tcW w:w="4814" w:type="dxa"/>
              </w:tcPr>
            </w:tcPrChange>
          </w:tcPr>
          <w:p w14:paraId="2FEC5E3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 xml:space="preserve">Est un </w:t>
            </w:r>
            <w:proofErr w:type="spellStart"/>
            <w:r w:rsidRPr="00E9346B">
              <w:rPr>
                <w:rFonts w:ascii="Times New Roman" w:hAnsi="Times New Roman" w:cs="Times New Roman"/>
                <w:sz w:val="28"/>
                <w:szCs w:val="28"/>
              </w:rPr>
              <w:t>framework</w:t>
            </w:r>
            <w:proofErr w:type="spellEnd"/>
            <w:r w:rsidRP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2"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3" w:author="Oumaima Houimel" w:date="2024-04-12T16:03:00Z">
              <w:tcPr>
                <w:tcW w:w="4814" w:type="dxa"/>
              </w:tcPr>
            </w:tcPrChange>
          </w:tcPr>
          <w:p w14:paraId="2753747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4"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1"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5" w:author="Oumaima Houimel" w:date="2024-04-12T16:03:00Z">
              <w:tcPr>
                <w:tcW w:w="4814" w:type="dxa"/>
              </w:tcPr>
            </w:tcPrChange>
          </w:tcPr>
          <w:p w14:paraId="529A5C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9346B" w:rsidRDefault="00E1081C" w:rsidP="007576E9">
            <w:pPr>
              <w:pStyle w:val="ListParagraph"/>
              <w:ind w:left="0"/>
              <w:rPr>
                <w:rFonts w:ascii="Times New Roman" w:hAnsi="Times New Roman" w:cs="Times New Roman"/>
                <w:sz w:val="28"/>
                <w:szCs w:val="28"/>
              </w:rPr>
            </w:pPr>
          </w:p>
        </w:tc>
      </w:tr>
      <w:tr w:rsidR="008B0420" w14:paraId="18DC83E1" w14:textId="77777777" w:rsidTr="007576E9">
        <w:tc>
          <w:tcPr>
            <w:tcW w:w="2952" w:type="dxa"/>
            <w:tcPrChange w:id="26"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7" w:author="Oumaima Houimel" w:date="2024-04-12T16:03:00Z">
              <w:tcPr>
                <w:tcW w:w="4814" w:type="dxa"/>
              </w:tcPr>
            </w:tcPrChange>
          </w:tcPr>
          <w:p w14:paraId="4844F7A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libre et gratuit qui facilite la création et la gestion de serveurs web locaux.</w:t>
            </w:r>
          </w:p>
        </w:tc>
      </w:tr>
      <w:tr w:rsidR="008B0420" w14:paraId="624D0585" w14:textId="77777777" w:rsidTr="007576E9">
        <w:trPr>
          <w:trHeight w:val="1023"/>
          <w:trPrChange w:id="28" w:author="Oumaima Houimel" w:date="2024-04-12T16:03:00Z">
            <w:trPr>
              <w:trHeight w:val="1023"/>
            </w:trPr>
          </w:trPrChange>
        </w:trPr>
        <w:tc>
          <w:tcPr>
            <w:tcW w:w="2952" w:type="dxa"/>
            <w:tcPrChange w:id="29"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lastRenderedPageBreak/>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0"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Dans la suite, nous donnerons plus de détails sur les principales technologies utilisées, à savoir</w:t>
      </w:r>
    </w:p>
    <w:p w14:paraId="687D94EB"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1" w:author="Oumaima Houimel" w:date="2024-04-12T16:03:00Z"/>
          <w:rFonts w:ascii="Segoe UI" w:hAnsi="Segoe UI" w:cs="Segoe UI"/>
        </w:rPr>
      </w:pPr>
    </w:p>
    <w:p w14:paraId="45B43961" w14:textId="25EAED00" w:rsidR="008B0420" w:rsidRDefault="00EC6F49" w:rsidP="008B0420">
      <w:pPr>
        <w:pStyle w:val="ListParagraph"/>
        <w:ind w:left="1296"/>
        <w:rPr>
          <w:del w:id="32" w:author="Oumaima Houimel" w:date="2024-04-12T16:03:00Z"/>
          <w:rFonts w:ascii="Segoe UI" w:hAnsi="Segoe UI" w:cs="Segoe UI"/>
        </w:rPr>
      </w:pPr>
      <w:r w:rsidRPr="00EC6F49">
        <w:rPr>
          <w:rFonts w:ascii="Segoe UI" w:hAnsi="Segoe UI" w:cs="Segoe UI"/>
          <w:noProof/>
        </w:rPr>
        <mc:AlternateContent>
          <mc:Choice Requires="wps">
            <w:drawing>
              <wp:anchor distT="45720" distB="45720" distL="114300" distR="114300" simplePos="0" relativeHeight="251673600" behindDoc="0" locked="0" layoutInCell="1" allowOverlap="1" wp14:anchorId="4092DCA9" wp14:editId="12D1593F">
                <wp:simplePos x="0" y="0"/>
                <wp:positionH relativeFrom="column">
                  <wp:posOffset>1732280</wp:posOffset>
                </wp:positionH>
                <wp:positionV relativeFrom="paragraph">
                  <wp:posOffset>127635</wp:posOffset>
                </wp:positionV>
                <wp:extent cx="4541520" cy="1366520"/>
                <wp:effectExtent l="0" t="0" r="114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1366520"/>
                        </a:xfrm>
                        <a:prstGeom prst="rect">
                          <a:avLst/>
                        </a:prstGeom>
                        <a:solidFill>
                          <a:srgbClr val="FFFFFF"/>
                        </a:solidFill>
                        <a:ln w="9525">
                          <a:solidFill>
                            <a:srgbClr val="000000"/>
                          </a:solidFill>
                          <a:miter lim="800000"/>
                          <a:headEnd/>
                          <a:tailEnd/>
                        </a:ln>
                      </wps:spPr>
                      <wps:txbx>
                        <w:txbxContent>
                          <w:p w14:paraId="6C4ECBBC" w14:textId="19BC5841" w:rsidR="00EC6F49" w:rsidRPr="00EC6F49" w:rsidRDefault="00EC6F49">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4pt;margin-top:10.05pt;width:357.6pt;height:10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oJwIAAE4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">
                <v:textbox>
                  <w:txbxContent>
                    <w:p w14:paraId="6C4ECBBC" w14:textId="19BC5841" w:rsidR="00EC6F49" w:rsidRPr="00EC6F49" w:rsidRDefault="00EC6F49">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v:textbox>
                <w10:wrap type="square"/>
              </v:shape>
            </w:pict>
          </mc:Fallback>
        </mc:AlternateContent>
      </w:r>
      <w:del w:id="33"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4" w:author="Oumaima Houimel" w:date="2024-04-12T16:03:00Z"/>
          <w:rFonts w:ascii="Segoe UI" w:hAnsi="Segoe UI" w:cs="Segoe UI"/>
        </w:rPr>
      </w:pPr>
    </w:p>
    <w:p w14:paraId="54224ABF" w14:textId="64CA0007" w:rsidR="008B0420" w:rsidRDefault="008B0420" w:rsidP="008B0420">
      <w:pPr>
        <w:pStyle w:val="ListParagraph"/>
        <w:ind w:left="1416"/>
        <w:rPr>
          <w:del w:id="35" w:author="Oumaima Houimel" w:date="2024-04-12T16:03:00Z"/>
          <w:rFonts w:ascii="Segoe UI" w:hAnsi="Segoe UI" w:cs="Segoe UI"/>
        </w:rPr>
      </w:pPr>
    </w:p>
    <w:p w14:paraId="429A6E1C" w14:textId="7706FCC4" w:rsidR="008B0420" w:rsidRDefault="008B0420" w:rsidP="008B0420">
      <w:pPr>
        <w:pStyle w:val="ListParagraph"/>
        <w:ind w:left="1416"/>
        <w:rPr>
          <w:del w:id="36" w:author="Oumaima Houimel" w:date="2024-04-12T16:03:00Z"/>
          <w:rFonts w:ascii="Segoe UI" w:hAnsi="Segoe UI" w:cs="Segoe UI"/>
        </w:rPr>
      </w:pPr>
    </w:p>
    <w:p w14:paraId="397EF127" w14:textId="6119CAA4" w:rsidR="008B0420" w:rsidRDefault="008B0420" w:rsidP="008B0420">
      <w:pPr>
        <w:pStyle w:val="ListParagraph"/>
        <w:ind w:left="1416"/>
        <w:rPr>
          <w:del w:id="37" w:author="Oumaima Houimel" w:date="2024-04-12T16:03:00Z"/>
          <w:rFonts w:ascii="Segoe UI" w:hAnsi="Segoe UI" w:cs="Segoe UI"/>
        </w:rPr>
      </w:pPr>
    </w:p>
    <w:p w14:paraId="5B0A38F4" w14:textId="4A5BFA7F" w:rsidR="002828CD" w:rsidRDefault="002828CD"/>
    <w:p w14:paraId="1F49A493" w14:textId="77777777" w:rsidR="002828CD" w:rsidRDefault="002828CD"/>
    <w:p w14:paraId="4513BAA6" w14:textId="77777777" w:rsidR="002828CD" w:rsidRDefault="002828CD"/>
    <w:p w14:paraId="191AB45F" w14:textId="20EC4EB2"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19 représente l’architecture globale d’Angular :</w:t>
      </w:r>
    </w:p>
    <w:p w14:paraId="2493C294" w14:textId="77777777" w:rsidR="002828CD" w:rsidRDefault="002828CD" w:rsidP="002828CD">
      <w:pPr>
        <w:jc w:val="both"/>
        <w:rPr>
          <w:sz w:val="28"/>
          <w:szCs w:val="28"/>
        </w:rPr>
      </w:pPr>
    </w:p>
    <w:p w14:paraId="00C34FAE" w14:textId="66A4C5FA" w:rsidR="002828CD" w:rsidRDefault="00426C17" w:rsidP="00426C17">
      <w:pPr>
        <w:ind w:left="142"/>
        <w:jc w:val="both"/>
        <w:rPr>
          <w:sz w:val="28"/>
          <w:szCs w:val="28"/>
        </w:rPr>
      </w:pPr>
      <w:bookmarkStart w:id="38" w:name="_GoBack"/>
      <w:r>
        <w:rPr>
          <w:noProof/>
          <w:sz w:val="28"/>
          <w:szCs w:val="28"/>
        </w:rPr>
        <w:drawing>
          <wp:inline distT="0" distB="0" distL="0" distR="0" wp14:anchorId="5A4BF1B1" wp14:editId="4C2691A3">
            <wp:extent cx="5760720" cy="3654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 angula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654425"/>
                    </a:xfrm>
                    <a:prstGeom prst="rect">
                      <a:avLst/>
                    </a:prstGeom>
                  </pic:spPr>
                </pic:pic>
              </a:graphicData>
            </a:graphic>
          </wp:inline>
        </w:drawing>
      </w:r>
      <w:bookmarkEnd w:id="38"/>
    </w:p>
    <w:p w14:paraId="35CBCCFE" w14:textId="77777777" w:rsidR="002828CD" w:rsidRPr="00EC6F49" w:rsidRDefault="002828CD" w:rsidP="00EC6F49">
      <w:pPr>
        <w:jc w:val="both"/>
        <w:rPr>
          <w:rFonts w:ascii="Times New Roman" w:hAnsi="Times New Roman" w:cs="Times New Roman"/>
          <w:sz w:val="28"/>
          <w:szCs w:val="28"/>
        </w:rPr>
      </w:pPr>
    </w:p>
    <w:p w14:paraId="2C6FD3F5"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lastRenderedPageBreak/>
        <w:t>La figure ci-dessus montre le Framework Angular qui est basé sur plusieurs concepts, nous détaillons dans la suite quelques-uns :</w:t>
      </w:r>
    </w:p>
    <w:p w14:paraId="259DB7A4" w14:textId="3DBF392F"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 xml:space="preserve">▪ </w:t>
      </w:r>
      <w:r w:rsidRPr="00EC6F49">
        <w:rPr>
          <w:rFonts w:ascii="Times New Roman" w:hAnsi="Times New Roman" w:cs="Times New Roman"/>
          <w:b/>
          <w:sz w:val="28"/>
          <w:szCs w:val="28"/>
        </w:rPr>
        <w:t>Le module</w:t>
      </w:r>
      <w:r w:rsidRPr="00EC6F49">
        <w:rPr>
          <w:rFonts w:ascii="Times New Roman" w:hAnsi="Times New Roman" w:cs="Times New Roman"/>
          <w:sz w:val="28"/>
          <w:szCs w:val="28"/>
        </w:rPr>
        <w:t xml:space="preserve"> : c’est une classe type script avec le décorateur </w:t>
      </w:r>
      <w:r w:rsidRPr="00EC6F49">
        <w:rPr>
          <w:rFonts w:ascii="Times New Roman" w:hAnsi="Times New Roman" w:cs="Times New Roman"/>
          <w:b/>
          <w:sz w:val="28"/>
          <w:szCs w:val="28"/>
        </w:rPr>
        <w:t>@NgModule</w:t>
      </w:r>
      <w:r w:rsidRPr="00EC6F49">
        <w:rPr>
          <w:rFonts w:ascii="Times New Roman" w:hAnsi="Times New Roman" w:cs="Times New Roman"/>
          <w:sz w:val="28"/>
          <w:szCs w:val="28"/>
        </w:rPr>
        <w:t>, c’est la première structure de base dans Angular il est un peu comme un package Java. Une application Angular est composée d’au moins un module.</w:t>
      </w:r>
    </w:p>
    <w:p w14:paraId="2CBE1965" w14:textId="596BD9E3"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t>▪ Le composant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@Componant</w:t>
      </w:r>
      <w:r w:rsidRPr="00EC6F49">
        <w:rPr>
          <w:rFonts w:ascii="Times New Roman" w:hAnsi="Times New Roman" w:cs="Times New Roman"/>
          <w:sz w:val="28"/>
          <w:szCs w:val="28"/>
        </w:rPr>
        <w:t>. Il représente une vue de l’application. Une application Angular est un arbre de composants Angular.</w:t>
      </w:r>
    </w:p>
    <w:p w14:paraId="4E9A2751"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t>▪ Le service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@Injectable</w:t>
      </w:r>
      <w:r w:rsidRPr="00EC6F49">
        <w:rPr>
          <w:rFonts w:ascii="Times New Roman" w:hAnsi="Times New Roman" w:cs="Times New Roman"/>
          <w:sz w:val="28"/>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710CA859">
                <wp:simplePos x="0" y="0"/>
                <wp:positionH relativeFrom="column">
                  <wp:posOffset>2235200</wp:posOffset>
                </wp:positionH>
                <wp:positionV relativeFrom="paragraph">
                  <wp:posOffset>325755</wp:posOffset>
                </wp:positionV>
                <wp:extent cx="4048760" cy="2069465"/>
                <wp:effectExtent l="0" t="0" r="0" b="69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2069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4C7650" w:rsidRPr="00EC6F49" w:rsidRDefault="004C7650">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36"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37"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38"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39"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40"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1"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4C7650" w:rsidRPr="00EC6F49" w:rsidRDefault="004C7650">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4C7650" w:rsidRDefault="004C7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6pt;margin-top:25.65pt;width:318.8pt;height:162.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" filled="f" stroked="f">
                <v:textbox>
                  <w:txbxContent>
                    <w:p w14:paraId="0F7046E4" w14:textId="39E833C1" w:rsidR="004C7650" w:rsidRPr="00EC6F49" w:rsidRDefault="004C7650">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42"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43"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44"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45"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46"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7"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4C7650" w:rsidRPr="00EC6F49" w:rsidRDefault="004C7650">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4C7650" w:rsidRDefault="004C7650"/>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7C25CD81" w14:textId="77777777" w:rsidR="00417391" w:rsidRPr="00EC6F49" w:rsidRDefault="00417391" w:rsidP="00EC6F49">
      <w:pPr>
        <w:jc w:val="both"/>
        <w:rPr>
          <w:rFonts w:ascii="Times New Roman" w:hAnsi="Times New Roman" w:cs="Times New Roman"/>
        </w:rPr>
      </w:pPr>
    </w:p>
    <w:p w14:paraId="177EB368" w14:textId="77777777" w:rsidR="00417391" w:rsidRPr="00EC6F49" w:rsidRDefault="00417391" w:rsidP="00EC6F49">
      <w:pPr>
        <w:jc w:val="both"/>
        <w:rPr>
          <w:rFonts w:ascii="Times New Roman" w:hAnsi="Times New Roman" w:cs="Times New Roman"/>
        </w:rPr>
      </w:pPr>
    </w:p>
    <w:p w14:paraId="351634A3" w14:textId="77777777" w:rsidR="00417391" w:rsidRPr="00EC6F49" w:rsidRDefault="00417391" w:rsidP="00EC6F49">
      <w:pPr>
        <w:jc w:val="both"/>
        <w:rPr>
          <w:rFonts w:ascii="Times New Roman" w:hAnsi="Times New Roman" w:cs="Times New Roman"/>
        </w:rPr>
      </w:pPr>
    </w:p>
    <w:p w14:paraId="5ACEF99B"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Dans le deuxièm</w:t>
      </w:r>
      <w:r w:rsidR="00EC6F49" w:rsidRPr="00EC6F49">
        <w:rPr>
          <w:rFonts w:ascii="Times New Roman" w:hAnsi="Times New Roman" w:cs="Times New Roman"/>
          <w:sz w:val="28"/>
          <w:szCs w:val="28"/>
        </w:rPr>
        <w:t xml:space="preserve">e </w:t>
      </w:r>
      <w:r w:rsidRPr="00EC6F49">
        <w:rPr>
          <w:rFonts w:ascii="Times New Roman" w:hAnsi="Times New Roman" w:cs="Times New Roman"/>
          <w:sz w:val="28"/>
          <w:szCs w:val="28"/>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EF799A0" w:rsidR="00F1630A" w:rsidRDefault="00F1630A"/>
    <w:p w14:paraId="2BCD7C86" w14:textId="0CD55641" w:rsidR="00F1630A" w:rsidRDefault="00EC6F49" w:rsidP="00EC6F49">
      <w:pPr>
        <w:jc w:val="center"/>
      </w:pPr>
      <w:r>
        <w:t>Bibliographie</w:t>
      </w:r>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9"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50"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51"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6730D" w14:textId="77777777" w:rsidR="00C56E31" w:rsidRDefault="00C56E31">
      <w:pPr>
        <w:spacing w:after="0" w:line="240" w:lineRule="auto"/>
      </w:pPr>
      <w:r>
        <w:separator/>
      </w:r>
    </w:p>
  </w:endnote>
  <w:endnote w:type="continuationSeparator" w:id="0">
    <w:p w14:paraId="0187E3C0" w14:textId="77777777" w:rsidR="00C56E31" w:rsidRDefault="00C5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4C7650" w:rsidRDefault="004C7650">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BFE28" w14:textId="77777777" w:rsidR="00C56E31" w:rsidRDefault="00C56E31">
      <w:pPr>
        <w:spacing w:after="0" w:line="240" w:lineRule="auto"/>
      </w:pPr>
      <w:r>
        <w:separator/>
      </w:r>
    </w:p>
  </w:footnote>
  <w:footnote w:type="continuationSeparator" w:id="0">
    <w:p w14:paraId="3DEEAC92" w14:textId="77777777" w:rsidR="00C56E31" w:rsidRDefault="00C56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A56B64"/>
    <w:multiLevelType w:val="hybridMultilevel"/>
    <w:tmpl w:val="34B203C6"/>
    <w:lvl w:ilvl="0" w:tplc="040C0009">
      <w:start w:val="1"/>
      <w:numFmt w:val="bullet"/>
      <w:lvlText w:val=""/>
      <w:lvlJc w:val="left"/>
      <w:pPr>
        <w:ind w:left="4140" w:hanging="360"/>
      </w:pPr>
      <w:rPr>
        <w:rFonts w:ascii="Wingdings" w:hAnsi="Wingdings" w:hint="default"/>
      </w:rPr>
    </w:lvl>
    <w:lvl w:ilvl="1" w:tplc="040C0003">
      <w:start w:val="1"/>
      <w:numFmt w:val="bullet"/>
      <w:lvlText w:val="o"/>
      <w:lvlJc w:val="left"/>
      <w:pPr>
        <w:ind w:left="4860" w:hanging="360"/>
      </w:pPr>
      <w:rPr>
        <w:rFonts w:ascii="Courier New" w:hAnsi="Courier New" w:cs="Courier New" w:hint="default"/>
      </w:rPr>
    </w:lvl>
    <w:lvl w:ilvl="2" w:tplc="040C0005" w:tentative="1">
      <w:start w:val="1"/>
      <w:numFmt w:val="bullet"/>
      <w:lvlText w:val=""/>
      <w:lvlJc w:val="left"/>
      <w:pPr>
        <w:ind w:left="5580" w:hanging="360"/>
      </w:pPr>
      <w:rPr>
        <w:rFonts w:ascii="Wingdings" w:hAnsi="Wingdings" w:hint="default"/>
      </w:rPr>
    </w:lvl>
    <w:lvl w:ilvl="3" w:tplc="040C0001" w:tentative="1">
      <w:start w:val="1"/>
      <w:numFmt w:val="bullet"/>
      <w:lvlText w:val=""/>
      <w:lvlJc w:val="left"/>
      <w:pPr>
        <w:ind w:left="6300" w:hanging="360"/>
      </w:pPr>
      <w:rPr>
        <w:rFonts w:ascii="Symbol" w:hAnsi="Symbol" w:hint="default"/>
      </w:rPr>
    </w:lvl>
    <w:lvl w:ilvl="4" w:tplc="040C0003" w:tentative="1">
      <w:start w:val="1"/>
      <w:numFmt w:val="bullet"/>
      <w:lvlText w:val="o"/>
      <w:lvlJc w:val="left"/>
      <w:pPr>
        <w:ind w:left="7020" w:hanging="360"/>
      </w:pPr>
      <w:rPr>
        <w:rFonts w:ascii="Courier New" w:hAnsi="Courier New" w:cs="Courier New" w:hint="default"/>
      </w:rPr>
    </w:lvl>
    <w:lvl w:ilvl="5" w:tplc="040C0005" w:tentative="1">
      <w:start w:val="1"/>
      <w:numFmt w:val="bullet"/>
      <w:lvlText w:val=""/>
      <w:lvlJc w:val="left"/>
      <w:pPr>
        <w:ind w:left="7740" w:hanging="360"/>
      </w:pPr>
      <w:rPr>
        <w:rFonts w:ascii="Wingdings" w:hAnsi="Wingdings" w:hint="default"/>
      </w:rPr>
    </w:lvl>
    <w:lvl w:ilvl="6" w:tplc="040C0001" w:tentative="1">
      <w:start w:val="1"/>
      <w:numFmt w:val="bullet"/>
      <w:lvlText w:val=""/>
      <w:lvlJc w:val="left"/>
      <w:pPr>
        <w:ind w:left="8460" w:hanging="360"/>
      </w:pPr>
      <w:rPr>
        <w:rFonts w:ascii="Symbol" w:hAnsi="Symbol" w:hint="default"/>
      </w:rPr>
    </w:lvl>
    <w:lvl w:ilvl="7" w:tplc="040C0003" w:tentative="1">
      <w:start w:val="1"/>
      <w:numFmt w:val="bullet"/>
      <w:lvlText w:val="o"/>
      <w:lvlJc w:val="left"/>
      <w:pPr>
        <w:ind w:left="9180" w:hanging="360"/>
      </w:pPr>
      <w:rPr>
        <w:rFonts w:ascii="Courier New" w:hAnsi="Courier New" w:cs="Courier New" w:hint="default"/>
      </w:rPr>
    </w:lvl>
    <w:lvl w:ilvl="8" w:tplc="040C0005" w:tentative="1">
      <w:start w:val="1"/>
      <w:numFmt w:val="bullet"/>
      <w:lvlText w:val=""/>
      <w:lvlJc w:val="left"/>
      <w:pPr>
        <w:ind w:left="9900" w:hanging="360"/>
      </w:pPr>
      <w:rPr>
        <w:rFonts w:ascii="Wingdings" w:hAnsi="Wingdings" w:hint="default"/>
      </w:rPr>
    </w:lvl>
  </w:abstractNum>
  <w:abstractNum w:abstractNumId="6"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9"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0"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3"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6"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8"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19"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1"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22"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24"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5"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7"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5"/>
  </w:num>
  <w:num w:numId="2">
    <w:abstractNumId w:val="27"/>
  </w:num>
  <w:num w:numId="3">
    <w:abstractNumId w:val="8"/>
  </w:num>
  <w:num w:numId="4">
    <w:abstractNumId w:val="5"/>
  </w:num>
  <w:num w:numId="5">
    <w:abstractNumId w:val="19"/>
  </w:num>
  <w:num w:numId="6">
    <w:abstractNumId w:val="29"/>
  </w:num>
  <w:num w:numId="7">
    <w:abstractNumId w:val="6"/>
  </w:num>
  <w:num w:numId="8">
    <w:abstractNumId w:val="10"/>
  </w:num>
  <w:num w:numId="9">
    <w:abstractNumId w:val="23"/>
  </w:num>
  <w:num w:numId="10">
    <w:abstractNumId w:val="28"/>
  </w:num>
  <w:num w:numId="11">
    <w:abstractNumId w:val="14"/>
  </w:num>
  <w:num w:numId="12">
    <w:abstractNumId w:val="1"/>
  </w:num>
  <w:num w:numId="13">
    <w:abstractNumId w:val="26"/>
  </w:num>
  <w:num w:numId="14">
    <w:abstractNumId w:val="20"/>
  </w:num>
  <w:num w:numId="15">
    <w:abstractNumId w:val="12"/>
  </w:num>
  <w:num w:numId="16">
    <w:abstractNumId w:val="17"/>
  </w:num>
  <w:num w:numId="17">
    <w:abstractNumId w:val="15"/>
  </w:num>
  <w:num w:numId="18">
    <w:abstractNumId w:val="13"/>
  </w:num>
  <w:num w:numId="19">
    <w:abstractNumId w:val="4"/>
  </w:num>
  <w:num w:numId="20">
    <w:abstractNumId w:val="0"/>
  </w:num>
  <w:num w:numId="21">
    <w:abstractNumId w:val="11"/>
  </w:num>
  <w:num w:numId="22">
    <w:abstractNumId w:val="2"/>
  </w:num>
  <w:num w:numId="23">
    <w:abstractNumId w:val="22"/>
  </w:num>
  <w:num w:numId="24">
    <w:abstractNumId w:val="9"/>
  </w:num>
  <w:num w:numId="25">
    <w:abstractNumId w:val="24"/>
  </w:num>
  <w:num w:numId="26">
    <w:abstractNumId w:val="16"/>
  </w:num>
  <w:num w:numId="27">
    <w:abstractNumId w:val="18"/>
  </w:num>
  <w:num w:numId="28">
    <w:abstractNumId w:val="3"/>
  </w:num>
  <w:num w:numId="29">
    <w:abstractNumId w:val="7"/>
  </w:num>
  <w:num w:numId="30">
    <w:abstractNumId w:val="21"/>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060E71"/>
    <w:rsid w:val="00096C03"/>
    <w:rsid w:val="000C5EDE"/>
    <w:rsid w:val="0010132C"/>
    <w:rsid w:val="001106EC"/>
    <w:rsid w:val="00167124"/>
    <w:rsid w:val="00184630"/>
    <w:rsid w:val="001852C7"/>
    <w:rsid w:val="0019171E"/>
    <w:rsid w:val="00192BEB"/>
    <w:rsid w:val="001B792D"/>
    <w:rsid w:val="00200AAB"/>
    <w:rsid w:val="00225911"/>
    <w:rsid w:val="0022736D"/>
    <w:rsid w:val="00261F96"/>
    <w:rsid w:val="002777E2"/>
    <w:rsid w:val="002828CD"/>
    <w:rsid w:val="002C2F63"/>
    <w:rsid w:val="003034CA"/>
    <w:rsid w:val="00326F44"/>
    <w:rsid w:val="00370038"/>
    <w:rsid w:val="003742A5"/>
    <w:rsid w:val="00387E52"/>
    <w:rsid w:val="003A1E0C"/>
    <w:rsid w:val="003A2129"/>
    <w:rsid w:val="003C563D"/>
    <w:rsid w:val="003D1309"/>
    <w:rsid w:val="00402D0C"/>
    <w:rsid w:val="00417391"/>
    <w:rsid w:val="00425FCB"/>
    <w:rsid w:val="00426C17"/>
    <w:rsid w:val="00430562"/>
    <w:rsid w:val="00436B51"/>
    <w:rsid w:val="004473C1"/>
    <w:rsid w:val="0048542F"/>
    <w:rsid w:val="004C7650"/>
    <w:rsid w:val="00515214"/>
    <w:rsid w:val="00521CE3"/>
    <w:rsid w:val="0052614A"/>
    <w:rsid w:val="005326DF"/>
    <w:rsid w:val="00577EA7"/>
    <w:rsid w:val="005E1235"/>
    <w:rsid w:val="00681D60"/>
    <w:rsid w:val="00683707"/>
    <w:rsid w:val="00695633"/>
    <w:rsid w:val="006A5E0B"/>
    <w:rsid w:val="006C0977"/>
    <w:rsid w:val="006F19B2"/>
    <w:rsid w:val="006F4D16"/>
    <w:rsid w:val="00703C46"/>
    <w:rsid w:val="00714C00"/>
    <w:rsid w:val="00726E81"/>
    <w:rsid w:val="00737016"/>
    <w:rsid w:val="00750F69"/>
    <w:rsid w:val="007576E9"/>
    <w:rsid w:val="007907DF"/>
    <w:rsid w:val="007B47C1"/>
    <w:rsid w:val="007D29C1"/>
    <w:rsid w:val="007D4FDC"/>
    <w:rsid w:val="00820B1A"/>
    <w:rsid w:val="00827C5D"/>
    <w:rsid w:val="0087379D"/>
    <w:rsid w:val="008737E1"/>
    <w:rsid w:val="008A0797"/>
    <w:rsid w:val="008B0420"/>
    <w:rsid w:val="008B4E06"/>
    <w:rsid w:val="008D2FBE"/>
    <w:rsid w:val="0091044F"/>
    <w:rsid w:val="00934CE3"/>
    <w:rsid w:val="0094310D"/>
    <w:rsid w:val="00971001"/>
    <w:rsid w:val="009711CB"/>
    <w:rsid w:val="009B7767"/>
    <w:rsid w:val="009E5F67"/>
    <w:rsid w:val="009F0D2E"/>
    <w:rsid w:val="00A20BEE"/>
    <w:rsid w:val="00A76A25"/>
    <w:rsid w:val="00A91B69"/>
    <w:rsid w:val="00AB6D8E"/>
    <w:rsid w:val="00B46F2E"/>
    <w:rsid w:val="00B546D0"/>
    <w:rsid w:val="00B82C02"/>
    <w:rsid w:val="00B86610"/>
    <w:rsid w:val="00BC7FDA"/>
    <w:rsid w:val="00BD3272"/>
    <w:rsid w:val="00C21EEC"/>
    <w:rsid w:val="00C56E31"/>
    <w:rsid w:val="00CE218A"/>
    <w:rsid w:val="00CE7248"/>
    <w:rsid w:val="00DA2DC7"/>
    <w:rsid w:val="00DD11CD"/>
    <w:rsid w:val="00E01E4E"/>
    <w:rsid w:val="00E1081C"/>
    <w:rsid w:val="00E1445D"/>
    <w:rsid w:val="00E2212B"/>
    <w:rsid w:val="00E35509"/>
    <w:rsid w:val="00E533E9"/>
    <w:rsid w:val="00E9346B"/>
    <w:rsid w:val="00EC57CB"/>
    <w:rsid w:val="00EC6F49"/>
    <w:rsid w:val="00F1630A"/>
    <w:rsid w:val="00F36A37"/>
    <w:rsid w:val="00F74415"/>
    <w:rsid w:val="00F75342"/>
    <w:rsid w:val="00F96CCA"/>
    <w:rsid w:val="00FD256D"/>
    <w:rsid w:val="00FD6820"/>
    <w:rsid w:val="00FD7E73"/>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D7DF7A6E-50B2-4EAA-A4A6-5629C4D6A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PH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Framework" TargetMode="External"/><Relationship Id="rId47" Type="http://schemas.openxmlformats.org/officeDocument/2006/relationships/hyperlink" Target="https://fr.wikipedia.org/wiki/Programmation_orient%C3%A9e_objet" TargetMode="External"/><Relationship Id="rId50" Type="http://schemas.openxmlformats.org/officeDocument/2006/relationships/hyperlink" Target="https://fr.wikipedia.org/wiki/Diagramme_de_cas_d%27utilisa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fr.wikipedia.org/wiki/Web_application" TargetMode="External"/><Relationship Id="rId40" Type="http://schemas.openxmlformats.org/officeDocument/2006/relationships/hyperlink" Target="https://fr.wikipedia.org/wiki/Mod%C3%A8le-vue-contr%C3%B4leur" TargetMode="External"/><Relationship Id="rId45" Type="http://schemas.openxmlformats.org/officeDocument/2006/relationships/hyperlink" Target="https://fr.wikipedia.org/wiki/PH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fr.wikipedia.org/wiki/Open-sourc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fr.wikipedia.org/wiki/Web_application"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www.lucidchart.com/pages/fr/diagramme-de-classes-u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fr.wikipedia.org/wiki/Open-source" TargetMode="External"/><Relationship Id="rId46" Type="http://schemas.openxmlformats.org/officeDocument/2006/relationships/hyperlink" Target="https://fr.wikipedia.org/wiki/Mod%C3%A8le-vue-contr%C3%B4leur" TargetMode="External"/><Relationship Id="rId20" Type="http://schemas.openxmlformats.org/officeDocument/2006/relationships/image" Target="media/image13.png"/><Relationship Id="rId41" Type="http://schemas.openxmlformats.org/officeDocument/2006/relationships/hyperlink" Target="https://fr.wikipedia.org/wiki/Programmation_orient%C3%A9e_objet"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fr.wikipedia.org/wiki/Framework" TargetMode="External"/><Relationship Id="rId49" Type="http://schemas.openxmlformats.org/officeDocument/2006/relationships/hyperlink" Target="https://blog.myagilepartner.fr/index.php/2018/05/27/role-de-scrum-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5046-F4B6-4A31-A669-F25B4E242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19606</TotalTime>
  <Pages>28</Pages>
  <Words>5397</Words>
  <Characters>29689</Characters>
  <Application>Microsoft Office Word</Application>
  <DocSecurity>0</DocSecurity>
  <Lines>247</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1</cp:revision>
  <dcterms:created xsi:type="dcterms:W3CDTF">2024-04-15T10:18:00Z</dcterms:created>
  <dcterms:modified xsi:type="dcterms:W3CDTF">2024-05-17T13:08:00Z</dcterms:modified>
</cp:coreProperties>
</file>