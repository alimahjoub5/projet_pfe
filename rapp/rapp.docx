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18CEF0" w14:textId="1034A1B1" w:rsidR="008B0420" w:rsidRPr="00326F44" w:rsidRDefault="008B0420" w:rsidP="00750F69">
      <w:pPr>
        <w:pStyle w:val="ListParagraph"/>
        <w:numPr>
          <w:ilvl w:val="0"/>
          <w:numId w:val="1"/>
        </w:numPr>
        <w:ind w:left="0" w:firstLine="0"/>
        <w:rPr>
          <w:rFonts w:ascii="Times New Roman" w:hAnsi="Times New Roman" w:cs="Times New Roman"/>
          <w:b/>
          <w:sz w:val="32"/>
          <w:szCs w:val="32"/>
        </w:rPr>
      </w:pPr>
      <w:r w:rsidRPr="00326F44">
        <w:rPr>
          <w:rFonts w:ascii="Times New Roman" w:hAnsi="Times New Roman" w:cs="Times New Roman"/>
          <w:b/>
          <w:sz w:val="32"/>
          <w:szCs w:val="32"/>
        </w:rPr>
        <w:t>Introduction :</w:t>
      </w:r>
    </w:p>
    <w:p w14:paraId="4E2BC862" w14:textId="77777777" w:rsidR="00E2212B" w:rsidRPr="00326F44" w:rsidRDefault="00E2212B" w:rsidP="00750F69">
      <w:pPr>
        <w:pStyle w:val="ListParagraph"/>
        <w:ind w:left="0"/>
        <w:rPr>
          <w:rFonts w:ascii="Times New Roman" w:hAnsi="Times New Roman" w:cs="Times New Roman"/>
          <w:sz w:val="32"/>
          <w:szCs w:val="32"/>
        </w:rPr>
      </w:pPr>
    </w:p>
    <w:p w14:paraId="7FCEBD20" w14:textId="598C70E0" w:rsidR="00E2212B" w:rsidRPr="00326F44" w:rsidRDefault="00E2212B" w:rsidP="00750F69">
      <w:pPr>
        <w:pStyle w:val="ListParagraph"/>
        <w:ind w:left="0"/>
        <w:rPr>
          <w:rFonts w:ascii="Times New Roman" w:hAnsi="Times New Roman" w:cs="Times New Roman"/>
          <w:sz w:val="28"/>
          <w:szCs w:val="28"/>
        </w:rPr>
      </w:pPr>
      <w:r w:rsidRPr="00326F44">
        <w:rPr>
          <w:rFonts w:ascii="Times New Roman" w:hAnsi="Times New Roman" w:cs="Times New Roman"/>
          <w:sz w:val="28"/>
          <w:szCs w:val="28"/>
        </w:rPr>
        <w:t xml:space="preserve">Dans ce premier chapitre, nous allons commencer par la mise en contexte de ce projet de fin d’étude qui est « Développement et mise en place du module maintenance d’une solution GMAO », puis nous allons présenter l’entreprise d’accueil « </w:t>
      </w:r>
      <w:r w:rsidR="008B4E06" w:rsidRPr="00326F44">
        <w:rPr>
          <w:rFonts w:ascii="Times New Roman" w:hAnsi="Times New Roman" w:cs="Times New Roman"/>
          <w:sz w:val="28"/>
          <w:szCs w:val="28"/>
        </w:rPr>
        <w:t>Diva Software</w:t>
      </w:r>
      <w:r w:rsidRPr="00326F44">
        <w:rPr>
          <w:rFonts w:ascii="Times New Roman" w:hAnsi="Times New Roman" w:cs="Times New Roman"/>
          <w:sz w:val="28"/>
          <w:szCs w:val="28"/>
        </w:rPr>
        <w:t xml:space="preserve"> » au sein duquel on a effectué notre stage de </w:t>
      </w:r>
      <w:r w:rsidR="008B4E06" w:rsidRPr="00326F44">
        <w:rPr>
          <w:rFonts w:ascii="Times New Roman" w:hAnsi="Times New Roman" w:cs="Times New Roman"/>
          <w:sz w:val="28"/>
          <w:szCs w:val="28"/>
        </w:rPr>
        <w:t>4</w:t>
      </w:r>
      <w:r w:rsidRPr="00326F44">
        <w:rPr>
          <w:rFonts w:ascii="Times New Roman" w:hAnsi="Times New Roman" w:cs="Times New Roman"/>
          <w:sz w:val="28"/>
          <w:szCs w:val="28"/>
        </w:rPr>
        <w:t xml:space="preserve"> </w:t>
      </w:r>
      <w:proofErr w:type="gramStart"/>
      <w:r w:rsidRPr="00326F44">
        <w:rPr>
          <w:rFonts w:ascii="Times New Roman" w:hAnsi="Times New Roman" w:cs="Times New Roman"/>
          <w:sz w:val="28"/>
          <w:szCs w:val="28"/>
        </w:rPr>
        <w:t xml:space="preserve">mois </w:t>
      </w:r>
      <w:r w:rsidR="008B4E06" w:rsidRPr="00326F44">
        <w:rPr>
          <w:rFonts w:ascii="Times New Roman" w:hAnsi="Times New Roman" w:cs="Times New Roman"/>
          <w:sz w:val="28"/>
          <w:szCs w:val="28"/>
        </w:rPr>
        <w:t>.</w:t>
      </w:r>
      <w:proofErr w:type="gramEnd"/>
    </w:p>
    <w:p w14:paraId="33C47B3F" w14:textId="77777777" w:rsidR="00E2212B" w:rsidRPr="00326F44" w:rsidRDefault="00E2212B" w:rsidP="00750F69">
      <w:pPr>
        <w:pStyle w:val="ListParagraph"/>
        <w:ind w:left="0"/>
        <w:rPr>
          <w:rFonts w:ascii="Times New Roman" w:hAnsi="Times New Roman" w:cs="Times New Roman"/>
          <w:b/>
          <w:sz w:val="32"/>
          <w:szCs w:val="32"/>
        </w:rPr>
      </w:pPr>
    </w:p>
    <w:p w14:paraId="28C7AC46" w14:textId="00B34394" w:rsidR="008B0420" w:rsidRPr="00326F44" w:rsidRDefault="008B0420" w:rsidP="00750F69">
      <w:pPr>
        <w:pStyle w:val="ListParagraph"/>
        <w:numPr>
          <w:ilvl w:val="0"/>
          <w:numId w:val="1"/>
        </w:numPr>
        <w:ind w:left="0" w:firstLine="0"/>
        <w:rPr>
          <w:rFonts w:ascii="Times New Roman" w:hAnsi="Times New Roman" w:cs="Times New Roman"/>
          <w:b/>
          <w:sz w:val="32"/>
          <w:szCs w:val="32"/>
        </w:rPr>
      </w:pPr>
      <w:r w:rsidRPr="00326F44">
        <w:rPr>
          <w:rFonts w:ascii="Times New Roman" w:hAnsi="Times New Roman" w:cs="Times New Roman"/>
          <w:b/>
          <w:sz w:val="32"/>
          <w:szCs w:val="32"/>
        </w:rPr>
        <w:t xml:space="preserve">Présentation de l’organisme </w:t>
      </w:r>
      <w:proofErr w:type="gramStart"/>
      <w:r w:rsidRPr="00326F44">
        <w:rPr>
          <w:rFonts w:ascii="Times New Roman" w:hAnsi="Times New Roman" w:cs="Times New Roman"/>
          <w:b/>
          <w:sz w:val="32"/>
          <w:szCs w:val="32"/>
        </w:rPr>
        <w:t>d’accueil:</w:t>
      </w:r>
      <w:proofErr w:type="gramEnd"/>
    </w:p>
    <w:p w14:paraId="78342E6C" w14:textId="77777777" w:rsidR="00E2212B" w:rsidRPr="00326F44" w:rsidRDefault="00E2212B" w:rsidP="00750F69">
      <w:pPr>
        <w:pStyle w:val="ListParagraph"/>
        <w:ind w:left="0"/>
        <w:rPr>
          <w:rFonts w:ascii="Times New Roman" w:hAnsi="Times New Roman" w:cs="Times New Roman"/>
          <w:sz w:val="32"/>
          <w:szCs w:val="32"/>
        </w:rPr>
      </w:pPr>
    </w:p>
    <w:p w14:paraId="0F28C02A" w14:textId="77777777" w:rsidR="008B0420" w:rsidRPr="00695633" w:rsidRDefault="008B0420" w:rsidP="00750F69">
      <w:pPr>
        <w:pStyle w:val="ListParagraph"/>
        <w:ind w:left="0"/>
        <w:rPr>
          <w:rFonts w:ascii="Times New Roman" w:hAnsi="Times New Roman" w:cs="Times New Roman"/>
          <w:color w:val="0D0D0D"/>
          <w:sz w:val="28"/>
          <w:szCs w:val="28"/>
          <w:shd w:val="clear" w:color="auto" w:fill="FFFFFF"/>
        </w:rPr>
      </w:pPr>
      <w:r w:rsidRPr="00695633">
        <w:rPr>
          <w:rFonts w:ascii="Times New Roman" w:hAnsi="Times New Roman" w:cs="Times New Roman"/>
          <w:color w:val="0D0D0D"/>
          <w:sz w:val="28"/>
          <w:szCs w:val="28"/>
          <w:shd w:val="clear" w:color="auto" w:fill="FFFFFF"/>
        </w:rPr>
        <w:t>Diva Software est spécialisée dans le développement informatique de systèmes ERP, notamment pour les entreprises de confection. Elle s’appuie sur le potentiel de son équipe technique et commerciale pluridisciplinaire composée de talents issus d’écoles d’ingénierie tunisiennes. Diva Software a réussi à réaliser des produits innovants à haute valeur.</w:t>
      </w:r>
    </w:p>
    <w:p w14:paraId="2960D0B8" w14:textId="0D09EDF8" w:rsidR="008B0420" w:rsidRPr="00695633" w:rsidRDefault="008B0420" w:rsidP="00750F69">
      <w:pPr>
        <w:pStyle w:val="ListParagraph"/>
        <w:ind w:left="0"/>
        <w:rPr>
          <w:rFonts w:ascii="Times New Roman" w:hAnsi="Times New Roman" w:cs="Times New Roman"/>
          <w:color w:val="0D0D0D"/>
          <w:sz w:val="28"/>
          <w:szCs w:val="28"/>
          <w:shd w:val="clear" w:color="auto" w:fill="FFFFFF"/>
        </w:rPr>
      </w:pPr>
      <w:r w:rsidRPr="00695633">
        <w:rPr>
          <w:rFonts w:ascii="Times New Roman" w:hAnsi="Times New Roman" w:cs="Times New Roman"/>
          <w:color w:val="0D0D0D"/>
          <w:sz w:val="28"/>
          <w:szCs w:val="28"/>
          <w:shd w:val="clear" w:color="auto" w:fill="FFFFFF"/>
        </w:rPr>
        <w:t>Elle s'est développée et a conquis de grands marchés internationaux, notamment en France et au Maroc</w:t>
      </w:r>
    </w:p>
    <w:p w14:paraId="50FAF572" w14:textId="77777777" w:rsidR="00820B1A" w:rsidRPr="00695633" w:rsidRDefault="00820B1A" w:rsidP="00750F69">
      <w:pPr>
        <w:pStyle w:val="ListParagraph"/>
        <w:ind w:left="0"/>
        <w:rPr>
          <w:rFonts w:ascii="Times New Roman" w:hAnsi="Times New Roman" w:cs="Times New Roman"/>
          <w:color w:val="0D0D0D"/>
          <w:sz w:val="28"/>
          <w:szCs w:val="28"/>
          <w:shd w:val="clear" w:color="auto" w:fill="FFFFFF"/>
        </w:rPr>
      </w:pPr>
    </w:p>
    <w:p w14:paraId="0233E4EF" w14:textId="348C2129" w:rsidR="008B0420" w:rsidRPr="00737016" w:rsidRDefault="008B0420" w:rsidP="00750F69">
      <w:pPr>
        <w:pStyle w:val="Heading2"/>
        <w:numPr>
          <w:ilvl w:val="0"/>
          <w:numId w:val="3"/>
        </w:numPr>
        <w:ind w:left="0" w:firstLine="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Informations de Contact de Diva Software :</w:t>
      </w:r>
    </w:p>
    <w:p w14:paraId="7EE0F3DD" w14:textId="77777777" w:rsidR="006F4D16" w:rsidRPr="00326F44" w:rsidRDefault="006F4D16" w:rsidP="00750F69">
      <w:pPr>
        <w:rPr>
          <w:rFonts w:ascii="Times New Roman" w:hAnsi="Times New Roman" w:cs="Times New Roman"/>
        </w:rPr>
      </w:pPr>
    </w:p>
    <w:p w14:paraId="464CB2AE" w14:textId="277E36EA" w:rsidR="006F4D16" w:rsidRPr="00695633" w:rsidRDefault="006F4D16" w:rsidP="00750F69">
      <w:pPr>
        <w:pStyle w:val="ListParagraph"/>
        <w:numPr>
          <w:ilvl w:val="0"/>
          <w:numId w:val="4"/>
        </w:numPr>
        <w:ind w:left="0" w:firstLine="0"/>
        <w:rPr>
          <w:rFonts w:ascii="Times New Roman" w:hAnsi="Times New Roman" w:cs="Times New Roman"/>
          <w:sz w:val="28"/>
          <w:szCs w:val="28"/>
        </w:rPr>
      </w:pPr>
      <w:r w:rsidRPr="00695633">
        <w:rPr>
          <w:rFonts w:ascii="Times New Roman" w:hAnsi="Times New Roman" w:cs="Times New Roman"/>
          <w:b/>
          <w:sz w:val="28"/>
          <w:szCs w:val="28"/>
        </w:rPr>
        <w:t>Adresse</w:t>
      </w:r>
      <w:proofErr w:type="gramStart"/>
      <w:r w:rsidRPr="00695633">
        <w:rPr>
          <w:rFonts w:ascii="Times New Roman" w:hAnsi="Times New Roman" w:cs="Times New Roman"/>
          <w:b/>
          <w:sz w:val="28"/>
          <w:szCs w:val="28"/>
        </w:rPr>
        <w:t xml:space="preserve"> :</w:t>
      </w:r>
      <w:r w:rsidRPr="00695633">
        <w:rPr>
          <w:rFonts w:ascii="Times New Roman" w:hAnsi="Times New Roman" w:cs="Times New Roman"/>
          <w:sz w:val="28"/>
          <w:szCs w:val="28"/>
        </w:rPr>
        <w:t>Boulevard</w:t>
      </w:r>
      <w:proofErr w:type="gramEnd"/>
      <w:r w:rsidRPr="00695633">
        <w:rPr>
          <w:rFonts w:ascii="Times New Roman" w:hAnsi="Times New Roman" w:cs="Times New Roman"/>
          <w:sz w:val="28"/>
          <w:szCs w:val="28"/>
        </w:rPr>
        <w:t xml:space="preserve"> Yasser Arafat Immeuble N° 38 - Bureau 44 </w:t>
      </w:r>
      <w:proofErr w:type="spellStart"/>
      <w:r w:rsidRPr="00695633">
        <w:rPr>
          <w:rFonts w:ascii="Times New Roman" w:hAnsi="Times New Roman" w:cs="Times New Roman"/>
          <w:sz w:val="28"/>
          <w:szCs w:val="28"/>
        </w:rPr>
        <w:t>Sahloul</w:t>
      </w:r>
      <w:proofErr w:type="spellEnd"/>
      <w:r w:rsidRPr="00695633">
        <w:rPr>
          <w:rFonts w:ascii="Times New Roman" w:hAnsi="Times New Roman" w:cs="Times New Roman"/>
          <w:sz w:val="28"/>
          <w:szCs w:val="28"/>
        </w:rPr>
        <w:t xml:space="preserve"> - </w:t>
      </w:r>
      <w:r w:rsidR="00A91B69">
        <w:rPr>
          <w:rFonts w:ascii="Times New Roman" w:hAnsi="Times New Roman" w:cs="Times New Roman"/>
          <w:sz w:val="28"/>
          <w:szCs w:val="28"/>
        </w:rPr>
        <w:t xml:space="preserve">      </w:t>
      </w:r>
      <w:r w:rsidRPr="00695633">
        <w:rPr>
          <w:rFonts w:ascii="Times New Roman" w:hAnsi="Times New Roman" w:cs="Times New Roman"/>
          <w:sz w:val="28"/>
          <w:szCs w:val="28"/>
        </w:rPr>
        <w:t>4054 Sousse</w:t>
      </w:r>
    </w:p>
    <w:p w14:paraId="569305F0" w14:textId="40B04B7C" w:rsidR="008B0420" w:rsidRPr="00695633" w:rsidRDefault="008B0420" w:rsidP="00750F69">
      <w:pPr>
        <w:pStyle w:val="ListParagraph"/>
        <w:numPr>
          <w:ilvl w:val="0"/>
          <w:numId w:val="4"/>
        </w:numPr>
        <w:ind w:left="0" w:firstLine="0"/>
        <w:rPr>
          <w:rFonts w:ascii="Times New Roman" w:hAnsi="Times New Roman" w:cs="Times New Roman"/>
          <w:sz w:val="28"/>
          <w:szCs w:val="28"/>
        </w:rPr>
      </w:pPr>
      <w:r w:rsidRPr="00695633">
        <w:rPr>
          <w:rFonts w:ascii="Times New Roman" w:hAnsi="Times New Roman" w:cs="Times New Roman"/>
          <w:b/>
          <w:sz w:val="28"/>
          <w:szCs w:val="28"/>
        </w:rPr>
        <w:t>Propriétaire</w:t>
      </w:r>
      <w:r w:rsidRPr="00695633">
        <w:rPr>
          <w:rFonts w:ascii="Times New Roman" w:hAnsi="Times New Roman" w:cs="Times New Roman"/>
          <w:sz w:val="28"/>
          <w:szCs w:val="28"/>
        </w:rPr>
        <w:t xml:space="preserve"> : Mr </w:t>
      </w:r>
      <w:proofErr w:type="spellStart"/>
      <w:r w:rsidRPr="00695633">
        <w:rPr>
          <w:rFonts w:ascii="Times New Roman" w:hAnsi="Times New Roman" w:cs="Times New Roman"/>
          <w:sz w:val="28"/>
          <w:szCs w:val="28"/>
        </w:rPr>
        <w:t>Rochdi</w:t>
      </w:r>
      <w:proofErr w:type="spellEnd"/>
      <w:r w:rsidRPr="00695633">
        <w:rPr>
          <w:rFonts w:ascii="Times New Roman" w:hAnsi="Times New Roman" w:cs="Times New Roman"/>
          <w:sz w:val="28"/>
          <w:szCs w:val="28"/>
        </w:rPr>
        <w:t xml:space="preserve"> </w:t>
      </w:r>
      <w:proofErr w:type="spellStart"/>
      <w:r w:rsidRPr="00695633">
        <w:rPr>
          <w:rFonts w:ascii="Times New Roman" w:hAnsi="Times New Roman" w:cs="Times New Roman"/>
          <w:sz w:val="28"/>
          <w:szCs w:val="28"/>
        </w:rPr>
        <w:t>Jdidi</w:t>
      </w:r>
      <w:proofErr w:type="spellEnd"/>
    </w:p>
    <w:p w14:paraId="6157A9BE" w14:textId="1F696E6C" w:rsidR="008B0420" w:rsidRPr="00695633" w:rsidRDefault="008B0420" w:rsidP="00750F69">
      <w:pPr>
        <w:pStyle w:val="ListParagraph"/>
        <w:numPr>
          <w:ilvl w:val="0"/>
          <w:numId w:val="4"/>
        </w:numPr>
        <w:ind w:left="0" w:firstLine="0"/>
        <w:rPr>
          <w:rFonts w:ascii="Times New Roman" w:hAnsi="Times New Roman" w:cs="Times New Roman"/>
          <w:sz w:val="28"/>
          <w:szCs w:val="28"/>
        </w:rPr>
      </w:pPr>
      <w:r w:rsidRPr="00695633">
        <w:rPr>
          <w:rFonts w:ascii="Times New Roman" w:hAnsi="Times New Roman" w:cs="Times New Roman"/>
          <w:b/>
          <w:bCs/>
          <w:sz w:val="28"/>
          <w:szCs w:val="28"/>
          <w:bdr w:val="none" w:sz="0" w:space="0" w:color="auto" w:frame="1"/>
        </w:rPr>
        <w:t>Administration : </w:t>
      </w:r>
      <w:r w:rsidRPr="00695633">
        <w:rPr>
          <w:rFonts w:ascii="Times New Roman" w:hAnsi="Times New Roman" w:cs="Times New Roman"/>
          <w:sz w:val="28"/>
          <w:szCs w:val="28"/>
        </w:rPr>
        <w:t>(+216) 53 333</w:t>
      </w:r>
      <w:r w:rsidR="00A91B69">
        <w:rPr>
          <w:rFonts w:ascii="Times New Roman" w:hAnsi="Times New Roman" w:cs="Times New Roman"/>
          <w:sz w:val="28"/>
          <w:szCs w:val="28"/>
        </w:rPr>
        <w:t> </w:t>
      </w:r>
      <w:r w:rsidRPr="00695633">
        <w:rPr>
          <w:rFonts w:ascii="Times New Roman" w:hAnsi="Times New Roman" w:cs="Times New Roman"/>
          <w:sz w:val="28"/>
          <w:szCs w:val="28"/>
        </w:rPr>
        <w:t>850</w:t>
      </w:r>
      <w:r w:rsidRPr="00695633">
        <w:rPr>
          <w:rFonts w:ascii="Times New Roman" w:hAnsi="Times New Roman" w:cs="Times New Roman"/>
          <w:sz w:val="28"/>
          <w:szCs w:val="28"/>
        </w:rPr>
        <w:br/>
      </w:r>
      <w:r w:rsidR="00A91B69">
        <w:rPr>
          <w:rFonts w:ascii="Times New Roman" w:hAnsi="Times New Roman" w:cs="Times New Roman"/>
          <w:b/>
          <w:bCs/>
          <w:sz w:val="28"/>
          <w:szCs w:val="28"/>
          <w:bdr w:val="none" w:sz="0" w:space="0" w:color="auto" w:frame="1"/>
        </w:rPr>
        <w:t xml:space="preserve">          </w:t>
      </w:r>
      <w:r w:rsidRPr="00695633">
        <w:rPr>
          <w:rFonts w:ascii="Times New Roman" w:hAnsi="Times New Roman" w:cs="Times New Roman"/>
          <w:b/>
          <w:bCs/>
          <w:sz w:val="28"/>
          <w:szCs w:val="28"/>
          <w:bdr w:val="none" w:sz="0" w:space="0" w:color="auto" w:frame="1"/>
        </w:rPr>
        <w:t>Commercial : </w:t>
      </w:r>
      <w:r w:rsidRPr="00695633">
        <w:rPr>
          <w:rFonts w:ascii="Times New Roman" w:hAnsi="Times New Roman" w:cs="Times New Roman"/>
          <w:sz w:val="28"/>
          <w:szCs w:val="28"/>
        </w:rPr>
        <w:t xml:space="preserve">(+216) 53 333 853  </w:t>
      </w:r>
    </w:p>
    <w:p w14:paraId="4989D364" w14:textId="191ACF37" w:rsidR="006F4D16" w:rsidRPr="00695633" w:rsidRDefault="006F4D16" w:rsidP="00750F69">
      <w:pPr>
        <w:pStyle w:val="ListParagraph"/>
        <w:numPr>
          <w:ilvl w:val="0"/>
          <w:numId w:val="4"/>
        </w:numPr>
        <w:ind w:left="0" w:firstLine="0"/>
        <w:rPr>
          <w:rFonts w:ascii="Times New Roman" w:hAnsi="Times New Roman" w:cs="Times New Roman"/>
          <w:sz w:val="28"/>
          <w:szCs w:val="28"/>
        </w:rPr>
      </w:pPr>
      <w:r w:rsidRPr="00695633">
        <w:rPr>
          <w:rFonts w:ascii="Times New Roman" w:hAnsi="Times New Roman" w:cs="Times New Roman"/>
          <w:b/>
          <w:sz w:val="28"/>
          <w:szCs w:val="28"/>
        </w:rPr>
        <w:t>E-mail :</w:t>
      </w:r>
      <w:r w:rsidRPr="00695633">
        <w:rPr>
          <w:rFonts w:ascii="Times New Roman" w:hAnsi="Times New Roman" w:cs="Times New Roman"/>
          <w:sz w:val="28"/>
          <w:szCs w:val="28"/>
        </w:rPr>
        <w:t xml:space="preserve"> contact@diva-software.com</w:t>
      </w:r>
    </w:p>
    <w:p w14:paraId="5ACF8A1B" w14:textId="77777777" w:rsidR="008B0420" w:rsidRPr="00695633" w:rsidRDefault="008B0420" w:rsidP="00750F69">
      <w:pPr>
        <w:pStyle w:val="ListParagraph"/>
        <w:numPr>
          <w:ilvl w:val="0"/>
          <w:numId w:val="4"/>
        </w:numPr>
        <w:ind w:left="0" w:firstLine="0"/>
        <w:rPr>
          <w:rFonts w:ascii="Times New Roman" w:hAnsi="Times New Roman" w:cs="Times New Roman"/>
          <w:sz w:val="28"/>
          <w:szCs w:val="28"/>
          <w:lang w:val="en-US"/>
        </w:rPr>
      </w:pPr>
      <w:r w:rsidRPr="00695633">
        <w:rPr>
          <w:rFonts w:ascii="Times New Roman" w:hAnsi="Times New Roman" w:cs="Times New Roman"/>
          <w:b/>
          <w:sz w:val="28"/>
          <w:szCs w:val="28"/>
          <w:lang w:val="en-US"/>
        </w:rPr>
        <w:t xml:space="preserve">Site </w:t>
      </w:r>
      <w:proofErr w:type="gramStart"/>
      <w:r w:rsidRPr="00695633">
        <w:rPr>
          <w:rFonts w:ascii="Times New Roman" w:hAnsi="Times New Roman" w:cs="Times New Roman"/>
          <w:b/>
          <w:sz w:val="28"/>
          <w:szCs w:val="28"/>
          <w:lang w:val="en-US"/>
        </w:rPr>
        <w:t>web :</w:t>
      </w:r>
      <w:proofErr w:type="gramEnd"/>
      <w:r w:rsidRPr="00695633">
        <w:fldChar w:fldCharType="begin"/>
      </w:r>
      <w:r w:rsidRPr="00695633">
        <w:rPr>
          <w:rFonts w:ascii="Times New Roman" w:hAnsi="Times New Roman" w:cs="Times New Roman"/>
          <w:sz w:val="28"/>
          <w:szCs w:val="28"/>
          <w:lang w:val="en-US"/>
        </w:rPr>
        <w:instrText xml:space="preserve"> HYPERLINK "https://www.diva-software.com/" </w:instrText>
      </w:r>
      <w:r w:rsidRPr="00695633">
        <w:fldChar w:fldCharType="separate"/>
      </w:r>
      <w:r w:rsidRPr="00695633">
        <w:rPr>
          <w:rStyle w:val="Hyperlink"/>
          <w:rFonts w:ascii="Times New Roman" w:hAnsi="Times New Roman" w:cs="Times New Roman"/>
          <w:color w:val="auto"/>
          <w:sz w:val="28"/>
          <w:szCs w:val="28"/>
          <w:lang w:val="en-US"/>
        </w:rPr>
        <w:t>https://www.diva-software.com</w:t>
      </w:r>
      <w:r w:rsidRPr="00695633">
        <w:rPr>
          <w:rStyle w:val="Hyperlink"/>
          <w:rFonts w:ascii="Times New Roman" w:hAnsi="Times New Roman" w:cs="Times New Roman"/>
          <w:color w:val="auto"/>
          <w:sz w:val="28"/>
          <w:szCs w:val="28"/>
          <w:lang w:val="en-US"/>
        </w:rPr>
        <w:fldChar w:fldCharType="end"/>
      </w:r>
    </w:p>
    <w:p w14:paraId="66F2229F" w14:textId="77777777" w:rsidR="008B0420" w:rsidRPr="00326F44" w:rsidRDefault="008B0420" w:rsidP="00750F69">
      <w:pPr>
        <w:rPr>
          <w:rFonts w:ascii="Times New Roman" w:hAnsi="Times New Roman" w:cs="Times New Roman"/>
          <w:sz w:val="24"/>
          <w:szCs w:val="24"/>
          <w:lang w:val="en-US"/>
        </w:rPr>
      </w:pPr>
    </w:p>
    <w:p w14:paraId="72270E6B" w14:textId="77777777" w:rsidR="008B0420" w:rsidRPr="00326F44" w:rsidRDefault="008B0420" w:rsidP="00750F69">
      <w:pPr>
        <w:rPr>
          <w:rFonts w:ascii="Times New Roman" w:hAnsi="Times New Roman" w:cs="Times New Roman"/>
          <w:sz w:val="24"/>
          <w:szCs w:val="24"/>
          <w:lang w:val="en-US"/>
        </w:rPr>
      </w:pPr>
    </w:p>
    <w:p w14:paraId="5F6104D9" w14:textId="77777777" w:rsidR="008B0420" w:rsidRPr="00326F44" w:rsidRDefault="008B0420" w:rsidP="00750F69">
      <w:pPr>
        <w:rPr>
          <w:rFonts w:ascii="Times New Roman" w:hAnsi="Times New Roman" w:cs="Times New Roman"/>
          <w:sz w:val="24"/>
          <w:szCs w:val="24"/>
        </w:rPr>
      </w:pPr>
      <w:r w:rsidRPr="00326F44">
        <w:rPr>
          <w:rFonts w:ascii="Times New Roman" w:hAnsi="Times New Roman" w:cs="Times New Roman"/>
          <w:noProof/>
          <w:sz w:val="24"/>
          <w:szCs w:val="24"/>
        </w:rPr>
        <w:drawing>
          <wp:inline distT="0" distB="0" distL="0" distR="0" wp14:anchorId="0A967B33" wp14:editId="4A010BB9">
            <wp:extent cx="4220164" cy="164805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1.png"/>
                    <pic:cNvPicPr/>
                  </pic:nvPicPr>
                  <pic:blipFill>
                    <a:blip r:embed="rId8">
                      <a:extLst>
                        <a:ext uri="{28A0092B-C50C-407E-A947-70E740481C1C}">
                          <a14:useLocalDpi xmlns:a14="http://schemas.microsoft.com/office/drawing/2010/main" val="0"/>
                        </a:ext>
                      </a:extLst>
                    </a:blip>
                    <a:stretch>
                      <a:fillRect/>
                    </a:stretch>
                  </pic:blipFill>
                  <pic:spPr>
                    <a:xfrm>
                      <a:off x="0" y="0"/>
                      <a:ext cx="4220164" cy="1648055"/>
                    </a:xfrm>
                    <a:prstGeom prst="rect">
                      <a:avLst/>
                    </a:prstGeom>
                  </pic:spPr>
                </pic:pic>
              </a:graphicData>
            </a:graphic>
          </wp:inline>
        </w:drawing>
      </w:r>
    </w:p>
    <w:p w14:paraId="39652F44" w14:textId="77777777" w:rsidR="008B0420" w:rsidRPr="00326F44" w:rsidRDefault="008B0420" w:rsidP="00750F69">
      <w:pPr>
        <w:rPr>
          <w:rFonts w:ascii="Times New Roman" w:hAnsi="Times New Roman" w:cs="Times New Roman"/>
          <w:sz w:val="24"/>
          <w:szCs w:val="24"/>
        </w:rPr>
      </w:pPr>
    </w:p>
    <w:p w14:paraId="7231BFF6" w14:textId="77777777" w:rsidR="008B0420" w:rsidRPr="00326F44" w:rsidRDefault="008B0420" w:rsidP="00750F69">
      <w:pPr>
        <w:rPr>
          <w:rFonts w:ascii="Times New Roman" w:hAnsi="Times New Roman" w:cs="Times New Roman"/>
          <w:sz w:val="32"/>
          <w:szCs w:val="32"/>
        </w:rPr>
      </w:pPr>
    </w:p>
    <w:p w14:paraId="799E3733" w14:textId="31E50E4E" w:rsidR="008B0420" w:rsidRPr="00737016" w:rsidRDefault="008B0420" w:rsidP="00750F69">
      <w:pPr>
        <w:pStyle w:val="ListParagraph"/>
        <w:numPr>
          <w:ilvl w:val="0"/>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Activités :</w:t>
      </w:r>
    </w:p>
    <w:p w14:paraId="3B62A5B8" w14:textId="77777777" w:rsidR="008B4E06" w:rsidRPr="00326F44" w:rsidRDefault="008B4E06" w:rsidP="00750F69">
      <w:pPr>
        <w:pStyle w:val="ListParagraph"/>
        <w:ind w:left="0"/>
        <w:rPr>
          <w:rFonts w:ascii="Times New Roman" w:hAnsi="Times New Roman" w:cs="Times New Roman"/>
          <w:sz w:val="32"/>
          <w:szCs w:val="32"/>
        </w:rPr>
      </w:pPr>
    </w:p>
    <w:p w14:paraId="796AE71B" w14:textId="77777777" w:rsid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 xml:space="preserve">Diva Software intervient dans la conception, le développement et le déploiement des systèmes d’information, de la fabrication à la livraison. </w:t>
      </w:r>
    </w:p>
    <w:p w14:paraId="575314FD" w14:textId="2D6A8D73"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 xml:space="preserve">Elle gère l’ensemble des processus d’une entreprise en intégrant toutes ses fonctions, y compris la gestion des ressources humaines, l’aide à la décision, la vente et l’approvisionnement. Grâce à une compréhension approfondie et une interaction étroite avec le client, Diva Software s'engage à long terme. En effet, cela est dû à sa réputation en tant que partenaire de choix et à son engagement absolu pour la réussite et la commercialisation de l'excellente exécution de ses projets </w:t>
      </w:r>
    </w:p>
    <w:p w14:paraId="5346350B" w14:textId="77777777" w:rsidR="006F4D16" w:rsidRPr="00A91B69" w:rsidRDefault="006F4D16" w:rsidP="00750F69">
      <w:pPr>
        <w:pStyle w:val="ListParagraph"/>
        <w:ind w:left="0"/>
        <w:rPr>
          <w:rFonts w:ascii="Times New Roman" w:hAnsi="Times New Roman" w:cs="Times New Roman"/>
          <w:color w:val="0D0D0D"/>
          <w:sz w:val="28"/>
          <w:szCs w:val="28"/>
          <w:shd w:val="clear" w:color="auto" w:fill="FFFFFF"/>
        </w:rPr>
      </w:pPr>
    </w:p>
    <w:p w14:paraId="295918C2" w14:textId="527C6673" w:rsidR="008B0420" w:rsidRPr="00737016" w:rsidRDefault="008B0420" w:rsidP="00750F69">
      <w:pPr>
        <w:pStyle w:val="ListParagraph"/>
        <w:numPr>
          <w:ilvl w:val="0"/>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Service de Diva software :</w:t>
      </w:r>
    </w:p>
    <w:p w14:paraId="0973251E" w14:textId="77777777" w:rsidR="008B4E06" w:rsidRPr="00326F44" w:rsidRDefault="008B4E06" w:rsidP="00750F69">
      <w:pPr>
        <w:pStyle w:val="ListParagraph"/>
        <w:ind w:left="0"/>
        <w:rPr>
          <w:rFonts w:ascii="Times New Roman" w:hAnsi="Times New Roman" w:cs="Times New Roman"/>
          <w:sz w:val="32"/>
          <w:szCs w:val="32"/>
        </w:rPr>
      </w:pPr>
    </w:p>
    <w:p w14:paraId="5A17A510" w14:textId="77777777"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Diva Software fournit différents services pour optimiser le cycle de production et améliorer les performances de l’entreprise, en mettant à disposition divers modules :</w:t>
      </w:r>
    </w:p>
    <w:p w14:paraId="582447CE" w14:textId="77777777" w:rsidR="008B0420" w:rsidRPr="00326F44" w:rsidRDefault="008B0420" w:rsidP="00750F69">
      <w:pPr>
        <w:pStyle w:val="ListParagraph"/>
        <w:ind w:left="0"/>
        <w:rPr>
          <w:rFonts w:ascii="Times New Roman" w:hAnsi="Times New Roman" w:cs="Times New Roman"/>
          <w:b/>
          <w:sz w:val="32"/>
          <w:szCs w:val="32"/>
        </w:rPr>
      </w:pPr>
    </w:p>
    <w:p w14:paraId="4783DAE6" w14:textId="486F6828" w:rsidR="006F4D16" w:rsidRPr="00737016" w:rsidRDefault="008B0420" w:rsidP="00750F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gestion des stocks :</w:t>
      </w:r>
    </w:p>
    <w:p w14:paraId="74FBB2CD" w14:textId="77777777" w:rsidR="00A91B69" w:rsidRPr="00326F44" w:rsidRDefault="00A91B69" w:rsidP="00A91B69">
      <w:pPr>
        <w:pStyle w:val="ListParagraph"/>
        <w:ind w:left="0"/>
        <w:rPr>
          <w:rFonts w:ascii="Times New Roman" w:hAnsi="Times New Roman" w:cs="Times New Roman"/>
          <w:b/>
          <w:sz w:val="32"/>
          <w:szCs w:val="32"/>
        </w:rPr>
      </w:pPr>
    </w:p>
    <w:p w14:paraId="2C20EBC1" w14:textId="77777777" w:rsid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 xml:space="preserve">Ce module résout les problématiques liées à la gestion des stocks, des magasins et des articles. Il permet de définir l'état des stocks et de conserver un historique des mouvements de stocks dans les différents magasins et entrepôts. </w:t>
      </w:r>
    </w:p>
    <w:p w14:paraId="6CC0DB35" w14:textId="41A683F3"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De plus, il autorise les entrées et sorties de stocks de manière manuelle ou automatique</w:t>
      </w:r>
    </w:p>
    <w:p w14:paraId="3DA67585" w14:textId="77777777" w:rsidR="008B0420" w:rsidRPr="00737016" w:rsidRDefault="008B0420" w:rsidP="00750F69">
      <w:pPr>
        <w:pStyle w:val="ListParagraph"/>
        <w:ind w:left="0"/>
        <w:rPr>
          <w:rFonts w:ascii="Times New Roman" w:hAnsi="Times New Roman" w:cs="Times New Roman"/>
          <w:sz w:val="28"/>
          <w:szCs w:val="28"/>
        </w:rPr>
      </w:pPr>
    </w:p>
    <w:p w14:paraId="35F74410" w14:textId="77074E5E" w:rsidR="008B0420" w:rsidRPr="00737016" w:rsidRDefault="008B0420" w:rsidP="00750F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gestion de la production :</w:t>
      </w:r>
    </w:p>
    <w:p w14:paraId="6E565B90" w14:textId="77777777" w:rsidR="00A91B69" w:rsidRPr="00326F44" w:rsidRDefault="00A91B69" w:rsidP="00A91B69">
      <w:pPr>
        <w:pStyle w:val="ListParagraph"/>
        <w:ind w:left="0"/>
        <w:rPr>
          <w:rFonts w:ascii="Times New Roman" w:hAnsi="Times New Roman" w:cs="Times New Roman"/>
          <w:b/>
          <w:sz w:val="32"/>
          <w:szCs w:val="32"/>
        </w:rPr>
      </w:pPr>
    </w:p>
    <w:p w14:paraId="69FADDFF" w14:textId="77777777"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Ce module permet une gestion avancée des données techniques afin de préparer rapidement les dossiers de fabrication. Il offre une vision complète de la capacité de production (personnel, machines, matières premières, etc.). De plus, il permet de calculer les besoins nets (CBN) pour contrôler et optimiser les stocks en maintenant le lien entre les commandes clients et le lancement en fabrication associé aux commandes fournisseurs</w:t>
      </w:r>
    </w:p>
    <w:p w14:paraId="582364B7" w14:textId="0203A76A" w:rsidR="008B0420" w:rsidRDefault="008B0420" w:rsidP="00750F69">
      <w:pPr>
        <w:pStyle w:val="ListParagraph"/>
        <w:ind w:left="0"/>
        <w:rPr>
          <w:rFonts w:ascii="Times New Roman" w:hAnsi="Times New Roman" w:cs="Times New Roman"/>
          <w:color w:val="0D0D0D"/>
          <w:sz w:val="32"/>
          <w:szCs w:val="32"/>
          <w:shd w:val="clear" w:color="auto" w:fill="FFFFFF"/>
        </w:rPr>
      </w:pPr>
    </w:p>
    <w:p w14:paraId="613A49F9" w14:textId="2E1054AD" w:rsidR="00A91B69" w:rsidRDefault="00A91B69" w:rsidP="00750F69">
      <w:pPr>
        <w:pStyle w:val="ListParagraph"/>
        <w:ind w:left="0"/>
        <w:rPr>
          <w:rFonts w:ascii="Times New Roman" w:hAnsi="Times New Roman" w:cs="Times New Roman"/>
          <w:color w:val="0D0D0D"/>
          <w:sz w:val="28"/>
          <w:szCs w:val="28"/>
          <w:shd w:val="clear" w:color="auto" w:fill="FFFFFF"/>
        </w:rPr>
      </w:pPr>
    </w:p>
    <w:p w14:paraId="438D2F1D" w14:textId="77777777" w:rsidR="00737016" w:rsidRPr="00737016" w:rsidRDefault="00737016" w:rsidP="00750F69">
      <w:pPr>
        <w:pStyle w:val="ListParagraph"/>
        <w:ind w:left="0"/>
        <w:rPr>
          <w:rFonts w:ascii="Times New Roman" w:hAnsi="Times New Roman" w:cs="Times New Roman"/>
          <w:color w:val="0D0D0D"/>
          <w:sz w:val="28"/>
          <w:szCs w:val="28"/>
          <w:shd w:val="clear" w:color="auto" w:fill="FFFFFF"/>
        </w:rPr>
      </w:pPr>
    </w:p>
    <w:p w14:paraId="60DB9B97" w14:textId="4E037994" w:rsidR="008B0420" w:rsidRPr="00737016" w:rsidRDefault="008B0420" w:rsidP="00750F69">
      <w:pPr>
        <w:pStyle w:val="ListParagraph"/>
        <w:numPr>
          <w:ilvl w:val="1"/>
          <w:numId w:val="3"/>
        </w:numPr>
        <w:ind w:left="0" w:firstLine="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lastRenderedPageBreak/>
        <w:t xml:space="preserve"> La gestion de la qualité :</w:t>
      </w:r>
    </w:p>
    <w:p w14:paraId="4791589E" w14:textId="0FAA15A7" w:rsidR="00A91B69" w:rsidRPr="00326F44" w:rsidRDefault="00A91B69" w:rsidP="00A91B69">
      <w:pPr>
        <w:pStyle w:val="ListParagraph"/>
        <w:ind w:left="0"/>
        <w:rPr>
          <w:rFonts w:ascii="Times New Roman" w:hAnsi="Times New Roman" w:cs="Times New Roman"/>
          <w:b/>
          <w:color w:val="0D0D0D"/>
          <w:sz w:val="32"/>
          <w:szCs w:val="32"/>
          <w:shd w:val="clear" w:color="auto" w:fill="FFFFFF"/>
        </w:rPr>
      </w:pPr>
    </w:p>
    <w:p w14:paraId="63ECEB43" w14:textId="03434FB2" w:rsidR="008B0420" w:rsidRPr="00A91B69" w:rsidRDefault="008B0420" w:rsidP="00750F69">
      <w:pPr>
        <w:pStyle w:val="ListParagraph"/>
        <w:ind w:left="0" w:right="-142"/>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Ce module permet de collecter les informations de manière manuelle ou automatique, puis de les présenter sous forme d'indicateurs de performance de production. Cela garantit une amélioration continue du processus de fabrication.</w:t>
      </w:r>
    </w:p>
    <w:p w14:paraId="130A4967" w14:textId="5A3CEA9D"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p>
    <w:p w14:paraId="0CAEA2A7" w14:textId="36F4C78D" w:rsidR="008B0420" w:rsidRPr="00737016" w:rsidRDefault="008B0420" w:rsidP="00750F69">
      <w:pPr>
        <w:pStyle w:val="ListParagraph"/>
        <w:numPr>
          <w:ilvl w:val="1"/>
          <w:numId w:val="3"/>
        </w:numPr>
        <w:ind w:left="0" w:firstLine="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 xml:space="preserve"> La gestion des expéditions :</w:t>
      </w:r>
    </w:p>
    <w:p w14:paraId="085EB126" w14:textId="38802F1E" w:rsidR="00A91B69" w:rsidRPr="00A91B69" w:rsidRDefault="00A91B69" w:rsidP="00A91B69">
      <w:pPr>
        <w:pStyle w:val="ListParagraph"/>
        <w:ind w:left="0"/>
        <w:rPr>
          <w:rFonts w:ascii="Times New Roman" w:hAnsi="Times New Roman" w:cs="Times New Roman"/>
          <w:b/>
          <w:color w:val="0D0D0D"/>
          <w:sz w:val="28"/>
          <w:szCs w:val="28"/>
          <w:shd w:val="clear" w:color="auto" w:fill="FFFFFF"/>
        </w:rPr>
      </w:pPr>
    </w:p>
    <w:p w14:paraId="22A296EB" w14:textId="7515F607"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Ce module permet de gérer de manière simple les expéditions tout en générant les listes de colisage. Ces listes peuvent être automatiquement traduites en bons de livraison, qui serviront ensuite pour la facturation.</w:t>
      </w:r>
    </w:p>
    <w:p w14:paraId="52847C54" w14:textId="6CB22FA8" w:rsidR="008B0420" w:rsidRPr="00326F44" w:rsidRDefault="008B0420" w:rsidP="00750F69">
      <w:pPr>
        <w:pStyle w:val="ListParagraph"/>
        <w:ind w:left="0"/>
        <w:rPr>
          <w:rFonts w:ascii="Times New Roman" w:hAnsi="Times New Roman" w:cs="Times New Roman"/>
          <w:b/>
          <w:color w:val="0D0D0D"/>
          <w:sz w:val="32"/>
          <w:szCs w:val="32"/>
          <w:shd w:val="clear" w:color="auto" w:fill="FFFFFF"/>
        </w:rPr>
      </w:pPr>
    </w:p>
    <w:p w14:paraId="3FA27CE1" w14:textId="34CDE82A" w:rsidR="008B0420" w:rsidRPr="00737016" w:rsidRDefault="008B0420" w:rsidP="00750F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facturation :</w:t>
      </w:r>
    </w:p>
    <w:p w14:paraId="5A5072DD" w14:textId="77777777" w:rsidR="00A91B69" w:rsidRPr="00326F44" w:rsidRDefault="00A91B69" w:rsidP="00A91B69">
      <w:pPr>
        <w:pStyle w:val="ListParagraph"/>
        <w:ind w:left="0"/>
        <w:rPr>
          <w:rFonts w:ascii="Times New Roman" w:hAnsi="Times New Roman" w:cs="Times New Roman"/>
          <w:b/>
          <w:sz w:val="32"/>
          <w:szCs w:val="32"/>
        </w:rPr>
      </w:pPr>
    </w:p>
    <w:p w14:paraId="579D9FD3" w14:textId="77777777" w:rsidR="008B0420" w:rsidRPr="00A91B69" w:rsidRDefault="008B0420" w:rsidP="00750F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Ce module permet l’édition des factures.</w:t>
      </w:r>
    </w:p>
    <w:p w14:paraId="5509448F" w14:textId="77777777" w:rsidR="008B0420" w:rsidRPr="00326F44" w:rsidRDefault="008B0420" w:rsidP="00750F69">
      <w:pPr>
        <w:pStyle w:val="ListParagraph"/>
        <w:ind w:left="0"/>
        <w:rPr>
          <w:rFonts w:ascii="Times New Roman" w:hAnsi="Times New Roman" w:cs="Times New Roman"/>
          <w:sz w:val="32"/>
          <w:szCs w:val="32"/>
        </w:rPr>
      </w:pPr>
    </w:p>
    <w:p w14:paraId="5F97F2CC" w14:textId="1B8DE6AD" w:rsidR="008B0420" w:rsidRPr="00737016" w:rsidRDefault="008B0420" w:rsidP="00750F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gestion de la maintenance :</w:t>
      </w:r>
    </w:p>
    <w:p w14:paraId="2D5A8416" w14:textId="77777777" w:rsidR="00A91B69" w:rsidRPr="00A91B69" w:rsidRDefault="00A91B69" w:rsidP="00A91B69">
      <w:pPr>
        <w:pStyle w:val="ListParagraph"/>
        <w:ind w:left="0"/>
        <w:rPr>
          <w:rFonts w:ascii="Times New Roman" w:hAnsi="Times New Roman" w:cs="Times New Roman"/>
          <w:b/>
          <w:sz w:val="28"/>
          <w:szCs w:val="28"/>
        </w:rPr>
      </w:pPr>
    </w:p>
    <w:p w14:paraId="634A5592" w14:textId="595C0BEA"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Ce module est conçu pour gérer les différentes tâches de maintenance des équipements et assister quotidiennement les services de maintenance dans l'accomplissement de leurs missions.</w:t>
      </w:r>
    </w:p>
    <w:p w14:paraId="35C1BD99" w14:textId="294088F2" w:rsidR="008B0420" w:rsidRPr="00326F44" w:rsidRDefault="008B0420" w:rsidP="00750F69">
      <w:pPr>
        <w:pStyle w:val="ListParagraph"/>
        <w:ind w:left="0"/>
        <w:rPr>
          <w:rFonts w:ascii="Times New Roman" w:hAnsi="Times New Roman" w:cs="Times New Roman"/>
          <w:b/>
          <w:color w:val="0D0D0D"/>
          <w:sz w:val="32"/>
          <w:szCs w:val="32"/>
          <w:shd w:val="clear" w:color="auto" w:fill="FFFFFF"/>
        </w:rPr>
      </w:pPr>
    </w:p>
    <w:p w14:paraId="64935E36" w14:textId="2B7506B2" w:rsidR="008B0420" w:rsidRPr="00737016" w:rsidRDefault="008B0420" w:rsidP="00750F69">
      <w:pPr>
        <w:pStyle w:val="ListParagraph"/>
        <w:numPr>
          <w:ilvl w:val="0"/>
          <w:numId w:val="3"/>
        </w:numPr>
        <w:ind w:left="0" w:firstLine="0"/>
        <w:rPr>
          <w:rFonts w:ascii="Times New Roman" w:hAnsi="Times New Roman" w:cs="Times New Roman"/>
          <w:b/>
          <w:sz w:val="28"/>
          <w:szCs w:val="28"/>
        </w:rPr>
      </w:pPr>
      <w:r w:rsidRPr="00737016">
        <w:rPr>
          <w:rFonts w:ascii="Times New Roman" w:hAnsi="Times New Roman" w:cs="Times New Roman"/>
          <w:b/>
          <w:color w:val="0D0D0D"/>
          <w:sz w:val="28"/>
          <w:szCs w:val="28"/>
          <w:shd w:val="clear" w:color="auto" w:fill="FFFFFF"/>
        </w:rPr>
        <w:t xml:space="preserve"> Organigramme de l'entreprise :</w:t>
      </w:r>
    </w:p>
    <w:p w14:paraId="438E9509" w14:textId="2FC4D032" w:rsidR="006F4D16" w:rsidRPr="00A91B69" w:rsidRDefault="006F4D16" w:rsidP="00750F69">
      <w:pPr>
        <w:pStyle w:val="ListParagraph"/>
        <w:ind w:left="0"/>
        <w:rPr>
          <w:rFonts w:ascii="Times New Roman" w:hAnsi="Times New Roman" w:cs="Times New Roman"/>
          <w:b/>
          <w:sz w:val="28"/>
          <w:szCs w:val="28"/>
        </w:rPr>
      </w:pPr>
    </w:p>
    <w:p w14:paraId="04923056" w14:textId="088ED54A"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L’entreprise est composée de 20 employés au total pour une gestion plus efficace et dynamique des principaux métiers de la société ; l'organigramme adopté est présenté dans la figure 2.</w:t>
      </w:r>
    </w:p>
    <w:p w14:paraId="77550A3D" w14:textId="1E08249C" w:rsidR="008B0420" w:rsidRPr="00326F44" w:rsidRDefault="008B0420" w:rsidP="008B0420">
      <w:pPr>
        <w:pStyle w:val="ListParagraph"/>
        <w:ind w:left="1296"/>
        <w:rPr>
          <w:rFonts w:ascii="Times New Roman" w:hAnsi="Times New Roman" w:cs="Times New Roman"/>
          <w:color w:val="0D0D0D"/>
          <w:sz w:val="32"/>
          <w:szCs w:val="32"/>
          <w:shd w:val="clear" w:color="auto" w:fill="FFFFFF"/>
        </w:rPr>
      </w:pPr>
    </w:p>
    <w:p w14:paraId="731E71CD" w14:textId="557CAF13" w:rsidR="008B0420" w:rsidRDefault="008B0420" w:rsidP="00A91B69">
      <w:pPr>
        <w:rPr>
          <w:rFonts w:ascii="Times New Roman" w:hAnsi="Times New Roman" w:cs="Times New Roman"/>
          <w:color w:val="0D0D0D"/>
          <w:sz w:val="32"/>
          <w:szCs w:val="32"/>
          <w:shd w:val="clear" w:color="auto" w:fill="FFFFFF"/>
        </w:rPr>
      </w:pPr>
    </w:p>
    <w:p w14:paraId="2B5547D7" w14:textId="056BFF63" w:rsidR="00A91B69" w:rsidRDefault="00A91B69" w:rsidP="00A91B69">
      <w:pPr>
        <w:rPr>
          <w:rFonts w:ascii="Times New Roman" w:hAnsi="Times New Roman" w:cs="Times New Roman"/>
          <w:color w:val="0D0D0D"/>
          <w:sz w:val="32"/>
          <w:szCs w:val="32"/>
          <w:shd w:val="clear" w:color="auto" w:fill="FFFFFF"/>
        </w:rPr>
      </w:pPr>
    </w:p>
    <w:p w14:paraId="2E4AD795" w14:textId="083D38A3" w:rsidR="00A91B69" w:rsidRDefault="00A91B69" w:rsidP="00A91B69">
      <w:pPr>
        <w:rPr>
          <w:rFonts w:ascii="Times New Roman" w:hAnsi="Times New Roman" w:cs="Times New Roman"/>
          <w:color w:val="0D0D0D"/>
          <w:sz w:val="32"/>
          <w:szCs w:val="32"/>
          <w:shd w:val="clear" w:color="auto" w:fill="FFFFFF"/>
        </w:rPr>
      </w:pPr>
    </w:p>
    <w:p w14:paraId="2FB27FF6" w14:textId="6DE3C36D" w:rsidR="00A91B69" w:rsidRDefault="00A91B69" w:rsidP="00A91B69">
      <w:pPr>
        <w:rPr>
          <w:rFonts w:ascii="Times New Roman" w:hAnsi="Times New Roman" w:cs="Times New Roman"/>
          <w:color w:val="0D0D0D"/>
          <w:sz w:val="32"/>
          <w:szCs w:val="32"/>
          <w:shd w:val="clear" w:color="auto" w:fill="FFFFFF"/>
        </w:rPr>
      </w:pPr>
    </w:p>
    <w:p w14:paraId="55CD1C3D" w14:textId="6A992763" w:rsidR="00A91B69" w:rsidRDefault="00A91B69" w:rsidP="00A91B69">
      <w:pPr>
        <w:rPr>
          <w:rFonts w:ascii="Times New Roman" w:hAnsi="Times New Roman" w:cs="Times New Roman"/>
          <w:color w:val="0D0D0D"/>
          <w:sz w:val="32"/>
          <w:szCs w:val="32"/>
          <w:shd w:val="clear" w:color="auto" w:fill="FFFFFF"/>
        </w:rPr>
      </w:pPr>
      <w:r w:rsidRPr="00326F44">
        <w:rPr>
          <w:rFonts w:ascii="Times New Roman" w:hAnsi="Times New Roman" w:cs="Times New Roman"/>
          <w:noProof/>
          <w:sz w:val="32"/>
          <w:szCs w:val="32"/>
        </w:rPr>
        <w:lastRenderedPageBreak/>
        <w:drawing>
          <wp:anchor distT="0" distB="0" distL="114300" distR="114300" simplePos="0" relativeHeight="251659264" behindDoc="0" locked="0" layoutInCell="1" allowOverlap="1" wp14:anchorId="252BA664" wp14:editId="1088E0F4">
            <wp:simplePos x="0" y="0"/>
            <wp:positionH relativeFrom="margin">
              <wp:align>center</wp:align>
            </wp:positionH>
            <wp:positionV relativeFrom="margin">
              <wp:posOffset>-292100</wp:posOffset>
            </wp:positionV>
            <wp:extent cx="6703695" cy="287655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png"/>
                    <pic:cNvPicPr/>
                  </pic:nvPicPr>
                  <pic:blipFill>
                    <a:blip r:embed="rId9">
                      <a:extLst>
                        <a:ext uri="{28A0092B-C50C-407E-A947-70E740481C1C}">
                          <a14:useLocalDpi xmlns:a14="http://schemas.microsoft.com/office/drawing/2010/main" val="0"/>
                        </a:ext>
                      </a:extLst>
                    </a:blip>
                    <a:stretch>
                      <a:fillRect/>
                    </a:stretch>
                  </pic:blipFill>
                  <pic:spPr>
                    <a:xfrm>
                      <a:off x="0" y="0"/>
                      <a:ext cx="6703695" cy="2876550"/>
                    </a:xfrm>
                    <a:prstGeom prst="rect">
                      <a:avLst/>
                    </a:prstGeom>
                  </pic:spPr>
                </pic:pic>
              </a:graphicData>
            </a:graphic>
            <wp14:sizeRelH relativeFrom="margin">
              <wp14:pctWidth>0</wp14:pctWidth>
            </wp14:sizeRelH>
            <wp14:sizeRelV relativeFrom="margin">
              <wp14:pctHeight>0</wp14:pctHeight>
            </wp14:sizeRelV>
          </wp:anchor>
        </w:drawing>
      </w:r>
    </w:p>
    <w:p w14:paraId="692F68BC" w14:textId="5AD1DA93" w:rsidR="00A91B69" w:rsidRDefault="00A91B69" w:rsidP="00A91B69">
      <w:pPr>
        <w:rPr>
          <w:rFonts w:ascii="Times New Roman" w:hAnsi="Times New Roman" w:cs="Times New Roman"/>
          <w:color w:val="0D0D0D"/>
          <w:sz w:val="32"/>
          <w:szCs w:val="32"/>
          <w:shd w:val="clear" w:color="auto" w:fill="FFFFFF"/>
        </w:rPr>
      </w:pPr>
    </w:p>
    <w:p w14:paraId="3FBB10EB" w14:textId="77777777" w:rsidR="00A91B69" w:rsidRPr="00326F44" w:rsidRDefault="00A91B69" w:rsidP="00A91B69">
      <w:pPr>
        <w:rPr>
          <w:rFonts w:ascii="Times New Roman" w:hAnsi="Times New Roman" w:cs="Times New Roman"/>
          <w:color w:val="0D0D0D"/>
          <w:sz w:val="32"/>
          <w:szCs w:val="32"/>
          <w:shd w:val="clear" w:color="auto" w:fill="FFFFFF"/>
        </w:rPr>
      </w:pPr>
    </w:p>
    <w:p w14:paraId="7200AB86" w14:textId="54D7E2CE" w:rsidR="008B0420" w:rsidRPr="008B4E06" w:rsidRDefault="008B0420" w:rsidP="00A91B69">
      <w:pPr>
        <w:pStyle w:val="ListParagraph"/>
        <w:ind w:left="0"/>
        <w:rPr>
          <w:rFonts w:ascii="Segoe UI" w:hAnsi="Segoe UI" w:cs="Segoe UI"/>
          <w:color w:val="0D0D0D"/>
          <w:sz w:val="32"/>
          <w:szCs w:val="32"/>
          <w:shd w:val="clear" w:color="auto" w:fill="FFFFFF"/>
        </w:rPr>
      </w:pPr>
    </w:p>
    <w:p w14:paraId="1EC11CCE" w14:textId="1729551C" w:rsidR="008B0420" w:rsidRDefault="008B0420" w:rsidP="00A91B69">
      <w:pPr>
        <w:pStyle w:val="ListParagraph"/>
        <w:numPr>
          <w:ilvl w:val="0"/>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Présentation du projet :</w:t>
      </w:r>
    </w:p>
    <w:p w14:paraId="27B2E200" w14:textId="77777777" w:rsidR="00261F96" w:rsidRPr="00737016" w:rsidRDefault="00261F96" w:rsidP="00261F96">
      <w:pPr>
        <w:pStyle w:val="ListParagraph"/>
        <w:ind w:left="0"/>
        <w:rPr>
          <w:rFonts w:ascii="Times New Roman" w:hAnsi="Times New Roman" w:cs="Times New Roman"/>
          <w:b/>
          <w:sz w:val="28"/>
          <w:szCs w:val="28"/>
        </w:rPr>
      </w:pPr>
    </w:p>
    <w:p w14:paraId="7A16A32F" w14:textId="2E6138A3" w:rsidR="00261F96" w:rsidRPr="00060E71" w:rsidRDefault="00261F96" w:rsidP="00261F96">
      <w:pPr>
        <w:pStyle w:val="ListParagraph"/>
        <w:numPr>
          <w:ilvl w:val="1"/>
          <w:numId w:val="3"/>
        </w:numPr>
        <w:ind w:left="0" w:firstLine="0"/>
        <w:rPr>
          <w:rFonts w:ascii="Times New Roman" w:hAnsi="Times New Roman" w:cs="Times New Roman"/>
          <w:color w:val="0D0D0D"/>
          <w:sz w:val="32"/>
          <w:szCs w:val="32"/>
          <w:shd w:val="clear" w:color="auto" w:fill="FFFFFF"/>
        </w:rPr>
      </w:pPr>
      <w:r w:rsidRPr="00261F96">
        <w:rPr>
          <w:rFonts w:ascii="Times New Roman" w:hAnsi="Times New Roman" w:cs="Times New Roman"/>
          <w:b/>
          <w:sz w:val="28"/>
          <w:szCs w:val="28"/>
        </w:rPr>
        <w:t xml:space="preserve">Qu'est que c'est la </w:t>
      </w:r>
      <w:proofErr w:type="gramStart"/>
      <w:r w:rsidRPr="00261F96">
        <w:rPr>
          <w:rFonts w:ascii="Times New Roman" w:hAnsi="Times New Roman" w:cs="Times New Roman"/>
          <w:b/>
          <w:sz w:val="28"/>
          <w:szCs w:val="28"/>
        </w:rPr>
        <w:t>GMAO:</w:t>
      </w:r>
      <w:proofErr w:type="gramEnd"/>
      <w:r w:rsidRPr="00261F96">
        <w:rPr>
          <w:rFonts w:ascii="Times New Roman" w:hAnsi="Times New Roman" w:cs="Times New Roman"/>
        </w:rPr>
        <w:t xml:space="preserve"> </w:t>
      </w:r>
    </w:p>
    <w:p w14:paraId="599AE2FB" w14:textId="77777777" w:rsidR="00060E71" w:rsidRPr="00261F96" w:rsidRDefault="00060E71" w:rsidP="00060E71">
      <w:pPr>
        <w:pStyle w:val="ListParagraph"/>
        <w:ind w:left="0"/>
        <w:rPr>
          <w:rFonts w:ascii="Times New Roman" w:hAnsi="Times New Roman" w:cs="Times New Roman"/>
          <w:color w:val="0D0D0D"/>
          <w:sz w:val="32"/>
          <w:szCs w:val="32"/>
          <w:shd w:val="clear" w:color="auto" w:fill="FFFFFF"/>
        </w:rPr>
      </w:pPr>
    </w:p>
    <w:p w14:paraId="717ADEAE" w14:textId="2602A0D6" w:rsidR="008B0420" w:rsidRDefault="00060E71" w:rsidP="00A91B69">
      <w:pPr>
        <w:pStyle w:val="ListParagraph"/>
        <w:ind w:left="0"/>
        <w:rPr>
          <w:rFonts w:ascii="Times New Roman" w:hAnsi="Times New Roman" w:cs="Times New Roman"/>
          <w:sz w:val="28"/>
          <w:szCs w:val="28"/>
        </w:rPr>
      </w:pPr>
      <w:r w:rsidRPr="00060E71">
        <w:rPr>
          <w:rFonts w:ascii="Times New Roman" w:hAnsi="Times New Roman" w:cs="Times New Roman"/>
          <w:sz w:val="28"/>
          <w:szCs w:val="28"/>
        </w:rPr>
        <w:t>La GMAO, abréviation de Gestion de Maintenance Assistée par Ordinateur, est un système informatique conçu pour faciliter la gestion et l'optimisation des opérations de maintenance des équipements et des installations au sein d'une organisation.</w:t>
      </w:r>
    </w:p>
    <w:p w14:paraId="4DE0E990" w14:textId="77777777" w:rsidR="00060E71" w:rsidRPr="00737016" w:rsidRDefault="00060E71" w:rsidP="00A91B69">
      <w:pPr>
        <w:pStyle w:val="ListParagraph"/>
        <w:ind w:left="0"/>
        <w:rPr>
          <w:rFonts w:ascii="Times New Roman" w:hAnsi="Times New Roman" w:cs="Times New Roman"/>
          <w:sz w:val="28"/>
          <w:szCs w:val="28"/>
        </w:rPr>
      </w:pPr>
    </w:p>
    <w:p w14:paraId="11BD9CDE" w14:textId="596540B8" w:rsidR="008B0420" w:rsidRPr="00737016" w:rsidRDefault="008B0420" w:rsidP="00A91B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Contexte :</w:t>
      </w:r>
    </w:p>
    <w:p w14:paraId="3237BA9B" w14:textId="77777777" w:rsidR="008B0420" w:rsidRPr="00A91B69" w:rsidRDefault="008B0420" w:rsidP="00A91B69">
      <w:pPr>
        <w:pStyle w:val="ListParagraph"/>
        <w:ind w:left="0"/>
        <w:rPr>
          <w:rFonts w:ascii="Times New Roman" w:hAnsi="Times New Roman" w:cs="Times New Roman"/>
          <w:sz w:val="28"/>
          <w:szCs w:val="28"/>
        </w:rPr>
      </w:pPr>
    </w:p>
    <w:p w14:paraId="1EFE8A80" w14:textId="371E6D56" w:rsidR="008B0420" w:rsidRPr="00A91B69" w:rsidRDefault="008B0420" w:rsidP="00A91B69">
      <w:pPr>
        <w:pStyle w:val="ListParagraph"/>
        <w:ind w:left="0"/>
        <w:rPr>
          <w:rFonts w:ascii="Times New Roman" w:hAnsi="Times New Roman" w:cs="Times New Roman"/>
          <w:sz w:val="28"/>
          <w:szCs w:val="28"/>
          <w:shd w:val="clear" w:color="auto" w:fill="FFFFFF"/>
        </w:rPr>
      </w:pPr>
      <w:r w:rsidRPr="00A91B69">
        <w:rPr>
          <w:rFonts w:ascii="Times New Roman" w:hAnsi="Times New Roman" w:cs="Times New Roman"/>
          <w:sz w:val="28"/>
          <w:szCs w:val="28"/>
          <w:shd w:val="clear" w:color="auto" w:fill="FFFFFF"/>
        </w:rPr>
        <w:t>La maintenance industrielle joue un rôle crucial dans la durabilité et la performance des entreprises. Dans ce contexte, la Gestion de Maintenance Assistée par Ordinateur (GMAO) émerge comme un outil stratégique permettant d'optimiser la gestion des équipements, de planifier les interventions, et d'améliorer la disponibilité des ressources. Ce projet de fin d'études vise à concevoir et développer un logiciel de GMAO sur mesure pour répondre aux besoins spécifiques d'entreprises opérant dans le secteur de textile</w:t>
      </w:r>
    </w:p>
    <w:p w14:paraId="26142133" w14:textId="62C68D5E" w:rsidR="008B0420" w:rsidRDefault="008B0420" w:rsidP="00A91B69">
      <w:pPr>
        <w:rPr>
          <w:rFonts w:ascii="Times New Roman" w:hAnsi="Times New Roman" w:cs="Times New Roman"/>
          <w:sz w:val="28"/>
          <w:szCs w:val="28"/>
        </w:rPr>
      </w:pPr>
    </w:p>
    <w:p w14:paraId="762A4C47" w14:textId="4FBD26AB" w:rsidR="00225911" w:rsidRDefault="00225911" w:rsidP="00A91B69">
      <w:pPr>
        <w:rPr>
          <w:rFonts w:ascii="Times New Roman" w:hAnsi="Times New Roman" w:cs="Times New Roman"/>
          <w:sz w:val="28"/>
          <w:szCs w:val="28"/>
        </w:rPr>
      </w:pPr>
    </w:p>
    <w:p w14:paraId="26815719" w14:textId="77777777" w:rsidR="00225911" w:rsidRPr="00A91B69" w:rsidRDefault="00225911" w:rsidP="00A91B69">
      <w:pPr>
        <w:rPr>
          <w:rFonts w:ascii="Times New Roman" w:hAnsi="Times New Roman" w:cs="Times New Roman"/>
          <w:sz w:val="28"/>
          <w:szCs w:val="28"/>
        </w:rPr>
      </w:pPr>
    </w:p>
    <w:p w14:paraId="6D4A6D0D" w14:textId="084F69C9" w:rsidR="008B0420" w:rsidRPr="00A91B69" w:rsidRDefault="008B0420" w:rsidP="00A91B69">
      <w:pPr>
        <w:pStyle w:val="ListParagraph"/>
        <w:numPr>
          <w:ilvl w:val="1"/>
          <w:numId w:val="3"/>
        </w:numPr>
        <w:ind w:left="0" w:firstLine="0"/>
        <w:rPr>
          <w:rFonts w:ascii="Times New Roman" w:hAnsi="Times New Roman" w:cs="Times New Roman"/>
          <w:b/>
          <w:sz w:val="28"/>
          <w:szCs w:val="28"/>
        </w:rPr>
      </w:pPr>
      <w:r w:rsidRPr="00A91B69">
        <w:rPr>
          <w:rFonts w:ascii="Times New Roman" w:hAnsi="Times New Roman" w:cs="Times New Roman"/>
          <w:b/>
          <w:sz w:val="28"/>
          <w:szCs w:val="28"/>
        </w:rPr>
        <w:lastRenderedPageBreak/>
        <w:t>Objectif :</w:t>
      </w:r>
    </w:p>
    <w:p w14:paraId="6999F59F" w14:textId="2348E0E2" w:rsidR="006F4D16" w:rsidRPr="00A91B69" w:rsidRDefault="006F4D16" w:rsidP="00A91B69">
      <w:pPr>
        <w:pStyle w:val="ListParagraph"/>
        <w:ind w:left="0"/>
        <w:rPr>
          <w:rFonts w:ascii="Times New Roman" w:hAnsi="Times New Roman" w:cs="Times New Roman"/>
          <w:b/>
          <w:sz w:val="28"/>
          <w:szCs w:val="28"/>
        </w:rPr>
      </w:pPr>
    </w:p>
    <w:p w14:paraId="01811D13" w14:textId="78A8411F" w:rsidR="006F4D16" w:rsidRP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•Optimisation de la gestion des équipements </w:t>
      </w:r>
    </w:p>
    <w:p w14:paraId="6086109A" w14:textId="7ED89388" w:rsidR="006F4D16" w:rsidRP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•Planification des interventions </w:t>
      </w:r>
    </w:p>
    <w:p w14:paraId="02331A45" w14:textId="54534570" w:rsidR="006F4D16" w:rsidRP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•Amélioration de la disponibilité des ressources </w:t>
      </w:r>
    </w:p>
    <w:p w14:paraId="2583174A" w14:textId="77777777" w:rsid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•Personnalisation pour les besoins spécifiques du secteur textile </w:t>
      </w:r>
    </w:p>
    <w:p w14:paraId="35F41584" w14:textId="6DEFD9CA" w:rsidR="006F4D16" w:rsidRP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•Intégration de fonctionnalités stratégiques </w:t>
      </w:r>
    </w:p>
    <w:p w14:paraId="55F91888" w14:textId="05790B11" w:rsidR="006F4D16" w:rsidRP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•Interface utilisateur conviviale </w:t>
      </w:r>
    </w:p>
    <w:p w14:paraId="4D4C9180" w14:textId="4AF71FEA" w:rsid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•Sécurité et fiabilité</w:t>
      </w:r>
    </w:p>
    <w:p w14:paraId="059038F1" w14:textId="77777777" w:rsidR="00225911" w:rsidRPr="00A91B69" w:rsidRDefault="00225911" w:rsidP="00A91B69">
      <w:pPr>
        <w:pStyle w:val="ListParagraph"/>
        <w:ind w:left="0"/>
        <w:rPr>
          <w:rFonts w:ascii="Times New Roman" w:hAnsi="Times New Roman" w:cs="Times New Roman"/>
          <w:sz w:val="28"/>
          <w:szCs w:val="28"/>
        </w:rPr>
      </w:pPr>
    </w:p>
    <w:p w14:paraId="2141CE84" w14:textId="77777777" w:rsidR="008B0420" w:rsidRPr="00A91B69" w:rsidRDefault="008B0420" w:rsidP="00A91B69">
      <w:pPr>
        <w:pStyle w:val="ListParagraph"/>
        <w:numPr>
          <w:ilvl w:val="0"/>
          <w:numId w:val="3"/>
        </w:numPr>
        <w:ind w:left="0" w:firstLine="0"/>
        <w:rPr>
          <w:rFonts w:ascii="Times New Roman" w:hAnsi="Times New Roman" w:cs="Times New Roman"/>
          <w:b/>
          <w:color w:val="0D0D0D"/>
          <w:sz w:val="28"/>
          <w:szCs w:val="28"/>
          <w:shd w:val="clear" w:color="auto" w:fill="FFFFFF"/>
        </w:rPr>
      </w:pPr>
      <w:r w:rsidRPr="00A91B69">
        <w:rPr>
          <w:rFonts w:ascii="Times New Roman" w:hAnsi="Times New Roman" w:cs="Times New Roman"/>
          <w:b/>
          <w:color w:val="0D0D0D"/>
          <w:sz w:val="28"/>
          <w:szCs w:val="28"/>
          <w:shd w:val="clear" w:color="auto" w:fill="FFFFFF"/>
        </w:rPr>
        <w:t xml:space="preserve"> Étude et analyse de l’existant :</w:t>
      </w:r>
      <w:r w:rsidRPr="00A91B69">
        <w:rPr>
          <w:rFonts w:ascii="Times New Roman" w:hAnsi="Times New Roman" w:cs="Times New Roman"/>
          <w:b/>
          <w:color w:val="0D0D0D"/>
          <w:sz w:val="28"/>
          <w:szCs w:val="28"/>
          <w:shd w:val="clear" w:color="auto" w:fill="FFFFFF"/>
        </w:rPr>
        <w:tab/>
      </w:r>
    </w:p>
    <w:p w14:paraId="749C52A0"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p>
    <w:p w14:paraId="2C1AB891" w14:textId="0E9DA93B" w:rsidR="008B0420" w:rsidRPr="00A91B69" w:rsidRDefault="008B0420" w:rsidP="00A91B69">
      <w:pPr>
        <w:pStyle w:val="ListParagraph"/>
        <w:numPr>
          <w:ilvl w:val="1"/>
          <w:numId w:val="3"/>
        </w:numPr>
        <w:ind w:left="0" w:firstLine="0"/>
        <w:rPr>
          <w:rFonts w:ascii="Times New Roman" w:hAnsi="Times New Roman" w:cs="Times New Roman"/>
          <w:b/>
          <w:color w:val="0D0D0D"/>
          <w:sz w:val="28"/>
          <w:szCs w:val="28"/>
          <w:shd w:val="clear" w:color="auto" w:fill="FFFFFF"/>
        </w:rPr>
      </w:pPr>
      <w:r w:rsidRPr="00A91B69">
        <w:rPr>
          <w:rFonts w:ascii="Times New Roman" w:hAnsi="Times New Roman" w:cs="Times New Roman"/>
          <w:b/>
          <w:color w:val="0D0D0D"/>
          <w:sz w:val="28"/>
          <w:szCs w:val="28"/>
          <w:shd w:val="clear" w:color="auto" w:fill="FFFFFF"/>
        </w:rPr>
        <w:t>Description de l’existant :</w:t>
      </w:r>
    </w:p>
    <w:p w14:paraId="5171EF02" w14:textId="77777777" w:rsidR="006F4D16" w:rsidRPr="00A91B69" w:rsidRDefault="006F4D16" w:rsidP="00A91B69">
      <w:pPr>
        <w:pStyle w:val="ListParagraph"/>
        <w:ind w:left="0"/>
        <w:rPr>
          <w:rFonts w:ascii="Times New Roman" w:hAnsi="Times New Roman" w:cs="Times New Roman"/>
          <w:b/>
          <w:color w:val="0D0D0D"/>
          <w:sz w:val="28"/>
          <w:szCs w:val="28"/>
          <w:shd w:val="clear" w:color="auto" w:fill="FFFFFF"/>
        </w:rPr>
      </w:pPr>
    </w:p>
    <w:p w14:paraId="182750A5"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Dans le secteur textile, la gestion de la maintenance des équipements repose principalement sur des processus manuels et des outils traditionnels tels que les feuilles de calcul. Ces méthodes présentent toutefois des limites en termes de traçabilité des interventions, de gestion des plannings de maintenance, et de coordination des ressources.</w:t>
      </w:r>
    </w:p>
    <w:p w14:paraId="374D85BC"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p>
    <w:p w14:paraId="34105530"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Les entreprises font face à des défis tels que des temps d'arrêt non planifiés, des difficultés à suivre les historiques de maintenance, et une gestion fragmentée des données. Malgré les efforts des équipes de maintenance, il existe des opportunités d'amélioration en termes de réduction des coûts, d'optimisation des plannings, et d'augmentation de la disponibilité des équipements.</w:t>
      </w:r>
    </w:p>
    <w:p w14:paraId="71A0EEBF"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p>
    <w:p w14:paraId="45F40D32"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L'adoption d'une solution moderne de GMAO sur mesure s'avère ainsi essentielle pour centraliser et structurer les données de maintenance, automatiser les processus, optimiser les interventions, et améliorer la performance</w:t>
      </w:r>
      <w:r w:rsidRPr="008B4E06">
        <w:rPr>
          <w:rFonts w:ascii="Segoe UI" w:hAnsi="Segoe UI" w:cs="Segoe UI"/>
          <w:color w:val="0D0D0D"/>
          <w:sz w:val="32"/>
          <w:szCs w:val="32"/>
          <w:shd w:val="clear" w:color="auto" w:fill="FFFFFF"/>
        </w:rPr>
        <w:t xml:space="preserve"> </w:t>
      </w:r>
      <w:r w:rsidRPr="00A91B69">
        <w:rPr>
          <w:rFonts w:ascii="Times New Roman" w:hAnsi="Times New Roman" w:cs="Times New Roman"/>
          <w:color w:val="0D0D0D"/>
          <w:sz w:val="28"/>
          <w:szCs w:val="28"/>
          <w:shd w:val="clear" w:color="auto" w:fill="FFFFFF"/>
        </w:rPr>
        <w:t>globale de la gestion de maintenance dans le secteur textile.</w:t>
      </w:r>
    </w:p>
    <w:p w14:paraId="3EAB2216" w14:textId="77777777" w:rsidR="008B0420" w:rsidRPr="00A91B69" w:rsidRDefault="008B0420" w:rsidP="008B0420">
      <w:pPr>
        <w:pStyle w:val="ListParagraph"/>
        <w:ind w:left="1296"/>
        <w:rPr>
          <w:rFonts w:ascii="Times New Roman" w:hAnsi="Times New Roman" w:cs="Times New Roman"/>
          <w:b/>
          <w:color w:val="0D0D0D"/>
          <w:sz w:val="32"/>
          <w:szCs w:val="32"/>
          <w:shd w:val="clear" w:color="auto" w:fill="FFFFFF"/>
        </w:rPr>
      </w:pPr>
    </w:p>
    <w:p w14:paraId="4647878C" w14:textId="6A6F4C40" w:rsidR="008B0420" w:rsidRPr="00737016" w:rsidRDefault="0052614A" w:rsidP="0052614A">
      <w:pPr>
        <w:pStyle w:val="ListParagraph"/>
        <w:numPr>
          <w:ilvl w:val="1"/>
          <w:numId w:val="3"/>
        </w:numPr>
        <w:ind w:left="0" w:firstLine="0"/>
        <w:rPr>
          <w:rFonts w:ascii="Times New Roman" w:hAnsi="Times New Roman" w:cs="Times New Roman"/>
          <w:b/>
          <w:color w:val="0D0D0D"/>
          <w:sz w:val="28"/>
          <w:szCs w:val="28"/>
          <w:shd w:val="clear" w:color="auto" w:fill="FFFFFF"/>
        </w:rPr>
      </w:pPr>
      <w:r>
        <w:rPr>
          <w:rFonts w:ascii="Times New Roman" w:hAnsi="Times New Roman" w:cs="Times New Roman"/>
          <w:b/>
          <w:color w:val="0D0D0D"/>
          <w:sz w:val="28"/>
          <w:szCs w:val="28"/>
          <w:shd w:val="clear" w:color="auto" w:fill="FFFFFF"/>
        </w:rPr>
        <w:t xml:space="preserve">  </w:t>
      </w:r>
      <w:r w:rsidR="008B0420" w:rsidRPr="00737016">
        <w:rPr>
          <w:rFonts w:ascii="Times New Roman" w:hAnsi="Times New Roman" w:cs="Times New Roman"/>
          <w:b/>
          <w:color w:val="0D0D0D"/>
          <w:sz w:val="28"/>
          <w:szCs w:val="28"/>
          <w:shd w:val="clear" w:color="auto" w:fill="FFFFFF"/>
        </w:rPr>
        <w:t>Critique de l’Existant :</w:t>
      </w:r>
    </w:p>
    <w:p w14:paraId="7D9E7706" w14:textId="77777777" w:rsidR="00E1081C" w:rsidRPr="00A91B69" w:rsidRDefault="00E1081C" w:rsidP="00A91B69">
      <w:pPr>
        <w:pStyle w:val="ListParagraph"/>
        <w:ind w:left="0"/>
        <w:rPr>
          <w:rFonts w:ascii="Times New Roman" w:hAnsi="Times New Roman" w:cs="Times New Roman"/>
          <w:b/>
          <w:color w:val="0D0D0D"/>
          <w:sz w:val="28"/>
          <w:szCs w:val="28"/>
          <w:shd w:val="clear" w:color="auto" w:fill="FFFFFF"/>
        </w:rPr>
      </w:pPr>
    </w:p>
    <w:p w14:paraId="4A8949CF" w14:textId="77777777" w:rsidR="00E1081C" w:rsidRPr="00A91B69" w:rsidRDefault="00E1081C" w:rsidP="00A91B69">
      <w:pPr>
        <w:rPr>
          <w:rFonts w:ascii="Times New Roman" w:hAnsi="Times New Roman" w:cs="Times New Roman"/>
          <w:sz w:val="28"/>
          <w:szCs w:val="28"/>
        </w:rPr>
      </w:pPr>
      <w:r w:rsidRPr="00A91B69">
        <w:rPr>
          <w:rFonts w:ascii="Times New Roman" w:hAnsi="Times New Roman" w:cs="Times New Roman"/>
          <w:sz w:val="28"/>
          <w:szCs w:val="28"/>
        </w:rPr>
        <w:t>Le système de gestion de la maintenance actuel est plein de défauts et représente un grand obstacle au développement, concurrence et au gain des profits et il ne peut pas résister face aux challenges et défis. Parmi les défauts que nous trouvons dans ce système, nous citons :</w:t>
      </w:r>
    </w:p>
    <w:p w14:paraId="56825163" w14:textId="3BBF3826"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Utilisation des papiers pour gérer les activités de la maintenance.</w:t>
      </w:r>
    </w:p>
    <w:p w14:paraId="23E23F06" w14:textId="65EE8C70"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 xml:space="preserve">Absence de traçabilité et suivi des interventions. </w:t>
      </w:r>
    </w:p>
    <w:p w14:paraId="2CCD29DB" w14:textId="4A6E88B4"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lastRenderedPageBreak/>
        <w:t xml:space="preserve">Mauvaise gestion des pièces de rechanges et manque de contrôle et suivie de la magasin PDR </w:t>
      </w:r>
    </w:p>
    <w:p w14:paraId="7BBA7E61" w14:textId="36F3BF4C"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 xml:space="preserve">Absence d’un système d’informations qui centralise les données et facilite le partage et la collaboration entre les différents acteurs. </w:t>
      </w:r>
    </w:p>
    <w:p w14:paraId="62B91ED8" w14:textId="0D888A13"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Mauvaise communication interne.</w:t>
      </w:r>
    </w:p>
    <w:p w14:paraId="6C3D3D4E" w14:textId="5FFA5F59" w:rsidR="008737E1"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 xml:space="preserve">Absence et manque d’un inventaire complet et à jour des équipements à maintenir et des pièces de rechange. </w:t>
      </w:r>
    </w:p>
    <w:p w14:paraId="45BE3B8C" w14:textId="3D342DFA"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Les équipements et les actions correctives et préventives ne sont pas codifiés.</w:t>
      </w:r>
    </w:p>
    <w:p w14:paraId="33878AB4" w14:textId="4C885652"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Les documents techniques, administratives ou financiers liés aux équipements ne sont pas centralisés. — Absence d’un tableau de bord de suivi des KPI (fiabilité, maintenabilité, la disponibilité).</w:t>
      </w:r>
    </w:p>
    <w:p w14:paraId="5B020E93" w14:textId="02E3E277"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 xml:space="preserve">Absence des rapports et statistiques et des outils d’aide de bonne prise de décision. </w:t>
      </w:r>
    </w:p>
    <w:p w14:paraId="10B8C493" w14:textId="27DBBBDD"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 xml:space="preserve">Mauvaise gestion de la maintenance préventive accompagnée d’une mauvaise planification et ordonnancement. </w:t>
      </w:r>
    </w:p>
    <w:p w14:paraId="101377E6" w14:textId="6973D03F" w:rsidR="00E35509"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Inexistence d’un système de notification ou alerte lors de la gestion des activités de maintenance ou des pièces de rechanges</w:t>
      </w:r>
    </w:p>
    <w:p w14:paraId="0879A3B7" w14:textId="77777777" w:rsidR="00E1081C" w:rsidRPr="00737016" w:rsidRDefault="00E1081C" w:rsidP="00737016">
      <w:pPr>
        <w:ind w:left="-426"/>
        <w:rPr>
          <w:rFonts w:ascii="Times New Roman" w:hAnsi="Times New Roman" w:cs="Times New Roman"/>
          <w:color w:val="0D0D0D"/>
          <w:sz w:val="28"/>
          <w:szCs w:val="28"/>
          <w:shd w:val="clear" w:color="auto" w:fill="FFFFFF"/>
        </w:rPr>
      </w:pPr>
    </w:p>
    <w:p w14:paraId="506FD9B3" w14:textId="0CCACAB8" w:rsidR="008B0420" w:rsidRPr="00737016" w:rsidRDefault="008B0420" w:rsidP="00737016">
      <w:pPr>
        <w:pStyle w:val="ListParagraph"/>
        <w:numPr>
          <w:ilvl w:val="0"/>
          <w:numId w:val="3"/>
        </w:numPr>
        <w:ind w:left="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Solution proposée :</w:t>
      </w:r>
    </w:p>
    <w:p w14:paraId="6DFF7BCB" w14:textId="1658F2E2" w:rsidR="008B0420" w:rsidRPr="00737016" w:rsidRDefault="0094310D" w:rsidP="00737016">
      <w:pPr>
        <w:pStyle w:val="ListParagraph"/>
        <w:tabs>
          <w:tab w:val="left" w:pos="3377"/>
        </w:tabs>
        <w:ind w:left="0"/>
        <w:rPr>
          <w:rFonts w:ascii="Times New Roman" w:hAnsi="Times New Roman" w:cs="Times New Roman"/>
          <w:color w:val="0D0D0D"/>
          <w:sz w:val="28"/>
          <w:szCs w:val="28"/>
          <w:shd w:val="clear" w:color="auto" w:fill="FFFFFF"/>
        </w:rPr>
      </w:pPr>
      <w:r w:rsidRPr="00737016">
        <w:rPr>
          <w:rFonts w:ascii="Times New Roman" w:hAnsi="Times New Roman" w:cs="Times New Roman"/>
          <w:sz w:val="28"/>
          <w:szCs w:val="28"/>
        </w:rPr>
        <w:tab/>
      </w:r>
      <w:r w:rsidR="008B0420" w:rsidRPr="00737016">
        <w:rPr>
          <w:rFonts w:ascii="Times New Roman" w:hAnsi="Times New Roman" w:cs="Times New Roman"/>
          <w:sz w:val="28"/>
          <w:szCs w:val="28"/>
        </w:rPr>
        <w:br/>
      </w:r>
      <w:r w:rsidR="008B0420" w:rsidRPr="00737016">
        <w:rPr>
          <w:rFonts w:ascii="Times New Roman" w:hAnsi="Times New Roman" w:cs="Times New Roman"/>
          <w:color w:val="0D0D0D"/>
          <w:sz w:val="28"/>
          <w:szCs w:val="28"/>
          <w:shd w:val="clear" w:color="auto" w:fill="FFFFFF"/>
        </w:rPr>
        <w:t xml:space="preserve">De plus, en développant sa propre solution de GMAO sur mesure, Diva Software pourra personnaliser un outil de gestion de maintenance en fonction de ses besoins spécifiques. Elle pourra ajouter des fonctionnalités sur mesure pour répondre aux exigences particulières de son secteur d'activité et des processus de suivi de maintenance spécifiques à la société. Cette flexibilité accrue permettra à Diva Software d'adapter l'outil à ses spécificités de processus de gestion de maintenance et d'améliorer l'expérience utilisateur de son équipe. L’affectation des tâches aux différents </w:t>
      </w:r>
      <w:r w:rsidR="0052614A" w:rsidRPr="00737016">
        <w:rPr>
          <w:rFonts w:ascii="Times New Roman" w:hAnsi="Times New Roman" w:cs="Times New Roman"/>
          <w:color w:val="0D0D0D"/>
          <w:sz w:val="28"/>
          <w:szCs w:val="28"/>
          <w:shd w:val="clear" w:color="auto" w:fill="FFFFFF"/>
        </w:rPr>
        <w:t>acteurs</w:t>
      </w:r>
      <w:r w:rsidR="0052614A">
        <w:rPr>
          <w:rFonts w:ascii="Times New Roman" w:hAnsi="Times New Roman" w:cs="Times New Roman"/>
          <w:color w:val="0D0D0D"/>
          <w:sz w:val="28"/>
          <w:szCs w:val="28"/>
          <w:shd w:val="clear" w:color="auto" w:fill="FFFFFF"/>
        </w:rPr>
        <w:t>, admin,</w:t>
      </w:r>
      <w:r w:rsidR="008B0420" w:rsidRPr="00737016">
        <w:rPr>
          <w:rFonts w:ascii="Times New Roman" w:hAnsi="Times New Roman" w:cs="Times New Roman"/>
          <w:color w:val="0D0D0D"/>
          <w:sz w:val="28"/>
          <w:szCs w:val="28"/>
          <w:shd w:val="clear" w:color="auto" w:fill="FFFFFF"/>
        </w:rPr>
        <w:t xml:space="preserve"> techniciens et responsables de maintenance, est assurée de manière centralisée par l’administrateur. Le suivi des états des interventions de maintenance est plus adapté aux besoins de la société. La classification des équipements est assurée pour chaque projet ainsi que leurs détails de réalisation comme la date de début, de fin, les membres de l’équipe, le budget, etc. Des recherches personnalisées sur un équipement donné peuvent fournir des informations détaillées sur ses interventions avec la société. Le suivi des tâches est assuré selon leurs états : Tâches en cours, terminées, à planifier et en retard.</w:t>
      </w:r>
    </w:p>
    <w:p w14:paraId="2837EE0A" w14:textId="77777777" w:rsidR="00261F96" w:rsidRDefault="00261F96" w:rsidP="008B0420">
      <w:pPr>
        <w:pStyle w:val="ListParagraph"/>
        <w:ind w:left="1296"/>
        <w:rPr>
          <w:rFonts w:ascii="Times New Roman" w:hAnsi="Times New Roman" w:cs="Times New Roman"/>
          <w:color w:val="0D0D0D"/>
          <w:sz w:val="28"/>
          <w:szCs w:val="28"/>
          <w:shd w:val="clear" w:color="auto" w:fill="FFFFFF"/>
        </w:rPr>
      </w:pPr>
    </w:p>
    <w:p w14:paraId="20884D6E" w14:textId="77777777" w:rsidR="00737016" w:rsidRPr="00737016" w:rsidRDefault="00737016" w:rsidP="008B0420">
      <w:pPr>
        <w:pStyle w:val="ListParagraph"/>
        <w:ind w:left="1296"/>
        <w:rPr>
          <w:rFonts w:ascii="Times New Roman" w:hAnsi="Times New Roman" w:cs="Times New Roman"/>
          <w:color w:val="0D0D0D"/>
          <w:sz w:val="28"/>
          <w:szCs w:val="28"/>
          <w:shd w:val="clear" w:color="auto" w:fill="FFFFFF"/>
        </w:rPr>
      </w:pPr>
    </w:p>
    <w:p w14:paraId="5ACFA279" w14:textId="77777777" w:rsidR="00737016" w:rsidRPr="00737016" w:rsidRDefault="00737016" w:rsidP="00737016">
      <w:pPr>
        <w:pStyle w:val="ListParagraph"/>
        <w:numPr>
          <w:ilvl w:val="0"/>
          <w:numId w:val="3"/>
        </w:numPr>
        <w:ind w:left="0" w:hanging="426"/>
        <w:rPr>
          <w:rFonts w:ascii="Times New Roman" w:hAnsi="Times New Roman" w:cs="Times New Roman"/>
          <w:b/>
          <w:color w:val="0D0D0D"/>
          <w:sz w:val="28"/>
          <w:szCs w:val="28"/>
          <w:shd w:val="clear" w:color="auto" w:fill="FFFFFF"/>
        </w:rPr>
      </w:pPr>
      <w:r w:rsidRPr="00737016">
        <w:rPr>
          <w:rFonts w:ascii="Times New Roman" w:hAnsi="Times New Roman" w:cs="Times New Roman"/>
          <w:b/>
          <w:sz w:val="28"/>
          <w:szCs w:val="28"/>
        </w:rPr>
        <w:t>Planification et conduite du projet :</w:t>
      </w:r>
    </w:p>
    <w:p w14:paraId="6A98ED8C" w14:textId="77777777" w:rsidR="00737016" w:rsidRPr="00737016" w:rsidRDefault="00737016" w:rsidP="00737016">
      <w:pPr>
        <w:ind w:hanging="426"/>
        <w:rPr>
          <w:rFonts w:ascii="Times New Roman" w:hAnsi="Times New Roman" w:cs="Times New Roman"/>
          <w:b/>
          <w:color w:val="0D0D0D"/>
          <w:sz w:val="28"/>
          <w:szCs w:val="28"/>
          <w:shd w:val="clear" w:color="auto" w:fill="FFFFFF"/>
        </w:rPr>
      </w:pPr>
    </w:p>
    <w:p w14:paraId="07DDFBCA" w14:textId="312588A3" w:rsidR="00737016" w:rsidRPr="00737016" w:rsidRDefault="00737016" w:rsidP="00737016">
      <w:pPr>
        <w:ind w:hanging="426"/>
        <w:rPr>
          <w:rFonts w:ascii="Times New Roman" w:hAnsi="Times New Roman" w:cs="Times New Roman"/>
          <w:sz w:val="28"/>
          <w:szCs w:val="28"/>
        </w:rPr>
      </w:pPr>
      <w:r>
        <w:rPr>
          <w:rFonts w:ascii="Times New Roman" w:hAnsi="Times New Roman" w:cs="Times New Roman"/>
          <w:sz w:val="28"/>
          <w:szCs w:val="28"/>
        </w:rPr>
        <w:t xml:space="preserve">       </w:t>
      </w:r>
      <w:r w:rsidRPr="00737016">
        <w:rPr>
          <w:rFonts w:ascii="Times New Roman" w:hAnsi="Times New Roman" w:cs="Times New Roman"/>
          <w:sz w:val="28"/>
          <w:szCs w:val="28"/>
        </w:rPr>
        <w:t>La planification du projet est un outil indispensable pour bien gérer les différentes phases du projet en respectant les délais elle nous permet de :</w:t>
      </w:r>
    </w:p>
    <w:p w14:paraId="6A112562" w14:textId="5A9E91D2" w:rsidR="00737016" w:rsidRPr="004C7650" w:rsidRDefault="00737016" w:rsidP="004C7650">
      <w:pPr>
        <w:pStyle w:val="ListParagraph"/>
        <w:numPr>
          <w:ilvl w:val="0"/>
          <w:numId w:val="27"/>
        </w:numPr>
        <w:rPr>
          <w:rFonts w:ascii="Times New Roman" w:hAnsi="Times New Roman" w:cs="Times New Roman"/>
          <w:sz w:val="28"/>
          <w:szCs w:val="28"/>
        </w:rPr>
      </w:pPr>
      <w:r w:rsidRPr="004C7650">
        <w:rPr>
          <w:rFonts w:ascii="Times New Roman" w:hAnsi="Times New Roman" w:cs="Times New Roman"/>
          <w:sz w:val="28"/>
          <w:szCs w:val="28"/>
        </w:rPr>
        <w:t>Fixer les objectives.</w:t>
      </w:r>
    </w:p>
    <w:p w14:paraId="2ED418DD" w14:textId="27756A3A" w:rsidR="00737016" w:rsidRPr="004C7650" w:rsidRDefault="00737016" w:rsidP="004C7650">
      <w:pPr>
        <w:pStyle w:val="ListParagraph"/>
        <w:numPr>
          <w:ilvl w:val="0"/>
          <w:numId w:val="27"/>
        </w:numPr>
        <w:rPr>
          <w:rFonts w:ascii="Times New Roman" w:hAnsi="Times New Roman" w:cs="Times New Roman"/>
          <w:sz w:val="28"/>
          <w:szCs w:val="28"/>
        </w:rPr>
      </w:pPr>
      <w:r w:rsidRPr="004C7650">
        <w:rPr>
          <w:rFonts w:ascii="Times New Roman" w:hAnsi="Times New Roman" w:cs="Times New Roman"/>
          <w:sz w:val="28"/>
          <w:szCs w:val="28"/>
        </w:rPr>
        <w:t xml:space="preserve">Définir et organiser les ressources et moyennes. </w:t>
      </w:r>
    </w:p>
    <w:p w14:paraId="19CA9E38" w14:textId="08975BC7" w:rsidR="00737016" w:rsidRPr="004C7650" w:rsidRDefault="00737016" w:rsidP="004C7650">
      <w:pPr>
        <w:pStyle w:val="ListParagraph"/>
        <w:numPr>
          <w:ilvl w:val="0"/>
          <w:numId w:val="27"/>
        </w:numPr>
        <w:rPr>
          <w:rFonts w:ascii="Times New Roman" w:hAnsi="Times New Roman" w:cs="Times New Roman"/>
          <w:sz w:val="28"/>
          <w:szCs w:val="28"/>
        </w:rPr>
      </w:pPr>
      <w:r w:rsidRPr="004C7650">
        <w:rPr>
          <w:rFonts w:ascii="Times New Roman" w:hAnsi="Times New Roman" w:cs="Times New Roman"/>
          <w:sz w:val="28"/>
          <w:szCs w:val="28"/>
        </w:rPr>
        <w:t xml:space="preserve">Avoir un suivi des travaux et leurs états d’avancement. </w:t>
      </w:r>
    </w:p>
    <w:p w14:paraId="0D248C36" w14:textId="77DE94F8" w:rsidR="00737016" w:rsidRPr="004C7650" w:rsidRDefault="00737016" w:rsidP="004C7650">
      <w:pPr>
        <w:pStyle w:val="ListParagraph"/>
        <w:numPr>
          <w:ilvl w:val="0"/>
          <w:numId w:val="27"/>
        </w:numPr>
        <w:rPr>
          <w:rFonts w:ascii="Times New Roman" w:hAnsi="Times New Roman" w:cs="Times New Roman"/>
          <w:sz w:val="28"/>
          <w:szCs w:val="28"/>
        </w:rPr>
      </w:pPr>
      <w:r w:rsidRPr="004C7650">
        <w:rPr>
          <w:rFonts w:ascii="Times New Roman" w:hAnsi="Times New Roman" w:cs="Times New Roman"/>
          <w:sz w:val="28"/>
          <w:szCs w:val="28"/>
        </w:rPr>
        <w:t>Eliminer les risques de retard.</w:t>
      </w:r>
    </w:p>
    <w:p w14:paraId="4E239A21" w14:textId="101BF1CC" w:rsidR="00737016" w:rsidRDefault="00737016" w:rsidP="004C7650">
      <w:pPr>
        <w:pStyle w:val="ListParagraph"/>
        <w:numPr>
          <w:ilvl w:val="0"/>
          <w:numId w:val="27"/>
        </w:numPr>
        <w:rPr>
          <w:rFonts w:ascii="Times New Roman" w:hAnsi="Times New Roman" w:cs="Times New Roman"/>
          <w:sz w:val="28"/>
          <w:szCs w:val="28"/>
        </w:rPr>
      </w:pPr>
      <w:r w:rsidRPr="004C7650">
        <w:rPr>
          <w:rFonts w:ascii="Times New Roman" w:hAnsi="Times New Roman" w:cs="Times New Roman"/>
          <w:sz w:val="28"/>
          <w:szCs w:val="28"/>
        </w:rPr>
        <w:t>Ponctualité, respect des dates limites et une bonne gestion du temps. Dans ce cadre, nous avons utilisé le fameux Diagrammes de GANTT pour établir le planning de mon stage.</w:t>
      </w:r>
    </w:p>
    <w:p w14:paraId="1B17C972" w14:textId="77777777" w:rsidR="004C7650" w:rsidRPr="004C7650" w:rsidRDefault="004C7650" w:rsidP="004C7650">
      <w:pPr>
        <w:pStyle w:val="ListParagraph"/>
        <w:ind w:left="435"/>
        <w:rPr>
          <w:rFonts w:ascii="Times New Roman" w:hAnsi="Times New Roman" w:cs="Times New Roman"/>
          <w:sz w:val="28"/>
          <w:szCs w:val="28"/>
        </w:rPr>
      </w:pPr>
    </w:p>
    <w:p w14:paraId="46DCCBC4" w14:textId="5EA3BEFE" w:rsidR="00737016" w:rsidRPr="004C7650" w:rsidRDefault="00737016" w:rsidP="004C7650">
      <w:pPr>
        <w:pStyle w:val="ListParagraph"/>
        <w:numPr>
          <w:ilvl w:val="0"/>
          <w:numId w:val="29"/>
        </w:numPr>
        <w:rPr>
          <w:rFonts w:ascii="Times New Roman" w:hAnsi="Times New Roman" w:cs="Times New Roman"/>
          <w:sz w:val="28"/>
          <w:szCs w:val="28"/>
        </w:rPr>
      </w:pPr>
      <w:r w:rsidRPr="004C7650">
        <w:rPr>
          <w:rFonts w:ascii="Times New Roman" w:hAnsi="Times New Roman" w:cs="Times New Roman"/>
          <w:sz w:val="28"/>
          <w:szCs w:val="28"/>
        </w:rPr>
        <w:t>Ce diagramme est un outil qui permet de bien planifier le projet et avoir un suivi d’avancement en présentant l’enchainement et la durée des différentes tâches.</w:t>
      </w:r>
    </w:p>
    <w:p w14:paraId="37437631" w14:textId="77777777" w:rsidR="00971001" w:rsidRPr="00737016" w:rsidRDefault="00971001" w:rsidP="00737016">
      <w:pPr>
        <w:ind w:hanging="426"/>
        <w:rPr>
          <w:rFonts w:ascii="Times New Roman" w:hAnsi="Times New Roman" w:cs="Times New Roman"/>
          <w:sz w:val="28"/>
          <w:szCs w:val="28"/>
        </w:rPr>
      </w:pPr>
    </w:p>
    <w:p w14:paraId="499403F8" w14:textId="01E709C8" w:rsidR="009B7767" w:rsidRPr="00737016" w:rsidRDefault="00971001" w:rsidP="00971001">
      <w:pPr>
        <w:pStyle w:val="ListParagraph"/>
        <w:ind w:left="851" w:hanging="567"/>
        <w:rPr>
          <w:rFonts w:ascii="Times New Roman" w:hAnsi="Times New Roman" w:cs="Times New Roman"/>
          <w:color w:val="0D0D0D"/>
          <w:sz w:val="28"/>
          <w:szCs w:val="28"/>
          <w:shd w:val="clear" w:color="auto" w:fill="FFFFFF"/>
        </w:rPr>
      </w:pPr>
      <w:r>
        <w:rPr>
          <w:rFonts w:ascii="Times New Roman" w:hAnsi="Times New Roman" w:cs="Times New Roman"/>
          <w:noProof/>
          <w:color w:val="0D0D0D"/>
          <w:sz w:val="28"/>
          <w:szCs w:val="28"/>
          <w:shd w:val="clear" w:color="auto" w:fill="FFFFFF"/>
        </w:rPr>
        <w:drawing>
          <wp:inline distT="0" distB="0" distL="0" distR="0" wp14:anchorId="176EF7F4" wp14:editId="7E537C02">
            <wp:extent cx="5760720" cy="2580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ntt2.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580005"/>
                    </a:xfrm>
                    <a:prstGeom prst="rect">
                      <a:avLst/>
                    </a:prstGeom>
                  </pic:spPr>
                </pic:pic>
              </a:graphicData>
            </a:graphic>
          </wp:inline>
        </w:drawing>
      </w:r>
    </w:p>
    <w:p w14:paraId="2F72090F" w14:textId="27279F84" w:rsidR="009B7767" w:rsidRPr="00737016" w:rsidRDefault="00737016" w:rsidP="00737016">
      <w:pPr>
        <w:pStyle w:val="ListParagraph"/>
        <w:ind w:left="142"/>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 </w:t>
      </w:r>
    </w:p>
    <w:p w14:paraId="2CACE91C" w14:textId="77777777" w:rsidR="008B0420" w:rsidRPr="00737016" w:rsidRDefault="008B0420" w:rsidP="00737016">
      <w:pPr>
        <w:pStyle w:val="ListParagraph"/>
        <w:numPr>
          <w:ilvl w:val="0"/>
          <w:numId w:val="1"/>
        </w:numPr>
        <w:ind w:left="142"/>
        <w:rPr>
          <w:rFonts w:ascii="Times New Roman" w:hAnsi="Times New Roman" w:cs="Times New Roman"/>
          <w:b/>
          <w:color w:val="0D0D0D"/>
          <w:sz w:val="32"/>
          <w:szCs w:val="32"/>
          <w:shd w:val="clear" w:color="auto" w:fill="FFFFFF"/>
        </w:rPr>
      </w:pPr>
      <w:r w:rsidRPr="00737016">
        <w:rPr>
          <w:rFonts w:ascii="Times New Roman" w:hAnsi="Times New Roman" w:cs="Times New Roman"/>
          <w:b/>
          <w:color w:val="0D0D0D"/>
          <w:sz w:val="32"/>
          <w:szCs w:val="32"/>
          <w:shd w:val="clear" w:color="auto" w:fill="FFFFFF"/>
        </w:rPr>
        <w:t>Conclusion :</w:t>
      </w:r>
    </w:p>
    <w:p w14:paraId="46C3F646" w14:textId="305D2BFD" w:rsidR="008B0420" w:rsidRPr="004C7650" w:rsidRDefault="008B0420" w:rsidP="004C7650">
      <w:pPr>
        <w:ind w:firstLine="60"/>
        <w:rPr>
          <w:rFonts w:ascii="Times New Roman" w:hAnsi="Times New Roman" w:cs="Times New Roman"/>
          <w:color w:val="0D0D0D"/>
          <w:sz w:val="28"/>
          <w:szCs w:val="28"/>
          <w:shd w:val="clear" w:color="auto" w:fill="FFFFFF"/>
        </w:rPr>
      </w:pPr>
      <w:r w:rsidRPr="00737016">
        <w:rPr>
          <w:rFonts w:ascii="Times New Roman" w:hAnsi="Times New Roman" w:cs="Times New Roman"/>
          <w:color w:val="0D0D0D"/>
          <w:sz w:val="28"/>
          <w:szCs w:val="28"/>
          <w:shd w:val="clear" w:color="auto" w:fill="FFFFFF"/>
        </w:rPr>
        <w:t>Dans ce chapitre, nous avons présenté le cadre général de projet. Nous avons fait l’étude et l’analyse de l’existant pour pouvoir proposer une solution sous forme d’une application web qui couvre les limites des projets similaires. Dans le deuxième chapitre, nous allons faire la spécification des besoins fonctionnels et non fonctionnels ainsi que le Framework agile suivi.</w:t>
      </w:r>
    </w:p>
    <w:p w14:paraId="66CBA3BC" w14:textId="44D260E9" w:rsidR="008B0420" w:rsidRPr="00096C03" w:rsidRDefault="008B0420" w:rsidP="008B0420">
      <w:pPr>
        <w:rPr>
          <w:rFonts w:ascii="Times New Roman" w:hAnsi="Times New Roman" w:cs="Times New Roman"/>
          <w:b/>
          <w:sz w:val="32"/>
          <w:szCs w:val="32"/>
        </w:rPr>
      </w:pPr>
      <w:r w:rsidRPr="00096C03">
        <w:rPr>
          <w:rFonts w:ascii="Times New Roman" w:hAnsi="Times New Roman" w:cs="Times New Roman"/>
          <w:b/>
          <w:sz w:val="32"/>
          <w:szCs w:val="32"/>
        </w:rPr>
        <w:lastRenderedPageBreak/>
        <w:t>Chapitre2 :</w:t>
      </w:r>
      <w:r w:rsidRPr="00096C03">
        <w:rPr>
          <w:rFonts w:ascii="Times New Roman" w:hAnsi="Times New Roman" w:cs="Times New Roman"/>
          <w:sz w:val="32"/>
          <w:szCs w:val="32"/>
        </w:rPr>
        <w:t xml:space="preserve"> </w:t>
      </w:r>
      <w:r w:rsidRPr="00096C03">
        <w:rPr>
          <w:rFonts w:ascii="Times New Roman" w:hAnsi="Times New Roman" w:cs="Times New Roman"/>
          <w:b/>
          <w:sz w:val="32"/>
          <w:szCs w:val="32"/>
        </w:rPr>
        <w:t>Spécification des besoins et pilotage du projet avec Scrum</w:t>
      </w:r>
    </w:p>
    <w:p w14:paraId="55DCAA07" w14:textId="77777777" w:rsidR="009B7767" w:rsidRPr="00096C03" w:rsidRDefault="009B7767" w:rsidP="008B0420">
      <w:pPr>
        <w:rPr>
          <w:rFonts w:ascii="Times New Roman" w:hAnsi="Times New Roman" w:cs="Times New Roman"/>
          <w:b/>
          <w:sz w:val="32"/>
          <w:szCs w:val="32"/>
        </w:rPr>
      </w:pPr>
    </w:p>
    <w:p w14:paraId="2D554801" w14:textId="77777777" w:rsidR="008B0420" w:rsidRPr="00096C03" w:rsidRDefault="008B0420" w:rsidP="00714C00">
      <w:pPr>
        <w:pStyle w:val="ListParagraph"/>
        <w:numPr>
          <w:ilvl w:val="0"/>
          <w:numId w:val="5"/>
        </w:numPr>
        <w:ind w:left="0" w:firstLine="0"/>
        <w:rPr>
          <w:rFonts w:ascii="Times New Roman" w:hAnsi="Times New Roman" w:cs="Times New Roman"/>
          <w:b/>
          <w:sz w:val="32"/>
          <w:szCs w:val="32"/>
        </w:rPr>
      </w:pPr>
      <w:r w:rsidRPr="00096C03">
        <w:rPr>
          <w:rFonts w:ascii="Times New Roman" w:hAnsi="Times New Roman" w:cs="Times New Roman"/>
          <w:b/>
          <w:sz w:val="32"/>
          <w:szCs w:val="32"/>
        </w:rPr>
        <w:t>Introduction :</w:t>
      </w:r>
    </w:p>
    <w:p w14:paraId="3BB806A3" w14:textId="77777777" w:rsidR="008B0420" w:rsidRPr="00096C03" w:rsidRDefault="008B0420" w:rsidP="00096C03">
      <w:pPr>
        <w:pStyle w:val="ListParagraph"/>
        <w:ind w:left="0"/>
        <w:rPr>
          <w:rFonts w:ascii="Times New Roman" w:hAnsi="Times New Roman" w:cs="Times New Roman"/>
          <w:sz w:val="32"/>
          <w:szCs w:val="32"/>
        </w:rPr>
      </w:pPr>
    </w:p>
    <w:p w14:paraId="2A5FDA25" w14:textId="392D51D4" w:rsidR="009B7767" w:rsidRDefault="008B0420" w:rsidP="00714C00">
      <w:pPr>
        <w:pStyle w:val="ListParagraph"/>
        <w:numPr>
          <w:ilvl w:val="0"/>
          <w:numId w:val="6"/>
        </w:numPr>
        <w:ind w:left="0" w:firstLine="0"/>
        <w:rPr>
          <w:rFonts w:ascii="Times New Roman" w:hAnsi="Times New Roman" w:cs="Times New Roman"/>
          <w:b/>
          <w:sz w:val="28"/>
          <w:szCs w:val="28"/>
        </w:rPr>
      </w:pPr>
      <w:r w:rsidRPr="00096C03">
        <w:rPr>
          <w:rFonts w:ascii="Times New Roman" w:hAnsi="Times New Roman" w:cs="Times New Roman"/>
          <w:b/>
          <w:sz w:val="28"/>
          <w:szCs w:val="28"/>
        </w:rPr>
        <w:t>Identification des acteurs :</w:t>
      </w:r>
    </w:p>
    <w:p w14:paraId="1AA91513" w14:textId="77777777" w:rsidR="00683707" w:rsidRPr="00096C03" w:rsidRDefault="00683707" w:rsidP="00683707">
      <w:pPr>
        <w:pStyle w:val="ListParagraph"/>
        <w:ind w:left="0"/>
        <w:rPr>
          <w:rFonts w:ascii="Times New Roman" w:hAnsi="Times New Roman" w:cs="Times New Roman"/>
          <w:b/>
          <w:sz w:val="28"/>
          <w:szCs w:val="28"/>
        </w:rPr>
      </w:pPr>
    </w:p>
    <w:p w14:paraId="36AD32B0" w14:textId="77777777" w:rsidR="008B0420" w:rsidRPr="00683707" w:rsidRDefault="008B0420" w:rsidP="00096C03">
      <w:pPr>
        <w:pStyle w:val="ListParagraph"/>
        <w:ind w:left="0"/>
        <w:rPr>
          <w:rFonts w:ascii="Times New Roman" w:hAnsi="Times New Roman" w:cs="Times New Roman"/>
          <w:sz w:val="28"/>
          <w:szCs w:val="28"/>
        </w:rPr>
      </w:pPr>
      <w:r w:rsidRPr="00683707">
        <w:rPr>
          <w:rFonts w:ascii="Times New Roman" w:hAnsi="Times New Roman" w:cs="Times New Roman"/>
          <w:sz w:val="28"/>
          <w:szCs w:val="28"/>
        </w:rPr>
        <w:t xml:space="preserve">Un acteur dans une </w:t>
      </w:r>
      <w:r w:rsidRPr="004C7650">
        <w:rPr>
          <w:rFonts w:ascii="Times New Roman" w:hAnsi="Times New Roman" w:cs="Times New Roman"/>
          <w:sz w:val="28"/>
          <w:szCs w:val="28"/>
        </w:rPr>
        <w:t>application</w:t>
      </w:r>
      <w:r w:rsidRPr="00683707">
        <w:rPr>
          <w:rFonts w:ascii="Times New Roman" w:hAnsi="Times New Roman" w:cs="Times New Roman"/>
          <w:sz w:val="28"/>
          <w:szCs w:val="28"/>
        </w:rPr>
        <w:t xml:space="preserve"> est une entité externe qui interagit avec le système [1].</w:t>
      </w:r>
    </w:p>
    <w:p w14:paraId="60E127D7" w14:textId="27177D5F" w:rsidR="008B0420" w:rsidRDefault="008B0420" w:rsidP="00096C03">
      <w:pPr>
        <w:pStyle w:val="ListParagraph"/>
        <w:ind w:left="0"/>
        <w:rPr>
          <w:rFonts w:ascii="Times New Roman" w:hAnsi="Times New Roman" w:cs="Times New Roman"/>
          <w:sz w:val="28"/>
          <w:szCs w:val="28"/>
        </w:rPr>
      </w:pPr>
      <w:r w:rsidRPr="00683707">
        <w:rPr>
          <w:rFonts w:ascii="Times New Roman" w:hAnsi="Times New Roman" w:cs="Times New Roman"/>
          <w:sz w:val="28"/>
          <w:szCs w:val="28"/>
        </w:rPr>
        <w:t>Les trois types d’acteurs de l’Application de gestion de maintenance assisté par un ordinateur que nous proposons sont les suivants :</w:t>
      </w:r>
    </w:p>
    <w:p w14:paraId="4B3178C2" w14:textId="77777777" w:rsidR="008737E1" w:rsidRPr="00683707" w:rsidRDefault="008737E1" w:rsidP="00096C03">
      <w:pPr>
        <w:pStyle w:val="ListParagraph"/>
        <w:ind w:left="0"/>
        <w:rPr>
          <w:rFonts w:ascii="Times New Roman" w:hAnsi="Times New Roman" w:cs="Times New Roman"/>
          <w:sz w:val="28"/>
          <w:szCs w:val="28"/>
        </w:rPr>
      </w:pPr>
    </w:p>
    <w:p w14:paraId="38C24710" w14:textId="25006C6F" w:rsidR="008B0420" w:rsidRPr="004C7650" w:rsidRDefault="008B0420" w:rsidP="004C7650">
      <w:pPr>
        <w:pStyle w:val="ListParagraph"/>
        <w:numPr>
          <w:ilvl w:val="0"/>
          <w:numId w:val="7"/>
        </w:numPr>
        <w:ind w:left="567"/>
        <w:jc w:val="both"/>
        <w:rPr>
          <w:rFonts w:ascii="Times New Roman" w:hAnsi="Times New Roman" w:cs="Times New Roman"/>
          <w:sz w:val="28"/>
          <w:szCs w:val="28"/>
        </w:rPr>
      </w:pPr>
      <w:r w:rsidRPr="004C7650">
        <w:rPr>
          <w:rFonts w:ascii="Times New Roman" w:hAnsi="Times New Roman" w:cs="Times New Roman"/>
          <w:b/>
          <w:sz w:val="28"/>
          <w:szCs w:val="28"/>
        </w:rPr>
        <w:t>Administrateur</w:t>
      </w:r>
      <w:r w:rsidR="00096C03" w:rsidRPr="004C7650">
        <w:rPr>
          <w:rFonts w:ascii="Times New Roman" w:hAnsi="Times New Roman" w:cs="Times New Roman"/>
          <w:b/>
          <w:sz w:val="28"/>
          <w:szCs w:val="28"/>
        </w:rPr>
        <w:t> :</w:t>
      </w:r>
      <w:r w:rsidR="00DD11CD">
        <w:rPr>
          <w:rFonts w:ascii="Times New Roman" w:hAnsi="Times New Roman" w:cs="Times New Roman"/>
          <w:sz w:val="28"/>
          <w:szCs w:val="28"/>
        </w:rPr>
        <w:t xml:space="preserve"> </w:t>
      </w:r>
      <w:r w:rsidR="00DD11CD" w:rsidRPr="00DD11CD">
        <w:rPr>
          <w:rFonts w:ascii="Times New Roman" w:hAnsi="Times New Roman" w:cs="Times New Roman"/>
          <w:sz w:val="28"/>
          <w:szCs w:val="28"/>
        </w:rPr>
        <w:t>C’est l’acteur principale dans notre application, il a le droit d’accéder à tous les menus</w:t>
      </w:r>
      <w:r w:rsidR="004C7650">
        <w:rPr>
          <w:rFonts w:ascii="Times New Roman" w:hAnsi="Times New Roman" w:cs="Times New Roman"/>
          <w:sz w:val="28"/>
          <w:szCs w:val="28"/>
        </w:rPr>
        <w:t xml:space="preserve"> </w:t>
      </w:r>
      <w:r w:rsidR="00DD11CD" w:rsidRPr="004C7650">
        <w:rPr>
          <w:rFonts w:ascii="Times New Roman" w:hAnsi="Times New Roman" w:cs="Times New Roman"/>
          <w:sz w:val="28"/>
          <w:szCs w:val="28"/>
        </w:rPr>
        <w:t>de l’application.</w:t>
      </w:r>
    </w:p>
    <w:p w14:paraId="102CF021" w14:textId="78D59562" w:rsidR="008B0420" w:rsidRPr="004C7650" w:rsidRDefault="008B0420" w:rsidP="004C7650">
      <w:pPr>
        <w:pStyle w:val="ListParagraph"/>
        <w:numPr>
          <w:ilvl w:val="0"/>
          <w:numId w:val="7"/>
        </w:numPr>
        <w:ind w:left="567"/>
        <w:rPr>
          <w:rFonts w:ascii="Times New Roman" w:hAnsi="Times New Roman" w:cs="Times New Roman"/>
          <w:sz w:val="28"/>
          <w:szCs w:val="28"/>
        </w:rPr>
      </w:pPr>
      <w:r w:rsidRPr="004C7650">
        <w:rPr>
          <w:rFonts w:ascii="Times New Roman" w:hAnsi="Times New Roman" w:cs="Times New Roman"/>
          <w:b/>
          <w:sz w:val="28"/>
          <w:szCs w:val="28"/>
        </w:rPr>
        <w:t>Technicien</w:t>
      </w:r>
      <w:r w:rsidR="002C2F63">
        <w:rPr>
          <w:rFonts w:ascii="Times New Roman" w:hAnsi="Times New Roman" w:cs="Times New Roman"/>
          <w:sz w:val="28"/>
          <w:szCs w:val="28"/>
        </w:rPr>
        <w:t> :</w:t>
      </w:r>
      <w:r w:rsidR="00DD11CD" w:rsidRPr="00DD11CD">
        <w:t xml:space="preserve"> </w:t>
      </w:r>
      <w:r w:rsidR="00DD11CD" w:rsidRPr="00DD11CD">
        <w:rPr>
          <w:rFonts w:ascii="Times New Roman" w:hAnsi="Times New Roman" w:cs="Times New Roman"/>
          <w:sz w:val="28"/>
          <w:szCs w:val="28"/>
        </w:rPr>
        <w:t>C’est l’acteur secondaire dans notre application, il a le droit d'accéder à tous les menus</w:t>
      </w:r>
      <w:r w:rsidR="004C7650">
        <w:rPr>
          <w:rFonts w:ascii="Times New Roman" w:hAnsi="Times New Roman" w:cs="Times New Roman"/>
          <w:sz w:val="28"/>
          <w:szCs w:val="28"/>
        </w:rPr>
        <w:t xml:space="preserve"> </w:t>
      </w:r>
      <w:r w:rsidR="00DD11CD" w:rsidRPr="004C7650">
        <w:rPr>
          <w:rFonts w:ascii="Times New Roman" w:hAnsi="Times New Roman" w:cs="Times New Roman"/>
          <w:sz w:val="28"/>
          <w:szCs w:val="28"/>
        </w:rPr>
        <w:t>de l’application sauf celui de gestion des utilisateurs et consultation du profil utilisateur.</w:t>
      </w:r>
    </w:p>
    <w:p w14:paraId="13C6531A" w14:textId="533FB69C" w:rsidR="00577EA7" w:rsidRPr="004C7650" w:rsidRDefault="00DD11CD" w:rsidP="004C7650">
      <w:pPr>
        <w:pStyle w:val="ListParagraph"/>
        <w:numPr>
          <w:ilvl w:val="0"/>
          <w:numId w:val="7"/>
        </w:numPr>
        <w:ind w:left="567"/>
        <w:rPr>
          <w:rFonts w:ascii="Times New Roman" w:hAnsi="Times New Roman" w:cs="Times New Roman"/>
          <w:sz w:val="28"/>
          <w:szCs w:val="28"/>
        </w:rPr>
      </w:pPr>
      <w:r w:rsidRPr="004C7650">
        <w:rPr>
          <w:rFonts w:ascii="Times New Roman" w:hAnsi="Times New Roman" w:cs="Times New Roman"/>
          <w:b/>
          <w:sz w:val="28"/>
          <w:szCs w:val="28"/>
        </w:rPr>
        <w:t>Chef</w:t>
      </w:r>
      <w:r>
        <w:rPr>
          <w:rFonts w:ascii="Times New Roman" w:hAnsi="Times New Roman" w:cs="Times New Roman"/>
          <w:sz w:val="28"/>
          <w:szCs w:val="28"/>
        </w:rPr>
        <w:t xml:space="preserve"> </w:t>
      </w:r>
      <w:r w:rsidRPr="004C7650">
        <w:rPr>
          <w:rFonts w:ascii="Times New Roman" w:hAnsi="Times New Roman" w:cs="Times New Roman"/>
          <w:b/>
          <w:sz w:val="28"/>
          <w:szCs w:val="28"/>
        </w:rPr>
        <w:t>d’équipe</w:t>
      </w:r>
      <w:r>
        <w:rPr>
          <w:rFonts w:ascii="Times New Roman" w:hAnsi="Times New Roman" w:cs="Times New Roman"/>
          <w:sz w:val="28"/>
          <w:szCs w:val="28"/>
        </w:rPr>
        <w:t> :</w:t>
      </w:r>
      <w:r w:rsidRPr="00DD11CD">
        <w:t xml:space="preserve"> </w:t>
      </w:r>
      <w:r w:rsidRPr="00DD11CD">
        <w:rPr>
          <w:rFonts w:ascii="Times New Roman" w:hAnsi="Times New Roman" w:cs="Times New Roman"/>
          <w:sz w:val="28"/>
          <w:szCs w:val="28"/>
        </w:rPr>
        <w:t>C’est l’acteur secondaire dans notre application, il a le droit d'accéder à tous les menus</w:t>
      </w:r>
      <w:r w:rsidR="004C7650">
        <w:rPr>
          <w:rFonts w:ascii="Times New Roman" w:hAnsi="Times New Roman" w:cs="Times New Roman"/>
          <w:sz w:val="28"/>
          <w:szCs w:val="28"/>
        </w:rPr>
        <w:t xml:space="preserve"> </w:t>
      </w:r>
      <w:r w:rsidRPr="004C7650">
        <w:rPr>
          <w:rFonts w:ascii="Times New Roman" w:hAnsi="Times New Roman" w:cs="Times New Roman"/>
          <w:sz w:val="28"/>
          <w:szCs w:val="28"/>
        </w:rPr>
        <w:t>de l’application sauf celui de gestion des utilisateurs et consultation du profil utilisateur, il a le droit</w:t>
      </w:r>
      <w:r w:rsidR="004C7650" w:rsidRPr="004C7650">
        <w:rPr>
          <w:rFonts w:ascii="Times New Roman" w:hAnsi="Times New Roman" w:cs="Times New Roman"/>
          <w:sz w:val="28"/>
          <w:szCs w:val="28"/>
        </w:rPr>
        <w:t xml:space="preserve"> </w:t>
      </w:r>
      <w:r w:rsidRPr="004C7650">
        <w:rPr>
          <w:rFonts w:ascii="Times New Roman" w:hAnsi="Times New Roman" w:cs="Times New Roman"/>
          <w:sz w:val="28"/>
          <w:szCs w:val="28"/>
        </w:rPr>
        <w:t>de consulter les interventions, gérer l’utilisation de stock.</w:t>
      </w:r>
    </w:p>
    <w:p w14:paraId="2111C18E" w14:textId="77777777" w:rsidR="00577EA7" w:rsidRPr="00577EA7" w:rsidRDefault="00577EA7" w:rsidP="00096C03">
      <w:pPr>
        <w:pStyle w:val="ListParagraph"/>
        <w:ind w:left="0"/>
        <w:rPr>
          <w:rFonts w:ascii="Segoe UI" w:hAnsi="Segoe UI" w:cs="Segoe UI"/>
          <w:sz w:val="28"/>
          <w:szCs w:val="28"/>
        </w:rPr>
      </w:pPr>
    </w:p>
    <w:p w14:paraId="637F0115" w14:textId="4F98F187" w:rsidR="008B0420" w:rsidRPr="00683707" w:rsidRDefault="008B0420" w:rsidP="00714C00">
      <w:pPr>
        <w:pStyle w:val="ListParagraph"/>
        <w:numPr>
          <w:ilvl w:val="0"/>
          <w:numId w:val="5"/>
        </w:numPr>
        <w:ind w:left="0" w:hanging="142"/>
        <w:rPr>
          <w:rFonts w:ascii="Times New Roman" w:hAnsi="Times New Roman" w:cs="Times New Roman"/>
          <w:b/>
          <w:sz w:val="32"/>
          <w:szCs w:val="32"/>
        </w:rPr>
      </w:pPr>
      <w:r w:rsidRPr="00683707">
        <w:rPr>
          <w:rFonts w:ascii="Times New Roman" w:hAnsi="Times New Roman" w:cs="Times New Roman"/>
          <w:b/>
          <w:sz w:val="32"/>
          <w:szCs w:val="32"/>
        </w:rPr>
        <w:t xml:space="preserve"> Spécification des besoins :</w:t>
      </w:r>
    </w:p>
    <w:p w14:paraId="3976AA80" w14:textId="77777777" w:rsidR="009B7767" w:rsidRPr="00683707" w:rsidRDefault="009B7767" w:rsidP="00096C03">
      <w:pPr>
        <w:pStyle w:val="ListParagraph"/>
        <w:ind w:left="0" w:hanging="142"/>
        <w:rPr>
          <w:rFonts w:ascii="Times New Roman" w:hAnsi="Times New Roman" w:cs="Times New Roman"/>
          <w:b/>
          <w:sz w:val="32"/>
          <w:szCs w:val="32"/>
        </w:rPr>
      </w:pPr>
    </w:p>
    <w:p w14:paraId="41B6898E" w14:textId="42DE4BCD" w:rsidR="006F19B2" w:rsidRPr="00683707" w:rsidRDefault="006F19B2" w:rsidP="00714C00">
      <w:pPr>
        <w:pStyle w:val="ListParagraph"/>
        <w:numPr>
          <w:ilvl w:val="0"/>
          <w:numId w:val="9"/>
        </w:numPr>
        <w:ind w:left="0" w:hanging="142"/>
        <w:rPr>
          <w:rFonts w:ascii="Times New Roman" w:hAnsi="Times New Roman" w:cs="Times New Roman"/>
          <w:b/>
          <w:sz w:val="28"/>
          <w:szCs w:val="28"/>
        </w:rPr>
      </w:pPr>
      <w:r w:rsidRPr="00683707">
        <w:rPr>
          <w:rFonts w:ascii="Times New Roman" w:hAnsi="Times New Roman" w:cs="Times New Roman"/>
          <w:b/>
          <w:sz w:val="28"/>
          <w:szCs w:val="28"/>
        </w:rPr>
        <w:t>Spécification des besoins fonctionnels :</w:t>
      </w:r>
    </w:p>
    <w:p w14:paraId="650EBD87" w14:textId="77777777" w:rsidR="00577EA7" w:rsidRPr="00683707" w:rsidRDefault="00577EA7" w:rsidP="00683707">
      <w:pPr>
        <w:pStyle w:val="ListParagraph"/>
        <w:ind w:left="0" w:hanging="142"/>
        <w:rPr>
          <w:rFonts w:ascii="Times New Roman" w:hAnsi="Times New Roman" w:cs="Times New Roman"/>
          <w:b/>
          <w:sz w:val="28"/>
          <w:szCs w:val="28"/>
        </w:rPr>
      </w:pPr>
    </w:p>
    <w:p w14:paraId="62778604" w14:textId="20D35906" w:rsidR="003C563D" w:rsidRPr="00683707" w:rsidRDefault="006C0977" w:rsidP="00683707">
      <w:pPr>
        <w:rPr>
          <w:rFonts w:ascii="Times New Roman" w:hAnsi="Times New Roman" w:cs="Times New Roman"/>
          <w:sz w:val="28"/>
          <w:szCs w:val="28"/>
        </w:rPr>
      </w:pPr>
      <w:r w:rsidRPr="00683707">
        <w:rPr>
          <w:rFonts w:ascii="Times New Roman" w:hAnsi="Times New Roman" w:cs="Times New Roman"/>
          <w:sz w:val="28"/>
          <w:szCs w:val="28"/>
        </w:rPr>
        <w:t>Il s'agit des fonctionnalités du système. Ce sont les besoins spécifiant un comportement d'entrée / sortie du Système. Le système à concevoir doit permettre à l’utilisateur d’effectuer les opérations suivantes</w:t>
      </w:r>
      <w:r w:rsidR="00683707">
        <w:rPr>
          <w:rFonts w:ascii="Times New Roman" w:hAnsi="Times New Roman" w:cs="Times New Roman"/>
          <w:sz w:val="28"/>
          <w:szCs w:val="28"/>
        </w:rPr>
        <w:t> :</w:t>
      </w:r>
    </w:p>
    <w:p w14:paraId="740EEF80" w14:textId="77777777" w:rsidR="00683707" w:rsidRDefault="00683707" w:rsidP="00714C00">
      <w:pPr>
        <w:pStyle w:val="ListParagraph"/>
        <w:numPr>
          <w:ilvl w:val="0"/>
          <w:numId w:val="21"/>
        </w:numPr>
        <w:tabs>
          <w:tab w:val="left" w:pos="567"/>
        </w:tabs>
        <w:ind w:left="142" w:hanging="284"/>
        <w:rPr>
          <w:rFonts w:ascii="Times New Roman" w:hAnsi="Times New Roman" w:cs="Times New Roman"/>
          <w:sz w:val="28"/>
          <w:szCs w:val="28"/>
        </w:rPr>
      </w:pPr>
      <w:r w:rsidRPr="00683707">
        <w:rPr>
          <w:rFonts w:ascii="Times New Roman" w:hAnsi="Times New Roman" w:cs="Times New Roman"/>
          <w:b/>
          <w:sz w:val="28"/>
          <w:szCs w:val="28"/>
        </w:rPr>
        <w:t xml:space="preserve">Gestion des utilisateurs </w:t>
      </w:r>
      <w:r w:rsidRPr="00683707">
        <w:rPr>
          <w:rFonts w:ascii="Times New Roman" w:hAnsi="Times New Roman" w:cs="Times New Roman"/>
          <w:sz w:val="28"/>
          <w:szCs w:val="28"/>
        </w:rPr>
        <w:t>:</w:t>
      </w:r>
    </w:p>
    <w:p w14:paraId="6019C1C0" w14:textId="2DDF8C1D" w:rsidR="00683707" w:rsidRPr="00683707" w:rsidRDefault="00683707" w:rsidP="00683707">
      <w:pPr>
        <w:pStyle w:val="ListParagraph"/>
        <w:tabs>
          <w:tab w:val="left" w:pos="567"/>
        </w:tabs>
        <w:ind w:left="142"/>
        <w:rPr>
          <w:rFonts w:ascii="Times New Roman" w:hAnsi="Times New Roman" w:cs="Times New Roman"/>
          <w:sz w:val="28"/>
          <w:szCs w:val="28"/>
        </w:rPr>
      </w:pPr>
      <w:r w:rsidRPr="00683707">
        <w:rPr>
          <w:rFonts w:ascii="Times New Roman" w:hAnsi="Times New Roman" w:cs="Times New Roman"/>
          <w:sz w:val="28"/>
          <w:szCs w:val="28"/>
        </w:rPr>
        <w:t xml:space="preserve"> </w:t>
      </w:r>
      <w:proofErr w:type="gramStart"/>
      <w:r w:rsidRPr="00683707">
        <w:rPr>
          <w:rFonts w:ascii="Times New Roman" w:hAnsi="Times New Roman" w:cs="Times New Roman"/>
          <w:sz w:val="28"/>
          <w:szCs w:val="28"/>
        </w:rPr>
        <w:t>il</w:t>
      </w:r>
      <w:proofErr w:type="gramEnd"/>
      <w:r w:rsidRPr="00683707">
        <w:rPr>
          <w:rFonts w:ascii="Times New Roman" w:hAnsi="Times New Roman" w:cs="Times New Roman"/>
          <w:sz w:val="28"/>
          <w:szCs w:val="28"/>
        </w:rPr>
        <w:t xml:space="preserve"> s'agit d'un outil permettant d'effectuer les opérations de gestion telles que l'ajout, la suppression, la modification et la consultation des informations caractérisant chacun des utilisateurs.</w:t>
      </w:r>
    </w:p>
    <w:p w14:paraId="33914B72" w14:textId="77777777" w:rsidR="00683707" w:rsidRDefault="00683707" w:rsidP="00714C00">
      <w:pPr>
        <w:pStyle w:val="ListParagraph"/>
        <w:numPr>
          <w:ilvl w:val="0"/>
          <w:numId w:val="21"/>
        </w:numPr>
        <w:tabs>
          <w:tab w:val="left" w:pos="567"/>
        </w:tabs>
        <w:ind w:left="142" w:hanging="284"/>
        <w:rPr>
          <w:rFonts w:ascii="Times New Roman" w:hAnsi="Times New Roman" w:cs="Times New Roman"/>
          <w:b/>
          <w:sz w:val="28"/>
          <w:szCs w:val="28"/>
        </w:rPr>
      </w:pPr>
      <w:r w:rsidRPr="00683707">
        <w:rPr>
          <w:rFonts w:ascii="Times New Roman" w:hAnsi="Times New Roman" w:cs="Times New Roman"/>
          <w:b/>
          <w:sz w:val="28"/>
          <w:szCs w:val="28"/>
        </w:rPr>
        <w:t>Gestion des travaux :</w:t>
      </w:r>
    </w:p>
    <w:p w14:paraId="38CEA328" w14:textId="7C06FFD3" w:rsidR="00683707" w:rsidRPr="00683707" w:rsidRDefault="00683707" w:rsidP="00683707">
      <w:pPr>
        <w:pStyle w:val="ListParagraph"/>
        <w:tabs>
          <w:tab w:val="left" w:pos="567"/>
        </w:tabs>
        <w:ind w:left="142"/>
        <w:rPr>
          <w:rFonts w:ascii="Times New Roman" w:hAnsi="Times New Roman" w:cs="Times New Roman"/>
          <w:b/>
          <w:sz w:val="28"/>
          <w:szCs w:val="28"/>
        </w:rPr>
      </w:pPr>
      <w:r w:rsidRPr="00683707">
        <w:rPr>
          <w:rFonts w:ascii="Times New Roman" w:hAnsi="Times New Roman" w:cs="Times New Roman"/>
          <w:b/>
          <w:sz w:val="28"/>
          <w:szCs w:val="28"/>
        </w:rPr>
        <w:t xml:space="preserve"> </w:t>
      </w:r>
      <w:proofErr w:type="gramStart"/>
      <w:r w:rsidRPr="00683707">
        <w:rPr>
          <w:rFonts w:ascii="Times New Roman" w:hAnsi="Times New Roman" w:cs="Times New Roman"/>
          <w:sz w:val="28"/>
          <w:szCs w:val="28"/>
        </w:rPr>
        <w:t>l'application</w:t>
      </w:r>
      <w:proofErr w:type="gramEnd"/>
      <w:r w:rsidRPr="00683707">
        <w:rPr>
          <w:rFonts w:ascii="Times New Roman" w:hAnsi="Times New Roman" w:cs="Times New Roman"/>
          <w:sz w:val="28"/>
          <w:szCs w:val="28"/>
        </w:rPr>
        <w:t xml:space="preserve"> permet :</w:t>
      </w:r>
    </w:p>
    <w:p w14:paraId="6A55FDAF" w14:textId="77777777" w:rsidR="00683707" w:rsidRPr="00683707" w:rsidRDefault="00683707" w:rsidP="00683707">
      <w:pPr>
        <w:tabs>
          <w:tab w:val="left" w:pos="567"/>
        </w:tabs>
        <w:ind w:left="142" w:hanging="284"/>
        <w:rPr>
          <w:rFonts w:ascii="Times New Roman" w:hAnsi="Times New Roman" w:cs="Times New Roman"/>
          <w:sz w:val="28"/>
          <w:szCs w:val="28"/>
        </w:rPr>
      </w:pPr>
      <w:r w:rsidRPr="00683707">
        <w:rPr>
          <w:rFonts w:ascii="Times New Roman" w:hAnsi="Times New Roman" w:cs="Times New Roman"/>
          <w:b/>
          <w:sz w:val="28"/>
          <w:szCs w:val="28"/>
        </w:rPr>
        <w:t xml:space="preserve"> </w:t>
      </w:r>
      <w:r w:rsidRPr="00683707">
        <w:rPr>
          <w:rFonts w:ascii="Times New Roman" w:hAnsi="Times New Roman" w:cs="Times New Roman"/>
          <w:b/>
          <w:sz w:val="28"/>
          <w:szCs w:val="28"/>
        </w:rPr>
        <w:tab/>
      </w:r>
      <w:r w:rsidRPr="00683707">
        <w:rPr>
          <w:rFonts w:ascii="Times New Roman" w:hAnsi="Times New Roman" w:cs="Times New Roman"/>
          <w:sz w:val="28"/>
          <w:szCs w:val="28"/>
        </w:rPr>
        <w:t xml:space="preserve"> - La gestion des ordres d'intervention.</w:t>
      </w:r>
    </w:p>
    <w:p w14:paraId="7FF21FB3" w14:textId="60EA2A29" w:rsidR="00683707" w:rsidRPr="00683707" w:rsidRDefault="00683707" w:rsidP="00683707">
      <w:pPr>
        <w:tabs>
          <w:tab w:val="left" w:pos="567"/>
        </w:tabs>
        <w:ind w:left="142" w:hanging="284"/>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683707">
        <w:rPr>
          <w:rFonts w:ascii="Times New Roman" w:hAnsi="Times New Roman" w:cs="Times New Roman"/>
          <w:sz w:val="28"/>
          <w:szCs w:val="28"/>
        </w:rPr>
        <w:t>- La gestion de la maintenance préventive.</w:t>
      </w:r>
    </w:p>
    <w:p w14:paraId="06B72345" w14:textId="2A6CE024" w:rsidR="00683707" w:rsidRPr="00683707" w:rsidRDefault="00683707" w:rsidP="00683707">
      <w:pPr>
        <w:tabs>
          <w:tab w:val="left" w:pos="567"/>
        </w:tabs>
        <w:ind w:left="142" w:hanging="284"/>
        <w:rPr>
          <w:rFonts w:ascii="Times New Roman" w:hAnsi="Times New Roman" w:cs="Times New Roman"/>
          <w:sz w:val="28"/>
          <w:szCs w:val="28"/>
        </w:rPr>
      </w:pPr>
      <w:r>
        <w:rPr>
          <w:rFonts w:ascii="Times New Roman" w:hAnsi="Times New Roman" w:cs="Times New Roman"/>
          <w:sz w:val="28"/>
          <w:szCs w:val="28"/>
        </w:rPr>
        <w:t xml:space="preserve">    </w:t>
      </w:r>
      <w:r w:rsidRPr="00683707">
        <w:rPr>
          <w:rFonts w:ascii="Times New Roman" w:hAnsi="Times New Roman" w:cs="Times New Roman"/>
          <w:sz w:val="28"/>
          <w:szCs w:val="28"/>
        </w:rPr>
        <w:t>- La gestion des contrats de sous-traitance.</w:t>
      </w:r>
    </w:p>
    <w:p w14:paraId="1D1CC2B3" w14:textId="77777777" w:rsidR="00683707" w:rsidRDefault="00683707" w:rsidP="00714C00">
      <w:pPr>
        <w:pStyle w:val="ListParagraph"/>
        <w:numPr>
          <w:ilvl w:val="0"/>
          <w:numId w:val="22"/>
        </w:numPr>
        <w:tabs>
          <w:tab w:val="left" w:pos="567"/>
        </w:tabs>
        <w:spacing w:line="256" w:lineRule="auto"/>
        <w:ind w:left="142" w:hanging="284"/>
        <w:rPr>
          <w:rFonts w:ascii="Times New Roman" w:hAnsi="Times New Roman" w:cs="Times New Roman"/>
          <w:sz w:val="28"/>
          <w:szCs w:val="28"/>
        </w:rPr>
      </w:pPr>
      <w:r w:rsidRPr="00683707">
        <w:rPr>
          <w:rFonts w:ascii="Times New Roman" w:hAnsi="Times New Roman" w:cs="Times New Roman"/>
          <w:b/>
          <w:sz w:val="28"/>
          <w:szCs w:val="28"/>
        </w:rPr>
        <w:t xml:space="preserve">Consultation des statistiques des équipements </w:t>
      </w:r>
      <w:r w:rsidRPr="00683707">
        <w:rPr>
          <w:rFonts w:ascii="Times New Roman" w:hAnsi="Times New Roman" w:cs="Times New Roman"/>
          <w:sz w:val="28"/>
          <w:szCs w:val="28"/>
        </w:rPr>
        <w:t>:</w:t>
      </w:r>
    </w:p>
    <w:p w14:paraId="3AD0D0AE" w14:textId="7FAD56F3" w:rsidR="00683707" w:rsidRPr="00683707" w:rsidRDefault="00683707" w:rsidP="00683707">
      <w:pPr>
        <w:pStyle w:val="ListParagraph"/>
        <w:tabs>
          <w:tab w:val="left" w:pos="567"/>
        </w:tabs>
        <w:spacing w:line="256" w:lineRule="auto"/>
        <w:ind w:left="142"/>
        <w:rPr>
          <w:rFonts w:ascii="Times New Roman" w:hAnsi="Times New Roman" w:cs="Times New Roman"/>
          <w:sz w:val="28"/>
          <w:szCs w:val="28"/>
        </w:rPr>
      </w:pPr>
      <w:r w:rsidRPr="00683707">
        <w:rPr>
          <w:rFonts w:ascii="Times New Roman" w:hAnsi="Times New Roman" w:cs="Times New Roman"/>
          <w:sz w:val="28"/>
          <w:szCs w:val="28"/>
        </w:rPr>
        <w:t xml:space="preserve"> </w:t>
      </w:r>
      <w:r w:rsidR="004C7650">
        <w:rPr>
          <w:rFonts w:ascii="Times New Roman" w:hAnsi="Times New Roman" w:cs="Times New Roman"/>
          <w:sz w:val="28"/>
          <w:szCs w:val="28"/>
        </w:rPr>
        <w:t>L</w:t>
      </w:r>
      <w:r w:rsidRPr="00683707">
        <w:rPr>
          <w:rFonts w:ascii="Times New Roman" w:hAnsi="Times New Roman" w:cs="Times New Roman"/>
          <w:sz w:val="28"/>
          <w:szCs w:val="28"/>
        </w:rPr>
        <w:t>'application fournit une vue permettant à un utilisateur de consulter les statistiques des coûts de maintenance.</w:t>
      </w:r>
    </w:p>
    <w:p w14:paraId="30022EED" w14:textId="77777777" w:rsidR="00683707" w:rsidRPr="00683707" w:rsidRDefault="00683707" w:rsidP="00714C00">
      <w:pPr>
        <w:pStyle w:val="ListParagraph"/>
        <w:numPr>
          <w:ilvl w:val="0"/>
          <w:numId w:val="22"/>
        </w:numPr>
        <w:tabs>
          <w:tab w:val="left" w:pos="567"/>
        </w:tabs>
        <w:spacing w:line="256" w:lineRule="auto"/>
        <w:ind w:left="142" w:hanging="284"/>
        <w:rPr>
          <w:rFonts w:ascii="Times New Roman" w:hAnsi="Times New Roman" w:cs="Times New Roman"/>
          <w:sz w:val="28"/>
          <w:szCs w:val="28"/>
        </w:rPr>
      </w:pPr>
      <w:r w:rsidRPr="00683707">
        <w:rPr>
          <w:rFonts w:ascii="Times New Roman" w:hAnsi="Times New Roman" w:cs="Times New Roman"/>
          <w:b/>
          <w:sz w:val="28"/>
          <w:szCs w:val="28"/>
        </w:rPr>
        <w:t>Consultation de l'historique des agents :</w:t>
      </w:r>
    </w:p>
    <w:p w14:paraId="77E2690B" w14:textId="34457E58" w:rsidR="00683707" w:rsidRPr="00683707" w:rsidRDefault="00683707" w:rsidP="00683707">
      <w:pPr>
        <w:pStyle w:val="ListParagraph"/>
        <w:tabs>
          <w:tab w:val="left" w:pos="567"/>
        </w:tabs>
        <w:spacing w:line="256" w:lineRule="auto"/>
        <w:ind w:left="142"/>
        <w:rPr>
          <w:rFonts w:ascii="Times New Roman" w:hAnsi="Times New Roman" w:cs="Times New Roman"/>
          <w:sz w:val="28"/>
          <w:szCs w:val="28"/>
        </w:rPr>
      </w:pPr>
      <w:r w:rsidRPr="00683707">
        <w:rPr>
          <w:rFonts w:ascii="Times New Roman" w:hAnsi="Times New Roman" w:cs="Times New Roman"/>
          <w:b/>
          <w:sz w:val="28"/>
          <w:szCs w:val="28"/>
        </w:rPr>
        <w:t xml:space="preserve"> </w:t>
      </w:r>
      <w:r w:rsidR="004C7650">
        <w:rPr>
          <w:rFonts w:ascii="Times New Roman" w:hAnsi="Times New Roman" w:cs="Times New Roman"/>
          <w:sz w:val="28"/>
          <w:szCs w:val="28"/>
        </w:rPr>
        <w:t>L</w:t>
      </w:r>
      <w:r w:rsidRPr="00683707">
        <w:rPr>
          <w:rFonts w:ascii="Times New Roman" w:hAnsi="Times New Roman" w:cs="Times New Roman"/>
          <w:sz w:val="28"/>
          <w:szCs w:val="28"/>
        </w:rPr>
        <w:t>'application permet au responsable de voir les activités réalisées dans le système, ordonnées par date.</w:t>
      </w:r>
    </w:p>
    <w:p w14:paraId="4811BD4F" w14:textId="77777777" w:rsidR="00683707" w:rsidRDefault="00683707" w:rsidP="00714C00">
      <w:pPr>
        <w:pStyle w:val="ListParagraph"/>
        <w:numPr>
          <w:ilvl w:val="0"/>
          <w:numId w:val="22"/>
        </w:numPr>
        <w:tabs>
          <w:tab w:val="left" w:pos="567"/>
        </w:tabs>
        <w:ind w:left="142" w:hanging="284"/>
        <w:rPr>
          <w:rFonts w:ascii="Times New Roman" w:hAnsi="Times New Roman" w:cs="Times New Roman"/>
          <w:sz w:val="28"/>
          <w:szCs w:val="28"/>
        </w:rPr>
      </w:pPr>
      <w:r w:rsidRPr="00683707">
        <w:rPr>
          <w:rFonts w:ascii="Times New Roman" w:hAnsi="Times New Roman" w:cs="Times New Roman"/>
          <w:b/>
          <w:sz w:val="28"/>
          <w:szCs w:val="28"/>
        </w:rPr>
        <w:t>Gestion de la documentation technique</w:t>
      </w:r>
      <w:r w:rsidRPr="00683707">
        <w:rPr>
          <w:rFonts w:ascii="Times New Roman" w:hAnsi="Times New Roman" w:cs="Times New Roman"/>
          <w:sz w:val="28"/>
          <w:szCs w:val="28"/>
        </w:rPr>
        <w:t xml:space="preserve"> : </w:t>
      </w:r>
    </w:p>
    <w:p w14:paraId="43E4AFED" w14:textId="007E7CF4" w:rsidR="00683707" w:rsidRPr="00683707" w:rsidRDefault="004C7650" w:rsidP="00683707">
      <w:pPr>
        <w:pStyle w:val="ListParagraph"/>
        <w:tabs>
          <w:tab w:val="left" w:pos="567"/>
        </w:tabs>
        <w:ind w:left="142"/>
        <w:rPr>
          <w:rFonts w:ascii="Times New Roman" w:hAnsi="Times New Roman" w:cs="Times New Roman"/>
          <w:sz w:val="28"/>
          <w:szCs w:val="28"/>
        </w:rPr>
      </w:pPr>
      <w:r>
        <w:rPr>
          <w:rFonts w:ascii="Times New Roman" w:hAnsi="Times New Roman" w:cs="Times New Roman"/>
          <w:sz w:val="28"/>
          <w:szCs w:val="28"/>
        </w:rPr>
        <w:t>C</w:t>
      </w:r>
      <w:r w:rsidR="00683707" w:rsidRPr="00683707">
        <w:rPr>
          <w:rFonts w:ascii="Times New Roman" w:hAnsi="Times New Roman" w:cs="Times New Roman"/>
          <w:sz w:val="28"/>
          <w:szCs w:val="28"/>
        </w:rPr>
        <w:t xml:space="preserve">e module est l'équivalent d'un    gestionnaire bibliographique grâce auquel il est possible de faire la saisie et la recherche d’informations </w:t>
      </w:r>
    </w:p>
    <w:p w14:paraId="4F9B8A33" w14:textId="77777777" w:rsidR="00683707" w:rsidRPr="00683707" w:rsidRDefault="00683707" w:rsidP="00714C00">
      <w:pPr>
        <w:pStyle w:val="ListParagraph"/>
        <w:numPr>
          <w:ilvl w:val="0"/>
          <w:numId w:val="22"/>
        </w:numPr>
        <w:tabs>
          <w:tab w:val="left" w:pos="567"/>
        </w:tabs>
        <w:ind w:left="142" w:hanging="284"/>
        <w:rPr>
          <w:rFonts w:ascii="Times New Roman" w:hAnsi="Times New Roman" w:cs="Times New Roman"/>
          <w:sz w:val="28"/>
          <w:szCs w:val="28"/>
        </w:rPr>
      </w:pPr>
      <w:r w:rsidRPr="00683707">
        <w:rPr>
          <w:rFonts w:ascii="Times New Roman" w:hAnsi="Times New Roman" w:cs="Times New Roman"/>
          <w:b/>
          <w:sz w:val="28"/>
          <w:szCs w:val="28"/>
        </w:rPr>
        <w:t>Gestion des achats :</w:t>
      </w:r>
    </w:p>
    <w:p w14:paraId="373DE459" w14:textId="2A5977B6" w:rsidR="00683707" w:rsidRPr="00683707" w:rsidRDefault="00683707" w:rsidP="00683707">
      <w:pPr>
        <w:pStyle w:val="ListParagraph"/>
        <w:tabs>
          <w:tab w:val="left" w:pos="567"/>
        </w:tabs>
        <w:ind w:left="142"/>
        <w:rPr>
          <w:rFonts w:ascii="Times New Roman" w:hAnsi="Times New Roman" w:cs="Times New Roman"/>
          <w:sz w:val="28"/>
          <w:szCs w:val="28"/>
        </w:rPr>
      </w:pPr>
      <w:r w:rsidRPr="00683707">
        <w:rPr>
          <w:rFonts w:ascii="Times New Roman" w:hAnsi="Times New Roman" w:cs="Times New Roman"/>
          <w:sz w:val="28"/>
          <w:szCs w:val="28"/>
        </w:rPr>
        <w:t xml:space="preserve"> </w:t>
      </w:r>
      <w:r w:rsidR="004C7650">
        <w:rPr>
          <w:rFonts w:ascii="Times New Roman" w:hAnsi="Times New Roman" w:cs="Times New Roman"/>
          <w:sz w:val="28"/>
          <w:szCs w:val="28"/>
        </w:rPr>
        <w:t>L</w:t>
      </w:r>
      <w:r w:rsidRPr="00683707">
        <w:rPr>
          <w:rFonts w:ascii="Times New Roman" w:hAnsi="Times New Roman" w:cs="Times New Roman"/>
          <w:sz w:val="28"/>
          <w:szCs w:val="28"/>
        </w:rPr>
        <w:t>’application permet</w:t>
      </w:r>
      <w:r w:rsidR="004C7650">
        <w:rPr>
          <w:rFonts w:ascii="Times New Roman" w:hAnsi="Times New Roman" w:cs="Times New Roman"/>
          <w:sz w:val="28"/>
          <w:szCs w:val="28"/>
        </w:rPr>
        <w:t> :</w:t>
      </w:r>
    </w:p>
    <w:p w14:paraId="5C6E0E96" w14:textId="7DD26C99" w:rsidR="00683707" w:rsidRPr="00683707" w:rsidRDefault="004C7650" w:rsidP="00683707">
      <w:pPr>
        <w:tabs>
          <w:tab w:val="left" w:pos="567"/>
        </w:tabs>
        <w:ind w:left="142" w:hanging="284"/>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683707" w:rsidRPr="00683707">
        <w:rPr>
          <w:rFonts w:ascii="Times New Roman" w:hAnsi="Times New Roman" w:cs="Times New Roman"/>
          <w:sz w:val="28"/>
          <w:szCs w:val="28"/>
        </w:rPr>
        <w:t>- la gestion du bon de commande</w:t>
      </w:r>
    </w:p>
    <w:p w14:paraId="05326BAF" w14:textId="066B7220" w:rsidR="00683707" w:rsidRPr="00683707" w:rsidRDefault="00683707" w:rsidP="00683707">
      <w:pPr>
        <w:tabs>
          <w:tab w:val="left" w:pos="567"/>
        </w:tabs>
        <w:ind w:left="142" w:hanging="284"/>
        <w:rPr>
          <w:rFonts w:ascii="Times New Roman" w:hAnsi="Times New Roman" w:cs="Times New Roman"/>
          <w:sz w:val="28"/>
          <w:szCs w:val="28"/>
        </w:rPr>
      </w:pPr>
      <w:r w:rsidRPr="00683707">
        <w:rPr>
          <w:rFonts w:ascii="Times New Roman" w:hAnsi="Times New Roman" w:cs="Times New Roman"/>
          <w:sz w:val="28"/>
          <w:szCs w:val="28"/>
        </w:rPr>
        <w:t xml:space="preserve"> </w:t>
      </w:r>
      <w:r w:rsidR="004C7650">
        <w:rPr>
          <w:rFonts w:ascii="Times New Roman" w:hAnsi="Times New Roman" w:cs="Times New Roman"/>
          <w:sz w:val="28"/>
          <w:szCs w:val="28"/>
        </w:rPr>
        <w:tab/>
      </w:r>
      <w:r w:rsidR="004C7650">
        <w:rPr>
          <w:rFonts w:ascii="Times New Roman" w:hAnsi="Times New Roman" w:cs="Times New Roman"/>
          <w:sz w:val="28"/>
          <w:szCs w:val="28"/>
        </w:rPr>
        <w:tab/>
      </w:r>
      <w:r w:rsidR="004C7650">
        <w:rPr>
          <w:rFonts w:ascii="Times New Roman" w:hAnsi="Times New Roman" w:cs="Times New Roman"/>
          <w:sz w:val="28"/>
          <w:szCs w:val="28"/>
        </w:rPr>
        <w:tab/>
      </w:r>
      <w:r w:rsidRPr="00683707">
        <w:rPr>
          <w:rFonts w:ascii="Times New Roman" w:hAnsi="Times New Roman" w:cs="Times New Roman"/>
          <w:sz w:val="28"/>
          <w:szCs w:val="28"/>
        </w:rPr>
        <w:t xml:space="preserve">- la gestion du bon de sortie </w:t>
      </w:r>
    </w:p>
    <w:p w14:paraId="7A59CE38" w14:textId="6665B410" w:rsidR="00683707" w:rsidRPr="00683707" w:rsidRDefault="004C7650" w:rsidP="00683707">
      <w:pPr>
        <w:tabs>
          <w:tab w:val="left" w:pos="567"/>
        </w:tabs>
        <w:ind w:left="142" w:hanging="284"/>
        <w:rPr>
          <w:rFonts w:ascii="Times New Roman" w:hAnsi="Times New Roman" w:cs="Times New Roman"/>
          <w:sz w:val="28"/>
          <w:szCs w:val="28"/>
        </w:rPr>
      </w:pPr>
      <w:r>
        <w:rPr>
          <w:rFonts w:ascii="Times New Roman" w:hAnsi="Times New Roman" w:cs="Times New Roman"/>
          <w:sz w:val="28"/>
          <w:szCs w:val="28"/>
        </w:rPr>
        <w:tab/>
        <w:t xml:space="preserve">       </w:t>
      </w:r>
      <w:r>
        <w:rPr>
          <w:rFonts w:ascii="Times New Roman" w:hAnsi="Times New Roman" w:cs="Times New Roman"/>
          <w:sz w:val="28"/>
          <w:szCs w:val="28"/>
        </w:rPr>
        <w:tab/>
      </w:r>
      <w:r w:rsidR="00683707" w:rsidRPr="00683707">
        <w:rPr>
          <w:rFonts w:ascii="Times New Roman" w:hAnsi="Times New Roman" w:cs="Times New Roman"/>
          <w:sz w:val="28"/>
          <w:szCs w:val="28"/>
        </w:rPr>
        <w:t>- la gestion du bon de réception</w:t>
      </w:r>
    </w:p>
    <w:p w14:paraId="62493CA4" w14:textId="74325403" w:rsidR="00683707" w:rsidRPr="00683707" w:rsidRDefault="00683707" w:rsidP="004C7650">
      <w:pPr>
        <w:tabs>
          <w:tab w:val="left" w:pos="567"/>
        </w:tabs>
        <w:ind w:left="426" w:hanging="284"/>
        <w:rPr>
          <w:rFonts w:ascii="Times New Roman" w:hAnsi="Times New Roman" w:cs="Times New Roman"/>
          <w:sz w:val="28"/>
          <w:szCs w:val="28"/>
        </w:rPr>
      </w:pPr>
      <w:r w:rsidRPr="00683707">
        <w:rPr>
          <w:rFonts w:ascii="Times New Roman" w:hAnsi="Times New Roman" w:cs="Times New Roman"/>
          <w:sz w:val="28"/>
          <w:szCs w:val="28"/>
        </w:rPr>
        <w:t xml:space="preserve"> </w:t>
      </w:r>
      <w:r w:rsidR="004C7650">
        <w:rPr>
          <w:rFonts w:ascii="Times New Roman" w:hAnsi="Times New Roman" w:cs="Times New Roman"/>
          <w:sz w:val="28"/>
          <w:szCs w:val="28"/>
        </w:rPr>
        <w:tab/>
      </w:r>
      <w:r w:rsidR="004C7650">
        <w:rPr>
          <w:rFonts w:ascii="Times New Roman" w:hAnsi="Times New Roman" w:cs="Times New Roman"/>
          <w:sz w:val="28"/>
          <w:szCs w:val="28"/>
        </w:rPr>
        <w:tab/>
      </w:r>
      <w:r w:rsidR="004C7650">
        <w:rPr>
          <w:rFonts w:ascii="Times New Roman" w:hAnsi="Times New Roman" w:cs="Times New Roman"/>
          <w:sz w:val="28"/>
          <w:szCs w:val="28"/>
        </w:rPr>
        <w:tab/>
      </w:r>
      <w:r w:rsidRPr="00683707">
        <w:rPr>
          <w:rFonts w:ascii="Times New Roman" w:hAnsi="Times New Roman" w:cs="Times New Roman"/>
          <w:sz w:val="28"/>
          <w:szCs w:val="28"/>
        </w:rPr>
        <w:t>- la gestion du bon de livraison</w:t>
      </w:r>
    </w:p>
    <w:p w14:paraId="494A7BEC" w14:textId="77777777" w:rsidR="00683707" w:rsidRDefault="00683707" w:rsidP="00714C00">
      <w:pPr>
        <w:pStyle w:val="ListParagraph"/>
        <w:numPr>
          <w:ilvl w:val="0"/>
          <w:numId w:val="23"/>
        </w:numPr>
        <w:tabs>
          <w:tab w:val="left" w:pos="567"/>
        </w:tabs>
        <w:ind w:left="142" w:hanging="284"/>
        <w:rPr>
          <w:rFonts w:ascii="Times New Roman" w:hAnsi="Times New Roman" w:cs="Times New Roman"/>
          <w:sz w:val="28"/>
          <w:szCs w:val="28"/>
        </w:rPr>
      </w:pPr>
      <w:r w:rsidRPr="00683707">
        <w:rPr>
          <w:rFonts w:ascii="Times New Roman" w:hAnsi="Times New Roman" w:cs="Times New Roman"/>
          <w:b/>
          <w:sz w:val="28"/>
          <w:szCs w:val="28"/>
        </w:rPr>
        <w:t>Gestion des stocks :</w:t>
      </w:r>
      <w:r w:rsidRPr="00683707">
        <w:rPr>
          <w:rFonts w:ascii="Times New Roman" w:hAnsi="Times New Roman" w:cs="Times New Roman"/>
          <w:sz w:val="28"/>
          <w:szCs w:val="28"/>
        </w:rPr>
        <w:t xml:space="preserve"> </w:t>
      </w:r>
    </w:p>
    <w:p w14:paraId="2EA85AFD" w14:textId="1D11A743" w:rsidR="00683707" w:rsidRPr="00683707" w:rsidRDefault="00683707" w:rsidP="00683707">
      <w:pPr>
        <w:pStyle w:val="ListParagraph"/>
        <w:tabs>
          <w:tab w:val="left" w:pos="567"/>
        </w:tabs>
        <w:ind w:left="142"/>
        <w:rPr>
          <w:rFonts w:ascii="Times New Roman" w:hAnsi="Times New Roman" w:cs="Times New Roman"/>
          <w:sz w:val="28"/>
          <w:szCs w:val="28"/>
        </w:rPr>
      </w:pPr>
      <w:r w:rsidRPr="00683707">
        <w:rPr>
          <w:rFonts w:ascii="Times New Roman" w:hAnsi="Times New Roman" w:cs="Times New Roman"/>
          <w:sz w:val="28"/>
          <w:szCs w:val="28"/>
        </w:rPr>
        <w:t>Ce module doit contenir tous les outils nécessaires pour une gestion rigoureuse du magasin :</w:t>
      </w:r>
    </w:p>
    <w:p w14:paraId="0BB7559C" w14:textId="4D0629D2" w:rsidR="00683707" w:rsidRPr="00683707" w:rsidRDefault="00683707" w:rsidP="004C7650">
      <w:pPr>
        <w:tabs>
          <w:tab w:val="left" w:pos="567"/>
        </w:tabs>
        <w:ind w:left="567"/>
        <w:rPr>
          <w:rFonts w:ascii="Times New Roman" w:hAnsi="Times New Roman" w:cs="Times New Roman"/>
          <w:sz w:val="28"/>
          <w:szCs w:val="28"/>
        </w:rPr>
      </w:pPr>
      <w:r w:rsidRPr="00683707">
        <w:rPr>
          <w:rFonts w:ascii="Times New Roman" w:hAnsi="Times New Roman" w:cs="Times New Roman"/>
          <w:sz w:val="28"/>
          <w:szCs w:val="28"/>
        </w:rPr>
        <w:t xml:space="preserve"> </w:t>
      </w:r>
      <w:r w:rsidR="004C7650">
        <w:rPr>
          <w:rFonts w:ascii="Times New Roman" w:hAnsi="Times New Roman" w:cs="Times New Roman"/>
          <w:sz w:val="28"/>
          <w:szCs w:val="28"/>
        </w:rPr>
        <w:t xml:space="preserve"> </w:t>
      </w:r>
      <w:r w:rsidRPr="00683707">
        <w:rPr>
          <w:rFonts w:ascii="Times New Roman" w:hAnsi="Times New Roman" w:cs="Times New Roman"/>
          <w:sz w:val="28"/>
          <w:szCs w:val="28"/>
        </w:rPr>
        <w:t>- La saisie des informations sur les produits.</w:t>
      </w:r>
    </w:p>
    <w:p w14:paraId="135BEFE8" w14:textId="7D465477" w:rsidR="00683707" w:rsidRPr="00683707" w:rsidRDefault="004C7650" w:rsidP="004C7650">
      <w:pPr>
        <w:tabs>
          <w:tab w:val="left" w:pos="567"/>
        </w:tabs>
        <w:ind w:left="567"/>
        <w:rPr>
          <w:rFonts w:ascii="Times New Roman" w:hAnsi="Times New Roman" w:cs="Times New Roman"/>
          <w:sz w:val="28"/>
          <w:szCs w:val="28"/>
        </w:rPr>
      </w:pPr>
      <w:r>
        <w:rPr>
          <w:rFonts w:ascii="Times New Roman" w:hAnsi="Times New Roman" w:cs="Times New Roman"/>
          <w:sz w:val="28"/>
          <w:szCs w:val="28"/>
        </w:rPr>
        <w:t xml:space="preserve"> </w:t>
      </w:r>
      <w:r w:rsidR="00683707" w:rsidRPr="00683707">
        <w:rPr>
          <w:rFonts w:ascii="Times New Roman" w:hAnsi="Times New Roman" w:cs="Times New Roman"/>
          <w:sz w:val="28"/>
          <w:szCs w:val="28"/>
        </w:rPr>
        <w:t>- La vérification/ mise à jour de l'inventaire physique.</w:t>
      </w:r>
    </w:p>
    <w:p w14:paraId="490F4D87" w14:textId="77777777" w:rsidR="00683707" w:rsidRPr="00683707" w:rsidRDefault="00683707" w:rsidP="004C7650">
      <w:pPr>
        <w:tabs>
          <w:tab w:val="left" w:pos="567"/>
        </w:tabs>
        <w:ind w:left="567"/>
        <w:rPr>
          <w:rFonts w:ascii="Times New Roman" w:hAnsi="Times New Roman" w:cs="Times New Roman"/>
          <w:sz w:val="28"/>
          <w:szCs w:val="28"/>
        </w:rPr>
      </w:pPr>
      <w:r w:rsidRPr="00683707">
        <w:rPr>
          <w:rFonts w:ascii="Times New Roman" w:hAnsi="Times New Roman" w:cs="Times New Roman"/>
          <w:sz w:val="28"/>
          <w:szCs w:val="28"/>
        </w:rPr>
        <w:t xml:space="preserve"> - La gestion des bons de commande.</w:t>
      </w:r>
    </w:p>
    <w:p w14:paraId="6B1E215C" w14:textId="77777777" w:rsidR="00683707" w:rsidRPr="00683707" w:rsidRDefault="00683707" w:rsidP="004C7650">
      <w:pPr>
        <w:tabs>
          <w:tab w:val="left" w:pos="567"/>
        </w:tabs>
        <w:ind w:left="567"/>
        <w:rPr>
          <w:rFonts w:ascii="Times New Roman" w:hAnsi="Times New Roman" w:cs="Times New Roman"/>
          <w:sz w:val="28"/>
          <w:szCs w:val="28"/>
        </w:rPr>
      </w:pPr>
      <w:r w:rsidRPr="00683707">
        <w:rPr>
          <w:rFonts w:ascii="Times New Roman" w:hAnsi="Times New Roman" w:cs="Times New Roman"/>
          <w:sz w:val="28"/>
          <w:szCs w:val="28"/>
        </w:rPr>
        <w:t xml:space="preserve"> - La gestion des fournisseurs et des sous-traitants. </w:t>
      </w:r>
    </w:p>
    <w:p w14:paraId="7F99ED27" w14:textId="409A6C11" w:rsidR="009B7767" w:rsidRPr="00683707" w:rsidRDefault="00683707" w:rsidP="004C7650">
      <w:pPr>
        <w:tabs>
          <w:tab w:val="left" w:pos="567"/>
        </w:tabs>
        <w:ind w:left="567"/>
        <w:rPr>
          <w:rFonts w:ascii="Times New Roman" w:hAnsi="Times New Roman" w:cs="Times New Roman"/>
          <w:sz w:val="28"/>
          <w:szCs w:val="28"/>
        </w:rPr>
      </w:pPr>
      <w:r w:rsidRPr="00683707">
        <w:rPr>
          <w:rFonts w:ascii="Times New Roman" w:hAnsi="Times New Roman" w:cs="Times New Roman"/>
          <w:sz w:val="28"/>
          <w:szCs w:val="28"/>
        </w:rPr>
        <w:t>- La gestion des entrées et des sorties.</w:t>
      </w:r>
    </w:p>
    <w:p w14:paraId="0253E977" w14:textId="6B5970DA" w:rsidR="003C563D" w:rsidRPr="00683707" w:rsidRDefault="003C563D" w:rsidP="00714C00">
      <w:pPr>
        <w:pStyle w:val="ListParagraph"/>
        <w:numPr>
          <w:ilvl w:val="0"/>
          <w:numId w:val="9"/>
        </w:numPr>
        <w:ind w:left="0" w:firstLine="0"/>
        <w:rPr>
          <w:rFonts w:ascii="Times New Roman" w:hAnsi="Times New Roman" w:cs="Times New Roman"/>
          <w:b/>
          <w:sz w:val="28"/>
          <w:szCs w:val="28"/>
        </w:rPr>
      </w:pPr>
      <w:r w:rsidRPr="00683707">
        <w:rPr>
          <w:rFonts w:ascii="Times New Roman" w:hAnsi="Times New Roman" w:cs="Times New Roman"/>
          <w:b/>
          <w:sz w:val="28"/>
          <w:szCs w:val="28"/>
        </w:rPr>
        <w:t>Spécification des besoins non fonctionnel</w:t>
      </w:r>
      <w:r w:rsidR="00AB6D8E" w:rsidRPr="00683707">
        <w:rPr>
          <w:rFonts w:ascii="Times New Roman" w:hAnsi="Times New Roman" w:cs="Times New Roman"/>
          <w:b/>
          <w:sz w:val="28"/>
          <w:szCs w:val="28"/>
        </w:rPr>
        <w:t>s</w:t>
      </w:r>
      <w:r w:rsidRPr="00683707">
        <w:rPr>
          <w:rFonts w:ascii="Times New Roman" w:hAnsi="Times New Roman" w:cs="Times New Roman"/>
          <w:b/>
          <w:sz w:val="28"/>
          <w:szCs w:val="28"/>
        </w:rPr>
        <w:t> :</w:t>
      </w:r>
    </w:p>
    <w:p w14:paraId="5F64F193" w14:textId="77777777" w:rsidR="00387E52" w:rsidRPr="00683707" w:rsidRDefault="00387E52" w:rsidP="00683707">
      <w:pPr>
        <w:pStyle w:val="ListParagraph"/>
        <w:ind w:left="0"/>
        <w:jc w:val="both"/>
        <w:rPr>
          <w:rFonts w:ascii="Times New Roman" w:hAnsi="Times New Roman" w:cs="Times New Roman"/>
          <w:b/>
          <w:sz w:val="28"/>
          <w:szCs w:val="28"/>
        </w:rPr>
      </w:pPr>
    </w:p>
    <w:p w14:paraId="127C4E13" w14:textId="57D98C7A" w:rsidR="009E5F67" w:rsidRDefault="00387E52" w:rsidP="009E5F67">
      <w:pPr>
        <w:pStyle w:val="ListParagraph"/>
        <w:ind w:left="0"/>
        <w:jc w:val="both"/>
        <w:rPr>
          <w:rFonts w:ascii="Times New Roman" w:hAnsi="Times New Roman" w:cs="Times New Roman"/>
          <w:sz w:val="28"/>
          <w:szCs w:val="28"/>
        </w:rPr>
      </w:pPr>
      <w:r w:rsidRPr="00683707">
        <w:rPr>
          <w:rFonts w:ascii="Times New Roman" w:hAnsi="Times New Roman" w:cs="Times New Roman"/>
          <w:sz w:val="28"/>
          <w:szCs w:val="28"/>
        </w:rPr>
        <w:t>Les besoins non fonctionnels concernent les contraintes à prendre en considération pour mettre en place une solution adéquate aux attentes des concepteurs des architectures dynamiques. Notre application doit nécessairement assurer ces besoins :</w:t>
      </w:r>
    </w:p>
    <w:p w14:paraId="4FEF1071" w14:textId="77777777" w:rsidR="009E5F67" w:rsidRPr="009E5F67" w:rsidRDefault="009E5F67" w:rsidP="009E5F67">
      <w:pPr>
        <w:pStyle w:val="ListParagraph"/>
        <w:ind w:left="0"/>
        <w:jc w:val="both"/>
        <w:rPr>
          <w:rFonts w:ascii="Times New Roman" w:hAnsi="Times New Roman" w:cs="Times New Roman"/>
          <w:sz w:val="28"/>
          <w:szCs w:val="28"/>
        </w:rPr>
      </w:pPr>
    </w:p>
    <w:p w14:paraId="0E4E0BD0" w14:textId="77777777" w:rsidR="009E5F67" w:rsidRPr="009E5F67" w:rsidRDefault="009E5F67" w:rsidP="00714C00">
      <w:pPr>
        <w:pStyle w:val="ListParagraph"/>
        <w:numPr>
          <w:ilvl w:val="0"/>
          <w:numId w:val="24"/>
        </w:numPr>
        <w:spacing w:line="256" w:lineRule="auto"/>
        <w:ind w:left="0" w:firstLine="0"/>
        <w:rPr>
          <w:rFonts w:ascii="Times New Roman" w:hAnsi="Times New Roman" w:cs="Times New Roman"/>
          <w:sz w:val="28"/>
          <w:szCs w:val="28"/>
        </w:rPr>
      </w:pPr>
      <w:r w:rsidRPr="009E5F67">
        <w:rPr>
          <w:rFonts w:ascii="Times New Roman" w:hAnsi="Times New Roman" w:cs="Times New Roman"/>
          <w:b/>
          <w:sz w:val="28"/>
          <w:szCs w:val="28"/>
        </w:rPr>
        <w:lastRenderedPageBreak/>
        <w:t>L'extensibilité :</w:t>
      </w:r>
      <w:r w:rsidRPr="009E5F67">
        <w:rPr>
          <w:rFonts w:ascii="Times New Roman" w:hAnsi="Times New Roman" w:cs="Times New Roman"/>
          <w:sz w:val="28"/>
          <w:szCs w:val="28"/>
        </w:rPr>
        <w:t xml:space="preserve"> dans le cadre de ce travail, l'application devra être extensible, c'est-à-dire qu'il devra être possible d'ajouter ou de modifier de nouvelles fonctionnalités.</w:t>
      </w:r>
    </w:p>
    <w:p w14:paraId="6327F411" w14:textId="77777777" w:rsidR="009E5F67" w:rsidRPr="009E5F67" w:rsidRDefault="009E5F67" w:rsidP="00714C00">
      <w:pPr>
        <w:pStyle w:val="ListParagraph"/>
        <w:numPr>
          <w:ilvl w:val="0"/>
          <w:numId w:val="24"/>
        </w:numPr>
        <w:spacing w:line="256" w:lineRule="auto"/>
        <w:ind w:left="0" w:firstLine="0"/>
        <w:rPr>
          <w:rFonts w:ascii="Times New Roman" w:hAnsi="Times New Roman" w:cs="Times New Roman"/>
          <w:sz w:val="28"/>
          <w:szCs w:val="28"/>
        </w:rPr>
      </w:pPr>
      <w:r w:rsidRPr="009E5F67">
        <w:rPr>
          <w:rFonts w:ascii="Times New Roman" w:hAnsi="Times New Roman" w:cs="Times New Roman"/>
          <w:b/>
          <w:sz w:val="28"/>
          <w:szCs w:val="28"/>
        </w:rPr>
        <w:t>La sécurité :</w:t>
      </w:r>
      <w:r w:rsidRPr="009E5F67">
        <w:rPr>
          <w:rFonts w:ascii="Times New Roman" w:hAnsi="Times New Roman" w:cs="Times New Roman"/>
          <w:sz w:val="28"/>
          <w:szCs w:val="28"/>
        </w:rPr>
        <w:t xml:space="preserve"> l’application devra être hautement sécurisée, les informations ne devront pas être accessibles à tout le monde. Le site web sera accessible uniquement par un identifiant et un mot de passe attribué à une personne physique.</w:t>
      </w:r>
    </w:p>
    <w:p w14:paraId="0ECB1149" w14:textId="77777777" w:rsidR="009E5F67" w:rsidRPr="009E5F67" w:rsidRDefault="009E5F67" w:rsidP="00714C00">
      <w:pPr>
        <w:pStyle w:val="ListParagraph"/>
        <w:numPr>
          <w:ilvl w:val="0"/>
          <w:numId w:val="24"/>
        </w:numPr>
        <w:spacing w:line="256" w:lineRule="auto"/>
        <w:ind w:left="0" w:firstLine="0"/>
        <w:rPr>
          <w:rFonts w:ascii="Times New Roman" w:hAnsi="Times New Roman" w:cs="Times New Roman"/>
          <w:sz w:val="28"/>
          <w:szCs w:val="28"/>
        </w:rPr>
      </w:pPr>
      <w:r w:rsidRPr="009E5F67">
        <w:rPr>
          <w:rFonts w:ascii="Times New Roman" w:hAnsi="Times New Roman" w:cs="Times New Roman"/>
          <w:b/>
          <w:sz w:val="28"/>
          <w:szCs w:val="28"/>
        </w:rPr>
        <w:t>L'interface :</w:t>
      </w:r>
      <w:r w:rsidRPr="009E5F67">
        <w:rPr>
          <w:rFonts w:ascii="Times New Roman" w:hAnsi="Times New Roman" w:cs="Times New Roman"/>
          <w:sz w:val="28"/>
          <w:szCs w:val="28"/>
        </w:rPr>
        <w:t xml:space="preserve"> avoir une application qui respecte les principes des Interfaces Homme/Machine (IHM) tels que l'ergonomie et la fiabilité.</w:t>
      </w:r>
    </w:p>
    <w:p w14:paraId="1F62E095" w14:textId="77777777" w:rsidR="009E5F67" w:rsidRPr="009E5F67" w:rsidRDefault="009E5F67" w:rsidP="00714C00">
      <w:pPr>
        <w:pStyle w:val="ListParagraph"/>
        <w:numPr>
          <w:ilvl w:val="0"/>
          <w:numId w:val="24"/>
        </w:numPr>
        <w:spacing w:line="256" w:lineRule="auto"/>
        <w:ind w:left="0" w:firstLine="0"/>
        <w:rPr>
          <w:rFonts w:ascii="Times New Roman" w:hAnsi="Times New Roman" w:cs="Times New Roman"/>
          <w:sz w:val="28"/>
          <w:szCs w:val="28"/>
        </w:rPr>
      </w:pPr>
      <w:r w:rsidRPr="009E5F67">
        <w:rPr>
          <w:rFonts w:ascii="Times New Roman" w:hAnsi="Times New Roman" w:cs="Times New Roman"/>
          <w:b/>
          <w:sz w:val="28"/>
          <w:szCs w:val="28"/>
        </w:rPr>
        <w:t>La performance :</w:t>
      </w:r>
      <w:r w:rsidRPr="009E5F67">
        <w:rPr>
          <w:rFonts w:ascii="Times New Roman" w:hAnsi="Times New Roman" w:cs="Times New Roman"/>
          <w:sz w:val="28"/>
          <w:szCs w:val="28"/>
        </w:rPr>
        <w:t xml:space="preserve"> l’application doit être performante, c'est-à-dire que le système doit réagir rapidement, quelle que soit l’action de l’utilisateur.</w:t>
      </w:r>
    </w:p>
    <w:p w14:paraId="2F4E7D69" w14:textId="77777777" w:rsidR="009E5F67" w:rsidRPr="009E5F67" w:rsidRDefault="009E5F67" w:rsidP="00714C00">
      <w:pPr>
        <w:pStyle w:val="ListParagraph"/>
        <w:numPr>
          <w:ilvl w:val="0"/>
          <w:numId w:val="24"/>
        </w:numPr>
        <w:spacing w:line="256" w:lineRule="auto"/>
        <w:ind w:left="0" w:firstLine="0"/>
        <w:rPr>
          <w:rFonts w:ascii="Times New Roman" w:hAnsi="Times New Roman" w:cs="Times New Roman"/>
          <w:sz w:val="28"/>
          <w:szCs w:val="28"/>
        </w:rPr>
      </w:pPr>
      <w:r w:rsidRPr="009E5F67">
        <w:rPr>
          <w:rFonts w:ascii="Times New Roman" w:hAnsi="Times New Roman" w:cs="Times New Roman"/>
          <w:b/>
          <w:sz w:val="28"/>
          <w:szCs w:val="28"/>
        </w:rPr>
        <w:t>La convivialité :</w:t>
      </w:r>
      <w:r w:rsidRPr="009E5F67">
        <w:rPr>
          <w:rFonts w:ascii="Times New Roman" w:hAnsi="Times New Roman" w:cs="Times New Roman"/>
          <w:sz w:val="28"/>
          <w:szCs w:val="28"/>
        </w:rPr>
        <w:t xml:space="preserve"> l’application doit être simple et facile à manipuler, même pour des utilisateurs non experts.</w:t>
      </w:r>
    </w:p>
    <w:p w14:paraId="712DF158" w14:textId="77777777" w:rsidR="009E5F67" w:rsidRPr="009E5F67" w:rsidRDefault="009E5F67" w:rsidP="00714C00">
      <w:pPr>
        <w:pStyle w:val="ListParagraph"/>
        <w:numPr>
          <w:ilvl w:val="0"/>
          <w:numId w:val="24"/>
        </w:numPr>
        <w:spacing w:line="256" w:lineRule="auto"/>
        <w:ind w:left="0" w:firstLine="0"/>
        <w:rPr>
          <w:rFonts w:ascii="Times New Roman" w:hAnsi="Times New Roman" w:cs="Times New Roman"/>
          <w:sz w:val="28"/>
          <w:szCs w:val="28"/>
        </w:rPr>
      </w:pPr>
      <w:r w:rsidRPr="009E5F67">
        <w:rPr>
          <w:rFonts w:ascii="Times New Roman" w:hAnsi="Times New Roman" w:cs="Times New Roman"/>
          <w:b/>
          <w:sz w:val="28"/>
          <w:szCs w:val="28"/>
        </w:rPr>
        <w:t>L'ergonomie :</w:t>
      </w:r>
      <w:r w:rsidRPr="009E5F67">
        <w:rPr>
          <w:rFonts w:ascii="Times New Roman" w:hAnsi="Times New Roman" w:cs="Times New Roman"/>
          <w:sz w:val="28"/>
          <w:szCs w:val="28"/>
        </w:rPr>
        <w:t xml:space="preserve"> le thème adopté par l’application doit être inspiré des couleurs et du logo typique de l’entreprise d'accueil.</w:t>
      </w:r>
    </w:p>
    <w:p w14:paraId="574932C2" w14:textId="57784239" w:rsidR="009E5F67" w:rsidRPr="009E5F67" w:rsidRDefault="009E5F67" w:rsidP="009E5F67">
      <w:pPr>
        <w:pStyle w:val="ListParagraph"/>
        <w:ind w:left="0"/>
        <w:rPr>
          <w:rFonts w:ascii="Times New Roman" w:hAnsi="Times New Roman" w:cs="Times New Roman"/>
          <w:sz w:val="28"/>
          <w:szCs w:val="28"/>
        </w:rPr>
      </w:pPr>
    </w:p>
    <w:p w14:paraId="0E1D7B94" w14:textId="0C448ADD" w:rsidR="00A76A25" w:rsidRPr="009E5F67" w:rsidRDefault="00E533E9" w:rsidP="00714C00">
      <w:pPr>
        <w:pStyle w:val="ListParagraph"/>
        <w:numPr>
          <w:ilvl w:val="0"/>
          <w:numId w:val="10"/>
        </w:numPr>
        <w:ind w:left="0" w:firstLine="0"/>
        <w:jc w:val="both"/>
        <w:rPr>
          <w:rFonts w:ascii="Times New Roman" w:hAnsi="Times New Roman" w:cs="Times New Roman"/>
          <w:color w:val="0D0D0D"/>
          <w:sz w:val="28"/>
          <w:szCs w:val="28"/>
          <w:shd w:val="clear" w:color="auto" w:fill="FFFFFF"/>
        </w:rPr>
      </w:pPr>
      <w:r w:rsidRPr="009E5F67">
        <w:rPr>
          <w:rFonts w:ascii="Times New Roman" w:hAnsi="Times New Roman" w:cs="Times New Roman"/>
          <w:color w:val="0D0D0D"/>
          <w:sz w:val="28"/>
          <w:szCs w:val="28"/>
          <w:shd w:val="clear" w:color="auto" w:fill="FFFFFF"/>
        </w:rPr>
        <w:t>En intégrant ces besoins non fonctionnels dans la conception et le développement de votre logiciel de GMAO, vous pouvez garantir sa qualité globale et son succès dans l'amélioration des processus de maintenance industrielle.</w:t>
      </w:r>
    </w:p>
    <w:p w14:paraId="3C8FF7A8" w14:textId="59021C79" w:rsidR="009B7767" w:rsidRDefault="009B7767" w:rsidP="009B7767">
      <w:pPr>
        <w:pStyle w:val="ListParagraph"/>
        <w:ind w:left="2016"/>
        <w:rPr>
          <w:rFonts w:ascii="Segoe UI" w:hAnsi="Segoe UI" w:cs="Segoe UI"/>
          <w:color w:val="0D0D0D"/>
          <w:sz w:val="32"/>
          <w:szCs w:val="32"/>
          <w:shd w:val="clear" w:color="auto" w:fill="FFFFFF"/>
        </w:rPr>
      </w:pPr>
    </w:p>
    <w:p w14:paraId="68F801AA" w14:textId="77777777" w:rsidR="00FD7E73" w:rsidRPr="008B4E06" w:rsidRDefault="00FD7E73" w:rsidP="009B7767">
      <w:pPr>
        <w:pStyle w:val="ListParagraph"/>
        <w:ind w:left="2016"/>
        <w:rPr>
          <w:rFonts w:ascii="Segoe UI" w:hAnsi="Segoe UI" w:cs="Segoe UI"/>
          <w:color w:val="0D0D0D"/>
          <w:sz w:val="32"/>
          <w:szCs w:val="32"/>
          <w:shd w:val="clear" w:color="auto" w:fill="FFFFFF"/>
        </w:rPr>
      </w:pPr>
    </w:p>
    <w:p w14:paraId="2EF4B5A1" w14:textId="2AF77046" w:rsidR="00E533E9" w:rsidRDefault="00E533E9" w:rsidP="00714C00">
      <w:pPr>
        <w:pStyle w:val="ListParagraph"/>
        <w:numPr>
          <w:ilvl w:val="0"/>
          <w:numId w:val="9"/>
        </w:numPr>
        <w:ind w:left="0"/>
        <w:rPr>
          <w:rFonts w:ascii="Times New Roman" w:hAnsi="Times New Roman" w:cs="Times New Roman"/>
          <w:b/>
          <w:color w:val="0D0D0D"/>
          <w:sz w:val="28"/>
          <w:szCs w:val="28"/>
          <w:shd w:val="clear" w:color="auto" w:fill="FFFFFF"/>
        </w:rPr>
      </w:pPr>
      <w:r w:rsidRPr="009E5F67">
        <w:rPr>
          <w:rFonts w:ascii="Times New Roman" w:hAnsi="Times New Roman" w:cs="Times New Roman"/>
          <w:b/>
          <w:color w:val="0D0D0D"/>
          <w:sz w:val="28"/>
          <w:szCs w:val="28"/>
          <w:shd w:val="clear" w:color="auto" w:fill="FFFFFF"/>
        </w:rPr>
        <w:t>Architecture :</w:t>
      </w:r>
    </w:p>
    <w:p w14:paraId="719B09D0" w14:textId="77777777" w:rsidR="009E5F67" w:rsidRPr="009E5F67" w:rsidRDefault="009E5F67" w:rsidP="009E5F67">
      <w:pPr>
        <w:pStyle w:val="ListParagraph"/>
        <w:ind w:left="0"/>
        <w:rPr>
          <w:rFonts w:ascii="Times New Roman" w:hAnsi="Times New Roman" w:cs="Times New Roman"/>
          <w:b/>
          <w:color w:val="0D0D0D"/>
          <w:sz w:val="28"/>
          <w:szCs w:val="28"/>
          <w:shd w:val="clear" w:color="auto" w:fill="FFFFFF"/>
        </w:rPr>
      </w:pPr>
    </w:p>
    <w:p w14:paraId="465697E6" w14:textId="7A1CCAC9" w:rsidR="00E533E9" w:rsidRPr="009E5F67" w:rsidRDefault="00E533E9" w:rsidP="009E5F67">
      <w:pPr>
        <w:pStyle w:val="ListParagraph"/>
        <w:ind w:left="0"/>
        <w:rPr>
          <w:rFonts w:ascii="Times New Roman" w:hAnsi="Times New Roman" w:cs="Times New Roman"/>
          <w:color w:val="0D0D0D"/>
          <w:sz w:val="28"/>
          <w:szCs w:val="28"/>
          <w:shd w:val="clear" w:color="auto" w:fill="FFFFFF"/>
        </w:rPr>
      </w:pPr>
      <w:r w:rsidRPr="009E5F67">
        <w:rPr>
          <w:rFonts w:ascii="Times New Roman" w:hAnsi="Times New Roman" w:cs="Times New Roman"/>
          <w:color w:val="0D0D0D"/>
          <w:sz w:val="28"/>
          <w:szCs w:val="28"/>
          <w:shd w:val="clear" w:color="auto" w:fill="FFFFFF"/>
        </w:rPr>
        <w:t>Avant de commencer à concevoir et à développer un système informatisé, il est essentiel de planifier son architecture.</w:t>
      </w:r>
    </w:p>
    <w:p w14:paraId="5DD9041D" w14:textId="77777777" w:rsidR="009B7767" w:rsidRPr="009E5F67" w:rsidRDefault="009B7767" w:rsidP="009E5F67">
      <w:pPr>
        <w:pStyle w:val="ListParagraph"/>
        <w:ind w:left="0"/>
        <w:rPr>
          <w:rFonts w:ascii="Times New Roman" w:hAnsi="Times New Roman" w:cs="Times New Roman"/>
          <w:color w:val="0D0D0D"/>
          <w:sz w:val="32"/>
          <w:szCs w:val="32"/>
          <w:shd w:val="clear" w:color="auto" w:fill="FFFFFF"/>
        </w:rPr>
      </w:pPr>
    </w:p>
    <w:p w14:paraId="13F0F4A4" w14:textId="78B9E60E" w:rsidR="00425FCB" w:rsidRDefault="009E5F67" w:rsidP="00714C00">
      <w:pPr>
        <w:pStyle w:val="ListParagraph"/>
        <w:numPr>
          <w:ilvl w:val="1"/>
          <w:numId w:val="9"/>
        </w:numPr>
        <w:ind w:left="0"/>
        <w:rPr>
          <w:rFonts w:ascii="Times New Roman" w:hAnsi="Times New Roman" w:cs="Times New Roman"/>
          <w:b/>
          <w:color w:val="0D0D0D"/>
          <w:sz w:val="28"/>
          <w:szCs w:val="28"/>
          <w:shd w:val="clear" w:color="auto" w:fill="FFFFFF"/>
        </w:rPr>
      </w:pPr>
      <w:r>
        <w:rPr>
          <w:rFonts w:ascii="Times New Roman" w:hAnsi="Times New Roman" w:cs="Times New Roman"/>
          <w:b/>
          <w:color w:val="0D0D0D"/>
          <w:sz w:val="28"/>
          <w:szCs w:val="28"/>
          <w:shd w:val="clear" w:color="auto" w:fill="FFFFFF"/>
        </w:rPr>
        <w:t xml:space="preserve">  </w:t>
      </w:r>
      <w:r w:rsidR="00E533E9" w:rsidRPr="009E5F67">
        <w:rPr>
          <w:rFonts w:ascii="Times New Roman" w:hAnsi="Times New Roman" w:cs="Times New Roman"/>
          <w:b/>
          <w:color w:val="0D0D0D"/>
          <w:sz w:val="28"/>
          <w:szCs w:val="28"/>
          <w:shd w:val="clear" w:color="auto" w:fill="FFFFFF"/>
        </w:rPr>
        <w:t>Architecture fonctionnelle :</w:t>
      </w:r>
    </w:p>
    <w:p w14:paraId="0EBBAB0A" w14:textId="77777777" w:rsidR="009E5F67" w:rsidRPr="009E5F67" w:rsidRDefault="009E5F67" w:rsidP="009E5F67">
      <w:pPr>
        <w:pStyle w:val="ListParagraph"/>
        <w:ind w:left="0"/>
        <w:rPr>
          <w:rFonts w:ascii="Times New Roman" w:hAnsi="Times New Roman" w:cs="Times New Roman"/>
          <w:b/>
          <w:color w:val="0D0D0D"/>
          <w:sz w:val="28"/>
          <w:szCs w:val="28"/>
          <w:shd w:val="clear" w:color="auto" w:fill="FFFFFF"/>
        </w:rPr>
      </w:pPr>
    </w:p>
    <w:p w14:paraId="4BCF0F33" w14:textId="6D35A0BE" w:rsidR="0010132C" w:rsidRPr="009E5F67" w:rsidRDefault="009E5F67" w:rsidP="009E5F67">
      <w:pPr>
        <w:pStyle w:val="ListParagraph"/>
        <w:ind w:left="0"/>
        <w:rPr>
          <w:rFonts w:ascii="Times New Roman" w:hAnsi="Times New Roman" w:cs="Times New Roman"/>
          <w:color w:val="0D0D0D"/>
          <w:sz w:val="32"/>
          <w:szCs w:val="32"/>
          <w:shd w:val="clear" w:color="auto" w:fill="FFFFFF"/>
        </w:rPr>
      </w:pPr>
      <w:r w:rsidRPr="008B4E06">
        <w:rPr>
          <w:rFonts w:ascii="Segoe UI" w:hAnsi="Segoe UI" w:cs="Segoe UI"/>
          <w:noProof/>
          <w:color w:val="0D0D0D"/>
          <w:sz w:val="32"/>
          <w:szCs w:val="32"/>
          <w:shd w:val="clear" w:color="auto" w:fill="FFFFFF"/>
        </w:rPr>
        <w:lastRenderedPageBreak/>
        <w:drawing>
          <wp:inline distT="0" distB="0" distL="0" distR="0" wp14:anchorId="3D649B53" wp14:editId="51675A66">
            <wp:extent cx="5760720" cy="3238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1.png"/>
                    <pic:cNvPicPr/>
                  </pic:nvPicPr>
                  <pic:blipFill>
                    <a:blip r:embed="rId11">
                      <a:extLst>
                        <a:ext uri="{28A0092B-C50C-407E-A947-70E740481C1C}">
                          <a14:useLocalDpi xmlns:a14="http://schemas.microsoft.com/office/drawing/2010/main" val="0"/>
                        </a:ext>
                      </a:extLst>
                    </a:blip>
                    <a:stretch>
                      <a:fillRect/>
                    </a:stretch>
                  </pic:blipFill>
                  <pic:spPr>
                    <a:xfrm>
                      <a:off x="0" y="0"/>
                      <a:ext cx="5770306" cy="3243889"/>
                    </a:xfrm>
                    <a:prstGeom prst="rect">
                      <a:avLst/>
                    </a:prstGeom>
                  </pic:spPr>
                </pic:pic>
              </a:graphicData>
            </a:graphic>
          </wp:inline>
        </w:drawing>
      </w:r>
    </w:p>
    <w:p w14:paraId="145CFC37" w14:textId="77777777" w:rsidR="00031974" w:rsidRPr="009E5F67" w:rsidRDefault="00031974" w:rsidP="009E5F67">
      <w:pPr>
        <w:rPr>
          <w:rFonts w:ascii="Segoe UI" w:hAnsi="Segoe UI" w:cs="Segoe UI"/>
          <w:color w:val="0D0D0D"/>
          <w:sz w:val="32"/>
          <w:szCs w:val="32"/>
          <w:shd w:val="clear" w:color="auto" w:fill="FFFFFF"/>
        </w:rPr>
      </w:pPr>
    </w:p>
    <w:p w14:paraId="54E6CB84" w14:textId="4E4496B5" w:rsidR="00E533E9" w:rsidRPr="009E5F67" w:rsidRDefault="00E533E9" w:rsidP="00714C00">
      <w:pPr>
        <w:pStyle w:val="ListParagraph"/>
        <w:numPr>
          <w:ilvl w:val="1"/>
          <w:numId w:val="9"/>
        </w:numPr>
        <w:ind w:left="0" w:firstLine="0"/>
        <w:jc w:val="both"/>
        <w:rPr>
          <w:rFonts w:ascii="Times New Roman" w:hAnsi="Times New Roman" w:cs="Times New Roman"/>
          <w:b/>
          <w:color w:val="0D0D0D"/>
          <w:sz w:val="28"/>
          <w:szCs w:val="28"/>
          <w:shd w:val="clear" w:color="auto" w:fill="FFFFFF"/>
        </w:rPr>
      </w:pPr>
      <w:r w:rsidRPr="009E5F67">
        <w:rPr>
          <w:rFonts w:ascii="Times New Roman" w:hAnsi="Times New Roman" w:cs="Times New Roman"/>
          <w:b/>
          <w:color w:val="0D0D0D"/>
          <w:sz w:val="28"/>
          <w:szCs w:val="28"/>
          <w:shd w:val="clear" w:color="auto" w:fill="FFFFFF"/>
        </w:rPr>
        <w:t>Architecture physique :</w:t>
      </w:r>
    </w:p>
    <w:p w14:paraId="38567798" w14:textId="77777777" w:rsidR="00031974" w:rsidRPr="009E5F67" w:rsidRDefault="00031974" w:rsidP="009E5F67">
      <w:pPr>
        <w:pStyle w:val="ListParagraph"/>
        <w:ind w:left="0"/>
        <w:jc w:val="both"/>
        <w:rPr>
          <w:rFonts w:ascii="Times New Roman" w:hAnsi="Times New Roman" w:cs="Times New Roman"/>
          <w:color w:val="0D0D0D"/>
          <w:sz w:val="32"/>
          <w:szCs w:val="32"/>
          <w:shd w:val="clear" w:color="auto" w:fill="FFFFFF"/>
        </w:rPr>
      </w:pPr>
    </w:p>
    <w:p w14:paraId="3FE3619A" w14:textId="661FEDB8" w:rsidR="00402D0C" w:rsidRPr="009E5F67" w:rsidRDefault="00402D0C" w:rsidP="009E5F67">
      <w:pPr>
        <w:pStyle w:val="ListParagraph"/>
        <w:ind w:left="0"/>
        <w:jc w:val="both"/>
        <w:rPr>
          <w:rFonts w:ascii="Times New Roman" w:hAnsi="Times New Roman" w:cs="Times New Roman"/>
          <w:color w:val="0D0D0D"/>
          <w:sz w:val="28"/>
          <w:szCs w:val="28"/>
          <w:shd w:val="clear" w:color="auto" w:fill="FFFFFF"/>
        </w:rPr>
      </w:pPr>
      <w:r w:rsidRPr="009E5F67">
        <w:rPr>
          <w:rFonts w:ascii="Times New Roman" w:hAnsi="Times New Roman" w:cs="Times New Roman"/>
          <w:color w:val="0D0D0D"/>
          <w:sz w:val="32"/>
          <w:szCs w:val="32"/>
          <w:shd w:val="clear" w:color="auto" w:fill="FFFFFF"/>
        </w:rPr>
        <w:t xml:space="preserve"> </w:t>
      </w:r>
      <w:r w:rsidRPr="009E5F67">
        <w:rPr>
          <w:rFonts w:ascii="Times New Roman" w:hAnsi="Times New Roman" w:cs="Times New Roman"/>
          <w:color w:val="0D0D0D"/>
          <w:sz w:val="28"/>
          <w:szCs w:val="28"/>
          <w:shd w:val="clear" w:color="auto" w:fill="FFFFFF"/>
        </w:rPr>
        <w:t>Notre application utilise une architecture en 3 tiers, une approche qui sépare clairement le système en trois couches distinctes. Ces trois couches sont représentées dans la figure 4 :</w:t>
      </w:r>
    </w:p>
    <w:p w14:paraId="112438CD" w14:textId="77777777" w:rsidR="00402D0C" w:rsidRPr="008B4E06" w:rsidRDefault="00402D0C" w:rsidP="00402D0C">
      <w:pPr>
        <w:pStyle w:val="ListParagraph"/>
        <w:ind w:left="1656"/>
        <w:rPr>
          <w:rFonts w:ascii="Segoe UI" w:hAnsi="Segoe UI" w:cs="Segoe UI"/>
          <w:color w:val="0D0D0D"/>
          <w:sz w:val="32"/>
          <w:szCs w:val="32"/>
          <w:shd w:val="clear" w:color="auto" w:fill="FFFFFF"/>
        </w:rPr>
      </w:pPr>
    </w:p>
    <w:p w14:paraId="35A3BA82" w14:textId="16B087C2" w:rsidR="00402D0C" w:rsidRPr="008B4E06" w:rsidRDefault="00402D0C" w:rsidP="00402D0C">
      <w:pPr>
        <w:pStyle w:val="ListParagraph"/>
        <w:ind w:left="1656"/>
        <w:rPr>
          <w:rFonts w:ascii="Segoe UI" w:hAnsi="Segoe UI" w:cs="Segoe UI"/>
          <w:color w:val="0D0D0D"/>
          <w:sz w:val="32"/>
          <w:szCs w:val="32"/>
          <w:shd w:val="clear" w:color="auto" w:fill="FFFFFF"/>
        </w:rPr>
      </w:pPr>
    </w:p>
    <w:p w14:paraId="6536E33E" w14:textId="64B2E391" w:rsidR="00402D0C" w:rsidRPr="008B4E06" w:rsidRDefault="00031974" w:rsidP="00031974">
      <w:pPr>
        <w:pStyle w:val="ListParagraph"/>
        <w:ind w:left="0"/>
        <w:rPr>
          <w:rFonts w:ascii="Segoe UI" w:hAnsi="Segoe UI" w:cs="Segoe UI"/>
          <w:color w:val="0D0D0D"/>
          <w:sz w:val="32"/>
          <w:szCs w:val="32"/>
          <w:shd w:val="clear" w:color="auto" w:fill="FFFFFF"/>
        </w:rPr>
      </w:pPr>
      <w:r w:rsidRPr="008B4E06">
        <w:rPr>
          <w:rFonts w:ascii="Segoe UI" w:hAnsi="Segoe UI" w:cs="Segoe UI"/>
          <w:noProof/>
          <w:color w:val="0D0D0D"/>
          <w:sz w:val="32"/>
          <w:szCs w:val="32"/>
          <w:shd w:val="clear" w:color="auto" w:fill="FFFFFF"/>
        </w:rPr>
        <w:drawing>
          <wp:inline distT="0" distB="0" distL="0" distR="0" wp14:anchorId="3DD12704" wp14:editId="4CB300D6">
            <wp:extent cx="6386831" cy="1469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ch2.png"/>
                    <pic:cNvPicPr/>
                  </pic:nvPicPr>
                  <pic:blipFill>
                    <a:blip r:embed="rId12">
                      <a:extLst>
                        <a:ext uri="{28A0092B-C50C-407E-A947-70E740481C1C}">
                          <a14:useLocalDpi xmlns:a14="http://schemas.microsoft.com/office/drawing/2010/main" val="0"/>
                        </a:ext>
                      </a:extLst>
                    </a:blip>
                    <a:stretch>
                      <a:fillRect/>
                    </a:stretch>
                  </pic:blipFill>
                  <pic:spPr>
                    <a:xfrm>
                      <a:off x="0" y="0"/>
                      <a:ext cx="6428836" cy="1479653"/>
                    </a:xfrm>
                    <a:prstGeom prst="rect">
                      <a:avLst/>
                    </a:prstGeom>
                  </pic:spPr>
                </pic:pic>
              </a:graphicData>
            </a:graphic>
          </wp:inline>
        </w:drawing>
      </w:r>
    </w:p>
    <w:p w14:paraId="1BF953FA" w14:textId="0F188849" w:rsidR="00BD3272" w:rsidRPr="008B4E06" w:rsidRDefault="00BD3272" w:rsidP="00402D0C">
      <w:pPr>
        <w:pStyle w:val="ListParagraph"/>
        <w:ind w:left="1656"/>
        <w:rPr>
          <w:rFonts w:ascii="Segoe UI" w:hAnsi="Segoe UI" w:cs="Segoe UI"/>
          <w:color w:val="0D0D0D"/>
          <w:sz w:val="32"/>
          <w:szCs w:val="32"/>
          <w:shd w:val="clear" w:color="auto" w:fill="FFFFFF"/>
        </w:rPr>
      </w:pPr>
    </w:p>
    <w:p w14:paraId="134BF7EC" w14:textId="77777777" w:rsidR="00425FCB" w:rsidRPr="009E5F67" w:rsidRDefault="00425FCB" w:rsidP="009E5F67">
      <w:pPr>
        <w:pStyle w:val="ListParagraph"/>
        <w:ind w:left="0"/>
        <w:rPr>
          <w:rFonts w:ascii="Times New Roman" w:hAnsi="Times New Roman" w:cs="Times New Roman"/>
          <w:color w:val="0D0D0D"/>
          <w:sz w:val="28"/>
          <w:szCs w:val="28"/>
          <w:shd w:val="clear" w:color="auto" w:fill="FFFFFF"/>
        </w:rPr>
      </w:pPr>
    </w:p>
    <w:p w14:paraId="5D2FC6E2" w14:textId="5746070F" w:rsidR="00031974" w:rsidRPr="009E5F67" w:rsidRDefault="00BD3272" w:rsidP="009E5F67">
      <w:pPr>
        <w:pStyle w:val="ListParagraph"/>
        <w:ind w:left="0"/>
        <w:rPr>
          <w:rFonts w:ascii="Times New Roman" w:hAnsi="Times New Roman" w:cs="Times New Roman"/>
          <w:color w:val="0D0D0D"/>
          <w:sz w:val="28"/>
          <w:szCs w:val="28"/>
          <w:shd w:val="clear" w:color="auto" w:fill="FFFFFF"/>
        </w:rPr>
      </w:pPr>
      <w:r w:rsidRPr="009E5F67">
        <w:rPr>
          <w:rFonts w:ascii="Times New Roman" w:hAnsi="Times New Roman" w:cs="Times New Roman"/>
          <w:color w:val="0D0D0D"/>
          <w:sz w:val="28"/>
          <w:szCs w:val="28"/>
          <w:shd w:val="clear" w:color="auto" w:fill="FFFFFF"/>
        </w:rPr>
        <w:t>Il s’agit d’une architecture 3-tiers composé par 3 principaux couches :</w:t>
      </w:r>
    </w:p>
    <w:p w14:paraId="192F6DCD" w14:textId="77777777" w:rsidR="00402D0C" w:rsidRPr="009E5F67" w:rsidRDefault="00402D0C" w:rsidP="009E5F67">
      <w:pPr>
        <w:pStyle w:val="ListParagraph"/>
        <w:ind w:left="0"/>
        <w:rPr>
          <w:rFonts w:ascii="Times New Roman" w:hAnsi="Times New Roman" w:cs="Times New Roman"/>
          <w:color w:val="0D0D0D"/>
          <w:sz w:val="28"/>
          <w:szCs w:val="28"/>
          <w:shd w:val="clear" w:color="auto" w:fill="FFFFFF"/>
        </w:rPr>
      </w:pPr>
      <w:r w:rsidRPr="009E5F67">
        <w:rPr>
          <w:rFonts w:ascii="Segoe UI Symbol" w:hAnsi="Segoe UI Symbol" w:cs="Segoe UI Symbol"/>
          <w:b/>
          <w:color w:val="0D0D0D"/>
          <w:sz w:val="28"/>
          <w:szCs w:val="28"/>
          <w:shd w:val="clear" w:color="auto" w:fill="FFFFFF"/>
        </w:rPr>
        <w:t>✓</w:t>
      </w:r>
      <w:r w:rsidRPr="009E5F67">
        <w:rPr>
          <w:rFonts w:ascii="Times New Roman" w:hAnsi="Times New Roman" w:cs="Times New Roman"/>
          <w:b/>
          <w:color w:val="0D0D0D"/>
          <w:sz w:val="28"/>
          <w:szCs w:val="28"/>
          <w:shd w:val="clear" w:color="auto" w:fill="FFFFFF"/>
        </w:rPr>
        <w:t xml:space="preserve"> Couche Client :</w:t>
      </w:r>
      <w:r w:rsidRPr="009E5F67">
        <w:rPr>
          <w:rFonts w:ascii="Times New Roman" w:hAnsi="Times New Roman" w:cs="Times New Roman"/>
          <w:color w:val="0D0D0D"/>
          <w:sz w:val="28"/>
          <w:szCs w:val="28"/>
          <w:shd w:val="clear" w:color="auto" w:fill="FFFFFF"/>
        </w:rPr>
        <w:t xml:space="preserve"> Elle représente l'interface utilisateur avec laquelle les utilisateurs interagissent directement. </w:t>
      </w:r>
    </w:p>
    <w:p w14:paraId="4B940C97" w14:textId="77777777" w:rsidR="00402D0C" w:rsidRPr="009E5F67" w:rsidRDefault="00402D0C" w:rsidP="009E5F67">
      <w:pPr>
        <w:pStyle w:val="ListParagraph"/>
        <w:ind w:left="0"/>
        <w:rPr>
          <w:rFonts w:ascii="Times New Roman" w:hAnsi="Times New Roman" w:cs="Times New Roman"/>
          <w:color w:val="0D0D0D"/>
          <w:sz w:val="28"/>
          <w:szCs w:val="28"/>
          <w:shd w:val="clear" w:color="auto" w:fill="FFFFFF"/>
        </w:rPr>
      </w:pPr>
      <w:r w:rsidRPr="009E5F67">
        <w:rPr>
          <w:rFonts w:ascii="Segoe UI Symbol" w:hAnsi="Segoe UI Symbol" w:cs="Segoe UI Symbol"/>
          <w:b/>
          <w:color w:val="0D0D0D"/>
          <w:sz w:val="28"/>
          <w:szCs w:val="28"/>
          <w:shd w:val="clear" w:color="auto" w:fill="FFFFFF"/>
        </w:rPr>
        <w:t>✓</w:t>
      </w:r>
      <w:r w:rsidRPr="009E5F67">
        <w:rPr>
          <w:rFonts w:ascii="Times New Roman" w:hAnsi="Times New Roman" w:cs="Times New Roman"/>
          <w:b/>
          <w:color w:val="0D0D0D"/>
          <w:sz w:val="28"/>
          <w:szCs w:val="28"/>
          <w:shd w:val="clear" w:color="auto" w:fill="FFFFFF"/>
        </w:rPr>
        <w:t xml:space="preserve"> Couche Web :</w:t>
      </w:r>
      <w:r w:rsidRPr="009E5F67">
        <w:rPr>
          <w:rFonts w:ascii="Times New Roman" w:hAnsi="Times New Roman" w:cs="Times New Roman"/>
          <w:color w:val="0D0D0D"/>
          <w:sz w:val="28"/>
          <w:szCs w:val="28"/>
          <w:shd w:val="clear" w:color="auto" w:fill="FFFFFF"/>
        </w:rPr>
        <w:t xml:space="preserve"> Elle fait référence à la partie de l'application qui traite les requêtes HTTP et génère des réponses pour les clients.</w:t>
      </w:r>
    </w:p>
    <w:p w14:paraId="09B3E2C3" w14:textId="77777777" w:rsidR="00402D0C" w:rsidRPr="009E5F67" w:rsidRDefault="00402D0C" w:rsidP="009E5F67">
      <w:pPr>
        <w:pStyle w:val="ListParagraph"/>
        <w:ind w:left="0"/>
        <w:rPr>
          <w:rFonts w:ascii="Times New Roman" w:hAnsi="Times New Roman" w:cs="Times New Roman"/>
          <w:color w:val="0D0D0D"/>
          <w:sz w:val="28"/>
          <w:szCs w:val="28"/>
          <w:shd w:val="clear" w:color="auto" w:fill="FFFFFF"/>
        </w:rPr>
      </w:pPr>
      <w:r w:rsidRPr="009E5F67">
        <w:rPr>
          <w:rFonts w:ascii="Segoe UI Symbol" w:hAnsi="Segoe UI Symbol" w:cs="Segoe UI Symbol"/>
          <w:b/>
          <w:color w:val="0D0D0D"/>
          <w:sz w:val="28"/>
          <w:szCs w:val="28"/>
          <w:shd w:val="clear" w:color="auto" w:fill="FFFFFF"/>
        </w:rPr>
        <w:lastRenderedPageBreak/>
        <w:t>✓</w:t>
      </w:r>
      <w:r w:rsidRPr="009E5F67">
        <w:rPr>
          <w:rFonts w:ascii="Times New Roman" w:hAnsi="Times New Roman" w:cs="Times New Roman"/>
          <w:b/>
          <w:color w:val="0D0D0D"/>
          <w:sz w:val="28"/>
          <w:szCs w:val="28"/>
          <w:shd w:val="clear" w:color="auto" w:fill="FFFFFF"/>
        </w:rPr>
        <w:t xml:space="preserve"> Couche de données :</w:t>
      </w:r>
      <w:r w:rsidRPr="009E5F67">
        <w:rPr>
          <w:rFonts w:ascii="Times New Roman" w:hAnsi="Times New Roman" w:cs="Times New Roman"/>
          <w:color w:val="0D0D0D"/>
          <w:sz w:val="28"/>
          <w:szCs w:val="28"/>
          <w:shd w:val="clear" w:color="auto" w:fill="FFFFFF"/>
        </w:rPr>
        <w:t xml:space="preserve"> Elle représente le serveur de base de données, fournisseur des données au serveur web.</w:t>
      </w:r>
    </w:p>
    <w:p w14:paraId="55E16B78" w14:textId="0676C512" w:rsidR="00402D0C" w:rsidRPr="009E5F67" w:rsidRDefault="00402D0C" w:rsidP="009E5F67">
      <w:pPr>
        <w:pStyle w:val="ListParagraph"/>
        <w:ind w:left="0"/>
        <w:rPr>
          <w:rFonts w:ascii="Times New Roman" w:hAnsi="Times New Roman" w:cs="Times New Roman"/>
          <w:color w:val="0D0D0D"/>
          <w:sz w:val="28"/>
          <w:szCs w:val="28"/>
          <w:shd w:val="clear" w:color="auto" w:fill="FFFFFF"/>
        </w:rPr>
      </w:pPr>
    </w:p>
    <w:p w14:paraId="39A50785" w14:textId="6289A75D" w:rsidR="008D2FBE" w:rsidRPr="009E5F67" w:rsidRDefault="008D2FBE" w:rsidP="00714C00">
      <w:pPr>
        <w:pStyle w:val="ListParagraph"/>
        <w:numPr>
          <w:ilvl w:val="1"/>
          <w:numId w:val="9"/>
        </w:numPr>
        <w:ind w:left="0" w:firstLine="0"/>
        <w:rPr>
          <w:rFonts w:ascii="Times New Roman" w:hAnsi="Times New Roman" w:cs="Times New Roman"/>
          <w:b/>
          <w:color w:val="0D0D0D"/>
          <w:sz w:val="28"/>
          <w:szCs w:val="28"/>
          <w:shd w:val="clear" w:color="auto" w:fill="FFFFFF"/>
        </w:rPr>
      </w:pPr>
      <w:r w:rsidRPr="009E5F67">
        <w:rPr>
          <w:rFonts w:ascii="Times New Roman" w:hAnsi="Times New Roman" w:cs="Times New Roman"/>
          <w:b/>
          <w:color w:val="0D0D0D"/>
          <w:sz w:val="28"/>
          <w:szCs w:val="28"/>
          <w:shd w:val="clear" w:color="auto" w:fill="FFFFFF"/>
        </w:rPr>
        <w:t>Architecture logicielle :</w:t>
      </w:r>
    </w:p>
    <w:p w14:paraId="0587EAA1" w14:textId="77777777" w:rsidR="00184630" w:rsidRPr="009E5F67" w:rsidRDefault="00184630" w:rsidP="009E5F67">
      <w:pPr>
        <w:pStyle w:val="ListParagraph"/>
        <w:ind w:left="0"/>
        <w:rPr>
          <w:rFonts w:ascii="Times New Roman" w:hAnsi="Times New Roman" w:cs="Times New Roman"/>
          <w:color w:val="0D0D0D"/>
          <w:sz w:val="28"/>
          <w:szCs w:val="28"/>
          <w:shd w:val="clear" w:color="auto" w:fill="FFFFFF"/>
        </w:rPr>
      </w:pPr>
    </w:p>
    <w:p w14:paraId="4A40CA20" w14:textId="77777777" w:rsidR="00184630" w:rsidRPr="009E5F67" w:rsidRDefault="00184630" w:rsidP="009E5F67">
      <w:pPr>
        <w:pStyle w:val="ListParagraph"/>
        <w:ind w:left="0"/>
        <w:rPr>
          <w:rFonts w:ascii="Times New Roman" w:hAnsi="Times New Roman" w:cs="Times New Roman"/>
          <w:color w:val="0D0D0D"/>
          <w:sz w:val="28"/>
          <w:szCs w:val="28"/>
          <w:shd w:val="clear" w:color="auto" w:fill="FFFFFF"/>
        </w:rPr>
      </w:pPr>
      <w:r w:rsidRPr="009E5F67">
        <w:rPr>
          <w:rFonts w:ascii="Times New Roman" w:hAnsi="Times New Roman" w:cs="Times New Roman"/>
          <w:color w:val="0D0D0D"/>
          <w:sz w:val="28"/>
          <w:szCs w:val="28"/>
          <w:shd w:val="clear" w:color="auto" w:fill="FFFFFF"/>
        </w:rPr>
        <w:t xml:space="preserve">L’architecture d’un logiciel décrit la manière dont seront agencés les différents éléments d’une application et comment ils interagissent entre eux. Cette étape est donc l’une des premières étapes du développement logiciel et intervient lors de la phase de </w:t>
      </w:r>
      <w:proofErr w:type="gramStart"/>
      <w:r w:rsidRPr="009E5F67">
        <w:rPr>
          <w:rFonts w:ascii="Times New Roman" w:hAnsi="Times New Roman" w:cs="Times New Roman"/>
          <w:color w:val="0D0D0D"/>
          <w:sz w:val="28"/>
          <w:szCs w:val="28"/>
          <w:shd w:val="clear" w:color="auto" w:fill="FFFFFF"/>
        </w:rPr>
        <w:t>conception[</w:t>
      </w:r>
      <w:proofErr w:type="gramEnd"/>
      <w:r w:rsidRPr="009E5F67">
        <w:rPr>
          <w:rFonts w:ascii="Times New Roman" w:hAnsi="Times New Roman" w:cs="Times New Roman"/>
          <w:color w:val="0D0D0D"/>
          <w:sz w:val="28"/>
          <w:szCs w:val="28"/>
          <w:shd w:val="clear" w:color="auto" w:fill="FFFFFF"/>
        </w:rPr>
        <w:t>2].</w:t>
      </w:r>
    </w:p>
    <w:p w14:paraId="32970AD6" w14:textId="77777777" w:rsidR="00184630" w:rsidRPr="009E5F67" w:rsidRDefault="00184630" w:rsidP="009E5F67">
      <w:pPr>
        <w:pStyle w:val="ListParagraph"/>
        <w:ind w:left="0"/>
        <w:rPr>
          <w:rFonts w:ascii="Times New Roman" w:hAnsi="Times New Roman" w:cs="Times New Roman"/>
          <w:color w:val="0D0D0D"/>
          <w:sz w:val="28"/>
          <w:szCs w:val="28"/>
          <w:shd w:val="clear" w:color="auto" w:fill="FFFFFF"/>
        </w:rPr>
      </w:pPr>
    </w:p>
    <w:p w14:paraId="17E2E8B6" w14:textId="3E0039DB" w:rsidR="00184630" w:rsidRPr="009E5F67" w:rsidRDefault="00184630" w:rsidP="009E5F67">
      <w:pPr>
        <w:pStyle w:val="ListParagraph"/>
        <w:ind w:left="0"/>
        <w:rPr>
          <w:rFonts w:ascii="Times New Roman" w:hAnsi="Times New Roman" w:cs="Times New Roman"/>
          <w:color w:val="0D0D0D"/>
          <w:sz w:val="28"/>
          <w:szCs w:val="28"/>
          <w:shd w:val="clear" w:color="auto" w:fill="FFFFFF"/>
        </w:rPr>
      </w:pPr>
      <w:r w:rsidRPr="009E5F67">
        <w:rPr>
          <w:rFonts w:ascii="Times New Roman" w:hAnsi="Times New Roman" w:cs="Times New Roman"/>
          <w:color w:val="0D0D0D"/>
          <w:sz w:val="28"/>
          <w:szCs w:val="28"/>
          <w:shd w:val="clear" w:color="auto" w:fill="FFFFFF"/>
        </w:rPr>
        <w:t>Notre système est conçu en utilisant l'architecture « MVC » pour la partie Back-end, « MVC » pour le Front-end, et « SOA » comme architecture globale de l'application.</w:t>
      </w:r>
    </w:p>
    <w:p w14:paraId="29B857B5" w14:textId="77777777" w:rsidR="00FD7E73" w:rsidRPr="00FD7E73" w:rsidRDefault="00FD7E73" w:rsidP="00FD7E73">
      <w:pPr>
        <w:pStyle w:val="ListParagraph"/>
        <w:ind w:left="1440"/>
        <w:rPr>
          <w:rFonts w:cstheme="minorHAnsi"/>
          <w:color w:val="0D0D0D"/>
          <w:sz w:val="32"/>
          <w:szCs w:val="32"/>
          <w:shd w:val="clear" w:color="auto" w:fill="FFFFFF"/>
        </w:rPr>
      </w:pPr>
    </w:p>
    <w:p w14:paraId="7706432A" w14:textId="77777777" w:rsidR="00184630" w:rsidRPr="009F0D2E" w:rsidRDefault="00184630" w:rsidP="00714C00">
      <w:pPr>
        <w:pStyle w:val="ListParagraph"/>
        <w:numPr>
          <w:ilvl w:val="0"/>
          <w:numId w:val="11"/>
        </w:numPr>
        <w:ind w:left="284"/>
        <w:rPr>
          <w:rFonts w:ascii="Times New Roman" w:hAnsi="Times New Roman" w:cs="Times New Roman"/>
          <w:color w:val="0D0D0D"/>
          <w:sz w:val="28"/>
          <w:szCs w:val="28"/>
          <w:shd w:val="clear" w:color="auto" w:fill="FFFFFF"/>
        </w:rPr>
      </w:pPr>
      <w:r w:rsidRPr="009F0D2E">
        <w:rPr>
          <w:rFonts w:ascii="Times New Roman" w:hAnsi="Times New Roman" w:cs="Times New Roman"/>
          <w:color w:val="0D0D0D"/>
          <w:sz w:val="28"/>
          <w:szCs w:val="28"/>
          <w:shd w:val="clear" w:color="auto" w:fill="FFFFFF"/>
        </w:rPr>
        <w:t>Choix de l’architecture côté back-end (côte serveur) :</w:t>
      </w:r>
    </w:p>
    <w:p w14:paraId="464B932D" w14:textId="77777777" w:rsidR="00184630" w:rsidRPr="004C7650" w:rsidRDefault="00184630" w:rsidP="004C7650">
      <w:pPr>
        <w:pStyle w:val="ListParagraph"/>
        <w:ind w:left="0"/>
        <w:rPr>
          <w:rFonts w:ascii="Times New Roman" w:hAnsi="Times New Roman" w:cs="Times New Roman"/>
          <w:color w:val="0D0D0D"/>
          <w:sz w:val="28"/>
          <w:szCs w:val="28"/>
          <w:shd w:val="clear" w:color="auto" w:fill="FFFFFF"/>
        </w:rPr>
      </w:pPr>
    </w:p>
    <w:p w14:paraId="5C59F4FF" w14:textId="77777777" w:rsidR="00184630" w:rsidRPr="004C7650" w:rsidRDefault="00184630"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Le choix de l'architecture côté serveur, ou back-end, dépend de plusieurs facteurs tels que les besoins fonctionnels de l'application, la scalabilité, la facilité de maintenance et la préférence des développeurs. </w:t>
      </w:r>
    </w:p>
    <w:p w14:paraId="0218B7B4" w14:textId="77777777" w:rsidR="00184630" w:rsidRPr="004C7650" w:rsidRDefault="00184630" w:rsidP="004C7650">
      <w:pPr>
        <w:pStyle w:val="ListParagraph"/>
        <w:ind w:left="0"/>
        <w:rPr>
          <w:rFonts w:ascii="Times New Roman" w:hAnsi="Times New Roman" w:cs="Times New Roman"/>
          <w:color w:val="0D0D0D"/>
          <w:sz w:val="28"/>
          <w:szCs w:val="28"/>
          <w:shd w:val="clear" w:color="auto" w:fill="FFFFFF"/>
        </w:rPr>
      </w:pPr>
    </w:p>
    <w:p w14:paraId="094C186F" w14:textId="0A155488" w:rsidR="00184630" w:rsidRDefault="00184630" w:rsidP="004C7650">
      <w:pPr>
        <w:pStyle w:val="ListParagraph"/>
        <w:numPr>
          <w:ilvl w:val="0"/>
          <w:numId w:val="12"/>
        </w:numPr>
        <w:ind w:left="0" w:firstLine="0"/>
        <w:rPr>
          <w:rFonts w:ascii="Times New Roman" w:hAnsi="Times New Roman" w:cs="Times New Roman"/>
          <w:color w:val="0D0D0D"/>
          <w:sz w:val="28"/>
          <w:szCs w:val="28"/>
          <w:shd w:val="clear" w:color="auto" w:fill="FFFFFF"/>
        </w:rPr>
      </w:pPr>
      <w:r w:rsidRPr="004C7650">
        <w:rPr>
          <w:rFonts w:ascii="Times New Roman" w:hAnsi="Times New Roman" w:cs="Times New Roman"/>
          <w:b/>
          <w:color w:val="0D0D0D"/>
          <w:sz w:val="28"/>
          <w:szCs w:val="28"/>
          <w:shd w:val="clear" w:color="auto" w:fill="FFFFFF"/>
        </w:rPr>
        <w:t xml:space="preserve">Architecture MVC (Modèle-Vue-Contrôleur) </w:t>
      </w:r>
      <w:r w:rsidRPr="004C7650">
        <w:rPr>
          <w:rFonts w:ascii="Times New Roman" w:hAnsi="Times New Roman" w:cs="Times New Roman"/>
          <w:color w:val="0D0D0D"/>
          <w:sz w:val="28"/>
          <w:szCs w:val="28"/>
          <w:shd w:val="clear" w:color="auto" w:fill="FFFFFF"/>
        </w:rPr>
        <w:t>:</w:t>
      </w:r>
    </w:p>
    <w:p w14:paraId="6F589DD3" w14:textId="77777777" w:rsidR="004C7650" w:rsidRPr="004C7650" w:rsidRDefault="004C7650" w:rsidP="004C7650">
      <w:pPr>
        <w:pStyle w:val="ListParagraph"/>
        <w:ind w:left="0"/>
        <w:rPr>
          <w:rFonts w:ascii="Times New Roman" w:hAnsi="Times New Roman" w:cs="Times New Roman"/>
          <w:color w:val="0D0D0D"/>
          <w:sz w:val="28"/>
          <w:szCs w:val="28"/>
          <w:shd w:val="clear" w:color="auto" w:fill="FFFFFF"/>
        </w:rPr>
      </w:pPr>
    </w:p>
    <w:p w14:paraId="47521BF7" w14:textId="77777777" w:rsidR="00184630" w:rsidRPr="004C7650" w:rsidRDefault="00184630" w:rsidP="004C7650">
      <w:pPr>
        <w:numPr>
          <w:ilvl w:val="0"/>
          <w:numId w:val="10"/>
        </w:numPr>
        <w:shd w:val="clear" w:color="auto" w:fill="FFFFFF"/>
        <w:spacing w:after="45" w:line="240" w:lineRule="auto"/>
        <w:ind w:left="0" w:firstLine="0"/>
        <w:rPr>
          <w:rFonts w:ascii="Times New Roman" w:eastAsia="Times New Roman" w:hAnsi="Times New Roman" w:cs="Times New Roman"/>
          <w:sz w:val="28"/>
          <w:szCs w:val="28"/>
          <w:lang w:eastAsia="fr-FR"/>
        </w:rPr>
      </w:pPr>
      <w:r w:rsidRPr="004C7650">
        <w:rPr>
          <w:rFonts w:ascii="Times New Roman" w:eastAsia="Times New Roman" w:hAnsi="Times New Roman" w:cs="Times New Roman"/>
          <w:b/>
          <w:bCs/>
          <w:sz w:val="28"/>
          <w:szCs w:val="28"/>
          <w:lang w:eastAsia="fr-FR"/>
        </w:rPr>
        <w:t>Modèle</w:t>
      </w:r>
      <w:r w:rsidRPr="004C7650">
        <w:rPr>
          <w:rFonts w:ascii="Times New Roman" w:eastAsia="Times New Roman" w:hAnsi="Times New Roman" w:cs="Times New Roman"/>
          <w:b/>
          <w:sz w:val="28"/>
          <w:szCs w:val="28"/>
          <w:lang w:eastAsia="fr-FR"/>
        </w:rPr>
        <w:t> :</w:t>
      </w:r>
      <w:r w:rsidRPr="004C7650">
        <w:rPr>
          <w:rFonts w:ascii="Times New Roman" w:eastAsia="Times New Roman" w:hAnsi="Times New Roman" w:cs="Times New Roman"/>
          <w:sz w:val="28"/>
          <w:szCs w:val="28"/>
          <w:lang w:eastAsia="fr-FR"/>
        </w:rPr>
        <w:t xml:space="preserve"> cette partie gère ce qu'on appelle la </w:t>
      </w:r>
      <w:r w:rsidRPr="004C7650">
        <w:rPr>
          <w:rFonts w:ascii="Times New Roman" w:eastAsia="Times New Roman" w:hAnsi="Times New Roman" w:cs="Times New Roman"/>
          <w:b/>
          <w:bCs/>
          <w:sz w:val="28"/>
          <w:szCs w:val="28"/>
          <w:lang w:eastAsia="fr-FR"/>
        </w:rPr>
        <w:t>logique métier</w:t>
      </w:r>
      <w:r w:rsidRPr="004C7650">
        <w:rPr>
          <w:rFonts w:ascii="Times New Roman" w:eastAsia="Times New Roman" w:hAnsi="Times New Roman" w:cs="Times New Roman"/>
          <w:sz w:val="28"/>
          <w:szCs w:val="28"/>
          <w:lang w:eastAsia="fr-FR"/>
        </w:rPr>
        <w:t xml:space="preserve"> de votre site. Elle comprend notamment la gestion des données qui sont stockées, mais aussi tout le code qui prend des décisions autour de ces données. Son objectif est de fournir une interface d'action </w:t>
      </w:r>
      <w:proofErr w:type="gramStart"/>
      <w:r w:rsidRPr="004C7650">
        <w:rPr>
          <w:rFonts w:ascii="Times New Roman" w:eastAsia="Times New Roman" w:hAnsi="Times New Roman" w:cs="Times New Roman"/>
          <w:sz w:val="28"/>
          <w:szCs w:val="28"/>
          <w:lang w:eastAsia="fr-FR"/>
        </w:rPr>
        <w:t>la plus simple possible</w:t>
      </w:r>
      <w:proofErr w:type="gramEnd"/>
      <w:r w:rsidRPr="004C7650">
        <w:rPr>
          <w:rFonts w:ascii="Times New Roman" w:eastAsia="Times New Roman" w:hAnsi="Times New Roman" w:cs="Times New Roman"/>
          <w:sz w:val="28"/>
          <w:szCs w:val="28"/>
          <w:lang w:eastAsia="fr-FR"/>
        </w:rPr>
        <w:t xml:space="preserve"> au contrôleur. On y trouve donc entre autres des algorithmes complexes et des requêtes SQL.</w:t>
      </w:r>
    </w:p>
    <w:p w14:paraId="3407A1B2" w14:textId="77777777" w:rsidR="00184630" w:rsidRPr="004C7650" w:rsidRDefault="00184630" w:rsidP="004C7650">
      <w:pPr>
        <w:shd w:val="clear" w:color="auto" w:fill="FFFFFF"/>
        <w:spacing w:after="45" w:line="240" w:lineRule="auto"/>
        <w:rPr>
          <w:rFonts w:ascii="Times New Roman" w:eastAsia="Times New Roman" w:hAnsi="Times New Roman" w:cs="Times New Roman"/>
          <w:sz w:val="28"/>
          <w:szCs w:val="28"/>
          <w:lang w:eastAsia="fr-FR"/>
        </w:rPr>
      </w:pPr>
    </w:p>
    <w:p w14:paraId="23D30574" w14:textId="77777777" w:rsidR="00184630" w:rsidRPr="004C7650" w:rsidRDefault="00184630" w:rsidP="004C7650">
      <w:pPr>
        <w:numPr>
          <w:ilvl w:val="0"/>
          <w:numId w:val="10"/>
        </w:numPr>
        <w:shd w:val="clear" w:color="auto" w:fill="FFFFFF"/>
        <w:spacing w:after="45" w:line="240" w:lineRule="auto"/>
        <w:ind w:left="0" w:firstLine="0"/>
        <w:rPr>
          <w:rFonts w:ascii="Times New Roman" w:eastAsia="Times New Roman" w:hAnsi="Times New Roman" w:cs="Times New Roman"/>
          <w:sz w:val="28"/>
          <w:szCs w:val="28"/>
          <w:lang w:eastAsia="fr-FR"/>
        </w:rPr>
      </w:pPr>
      <w:r w:rsidRPr="004C7650">
        <w:rPr>
          <w:rFonts w:ascii="Times New Roman" w:eastAsia="Times New Roman" w:hAnsi="Times New Roman" w:cs="Times New Roman"/>
          <w:b/>
          <w:bCs/>
          <w:sz w:val="28"/>
          <w:szCs w:val="28"/>
          <w:lang w:eastAsia="fr-FR"/>
        </w:rPr>
        <w:t>Vue</w:t>
      </w:r>
      <w:r w:rsidRPr="004C7650">
        <w:rPr>
          <w:rFonts w:ascii="Times New Roman" w:eastAsia="Times New Roman" w:hAnsi="Times New Roman" w:cs="Times New Roman"/>
          <w:sz w:val="28"/>
          <w:szCs w:val="28"/>
          <w:lang w:eastAsia="fr-FR"/>
        </w:rPr>
        <w:t> : cette partie se concentre sur l'</w:t>
      </w:r>
      <w:r w:rsidRPr="004C7650">
        <w:rPr>
          <w:rFonts w:ascii="Times New Roman" w:eastAsia="Times New Roman" w:hAnsi="Times New Roman" w:cs="Times New Roman"/>
          <w:b/>
          <w:bCs/>
          <w:sz w:val="28"/>
          <w:szCs w:val="28"/>
          <w:lang w:eastAsia="fr-FR"/>
        </w:rPr>
        <w:t>affichage</w:t>
      </w:r>
      <w:r w:rsidRPr="004C7650">
        <w:rPr>
          <w:rFonts w:ascii="Times New Roman" w:eastAsia="Times New Roman" w:hAnsi="Times New Roman" w:cs="Times New Roman"/>
          <w:sz w:val="28"/>
          <w:szCs w:val="28"/>
          <w:lang w:eastAsia="fr-FR"/>
        </w:rPr>
        <w:t>. Elle ne fait presque aucun calcul et se contente de récupérer des variables pour savoir ce qu'elle doit afficher. On y trouve essentiellement du code HTML mais aussi quelques boucles et conditions PHP très simples, pour afficher par exemple une liste de messages.</w:t>
      </w:r>
    </w:p>
    <w:p w14:paraId="7184FA2C" w14:textId="77777777" w:rsidR="00184630" w:rsidRPr="004C7650" w:rsidRDefault="00184630" w:rsidP="004C7650">
      <w:pPr>
        <w:shd w:val="clear" w:color="auto" w:fill="FFFFFF"/>
        <w:spacing w:after="45" w:line="240" w:lineRule="auto"/>
        <w:rPr>
          <w:rFonts w:ascii="Times New Roman" w:eastAsia="Times New Roman" w:hAnsi="Times New Roman" w:cs="Times New Roman"/>
          <w:sz w:val="28"/>
          <w:szCs w:val="28"/>
          <w:lang w:eastAsia="fr-FR"/>
        </w:rPr>
      </w:pPr>
    </w:p>
    <w:p w14:paraId="157E4B52" w14:textId="77777777" w:rsidR="00184630" w:rsidRPr="004C7650" w:rsidRDefault="00184630" w:rsidP="004C7650">
      <w:pPr>
        <w:numPr>
          <w:ilvl w:val="0"/>
          <w:numId w:val="10"/>
        </w:numPr>
        <w:shd w:val="clear" w:color="auto" w:fill="FFFFFF"/>
        <w:spacing w:after="45" w:line="240" w:lineRule="auto"/>
        <w:ind w:left="0" w:firstLine="0"/>
        <w:rPr>
          <w:rFonts w:ascii="Times New Roman" w:eastAsia="Times New Roman" w:hAnsi="Times New Roman" w:cs="Times New Roman"/>
          <w:sz w:val="28"/>
          <w:szCs w:val="28"/>
          <w:lang w:eastAsia="fr-FR"/>
        </w:rPr>
      </w:pPr>
      <w:r w:rsidRPr="004C7650">
        <w:rPr>
          <w:rFonts w:ascii="Times New Roman" w:eastAsia="Times New Roman" w:hAnsi="Times New Roman" w:cs="Times New Roman"/>
          <w:b/>
          <w:bCs/>
          <w:sz w:val="28"/>
          <w:szCs w:val="28"/>
          <w:lang w:eastAsia="fr-FR"/>
        </w:rPr>
        <w:t>Contrôleur</w:t>
      </w:r>
      <w:r w:rsidRPr="004C7650">
        <w:rPr>
          <w:rFonts w:ascii="Times New Roman" w:eastAsia="Times New Roman" w:hAnsi="Times New Roman" w:cs="Times New Roman"/>
          <w:sz w:val="28"/>
          <w:szCs w:val="28"/>
          <w:lang w:eastAsia="fr-FR"/>
        </w:rPr>
        <w:t> : cette partie gère les </w:t>
      </w:r>
      <w:r w:rsidRPr="004C7650">
        <w:rPr>
          <w:rFonts w:ascii="Times New Roman" w:eastAsia="Times New Roman" w:hAnsi="Times New Roman" w:cs="Times New Roman"/>
          <w:b/>
          <w:bCs/>
          <w:sz w:val="28"/>
          <w:szCs w:val="28"/>
          <w:lang w:eastAsia="fr-FR"/>
        </w:rPr>
        <w:t>échanges</w:t>
      </w:r>
      <w:r w:rsidRPr="004C7650">
        <w:rPr>
          <w:rFonts w:ascii="Times New Roman" w:eastAsia="Times New Roman" w:hAnsi="Times New Roman" w:cs="Times New Roman"/>
          <w:sz w:val="28"/>
          <w:szCs w:val="28"/>
          <w:lang w:eastAsia="fr-FR"/>
        </w:rPr>
        <w:t> avec l'utilisateur. C'est en quelque sorte l'intermédiaire entre l'utilisateur, le modèle et la vue. Le contrôleur va recevoir des requêtes de l'utilisateur. Pour chacune, il va demander au modèle d'effectuer certaines actions (lire des articles de blog depuis une base de données, supprimer un commentaire) et de lui renvoyer les résultats (la liste des articles, si la suppression est réussie). Puis il va </w:t>
      </w:r>
      <w:r w:rsidRPr="004C7650">
        <w:rPr>
          <w:rFonts w:ascii="Times New Roman" w:eastAsia="Times New Roman" w:hAnsi="Times New Roman" w:cs="Times New Roman"/>
          <w:i/>
          <w:iCs/>
          <w:sz w:val="28"/>
          <w:szCs w:val="28"/>
          <w:lang w:eastAsia="fr-FR"/>
        </w:rPr>
        <w:t>adapter</w:t>
      </w:r>
      <w:r w:rsidRPr="004C7650">
        <w:rPr>
          <w:rFonts w:ascii="Times New Roman" w:eastAsia="Times New Roman" w:hAnsi="Times New Roman" w:cs="Times New Roman"/>
          <w:sz w:val="28"/>
          <w:szCs w:val="28"/>
          <w:lang w:eastAsia="fr-FR"/>
        </w:rPr>
        <w:t xml:space="preserve"> ce résultat et le donner à </w:t>
      </w:r>
      <w:r w:rsidRPr="004C7650">
        <w:rPr>
          <w:rFonts w:ascii="Times New Roman" w:eastAsia="Times New Roman" w:hAnsi="Times New Roman" w:cs="Times New Roman"/>
          <w:sz w:val="28"/>
          <w:szCs w:val="28"/>
          <w:lang w:eastAsia="fr-FR"/>
        </w:rPr>
        <w:lastRenderedPageBreak/>
        <w:t>la vue. Enfin, il va renvoyer la nouvelle page HTML, générée par la vue, à l’utilisateur. [3]</w:t>
      </w:r>
    </w:p>
    <w:p w14:paraId="291C3A78" w14:textId="77777777" w:rsidR="00184630" w:rsidRPr="007907DF" w:rsidRDefault="00184630" w:rsidP="00184630">
      <w:pPr>
        <w:pStyle w:val="ListParagraph"/>
        <w:ind w:left="1440"/>
        <w:rPr>
          <w:rFonts w:cstheme="minorHAnsi"/>
          <w:color w:val="0D0D0D"/>
          <w:sz w:val="32"/>
          <w:szCs w:val="32"/>
          <w:shd w:val="clear" w:color="auto" w:fill="FFFFFF"/>
        </w:rPr>
      </w:pPr>
    </w:p>
    <w:p w14:paraId="4EA611F2" w14:textId="77777777" w:rsidR="00184630" w:rsidRPr="007907DF" w:rsidRDefault="00184630" w:rsidP="00184630">
      <w:pPr>
        <w:pStyle w:val="ListParagraph"/>
        <w:ind w:left="1440"/>
        <w:rPr>
          <w:rFonts w:cstheme="minorHAnsi"/>
          <w:color w:val="0D0D0D"/>
          <w:sz w:val="32"/>
          <w:szCs w:val="32"/>
          <w:shd w:val="clear" w:color="auto" w:fill="FFFFFF"/>
        </w:rPr>
      </w:pPr>
    </w:p>
    <w:p w14:paraId="540B4E80" w14:textId="77777777" w:rsidR="00184630" w:rsidRPr="004C7650" w:rsidRDefault="00184630" w:rsidP="004C7650">
      <w:pPr>
        <w:rPr>
          <w:rFonts w:ascii="Times New Roman" w:hAnsi="Times New Roman" w:cs="Times New Roman"/>
          <w:sz w:val="28"/>
          <w:szCs w:val="28"/>
          <w:shd w:val="clear" w:color="auto" w:fill="FFFFFF"/>
        </w:rPr>
      </w:pPr>
      <w:r w:rsidRPr="004C7650">
        <w:rPr>
          <w:rFonts w:ascii="Times New Roman" w:hAnsi="Times New Roman" w:cs="Times New Roman"/>
          <w:sz w:val="28"/>
          <w:szCs w:val="28"/>
          <w:shd w:val="clear" w:color="auto" w:fill="FFFFFF"/>
        </w:rPr>
        <w:t>La figure suivante schématise le rôle de chacun de ces éléments :</w:t>
      </w:r>
    </w:p>
    <w:p w14:paraId="50CF5951" w14:textId="77777777" w:rsidR="00184630" w:rsidRPr="007907DF" w:rsidRDefault="00184630" w:rsidP="00184630">
      <w:pPr>
        <w:pStyle w:val="ListParagraph"/>
        <w:ind w:left="1440" w:firstLine="576"/>
        <w:rPr>
          <w:rFonts w:cstheme="minorHAnsi"/>
          <w:sz w:val="32"/>
          <w:szCs w:val="32"/>
          <w:shd w:val="clear" w:color="auto" w:fill="FFFFFF"/>
        </w:rPr>
      </w:pPr>
    </w:p>
    <w:p w14:paraId="3DA269F1" w14:textId="77777777" w:rsidR="00184630" w:rsidRPr="007907DF" w:rsidRDefault="00184630" w:rsidP="00184630">
      <w:pPr>
        <w:pStyle w:val="ListParagraph"/>
        <w:ind w:left="1440" w:firstLine="576"/>
        <w:rPr>
          <w:rFonts w:cstheme="minorHAnsi"/>
          <w:sz w:val="32"/>
          <w:szCs w:val="32"/>
          <w:shd w:val="clear" w:color="auto" w:fill="FFFFFF"/>
        </w:rPr>
      </w:pPr>
    </w:p>
    <w:p w14:paraId="1AC72383" w14:textId="77777777" w:rsidR="00184630" w:rsidRPr="007907DF" w:rsidRDefault="00184630" w:rsidP="00184630">
      <w:pPr>
        <w:pStyle w:val="ListParagraph"/>
        <w:ind w:left="708" w:firstLine="576"/>
        <w:rPr>
          <w:rFonts w:cstheme="minorHAnsi"/>
          <w:sz w:val="32"/>
          <w:szCs w:val="32"/>
          <w:shd w:val="clear" w:color="auto" w:fill="FFFFFF"/>
        </w:rPr>
      </w:pPr>
      <w:r w:rsidRPr="007907DF">
        <w:rPr>
          <w:rFonts w:cstheme="minorHAnsi"/>
          <w:noProof/>
          <w:sz w:val="32"/>
          <w:szCs w:val="32"/>
          <w:shd w:val="clear" w:color="auto" w:fill="FFFFFF"/>
        </w:rPr>
        <w:drawing>
          <wp:inline distT="0" distB="0" distL="0" distR="0" wp14:anchorId="2D7EA478" wp14:editId="6E786190">
            <wp:extent cx="3955649" cy="2162421"/>
            <wp:effectExtent l="0" t="0" r="698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vc-e1446005547831.jpg"/>
                    <pic:cNvPicPr/>
                  </pic:nvPicPr>
                  <pic:blipFill>
                    <a:blip r:embed="rId13">
                      <a:extLst>
                        <a:ext uri="{28A0092B-C50C-407E-A947-70E740481C1C}">
                          <a14:useLocalDpi xmlns:a14="http://schemas.microsoft.com/office/drawing/2010/main" val="0"/>
                        </a:ext>
                      </a:extLst>
                    </a:blip>
                    <a:stretch>
                      <a:fillRect/>
                    </a:stretch>
                  </pic:blipFill>
                  <pic:spPr>
                    <a:xfrm>
                      <a:off x="0" y="0"/>
                      <a:ext cx="4017452" cy="2196207"/>
                    </a:xfrm>
                    <a:prstGeom prst="rect">
                      <a:avLst/>
                    </a:prstGeom>
                  </pic:spPr>
                </pic:pic>
              </a:graphicData>
            </a:graphic>
          </wp:inline>
        </w:drawing>
      </w:r>
    </w:p>
    <w:p w14:paraId="64AA0DB6" w14:textId="77777777" w:rsidR="00184630" w:rsidRPr="007907DF" w:rsidRDefault="00184630" w:rsidP="00184630">
      <w:pPr>
        <w:pStyle w:val="ListParagraph"/>
        <w:ind w:left="1440"/>
        <w:rPr>
          <w:rFonts w:cstheme="minorHAnsi"/>
          <w:color w:val="0D0D0D"/>
          <w:sz w:val="32"/>
          <w:szCs w:val="32"/>
          <w:shd w:val="clear" w:color="auto" w:fill="FFFFFF"/>
        </w:rPr>
      </w:pPr>
    </w:p>
    <w:p w14:paraId="6ADCF700" w14:textId="760562D9" w:rsidR="00184630" w:rsidRDefault="00184630" w:rsidP="00184630">
      <w:pPr>
        <w:pStyle w:val="ListParagraph"/>
        <w:ind w:left="1440"/>
        <w:rPr>
          <w:rFonts w:cstheme="minorHAnsi"/>
          <w:color w:val="0D0D0D"/>
          <w:sz w:val="32"/>
          <w:szCs w:val="32"/>
          <w:shd w:val="clear" w:color="auto" w:fill="FFFFFF"/>
        </w:rPr>
      </w:pPr>
    </w:p>
    <w:p w14:paraId="47AE1315" w14:textId="7C1EF29A" w:rsidR="00FD7E73" w:rsidRDefault="00FD7E73" w:rsidP="00184630">
      <w:pPr>
        <w:pStyle w:val="ListParagraph"/>
        <w:ind w:left="1440"/>
        <w:rPr>
          <w:rFonts w:cstheme="minorHAnsi"/>
          <w:color w:val="0D0D0D"/>
          <w:sz w:val="32"/>
          <w:szCs w:val="32"/>
          <w:shd w:val="clear" w:color="auto" w:fill="FFFFFF"/>
        </w:rPr>
      </w:pPr>
    </w:p>
    <w:p w14:paraId="4A4E0651" w14:textId="2E551B62" w:rsidR="00FD7E73" w:rsidRDefault="00FD7E73" w:rsidP="00184630">
      <w:pPr>
        <w:pStyle w:val="ListParagraph"/>
        <w:ind w:left="1440"/>
        <w:rPr>
          <w:rFonts w:cstheme="minorHAnsi"/>
          <w:color w:val="0D0D0D"/>
          <w:sz w:val="32"/>
          <w:szCs w:val="32"/>
          <w:shd w:val="clear" w:color="auto" w:fill="FFFFFF"/>
        </w:rPr>
      </w:pPr>
    </w:p>
    <w:p w14:paraId="12083CCC" w14:textId="61110871" w:rsidR="00FD7E73" w:rsidRDefault="00FD7E73" w:rsidP="00184630">
      <w:pPr>
        <w:pStyle w:val="ListParagraph"/>
        <w:ind w:left="1440"/>
        <w:rPr>
          <w:rFonts w:cstheme="minorHAnsi"/>
          <w:color w:val="0D0D0D"/>
          <w:sz w:val="32"/>
          <w:szCs w:val="32"/>
          <w:shd w:val="clear" w:color="auto" w:fill="FFFFFF"/>
        </w:rPr>
      </w:pPr>
    </w:p>
    <w:p w14:paraId="657DC8F1" w14:textId="2592A2FD" w:rsidR="00FD7E73" w:rsidRDefault="00FD7E73" w:rsidP="00184630">
      <w:pPr>
        <w:pStyle w:val="ListParagraph"/>
        <w:ind w:left="1440"/>
        <w:rPr>
          <w:rFonts w:cstheme="minorHAnsi"/>
          <w:color w:val="0D0D0D"/>
          <w:sz w:val="32"/>
          <w:szCs w:val="32"/>
          <w:shd w:val="clear" w:color="auto" w:fill="FFFFFF"/>
        </w:rPr>
      </w:pPr>
    </w:p>
    <w:p w14:paraId="05838ACC" w14:textId="22706125" w:rsidR="00FD7E73" w:rsidRDefault="00FD7E73" w:rsidP="00184630">
      <w:pPr>
        <w:pStyle w:val="ListParagraph"/>
        <w:ind w:left="1440"/>
        <w:rPr>
          <w:rFonts w:cstheme="minorHAnsi"/>
          <w:color w:val="0D0D0D"/>
          <w:sz w:val="32"/>
          <w:szCs w:val="32"/>
          <w:shd w:val="clear" w:color="auto" w:fill="FFFFFF"/>
        </w:rPr>
      </w:pPr>
    </w:p>
    <w:p w14:paraId="4C4B8249" w14:textId="77777777" w:rsidR="00FD7E73" w:rsidRPr="004C7650" w:rsidRDefault="00FD7E73" w:rsidP="004C7650">
      <w:pPr>
        <w:pStyle w:val="ListParagraph"/>
        <w:ind w:left="0"/>
        <w:rPr>
          <w:rFonts w:ascii="Times New Roman" w:hAnsi="Times New Roman" w:cs="Times New Roman"/>
          <w:color w:val="0D0D0D"/>
          <w:sz w:val="28"/>
          <w:szCs w:val="28"/>
          <w:shd w:val="clear" w:color="auto" w:fill="FFFFFF"/>
        </w:rPr>
      </w:pPr>
    </w:p>
    <w:p w14:paraId="32646B1C" w14:textId="77777777" w:rsidR="00FD7E73" w:rsidRPr="004C7650" w:rsidRDefault="00FD7E73" w:rsidP="004C7650">
      <w:pPr>
        <w:pStyle w:val="ListParagraph"/>
        <w:ind w:left="0"/>
        <w:rPr>
          <w:rFonts w:ascii="Times New Roman" w:hAnsi="Times New Roman" w:cs="Times New Roman"/>
          <w:color w:val="0D0D0D"/>
          <w:sz w:val="28"/>
          <w:szCs w:val="28"/>
          <w:shd w:val="clear" w:color="auto" w:fill="FFFFFF"/>
        </w:rPr>
      </w:pPr>
    </w:p>
    <w:p w14:paraId="215C60B0" w14:textId="1886E6D5" w:rsidR="00184630" w:rsidRPr="004C7650" w:rsidRDefault="00184630" w:rsidP="004C7650">
      <w:pPr>
        <w:pStyle w:val="ListParagraph"/>
        <w:numPr>
          <w:ilvl w:val="1"/>
          <w:numId w:val="9"/>
        </w:numPr>
        <w:ind w:left="0" w:firstLine="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L’architecture SOA :</w:t>
      </w:r>
    </w:p>
    <w:p w14:paraId="0A522CEF" w14:textId="77777777" w:rsidR="00184630" w:rsidRPr="004C7650" w:rsidRDefault="00184630" w:rsidP="004C7650">
      <w:pPr>
        <w:pStyle w:val="ListParagraph"/>
        <w:ind w:left="0"/>
        <w:rPr>
          <w:rFonts w:ascii="Times New Roman" w:hAnsi="Times New Roman" w:cs="Times New Roman"/>
          <w:color w:val="0D0D0D"/>
          <w:sz w:val="28"/>
          <w:szCs w:val="28"/>
          <w:shd w:val="clear" w:color="auto" w:fill="FFFFFF"/>
        </w:rPr>
      </w:pPr>
    </w:p>
    <w:p w14:paraId="1225D996" w14:textId="7C609996" w:rsidR="00184630" w:rsidRPr="004C7650" w:rsidRDefault="00184630"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Notre application est basée sur l’architecture orientée services (SOA) qui est une approche utilisée pour créer une architecture basée sur l’utilisation d’un ensemble des services.</w:t>
      </w:r>
    </w:p>
    <w:p w14:paraId="4CACAA8F" w14:textId="00E5EDE3" w:rsidR="00184630" w:rsidRPr="004C7650" w:rsidRDefault="00184630"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Ces services sont conçus pour effectuer des tâches spécifiques et peuvent être appelés par d'autres composants de l'application ou par des applications externes via des protocoles de communication standardisés tels que HTTP, SOAP (Simple Object Access Protocol), ou REST (Representational State Transfer).</w:t>
      </w:r>
    </w:p>
    <w:p w14:paraId="0D60F4C3" w14:textId="77777777" w:rsidR="00184630" w:rsidRPr="004C7650" w:rsidRDefault="00184630" w:rsidP="004C7650">
      <w:pPr>
        <w:pStyle w:val="ListParagraph"/>
        <w:ind w:left="0"/>
        <w:rPr>
          <w:rFonts w:ascii="Times New Roman" w:hAnsi="Times New Roman" w:cs="Times New Roman"/>
          <w:color w:val="0D0D0D"/>
          <w:sz w:val="28"/>
          <w:szCs w:val="28"/>
          <w:shd w:val="clear" w:color="auto" w:fill="FFFFFF"/>
        </w:rPr>
      </w:pPr>
    </w:p>
    <w:p w14:paraId="1C43E829" w14:textId="005AC1BF" w:rsidR="001B792D" w:rsidRPr="004C7650" w:rsidRDefault="00184630" w:rsidP="004C7650">
      <w:pPr>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lastRenderedPageBreak/>
        <w:t xml:space="preserve">  SOA visant à :</w:t>
      </w:r>
    </w:p>
    <w:p w14:paraId="3119E8B8" w14:textId="3B45D40D" w:rsidR="00184630" w:rsidRPr="004C7650" w:rsidRDefault="00184630" w:rsidP="004C7650">
      <w:pPr>
        <w:pStyle w:val="ListParagraph"/>
        <w:numPr>
          <w:ilvl w:val="0"/>
          <w:numId w:val="13"/>
        </w:numPr>
        <w:ind w:left="0" w:firstLine="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La décomposition d'une fonctionnalité en un ensemble de services.</w:t>
      </w:r>
    </w:p>
    <w:p w14:paraId="4A019A75" w14:textId="00E4C76D" w:rsidR="00184630" w:rsidRPr="004C7650" w:rsidRDefault="00184630" w:rsidP="004C7650">
      <w:pPr>
        <w:pStyle w:val="ListParagraph"/>
        <w:numPr>
          <w:ilvl w:val="0"/>
          <w:numId w:val="13"/>
        </w:numPr>
        <w:ind w:left="0" w:firstLine="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 L'optimisation des performances des organisations.</w:t>
      </w:r>
    </w:p>
    <w:p w14:paraId="3A8F5C83" w14:textId="73943100" w:rsidR="00184630" w:rsidRPr="004C7650" w:rsidRDefault="00184630" w:rsidP="004C7650">
      <w:pPr>
        <w:pStyle w:val="ListParagraph"/>
        <w:numPr>
          <w:ilvl w:val="0"/>
          <w:numId w:val="13"/>
        </w:numPr>
        <w:ind w:left="0" w:firstLine="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 La diminution des coûts.</w:t>
      </w:r>
    </w:p>
    <w:p w14:paraId="2524D501" w14:textId="34C77303" w:rsidR="00184630" w:rsidRDefault="00184630" w:rsidP="004C7650">
      <w:pPr>
        <w:pStyle w:val="ListParagraph"/>
        <w:numPr>
          <w:ilvl w:val="0"/>
          <w:numId w:val="13"/>
        </w:numPr>
        <w:ind w:left="0" w:firstLine="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L'amélioration de la souplesse des processus.</w:t>
      </w:r>
    </w:p>
    <w:p w14:paraId="6293FD86" w14:textId="77777777" w:rsidR="004C7650" w:rsidRPr="004C7650" w:rsidRDefault="004C7650" w:rsidP="004C7650">
      <w:pPr>
        <w:pStyle w:val="ListParagraph"/>
        <w:ind w:left="0"/>
        <w:rPr>
          <w:rFonts w:ascii="Times New Roman" w:hAnsi="Times New Roman" w:cs="Times New Roman"/>
          <w:color w:val="0D0D0D"/>
          <w:sz w:val="28"/>
          <w:szCs w:val="28"/>
          <w:shd w:val="clear" w:color="auto" w:fill="FFFFFF"/>
        </w:rPr>
      </w:pPr>
    </w:p>
    <w:p w14:paraId="36437BCB" w14:textId="6271F830" w:rsidR="00184630" w:rsidRDefault="00FD7E73" w:rsidP="007D4FDC">
      <w:pPr>
        <w:ind w:left="1416"/>
        <w:rPr>
          <w:rFonts w:cstheme="minorHAnsi"/>
          <w:color w:val="0D0D0D"/>
          <w:sz w:val="32"/>
          <w:szCs w:val="32"/>
          <w:shd w:val="clear" w:color="auto" w:fill="FFFFFF"/>
        </w:rPr>
      </w:pPr>
      <w:r w:rsidRPr="007907DF">
        <w:rPr>
          <w:rFonts w:cstheme="minorHAnsi"/>
          <w:noProof/>
          <w:color w:val="0D0D0D"/>
          <w:sz w:val="32"/>
          <w:szCs w:val="32"/>
          <w:shd w:val="clear" w:color="auto" w:fill="FFFFFF"/>
        </w:rPr>
        <w:drawing>
          <wp:inline distT="0" distB="0" distL="0" distR="0" wp14:anchorId="4FA8B754" wp14:editId="690363EF">
            <wp:extent cx="3589867" cy="26219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OA.gif"/>
                    <pic:cNvPicPr/>
                  </pic:nvPicPr>
                  <pic:blipFill>
                    <a:blip r:embed="rId14">
                      <a:extLst>
                        <a:ext uri="{28A0092B-C50C-407E-A947-70E740481C1C}">
                          <a14:useLocalDpi xmlns:a14="http://schemas.microsoft.com/office/drawing/2010/main" val="0"/>
                        </a:ext>
                      </a:extLst>
                    </a:blip>
                    <a:stretch>
                      <a:fillRect/>
                    </a:stretch>
                  </pic:blipFill>
                  <pic:spPr>
                    <a:xfrm>
                      <a:off x="0" y="0"/>
                      <a:ext cx="3658038" cy="2671705"/>
                    </a:xfrm>
                    <a:prstGeom prst="rect">
                      <a:avLst/>
                    </a:prstGeom>
                  </pic:spPr>
                </pic:pic>
              </a:graphicData>
            </a:graphic>
          </wp:inline>
        </w:drawing>
      </w:r>
    </w:p>
    <w:p w14:paraId="494B229A" w14:textId="77777777" w:rsidR="004C7650" w:rsidRPr="004C7650" w:rsidRDefault="004C7650" w:rsidP="004C7650">
      <w:pPr>
        <w:rPr>
          <w:rFonts w:ascii="Times New Roman" w:hAnsi="Times New Roman" w:cs="Times New Roman"/>
          <w:color w:val="0D0D0D"/>
          <w:sz w:val="28"/>
          <w:szCs w:val="28"/>
          <w:shd w:val="clear" w:color="auto" w:fill="FFFFFF"/>
        </w:rPr>
      </w:pPr>
    </w:p>
    <w:p w14:paraId="67572D0C" w14:textId="4FEFEF93" w:rsidR="00184630" w:rsidRDefault="00184630" w:rsidP="004C7650">
      <w:pPr>
        <w:pStyle w:val="ListParagraph"/>
        <w:numPr>
          <w:ilvl w:val="1"/>
          <w:numId w:val="9"/>
        </w:numPr>
        <w:ind w:left="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Architecture de sécurité :</w:t>
      </w:r>
    </w:p>
    <w:p w14:paraId="42C6BBE2" w14:textId="77777777" w:rsidR="004C7650" w:rsidRPr="004C7650" w:rsidRDefault="004C7650" w:rsidP="004C7650">
      <w:pPr>
        <w:pStyle w:val="ListParagraph"/>
        <w:ind w:left="0"/>
        <w:rPr>
          <w:rFonts w:ascii="Times New Roman" w:hAnsi="Times New Roman" w:cs="Times New Roman"/>
          <w:b/>
          <w:color w:val="0D0D0D"/>
          <w:sz w:val="28"/>
          <w:szCs w:val="28"/>
          <w:shd w:val="clear" w:color="auto" w:fill="FFFFFF"/>
        </w:rPr>
      </w:pPr>
    </w:p>
    <w:p w14:paraId="502CEE6B" w14:textId="31262224" w:rsidR="00184630" w:rsidRPr="004C7650" w:rsidRDefault="00FD6820" w:rsidP="004C7650">
      <w:pPr>
        <w:pStyle w:val="ListParagraph"/>
        <w:numPr>
          <w:ilvl w:val="0"/>
          <w:numId w:val="14"/>
        </w:numPr>
        <w:ind w:left="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L’intérêt de développer d’une API pour un progiciel :</w:t>
      </w:r>
    </w:p>
    <w:p w14:paraId="5E7F5219" w14:textId="77777777" w:rsidR="00FD6820" w:rsidRPr="004C7650" w:rsidRDefault="00FD6820" w:rsidP="004C7650">
      <w:pPr>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L'API peut être décrite comme une solution informatique essentielle qui permet à différentes applications de communiquer entre elles de manière fluide, en échangeant des services ou des données. En réalité, elle se compose d'un ensemble de fonctions accessibles via des requêtes HTTP, facilitant ainsi l'accès aux services d'une application à travers un langage de programmation défini. </w:t>
      </w:r>
    </w:p>
    <w:p w14:paraId="6C43C385" w14:textId="7EB0C4EA" w:rsidR="00FD6820" w:rsidRPr="004C7650" w:rsidRDefault="00FD6820" w:rsidP="004C7650">
      <w:pPr>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En simplifiant la communication entre deux programmes informatiques, l'API offre un moyen efficace de favoriser leur évolution tout en renforçant la distinction entre le Back-end et le Front-end. Cela simplifie également le développement d'applications web en permettant aux développeurs de créer une "surcouche" personnalisée, par exemple pour un progiciel commercial, ou en</w:t>
      </w:r>
      <w:r w:rsidRPr="007907DF">
        <w:rPr>
          <w:rFonts w:cstheme="minorHAnsi"/>
          <w:color w:val="0D0D0D"/>
          <w:sz w:val="32"/>
          <w:szCs w:val="32"/>
          <w:shd w:val="clear" w:color="auto" w:fill="FFFFFF"/>
        </w:rPr>
        <w:t xml:space="preserve"> </w:t>
      </w:r>
      <w:r w:rsidRPr="004C7650">
        <w:rPr>
          <w:rFonts w:ascii="Times New Roman" w:hAnsi="Times New Roman" w:cs="Times New Roman"/>
          <w:color w:val="0D0D0D"/>
          <w:sz w:val="28"/>
          <w:szCs w:val="28"/>
          <w:shd w:val="clear" w:color="auto" w:fill="FFFFFF"/>
        </w:rPr>
        <w:t>laissant aux membres la possibilité de coder des fonctionnalités supplémentaires selon leurs besoins spécifiques.</w:t>
      </w:r>
    </w:p>
    <w:p w14:paraId="1EF89C24" w14:textId="7D7AD4D4" w:rsidR="00FD6820" w:rsidRPr="004C7650" w:rsidRDefault="00FD6820" w:rsidP="004C7650">
      <w:pPr>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 En somme, l'API joue un rôle central dans l'architecture logicielle moderne, favorisant la flexibilité, la modularité et l'efficacité des systèmes informatiques interconnectés.</w:t>
      </w:r>
    </w:p>
    <w:p w14:paraId="590587A7" w14:textId="04327679" w:rsidR="00184630" w:rsidRPr="004C7650" w:rsidRDefault="00FD6820" w:rsidP="004C7650">
      <w:pPr>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lastRenderedPageBreak/>
        <w:t xml:space="preserve">  ▪   Les diverses structures d'API :</w:t>
      </w:r>
    </w:p>
    <w:p w14:paraId="0C0B367E" w14:textId="77777777" w:rsidR="00FD6820" w:rsidRPr="004C7650" w:rsidRDefault="00FD6820" w:rsidP="004C7650">
      <w:pPr>
        <w:ind w:firstLine="6"/>
        <w:jc w:val="both"/>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Il existe deux principaux protocoles de communication sur lesquels reposent les API : le Simple Object Access Protocol (SOAP) et le Representational State Transfer (REST).</w:t>
      </w:r>
    </w:p>
    <w:p w14:paraId="4237EC43" w14:textId="51223428" w:rsidR="00FD6820" w:rsidRPr="004C7650" w:rsidRDefault="00FD6820" w:rsidP="004C7650">
      <w:pPr>
        <w:jc w:val="both"/>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 Le REST s'est progressivement imposé comme le choix privilégié par rapport au SOAP en raison de sa flexibilité accrue. Cette évolution a conduit à l'émergence des API REST ou RESTful.</w:t>
      </w:r>
    </w:p>
    <w:p w14:paraId="47A111B2" w14:textId="2A9768D0" w:rsidR="00FD6820" w:rsidRPr="004C7650" w:rsidRDefault="00FD6820" w:rsidP="004C7650">
      <w:pPr>
        <w:jc w:val="both"/>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La distinction fondamentale entre ces deux protocoles réside dans le niveau de couplage entre le client et le serveur.</w:t>
      </w:r>
    </w:p>
    <w:p w14:paraId="0D9CC384" w14:textId="22086921" w:rsidR="003A2129" w:rsidRPr="004C7650" w:rsidRDefault="003A2129" w:rsidP="004C7650">
      <w:pPr>
        <w:jc w:val="both"/>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La figure suivante montre la différence entre les 2 services :</w:t>
      </w:r>
    </w:p>
    <w:p w14:paraId="36D0D586" w14:textId="29A8F094" w:rsidR="0022736D" w:rsidRPr="00FD7E73" w:rsidRDefault="00FD7E73" w:rsidP="00FD7E73">
      <w:pPr>
        <w:ind w:left="1416"/>
        <w:jc w:val="both"/>
        <w:rPr>
          <w:rFonts w:cstheme="minorHAnsi"/>
          <w:color w:val="0D0D0D"/>
          <w:sz w:val="32"/>
          <w:szCs w:val="32"/>
          <w:shd w:val="clear" w:color="auto" w:fill="FFFFFF"/>
        </w:rPr>
      </w:pPr>
      <w:r>
        <w:rPr>
          <w:rFonts w:ascii="Segoe UI" w:hAnsi="Segoe UI" w:cs="Segoe UI"/>
          <w:noProof/>
          <w:color w:val="0D0D0D"/>
          <w:shd w:val="clear" w:color="auto" w:fill="FFFFFF"/>
        </w:rPr>
        <w:drawing>
          <wp:inline distT="0" distB="0" distL="0" distR="0" wp14:anchorId="01630BAD" wp14:editId="6B72A798">
            <wp:extent cx="4458140" cy="20332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155b5bc3fdb2c9d9ee0dd3d_protocol layering.png"/>
                    <pic:cNvPicPr/>
                  </pic:nvPicPr>
                  <pic:blipFill>
                    <a:blip r:embed="rId15">
                      <a:extLst>
                        <a:ext uri="{28A0092B-C50C-407E-A947-70E740481C1C}">
                          <a14:useLocalDpi xmlns:a14="http://schemas.microsoft.com/office/drawing/2010/main" val="0"/>
                        </a:ext>
                      </a:extLst>
                    </a:blip>
                    <a:stretch>
                      <a:fillRect/>
                    </a:stretch>
                  </pic:blipFill>
                  <pic:spPr>
                    <a:xfrm>
                      <a:off x="0" y="0"/>
                      <a:ext cx="4497562" cy="2051250"/>
                    </a:xfrm>
                    <a:prstGeom prst="rect">
                      <a:avLst/>
                    </a:prstGeom>
                  </pic:spPr>
                </pic:pic>
              </a:graphicData>
            </a:graphic>
          </wp:inline>
        </w:drawing>
      </w:r>
    </w:p>
    <w:p w14:paraId="7C78296A" w14:textId="77777777" w:rsidR="0022736D" w:rsidRPr="004C7650" w:rsidRDefault="0022736D" w:rsidP="004C7650">
      <w:pPr>
        <w:pStyle w:val="ListParagraph"/>
        <w:ind w:left="0"/>
        <w:rPr>
          <w:rFonts w:ascii="Times New Roman" w:hAnsi="Times New Roman" w:cs="Times New Roman"/>
          <w:color w:val="0D0D0D"/>
          <w:sz w:val="28"/>
          <w:szCs w:val="28"/>
          <w:shd w:val="clear" w:color="auto" w:fill="FFFFFF"/>
        </w:rPr>
      </w:pPr>
    </w:p>
    <w:p w14:paraId="1B01A957" w14:textId="1D0DAE4E" w:rsidR="00031974" w:rsidRDefault="003A2129" w:rsidP="004C7650">
      <w:pPr>
        <w:pStyle w:val="ListParagraph"/>
        <w:numPr>
          <w:ilvl w:val="0"/>
          <w:numId w:val="14"/>
        </w:numPr>
        <w:ind w:left="0" w:firstLine="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Modèle d'API basé sur SOAP :</w:t>
      </w:r>
    </w:p>
    <w:p w14:paraId="30E4ADE5" w14:textId="77777777" w:rsidR="004C7650" w:rsidRPr="004C7650" w:rsidRDefault="004C7650" w:rsidP="004C7650">
      <w:pPr>
        <w:pStyle w:val="ListParagraph"/>
        <w:ind w:left="0"/>
        <w:rPr>
          <w:rFonts w:ascii="Times New Roman" w:hAnsi="Times New Roman" w:cs="Times New Roman"/>
          <w:b/>
          <w:color w:val="0D0D0D"/>
          <w:sz w:val="28"/>
          <w:szCs w:val="28"/>
          <w:shd w:val="clear" w:color="auto" w:fill="FFFFFF"/>
        </w:rPr>
      </w:pPr>
    </w:p>
    <w:p w14:paraId="4E5FBEF0" w14:textId="77777777" w:rsidR="003A2129" w:rsidRPr="004C7650" w:rsidRDefault="003A2129"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L'architecture d'API SOAP utilise le protocole SOAP (Simple Object Access Protocol) basé sur XML.</w:t>
      </w:r>
    </w:p>
    <w:p w14:paraId="381C23D5" w14:textId="77777777" w:rsidR="003A2129" w:rsidRPr="004C7650" w:rsidRDefault="003A2129"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 Les services sont décrits via des fichiers WSDL, assurant un contrôle élevé sur la sécurité et la fiabilité des communications, ce qui la rend adaptée aux environnements critiques. </w:t>
      </w:r>
    </w:p>
    <w:p w14:paraId="4A36F50D" w14:textId="726279A7" w:rsidR="00031974" w:rsidRPr="004C7650" w:rsidRDefault="003A2129"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Cependant, cette architecture est souvent critiquée pour sa complexité et sa lourdeur par rapport à d'autres approches plus légères comme REST, ce qui limite son adoption dans certains cas d'utilisation.</w:t>
      </w:r>
    </w:p>
    <w:p w14:paraId="46E1E34B" w14:textId="77777777" w:rsidR="00FD7E73" w:rsidRPr="004C7650" w:rsidRDefault="00FD7E73" w:rsidP="004C7650">
      <w:pPr>
        <w:pStyle w:val="ListParagraph"/>
        <w:ind w:left="0"/>
        <w:rPr>
          <w:rFonts w:ascii="Times New Roman" w:hAnsi="Times New Roman" w:cs="Times New Roman"/>
          <w:color w:val="0D0D0D"/>
          <w:sz w:val="28"/>
          <w:szCs w:val="28"/>
          <w:shd w:val="clear" w:color="auto" w:fill="FFFFFF"/>
        </w:rPr>
      </w:pPr>
    </w:p>
    <w:p w14:paraId="456A3821" w14:textId="588A5EBC" w:rsidR="00031974" w:rsidRPr="004C7650" w:rsidRDefault="003A2129"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La figure suivante présente la mode de communication :</w:t>
      </w:r>
    </w:p>
    <w:p w14:paraId="7996991B" w14:textId="217CA92E" w:rsidR="0022736D" w:rsidRPr="004C7650" w:rsidRDefault="0022736D" w:rsidP="004C7650">
      <w:pPr>
        <w:pStyle w:val="ListParagraph"/>
        <w:ind w:left="0"/>
        <w:rPr>
          <w:rFonts w:ascii="Times New Roman" w:hAnsi="Times New Roman" w:cs="Times New Roman"/>
          <w:color w:val="0D0D0D"/>
          <w:sz w:val="28"/>
          <w:szCs w:val="28"/>
          <w:shd w:val="clear" w:color="auto" w:fill="FFFFFF"/>
        </w:rPr>
      </w:pPr>
    </w:p>
    <w:p w14:paraId="467313AA" w14:textId="77777777" w:rsidR="0022736D" w:rsidRDefault="0022736D" w:rsidP="00402D0C">
      <w:pPr>
        <w:pStyle w:val="ListParagraph"/>
        <w:ind w:left="1440"/>
        <w:rPr>
          <w:rFonts w:ascii="Segoe UI" w:hAnsi="Segoe UI" w:cs="Segoe UI"/>
          <w:color w:val="0D0D0D"/>
          <w:shd w:val="clear" w:color="auto" w:fill="FFFFFF"/>
        </w:rPr>
      </w:pPr>
    </w:p>
    <w:p w14:paraId="7261A60E" w14:textId="7A3E77BB" w:rsidR="003A2129" w:rsidRDefault="0022736D" w:rsidP="0022736D">
      <w:pPr>
        <w:pStyle w:val="ListParagraph"/>
        <w:ind w:left="708"/>
        <w:rPr>
          <w:rFonts w:ascii="Segoe UI" w:hAnsi="Segoe UI" w:cs="Segoe UI"/>
          <w:color w:val="0D0D0D"/>
          <w:shd w:val="clear" w:color="auto" w:fill="FFFFFF"/>
        </w:rPr>
      </w:pPr>
      <w:r>
        <w:rPr>
          <w:rFonts w:ascii="Segoe UI" w:hAnsi="Segoe UI" w:cs="Segoe UI"/>
          <w:noProof/>
          <w:color w:val="0D0D0D"/>
          <w:shd w:val="clear" w:color="auto" w:fill="FFFFFF"/>
        </w:rPr>
        <w:lastRenderedPageBreak/>
        <w:drawing>
          <wp:inline distT="0" distB="0" distL="0" distR="0" wp14:anchorId="498449AD" wp14:editId="52C0FA4A">
            <wp:extent cx="5080000" cy="27305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hV_E49aIgdEEWvCetK8T2g.jpg"/>
                    <pic:cNvPicPr/>
                  </pic:nvPicPr>
                  <pic:blipFill>
                    <a:blip r:embed="rId16">
                      <a:extLst>
                        <a:ext uri="{28A0092B-C50C-407E-A947-70E740481C1C}">
                          <a14:useLocalDpi xmlns:a14="http://schemas.microsoft.com/office/drawing/2010/main" val="0"/>
                        </a:ext>
                      </a:extLst>
                    </a:blip>
                    <a:stretch>
                      <a:fillRect/>
                    </a:stretch>
                  </pic:blipFill>
                  <pic:spPr>
                    <a:xfrm>
                      <a:off x="0" y="0"/>
                      <a:ext cx="5080000" cy="2730500"/>
                    </a:xfrm>
                    <a:prstGeom prst="rect">
                      <a:avLst/>
                    </a:prstGeom>
                  </pic:spPr>
                </pic:pic>
              </a:graphicData>
            </a:graphic>
          </wp:inline>
        </w:drawing>
      </w:r>
    </w:p>
    <w:p w14:paraId="4A355A29" w14:textId="102E18A9" w:rsidR="00031974" w:rsidRDefault="003A2129" w:rsidP="00402D0C">
      <w:pPr>
        <w:pStyle w:val="ListParagraph"/>
        <w:ind w:left="1440"/>
        <w:rPr>
          <w:rFonts w:ascii="Segoe UI" w:hAnsi="Segoe UI" w:cs="Segoe UI"/>
          <w:color w:val="0D0D0D"/>
          <w:shd w:val="clear" w:color="auto" w:fill="FFFFFF"/>
        </w:rPr>
      </w:pPr>
      <w:r>
        <w:rPr>
          <w:rFonts w:ascii="Segoe UI" w:hAnsi="Segoe UI" w:cs="Segoe UI"/>
          <w:color w:val="0D0D0D"/>
          <w:shd w:val="clear" w:color="auto" w:fill="FFFFFF"/>
        </w:rPr>
        <w:tab/>
      </w:r>
    </w:p>
    <w:p w14:paraId="5374C3AA" w14:textId="10BF16B3" w:rsidR="0022736D" w:rsidRDefault="0022736D" w:rsidP="00402D0C">
      <w:pPr>
        <w:pStyle w:val="ListParagraph"/>
        <w:ind w:left="1440"/>
        <w:rPr>
          <w:rFonts w:ascii="Segoe UI" w:hAnsi="Segoe UI" w:cs="Segoe UI"/>
          <w:color w:val="0D0D0D"/>
          <w:shd w:val="clear" w:color="auto" w:fill="FFFFFF"/>
        </w:rPr>
      </w:pPr>
    </w:p>
    <w:p w14:paraId="0DD681E2" w14:textId="79417F0F" w:rsidR="00FD7E73" w:rsidRDefault="00FD7E73" w:rsidP="00402D0C">
      <w:pPr>
        <w:pStyle w:val="ListParagraph"/>
        <w:ind w:left="1440"/>
        <w:rPr>
          <w:rFonts w:ascii="Segoe UI" w:hAnsi="Segoe UI" w:cs="Segoe UI"/>
          <w:color w:val="0D0D0D"/>
          <w:shd w:val="clear" w:color="auto" w:fill="FFFFFF"/>
        </w:rPr>
      </w:pPr>
    </w:p>
    <w:p w14:paraId="60B458FC" w14:textId="01C6A32D" w:rsidR="00FD7E73" w:rsidRDefault="00FD7E73" w:rsidP="00402D0C">
      <w:pPr>
        <w:pStyle w:val="ListParagraph"/>
        <w:ind w:left="1440"/>
        <w:rPr>
          <w:rFonts w:ascii="Segoe UI" w:hAnsi="Segoe UI" w:cs="Segoe UI"/>
          <w:color w:val="0D0D0D"/>
          <w:shd w:val="clear" w:color="auto" w:fill="FFFFFF"/>
        </w:rPr>
      </w:pPr>
    </w:p>
    <w:p w14:paraId="3C6EB0D7" w14:textId="7D830A7C" w:rsidR="00FD7E73" w:rsidRDefault="00FD7E73" w:rsidP="00402D0C">
      <w:pPr>
        <w:pStyle w:val="ListParagraph"/>
        <w:ind w:left="1440"/>
        <w:rPr>
          <w:rFonts w:ascii="Segoe UI" w:hAnsi="Segoe UI" w:cs="Segoe UI"/>
          <w:color w:val="0D0D0D"/>
          <w:shd w:val="clear" w:color="auto" w:fill="FFFFFF"/>
        </w:rPr>
      </w:pPr>
    </w:p>
    <w:p w14:paraId="27363AD9" w14:textId="77777777" w:rsidR="00FD7E73" w:rsidRPr="004C7650" w:rsidRDefault="00FD7E73" w:rsidP="004C7650">
      <w:pPr>
        <w:pStyle w:val="ListParagraph"/>
        <w:ind w:left="0"/>
        <w:rPr>
          <w:rFonts w:ascii="Times New Roman" w:hAnsi="Times New Roman" w:cs="Times New Roman"/>
          <w:color w:val="0D0D0D"/>
          <w:sz w:val="28"/>
          <w:szCs w:val="28"/>
          <w:shd w:val="clear" w:color="auto" w:fill="FFFFFF"/>
        </w:rPr>
      </w:pPr>
    </w:p>
    <w:p w14:paraId="7686805A" w14:textId="13F7C85B" w:rsidR="005E1235" w:rsidRPr="004C7650" w:rsidRDefault="0022736D" w:rsidP="004C7650">
      <w:pPr>
        <w:pStyle w:val="ListParagraph"/>
        <w:numPr>
          <w:ilvl w:val="0"/>
          <w:numId w:val="15"/>
        </w:numPr>
        <w:ind w:left="0" w:firstLine="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Structure d’un message SOAP :</w:t>
      </w:r>
    </w:p>
    <w:p w14:paraId="23CDFB9D" w14:textId="77777777" w:rsidR="0022736D" w:rsidRPr="004C7650" w:rsidRDefault="0022736D" w:rsidP="004C7650">
      <w:pPr>
        <w:pStyle w:val="ListParagraph"/>
        <w:ind w:left="0"/>
        <w:rPr>
          <w:rFonts w:ascii="Times New Roman" w:hAnsi="Times New Roman" w:cs="Times New Roman"/>
          <w:b/>
          <w:color w:val="0D0D0D"/>
          <w:sz w:val="28"/>
          <w:szCs w:val="28"/>
          <w:shd w:val="clear" w:color="auto" w:fill="FFFFFF"/>
        </w:rPr>
      </w:pPr>
    </w:p>
    <w:p w14:paraId="3D8D5E19" w14:textId="5107121E" w:rsidR="005E1235" w:rsidRPr="004C7650" w:rsidRDefault="0022736D"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La figure suivante montre la structure d’un message SOAP :</w:t>
      </w:r>
    </w:p>
    <w:p w14:paraId="174ED986" w14:textId="46FBAE3D" w:rsidR="0022736D" w:rsidRPr="004C7650" w:rsidRDefault="0022736D" w:rsidP="004C7650">
      <w:pPr>
        <w:pStyle w:val="ListParagraph"/>
        <w:ind w:left="0"/>
        <w:rPr>
          <w:rFonts w:ascii="Times New Roman" w:hAnsi="Times New Roman" w:cs="Times New Roman"/>
          <w:color w:val="0D0D0D"/>
          <w:sz w:val="28"/>
          <w:szCs w:val="28"/>
          <w:shd w:val="clear" w:color="auto" w:fill="FFFFFF"/>
        </w:rPr>
      </w:pPr>
    </w:p>
    <w:p w14:paraId="40583BB8" w14:textId="77777777" w:rsidR="0022736D" w:rsidRDefault="0022736D" w:rsidP="005E1235">
      <w:pPr>
        <w:pStyle w:val="ListParagraph"/>
        <w:ind w:left="1656"/>
        <w:rPr>
          <w:rFonts w:ascii="Segoe UI" w:hAnsi="Segoe UI" w:cs="Segoe UI"/>
          <w:color w:val="0D0D0D"/>
          <w:shd w:val="clear" w:color="auto" w:fill="FFFFFF"/>
        </w:rPr>
      </w:pPr>
    </w:p>
    <w:p w14:paraId="29E5C699" w14:textId="059F2B8E" w:rsidR="0022736D" w:rsidRPr="005E1235" w:rsidRDefault="0022736D" w:rsidP="005E1235">
      <w:pPr>
        <w:pStyle w:val="ListParagraph"/>
        <w:ind w:left="1656"/>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465689E1" wp14:editId="3617FB0E">
            <wp:extent cx="4725059" cy="28388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sg soap.PNG"/>
                    <pic:cNvPicPr/>
                  </pic:nvPicPr>
                  <pic:blipFill>
                    <a:blip r:embed="rId17">
                      <a:extLst>
                        <a:ext uri="{28A0092B-C50C-407E-A947-70E740481C1C}">
                          <a14:useLocalDpi xmlns:a14="http://schemas.microsoft.com/office/drawing/2010/main" val="0"/>
                        </a:ext>
                      </a:extLst>
                    </a:blip>
                    <a:stretch>
                      <a:fillRect/>
                    </a:stretch>
                  </pic:blipFill>
                  <pic:spPr>
                    <a:xfrm>
                      <a:off x="0" y="0"/>
                      <a:ext cx="4725059" cy="2838846"/>
                    </a:xfrm>
                    <a:prstGeom prst="rect">
                      <a:avLst/>
                    </a:prstGeom>
                  </pic:spPr>
                </pic:pic>
              </a:graphicData>
            </a:graphic>
          </wp:inline>
        </w:drawing>
      </w:r>
    </w:p>
    <w:p w14:paraId="4FF969B4" w14:textId="77777777" w:rsidR="0022736D" w:rsidRDefault="0022736D" w:rsidP="008B0420">
      <w:pPr>
        <w:pStyle w:val="ListParagraph"/>
        <w:ind w:left="1296"/>
        <w:rPr>
          <w:rFonts w:ascii="Segoe UI" w:hAnsi="Segoe UI" w:cs="Segoe UI"/>
          <w:color w:val="0D0D0D"/>
          <w:shd w:val="clear" w:color="auto" w:fill="FFFFFF"/>
        </w:rPr>
      </w:pPr>
    </w:p>
    <w:p w14:paraId="28096C28" w14:textId="77777777" w:rsidR="0022736D" w:rsidRPr="004C7650" w:rsidRDefault="0022736D" w:rsidP="004C7650">
      <w:pPr>
        <w:pStyle w:val="ListParagraph"/>
        <w:ind w:left="0"/>
        <w:rPr>
          <w:rFonts w:ascii="Times New Roman" w:hAnsi="Times New Roman" w:cs="Times New Roman"/>
          <w:color w:val="0D0D0D"/>
          <w:sz w:val="28"/>
          <w:szCs w:val="28"/>
          <w:shd w:val="clear" w:color="auto" w:fill="FFFFFF"/>
        </w:rPr>
      </w:pPr>
    </w:p>
    <w:p w14:paraId="32C3ED9A" w14:textId="52F82EFA" w:rsidR="0022736D" w:rsidRPr="004C7650" w:rsidRDefault="0022736D" w:rsidP="004C7650">
      <w:pPr>
        <w:pStyle w:val="ListParagraph"/>
        <w:numPr>
          <w:ilvl w:val="0"/>
          <w:numId w:val="14"/>
        </w:numPr>
        <w:ind w:left="0" w:firstLine="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Architecture d’API REST :</w:t>
      </w:r>
    </w:p>
    <w:p w14:paraId="162F04F0" w14:textId="63F00789" w:rsidR="0022736D" w:rsidRPr="004C7650" w:rsidRDefault="0022736D" w:rsidP="004C7650">
      <w:pPr>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lastRenderedPageBreak/>
        <w:t>L'architecture REST est un style d'architecture qui offre une approche plus légère que SOAP. Contrairement à SOAP qui utilise XML pour les requêtes, REST se base souvent sur des URLs simples. Bien qu'il puisse nécessiter des informations supplémentaires dans certains cas, la plupart des services web REST se concentrent sur la récupération des données nécessaires via des URLs spécifiques. Cette simplicité et cette approche centrée sur les ressources en font un choix attrayant pour de nombreux cas d'utilisation, offrant une communication efficace entre les clients et les serveurs avec une architecture flexible et évolutive.</w:t>
      </w:r>
    </w:p>
    <w:p w14:paraId="0A5DF4DB" w14:textId="77777777" w:rsidR="0048542F" w:rsidRDefault="0048542F" w:rsidP="0022736D">
      <w:pPr>
        <w:ind w:left="1416"/>
        <w:rPr>
          <w:rFonts w:ascii="Segoe UI" w:hAnsi="Segoe UI" w:cs="Segoe UI"/>
          <w:color w:val="0D0D0D"/>
          <w:shd w:val="clear" w:color="auto" w:fill="FFFFFF"/>
        </w:rPr>
      </w:pPr>
    </w:p>
    <w:p w14:paraId="646BD0C7" w14:textId="77777777" w:rsidR="0022736D" w:rsidRDefault="0022736D" w:rsidP="0022736D">
      <w:pPr>
        <w:ind w:left="1416"/>
        <w:rPr>
          <w:rFonts w:ascii="Segoe UI" w:hAnsi="Segoe UI" w:cs="Segoe UI"/>
          <w:color w:val="0D0D0D"/>
          <w:shd w:val="clear" w:color="auto" w:fill="FFFFFF"/>
        </w:rPr>
      </w:pPr>
    </w:p>
    <w:p w14:paraId="25189365" w14:textId="07CC2C0A" w:rsidR="0022736D" w:rsidRPr="0022736D" w:rsidRDefault="0022736D" w:rsidP="0022736D">
      <w:pPr>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3EC2266B" wp14:editId="6A45AFA0">
            <wp:extent cx="5760720" cy="31521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raction_client_serveur.png__720x444_q90_subsampling-2.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152140"/>
                    </a:xfrm>
                    <a:prstGeom prst="rect">
                      <a:avLst/>
                    </a:prstGeom>
                  </pic:spPr>
                </pic:pic>
              </a:graphicData>
            </a:graphic>
          </wp:inline>
        </w:drawing>
      </w:r>
    </w:p>
    <w:p w14:paraId="55F15709" w14:textId="26A4E75C" w:rsidR="0022736D" w:rsidRPr="004C7650" w:rsidRDefault="0022736D" w:rsidP="004C7650">
      <w:pPr>
        <w:rPr>
          <w:rFonts w:ascii="Times New Roman" w:hAnsi="Times New Roman" w:cs="Times New Roman"/>
          <w:b/>
          <w:color w:val="0D0D0D"/>
          <w:sz w:val="28"/>
          <w:szCs w:val="28"/>
          <w:shd w:val="clear" w:color="auto" w:fill="FFFFFF"/>
        </w:rPr>
      </w:pPr>
    </w:p>
    <w:p w14:paraId="63AB11F6" w14:textId="77777777" w:rsidR="00FD7E73" w:rsidRPr="004C7650" w:rsidRDefault="0048542F" w:rsidP="004C7650">
      <w:pPr>
        <w:pStyle w:val="ListParagraph"/>
        <w:numPr>
          <w:ilvl w:val="0"/>
          <w:numId w:val="14"/>
        </w:numPr>
        <w:ind w:left="0" w:firstLine="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L'architecture d'API utilisée :</w:t>
      </w:r>
    </w:p>
    <w:p w14:paraId="143FF9D1" w14:textId="34DCE422" w:rsidR="0048542F" w:rsidRPr="004C7650" w:rsidRDefault="0048542F" w:rsidP="004C7650">
      <w:pPr>
        <w:pStyle w:val="ListParagraph"/>
        <w:ind w:left="0"/>
        <w:rPr>
          <w:rFonts w:ascii="Times New Roman" w:hAnsi="Times New Roman" w:cs="Times New Roman"/>
          <w:b/>
          <w:color w:val="0D0D0D"/>
          <w:sz w:val="28"/>
          <w:szCs w:val="28"/>
          <w:shd w:val="clear" w:color="auto" w:fill="FFFFFF"/>
        </w:rPr>
      </w:pPr>
      <w:r w:rsidRPr="004C7650">
        <w:rPr>
          <w:rFonts w:ascii="Times New Roman" w:hAnsi="Times New Roman" w:cs="Times New Roman"/>
          <w:sz w:val="28"/>
          <w:szCs w:val="28"/>
        </w:rPr>
        <w:br/>
      </w:r>
      <w:r w:rsidRPr="004C7650">
        <w:rPr>
          <w:rFonts w:ascii="Times New Roman" w:hAnsi="Times New Roman" w:cs="Times New Roman"/>
          <w:color w:val="0D0D0D"/>
          <w:sz w:val="28"/>
          <w:szCs w:val="28"/>
          <w:shd w:val="clear" w:color="auto" w:fill="FFFFFF"/>
        </w:rPr>
        <w:t xml:space="preserve">Nous avons choisi d'utiliser une architecture d'API REST avec Laravel pour notre backend pour plusieurs raisons clés. REST offre une approche légère et flexible, en accord avec la philosophie de développement rapide de Laravel. Elle est polyvalente pour de nombreux types d'échanges d'informations entre logiciels, utilisant uniquement le protocole HTTP. Cette API REST spéciale a été développée avec Laravel, permettant aux utilisateurs représentés par d'autres applications d'appeler notre API RESTful et d'obtenir des résultats. Cependant, étant donné la sensibilité des données échangées, cette API ne peut pas être publique sans sécurisation. Pour garantir la sécurité de notre API, nous avons </w:t>
      </w:r>
      <w:r w:rsidRPr="004C7650">
        <w:rPr>
          <w:rFonts w:ascii="Times New Roman" w:hAnsi="Times New Roman" w:cs="Times New Roman"/>
          <w:color w:val="0D0D0D"/>
          <w:sz w:val="28"/>
          <w:szCs w:val="28"/>
          <w:shd w:val="clear" w:color="auto" w:fill="FFFFFF"/>
        </w:rPr>
        <w:lastRenderedPageBreak/>
        <w:t xml:space="preserve">mis en place une technique utilisant Laravel </w:t>
      </w:r>
      <w:r w:rsidR="005326DF" w:rsidRPr="004C7650">
        <w:rPr>
          <w:rFonts w:ascii="Times New Roman" w:hAnsi="Times New Roman" w:cs="Times New Roman"/>
          <w:color w:val="0D0D0D"/>
          <w:sz w:val="28"/>
          <w:szCs w:val="28"/>
          <w:shd w:val="clear" w:color="auto" w:fill="FFFFFF"/>
        </w:rPr>
        <w:t>Passeport</w:t>
      </w:r>
      <w:r w:rsidRPr="004C7650">
        <w:rPr>
          <w:rFonts w:ascii="Times New Roman" w:hAnsi="Times New Roman" w:cs="Times New Roman"/>
          <w:color w:val="0D0D0D"/>
          <w:sz w:val="28"/>
          <w:szCs w:val="28"/>
          <w:shd w:val="clear" w:color="auto" w:fill="FFFFFF"/>
        </w:rPr>
        <w:t xml:space="preserve"> pour l'authentification et la gestion des jetons JWT (JSON Web Tokens). Cette approche assure un accès sécurisé à notre API REST de manière stateless, grâce à la gestion des autorisations par Laravel </w:t>
      </w:r>
      <w:r w:rsidR="005326DF" w:rsidRPr="004C7650">
        <w:rPr>
          <w:rFonts w:ascii="Times New Roman" w:hAnsi="Times New Roman" w:cs="Times New Roman"/>
          <w:color w:val="0D0D0D"/>
          <w:sz w:val="28"/>
          <w:szCs w:val="28"/>
          <w:shd w:val="clear" w:color="auto" w:fill="FFFFFF"/>
        </w:rPr>
        <w:t>Passeport</w:t>
      </w:r>
      <w:r w:rsidRPr="004C7650">
        <w:rPr>
          <w:rFonts w:ascii="Times New Roman" w:hAnsi="Times New Roman" w:cs="Times New Roman"/>
          <w:color w:val="0D0D0D"/>
          <w:sz w:val="28"/>
          <w:szCs w:val="28"/>
          <w:shd w:val="clear" w:color="auto" w:fill="FFFFFF"/>
        </w:rPr>
        <w:t xml:space="preserve"> et l'utilisation des JWT pour l'authentification et l'autorisation des requêtes.</w:t>
      </w:r>
    </w:p>
    <w:p w14:paraId="6BD3487C" w14:textId="210C3C18" w:rsidR="0048542F" w:rsidRPr="004C7650" w:rsidRDefault="004473C1" w:rsidP="004C7650">
      <w:pPr>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 Principe de JWT :</w:t>
      </w:r>
    </w:p>
    <w:p w14:paraId="0C0A14DB" w14:textId="77777777" w:rsidR="004473C1" w:rsidRPr="004C7650" w:rsidRDefault="004473C1" w:rsidP="004C7650">
      <w:pPr>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Le principe de JWT (JSON Web Token) repose sur l'utilisation de jetons numériques pour l'authentification et l'autorisation des requêtes dans les applications web et les services API.</w:t>
      </w:r>
    </w:p>
    <w:p w14:paraId="3A5524C6" w14:textId="79CED3D2" w:rsidR="004473C1" w:rsidRPr="004C7650" w:rsidRDefault="004473C1" w:rsidP="004C7650">
      <w:pPr>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JWT est couramment utilisé pour authentifier les utilisateurs après une connexion réussie, permettant ainsi à chaque requête d'être accompagnée du jeton pour prouver l'identité de l'utilisateur. De plus, il peut servir à l'autorisation en incluant des informations sur les rôles ou les autorisations spécifiques dans la charge utile du jeton.</w:t>
      </w:r>
    </w:p>
    <w:p w14:paraId="7E01C84F" w14:textId="22973AB3" w:rsidR="0048542F" w:rsidRPr="004C7650" w:rsidRDefault="004473C1" w:rsidP="004C7650">
      <w:pPr>
        <w:pStyle w:val="ListParagraph"/>
        <w:numPr>
          <w:ilvl w:val="0"/>
          <w:numId w:val="16"/>
        </w:numPr>
        <w:ind w:left="0" w:firstLine="0"/>
        <w:rPr>
          <w:rFonts w:ascii="Times New Roman" w:hAnsi="Times New Roman" w:cs="Times New Roman"/>
          <w:b/>
          <w:color w:val="0D0D0D"/>
          <w:sz w:val="28"/>
          <w:szCs w:val="28"/>
          <w:shd w:val="clear" w:color="auto" w:fill="FFFFFF"/>
        </w:rPr>
      </w:pPr>
      <w:r w:rsidRPr="004C7650">
        <w:rPr>
          <w:rFonts w:ascii="Times New Roman" w:hAnsi="Times New Roman" w:cs="Times New Roman"/>
          <w:color w:val="0D0D0D"/>
          <w:sz w:val="28"/>
          <w:szCs w:val="28"/>
          <w:shd w:val="clear" w:color="auto" w:fill="FFFFFF"/>
        </w:rPr>
        <w:t>En résumé, JWT offre une solution sécurisée et efficace pour gérer l'authentification et l'autorisation dans les applications web modernes.</w:t>
      </w:r>
    </w:p>
    <w:p w14:paraId="1EB3AC49" w14:textId="6DE53C64" w:rsidR="004473C1" w:rsidRPr="004C7650" w:rsidRDefault="004473C1" w:rsidP="004C7650">
      <w:pPr>
        <w:pStyle w:val="ListParagraph"/>
        <w:ind w:left="0"/>
        <w:rPr>
          <w:rFonts w:ascii="Times New Roman" w:hAnsi="Times New Roman" w:cs="Times New Roman"/>
          <w:b/>
          <w:color w:val="0D0D0D"/>
          <w:sz w:val="28"/>
          <w:szCs w:val="28"/>
          <w:shd w:val="clear" w:color="auto" w:fill="FFFFFF"/>
        </w:rPr>
      </w:pPr>
    </w:p>
    <w:p w14:paraId="0E4ABA4C" w14:textId="77777777" w:rsidR="004473C1" w:rsidRPr="004C7650" w:rsidRDefault="004473C1" w:rsidP="004C7650">
      <w:pPr>
        <w:pStyle w:val="ListParagraph"/>
        <w:ind w:left="0"/>
        <w:rPr>
          <w:rFonts w:ascii="Times New Roman" w:hAnsi="Times New Roman" w:cs="Times New Roman"/>
          <w:b/>
          <w:color w:val="0D0D0D"/>
          <w:sz w:val="28"/>
          <w:szCs w:val="28"/>
          <w:shd w:val="clear" w:color="auto" w:fill="FFFFFF"/>
        </w:rPr>
      </w:pPr>
    </w:p>
    <w:p w14:paraId="3DA40DB7" w14:textId="01C7FACB" w:rsidR="004473C1" w:rsidRPr="004473C1" w:rsidRDefault="004473C1" w:rsidP="004C7650">
      <w:pPr>
        <w:rPr>
          <w:rFonts w:ascii="Segoe UI" w:hAnsi="Segoe UI" w:cs="Segoe UI"/>
          <w:b/>
          <w:color w:val="0D0D0D"/>
          <w:shd w:val="clear" w:color="auto" w:fill="FFFFFF"/>
        </w:rPr>
      </w:pPr>
      <w:r>
        <w:rPr>
          <w:rFonts w:ascii="Segoe UI" w:hAnsi="Segoe UI" w:cs="Segoe UI"/>
          <w:b/>
          <w:noProof/>
          <w:color w:val="0D0D0D"/>
          <w:shd w:val="clear" w:color="auto" w:fill="FFFFFF"/>
        </w:rPr>
        <w:drawing>
          <wp:inline distT="0" distB="0" distL="0" distR="0" wp14:anchorId="6FECF3B1" wp14:editId="0AA2CCCB">
            <wp:extent cx="5760720" cy="2905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WT_tokens_FR-1.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905125"/>
                    </a:xfrm>
                    <a:prstGeom prst="rect">
                      <a:avLst/>
                    </a:prstGeom>
                  </pic:spPr>
                </pic:pic>
              </a:graphicData>
            </a:graphic>
          </wp:inline>
        </w:drawing>
      </w:r>
    </w:p>
    <w:p w14:paraId="31D0B04D" w14:textId="77777777" w:rsidR="004473C1" w:rsidRDefault="004473C1" w:rsidP="008B0420">
      <w:pPr>
        <w:pStyle w:val="ListParagraph"/>
        <w:ind w:left="1296"/>
        <w:rPr>
          <w:rFonts w:ascii="Segoe UI" w:hAnsi="Segoe UI" w:cs="Segoe UI"/>
          <w:color w:val="0D0D0D"/>
          <w:shd w:val="clear" w:color="auto" w:fill="FFFFFF"/>
        </w:rPr>
      </w:pPr>
    </w:p>
    <w:p w14:paraId="0EFD35D3" w14:textId="2306AA0F" w:rsidR="004473C1" w:rsidRPr="004C7650" w:rsidRDefault="004473C1" w:rsidP="004C7650">
      <w:pPr>
        <w:pStyle w:val="ListParagraph"/>
        <w:ind w:left="0"/>
        <w:rPr>
          <w:rFonts w:ascii="Times New Roman" w:hAnsi="Times New Roman" w:cs="Times New Roman"/>
          <w:color w:val="0D0D0D"/>
          <w:sz w:val="28"/>
          <w:szCs w:val="28"/>
          <w:shd w:val="clear" w:color="auto" w:fill="FFFFFF"/>
        </w:rPr>
      </w:pPr>
    </w:p>
    <w:p w14:paraId="51B6C316" w14:textId="2D10870D" w:rsidR="004473C1" w:rsidRPr="004C7650" w:rsidRDefault="004473C1" w:rsidP="004C7650">
      <w:pPr>
        <w:pStyle w:val="ListParagraph"/>
        <w:ind w:left="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 Structure de JWT :</w:t>
      </w:r>
    </w:p>
    <w:p w14:paraId="6E19D529" w14:textId="77777777" w:rsidR="004473C1" w:rsidRPr="004C7650" w:rsidRDefault="004473C1" w:rsidP="004C7650">
      <w:pPr>
        <w:pStyle w:val="ListParagraph"/>
        <w:ind w:left="0"/>
        <w:rPr>
          <w:rFonts w:ascii="Times New Roman" w:hAnsi="Times New Roman" w:cs="Times New Roman"/>
          <w:b/>
          <w:color w:val="0D0D0D"/>
          <w:sz w:val="28"/>
          <w:szCs w:val="28"/>
          <w:shd w:val="clear" w:color="auto" w:fill="FFFFFF"/>
        </w:rPr>
      </w:pPr>
    </w:p>
    <w:p w14:paraId="0BAB5AD1" w14:textId="77777777" w:rsidR="00F75342" w:rsidRPr="004C7650" w:rsidRDefault="00F75342"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Un JSON Web Token (JWT) est composé de trois parties distinctes qui en définissent la structure. </w:t>
      </w:r>
    </w:p>
    <w:p w14:paraId="0383D143" w14:textId="07380884" w:rsidR="00F75342" w:rsidRPr="004C7650" w:rsidRDefault="00F75342"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lastRenderedPageBreak/>
        <w:t>Tout d'abord, l'en-tête (</w:t>
      </w:r>
      <w:r w:rsidRPr="004C7650">
        <w:rPr>
          <w:rFonts w:ascii="Times New Roman" w:hAnsi="Times New Roman" w:cs="Times New Roman"/>
          <w:b/>
          <w:color w:val="0D0D0D"/>
          <w:sz w:val="28"/>
          <w:szCs w:val="28"/>
          <w:shd w:val="clear" w:color="auto" w:fill="FFFFFF"/>
        </w:rPr>
        <w:t>header</w:t>
      </w:r>
      <w:r w:rsidRPr="004C7650">
        <w:rPr>
          <w:rFonts w:ascii="Times New Roman" w:hAnsi="Times New Roman" w:cs="Times New Roman"/>
          <w:color w:val="0D0D0D"/>
          <w:sz w:val="28"/>
          <w:szCs w:val="28"/>
          <w:shd w:val="clear" w:color="auto" w:fill="FFFFFF"/>
        </w:rPr>
        <w:t>) contient des métadonnées telles que le type de token (typ) et l'algorithme de signature utilisé (alg).</w:t>
      </w:r>
    </w:p>
    <w:p w14:paraId="533E42D0" w14:textId="77777777" w:rsidR="00F75342" w:rsidRPr="004C7650" w:rsidRDefault="00F75342"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 Ensuite, la charge utile (</w:t>
      </w:r>
      <w:r w:rsidRPr="004C7650">
        <w:rPr>
          <w:rFonts w:ascii="Times New Roman" w:hAnsi="Times New Roman" w:cs="Times New Roman"/>
          <w:b/>
          <w:sz w:val="28"/>
          <w:szCs w:val="28"/>
          <w:shd w:val="clear" w:color="auto" w:fill="FFFFFF"/>
        </w:rPr>
        <w:t>payload</w:t>
      </w:r>
      <w:r w:rsidRPr="004C7650">
        <w:rPr>
          <w:rFonts w:ascii="Times New Roman" w:hAnsi="Times New Roman" w:cs="Times New Roman"/>
          <w:color w:val="0D0D0D"/>
          <w:sz w:val="28"/>
          <w:szCs w:val="28"/>
          <w:shd w:val="clear" w:color="auto" w:fill="FFFFFF"/>
        </w:rPr>
        <w:t>) transporte les données d'authentification ou d'autorisation, telles que l'identifiant de l'utilisateur, les rôles ou les autorisations.</w:t>
      </w:r>
    </w:p>
    <w:p w14:paraId="16C0FE12" w14:textId="77777777" w:rsidR="00F75342" w:rsidRPr="004C7650" w:rsidRDefault="00F75342"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 Enfin, la </w:t>
      </w:r>
      <w:r w:rsidRPr="004C7650">
        <w:rPr>
          <w:rFonts w:ascii="Times New Roman" w:hAnsi="Times New Roman" w:cs="Times New Roman"/>
          <w:b/>
          <w:sz w:val="28"/>
          <w:szCs w:val="28"/>
          <w:shd w:val="clear" w:color="auto" w:fill="FFFFFF"/>
        </w:rPr>
        <w:t>signature</w:t>
      </w:r>
      <w:r w:rsidRPr="004C7650">
        <w:rPr>
          <w:rFonts w:ascii="Times New Roman" w:hAnsi="Times New Roman" w:cs="Times New Roman"/>
          <w:sz w:val="28"/>
          <w:szCs w:val="28"/>
          <w:shd w:val="clear" w:color="auto" w:fill="FFFFFF"/>
        </w:rPr>
        <w:t xml:space="preserve"> </w:t>
      </w:r>
      <w:r w:rsidRPr="004C7650">
        <w:rPr>
          <w:rFonts w:ascii="Times New Roman" w:hAnsi="Times New Roman" w:cs="Times New Roman"/>
          <w:color w:val="0D0D0D"/>
          <w:sz w:val="28"/>
          <w:szCs w:val="28"/>
          <w:shd w:val="clear" w:color="auto" w:fill="FFFFFF"/>
        </w:rPr>
        <w:t>garantit l'intégrité du token en combinant de manière sécurisée l'en-tête et la charge utile avec une clé secrète, générant ainsi un hash unique.</w:t>
      </w:r>
    </w:p>
    <w:p w14:paraId="69AAC14A" w14:textId="01ABEE16" w:rsidR="004473C1" w:rsidRPr="004C7650" w:rsidRDefault="00F75342" w:rsidP="004C7650">
      <w:pPr>
        <w:pStyle w:val="ListParagraph"/>
        <w:ind w:left="0"/>
        <w:rPr>
          <w:rFonts w:ascii="Times New Roman" w:hAnsi="Times New Roman" w:cs="Times New Roman"/>
          <w:b/>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 La structure complète du JWT se présente sous la forme suivante : </w:t>
      </w:r>
      <w:proofErr w:type="gramStart"/>
      <w:r w:rsidRPr="004C7650">
        <w:rPr>
          <w:rFonts w:ascii="Times New Roman" w:hAnsi="Times New Roman" w:cs="Times New Roman"/>
          <w:b/>
          <w:color w:val="0D0D0D"/>
          <w:sz w:val="28"/>
          <w:szCs w:val="28"/>
          <w:shd w:val="clear" w:color="auto" w:fill="FFFFFF"/>
        </w:rPr>
        <w:t>header.payload</w:t>
      </w:r>
      <w:proofErr w:type="gramEnd"/>
      <w:r w:rsidRPr="004C7650">
        <w:rPr>
          <w:rFonts w:ascii="Times New Roman" w:hAnsi="Times New Roman" w:cs="Times New Roman"/>
          <w:b/>
          <w:color w:val="0D0D0D"/>
          <w:sz w:val="28"/>
          <w:szCs w:val="28"/>
          <w:shd w:val="clear" w:color="auto" w:fill="FFFFFF"/>
        </w:rPr>
        <w:t>.signature.</w:t>
      </w:r>
    </w:p>
    <w:p w14:paraId="3BD96EBA" w14:textId="77777777" w:rsidR="00F75342" w:rsidRPr="004C7650" w:rsidRDefault="00F75342" w:rsidP="004C7650">
      <w:pPr>
        <w:pStyle w:val="ListParagraph"/>
        <w:ind w:left="0"/>
        <w:rPr>
          <w:rFonts w:ascii="Times New Roman" w:hAnsi="Times New Roman" w:cs="Times New Roman"/>
          <w:color w:val="0D0D0D"/>
          <w:sz w:val="28"/>
          <w:szCs w:val="28"/>
          <w:shd w:val="clear" w:color="auto" w:fill="FFFFFF"/>
        </w:rPr>
      </w:pPr>
    </w:p>
    <w:p w14:paraId="0A2E1FAC" w14:textId="527499DE" w:rsidR="004473C1" w:rsidRDefault="004473C1" w:rsidP="008B0420">
      <w:pPr>
        <w:pStyle w:val="ListParagraph"/>
        <w:ind w:left="1296"/>
        <w:rPr>
          <w:rFonts w:ascii="Segoe UI" w:hAnsi="Segoe UI" w:cs="Segoe UI"/>
          <w:color w:val="0D0D0D"/>
          <w:shd w:val="clear" w:color="auto" w:fill="FFFFFF"/>
        </w:rPr>
      </w:pPr>
    </w:p>
    <w:p w14:paraId="5E3FB61C" w14:textId="1F7999E9" w:rsidR="00F75342" w:rsidRDefault="00F75342" w:rsidP="00F75342">
      <w:pPr>
        <w:pStyle w:val="ListParagraph"/>
        <w:ind w:left="1296"/>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311B5C24" wp14:editId="0B52C714">
            <wp:extent cx="4224760" cy="3959315"/>
            <wp:effectExtent l="0" t="0" r="444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81SqnZGTOIXsZUF1s1iVVQ.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31535" cy="3965664"/>
                    </a:xfrm>
                    <a:prstGeom prst="rect">
                      <a:avLst/>
                    </a:prstGeom>
                  </pic:spPr>
                </pic:pic>
              </a:graphicData>
            </a:graphic>
          </wp:inline>
        </w:drawing>
      </w:r>
    </w:p>
    <w:p w14:paraId="17123CF0" w14:textId="086FB959" w:rsidR="00F75342" w:rsidRPr="00FD7E73" w:rsidRDefault="00F75342" w:rsidP="00F75342">
      <w:pPr>
        <w:pStyle w:val="ListParagraph"/>
        <w:ind w:left="1296"/>
        <w:rPr>
          <w:rFonts w:cstheme="minorHAnsi"/>
          <w:color w:val="0D0D0D"/>
          <w:sz w:val="32"/>
          <w:szCs w:val="32"/>
          <w:shd w:val="clear" w:color="auto" w:fill="FFFFFF"/>
        </w:rPr>
      </w:pPr>
    </w:p>
    <w:p w14:paraId="600B2B37" w14:textId="77777777" w:rsidR="0091044F" w:rsidRPr="004C7650" w:rsidRDefault="0091044F" w:rsidP="004C7650">
      <w:pPr>
        <w:pStyle w:val="ListParagraph"/>
        <w:numPr>
          <w:ilvl w:val="0"/>
          <w:numId w:val="17"/>
        </w:numPr>
        <w:ind w:left="0" w:firstLine="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La figure suivante montre un JWT qui a le Header et le Payload précédents et il est signé avec un secret :</w:t>
      </w:r>
    </w:p>
    <w:p w14:paraId="41264973" w14:textId="167821C2" w:rsidR="00F75342" w:rsidRDefault="00F75342" w:rsidP="0091044F">
      <w:pPr>
        <w:pStyle w:val="ListParagraph"/>
        <w:ind w:left="1656"/>
        <w:rPr>
          <w:rFonts w:ascii="Segoe UI" w:hAnsi="Segoe UI" w:cs="Segoe UI"/>
          <w:color w:val="0D0D0D"/>
          <w:shd w:val="clear" w:color="auto" w:fill="FFFFFF"/>
        </w:rPr>
      </w:pPr>
    </w:p>
    <w:p w14:paraId="59B6C0FD" w14:textId="3E6B8EC7" w:rsidR="004473C1" w:rsidRDefault="0091044F" w:rsidP="00827C5D">
      <w:pPr>
        <w:pStyle w:val="ListParagraph"/>
        <w:ind w:left="0"/>
        <w:rPr>
          <w:rFonts w:ascii="Segoe UI" w:hAnsi="Segoe UI" w:cs="Segoe UI"/>
          <w:color w:val="0D0D0D"/>
          <w:shd w:val="clear" w:color="auto" w:fill="FFFFFF"/>
        </w:rPr>
      </w:pPr>
      <w:r>
        <w:rPr>
          <w:rFonts w:ascii="Segoe UI" w:hAnsi="Segoe UI" w:cs="Segoe UI"/>
          <w:noProof/>
          <w:color w:val="0D0D0D"/>
          <w:shd w:val="clear" w:color="auto" w:fill="FFFFFF"/>
        </w:rPr>
        <w:lastRenderedPageBreak/>
        <w:drawing>
          <wp:inline distT="0" distB="0" distL="0" distR="0" wp14:anchorId="3B246D6B" wp14:editId="0B99ACC5">
            <wp:extent cx="5314950" cy="31655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wt2.png"/>
                    <pic:cNvPicPr/>
                  </pic:nvPicPr>
                  <pic:blipFill>
                    <a:blip r:embed="rId21">
                      <a:extLst>
                        <a:ext uri="{28A0092B-C50C-407E-A947-70E740481C1C}">
                          <a14:useLocalDpi xmlns:a14="http://schemas.microsoft.com/office/drawing/2010/main" val="0"/>
                        </a:ext>
                      </a:extLst>
                    </a:blip>
                    <a:stretch>
                      <a:fillRect/>
                    </a:stretch>
                  </pic:blipFill>
                  <pic:spPr>
                    <a:xfrm>
                      <a:off x="0" y="0"/>
                      <a:ext cx="5326372" cy="3172395"/>
                    </a:xfrm>
                    <a:prstGeom prst="rect">
                      <a:avLst/>
                    </a:prstGeom>
                  </pic:spPr>
                </pic:pic>
              </a:graphicData>
            </a:graphic>
          </wp:inline>
        </w:drawing>
      </w:r>
    </w:p>
    <w:p w14:paraId="3F513FBC" w14:textId="77777777" w:rsidR="004C7650" w:rsidRPr="00827C5D" w:rsidRDefault="004C7650" w:rsidP="00827C5D">
      <w:pPr>
        <w:pStyle w:val="ListParagraph"/>
        <w:ind w:left="0"/>
        <w:rPr>
          <w:rFonts w:ascii="Segoe UI" w:hAnsi="Segoe UI" w:cs="Segoe UI"/>
          <w:color w:val="0D0D0D"/>
          <w:shd w:val="clear" w:color="auto" w:fill="FFFFFF"/>
        </w:rPr>
      </w:pPr>
    </w:p>
    <w:p w14:paraId="2345327B" w14:textId="4C1F61B8" w:rsidR="0091044F" w:rsidRPr="00E9346B" w:rsidRDefault="0091044F" w:rsidP="00E9346B">
      <w:pPr>
        <w:pStyle w:val="ListParagraph"/>
        <w:numPr>
          <w:ilvl w:val="0"/>
          <w:numId w:val="9"/>
        </w:numPr>
        <w:ind w:left="0" w:firstLine="0"/>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Choix de la méthodologie et formalisme adoptés :</w:t>
      </w:r>
    </w:p>
    <w:p w14:paraId="77F5366A" w14:textId="77777777" w:rsidR="0091044F" w:rsidRPr="00E9346B" w:rsidRDefault="0091044F" w:rsidP="00E9346B">
      <w:pPr>
        <w:pStyle w:val="ListParagraph"/>
        <w:ind w:left="0"/>
        <w:rPr>
          <w:rFonts w:ascii="Times New Roman" w:hAnsi="Times New Roman" w:cs="Times New Roman"/>
          <w:color w:val="0D0D0D"/>
          <w:sz w:val="28"/>
          <w:szCs w:val="28"/>
          <w:shd w:val="clear" w:color="auto" w:fill="FFFFFF"/>
        </w:rPr>
      </w:pPr>
    </w:p>
    <w:p w14:paraId="308496E8" w14:textId="5D6450C4" w:rsidR="0091044F" w:rsidRPr="00E9346B" w:rsidRDefault="001852C7"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Pour assurer un développement performant en termes de productivité et de qualité, le choix de la méthodologie de développement est crucial. Avec la complexité croissante des systèmes, le génie logiciel propose des démarches structurées et des étapes précises. Ces méthodologies fournissent un cadre méthodique pour planifier, exécuter et évaluer les projets, améliorant ainsi l'efficacité des équipes et la qualité des produits logiciels livrés.</w:t>
      </w:r>
    </w:p>
    <w:p w14:paraId="6C7B5D1F" w14:textId="77777777" w:rsidR="001852C7" w:rsidRPr="00E9346B" w:rsidRDefault="001852C7" w:rsidP="00E9346B">
      <w:pPr>
        <w:pStyle w:val="ListParagraph"/>
        <w:ind w:left="0"/>
        <w:rPr>
          <w:rFonts w:ascii="Times New Roman" w:hAnsi="Times New Roman" w:cs="Times New Roman"/>
          <w:color w:val="0D0D0D"/>
          <w:sz w:val="28"/>
          <w:szCs w:val="28"/>
          <w:shd w:val="clear" w:color="auto" w:fill="FFFFFF"/>
        </w:rPr>
      </w:pPr>
    </w:p>
    <w:p w14:paraId="57503596" w14:textId="17435399" w:rsidR="001852C7" w:rsidRPr="00E9346B" w:rsidRDefault="001852C7" w:rsidP="00E9346B">
      <w:pPr>
        <w:pStyle w:val="ListParagraph"/>
        <w:numPr>
          <w:ilvl w:val="1"/>
          <w:numId w:val="9"/>
        </w:numPr>
        <w:ind w:left="0" w:firstLine="0"/>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Choix de la méthodologie :</w:t>
      </w:r>
    </w:p>
    <w:p w14:paraId="472CA85A" w14:textId="77777777" w:rsidR="001852C7" w:rsidRPr="00E9346B" w:rsidRDefault="001852C7" w:rsidP="00E9346B">
      <w:pPr>
        <w:pStyle w:val="ListParagraph"/>
        <w:ind w:left="0"/>
        <w:rPr>
          <w:rFonts w:ascii="Times New Roman" w:hAnsi="Times New Roman" w:cs="Times New Roman"/>
          <w:color w:val="0D0D0D"/>
          <w:sz w:val="28"/>
          <w:szCs w:val="28"/>
          <w:shd w:val="clear" w:color="auto" w:fill="FFFFFF"/>
        </w:rPr>
      </w:pPr>
    </w:p>
    <w:p w14:paraId="79FF1F10" w14:textId="3D801B02" w:rsidR="0091044F" w:rsidRPr="00E9346B" w:rsidRDefault="001852C7"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Le choix de la méthode de développement dépend du type de projet. Pour des projets avec des exigences claires dès le départ, comme ceux dans des domaines bien compris, la méthode en cascade peut suffire. En revanche, pour des projets où les besoins évoluent ou sont incomplets, comme souvent dans les projets actuels, les méthodes agiles, plus flexibles et itératives, sont recommandées. Cela permet d'ajuster le travail au fur et à mesure, en collaboration avec les parties prenantes, pour des résultats adaptés et de qualité.</w:t>
      </w:r>
    </w:p>
    <w:p w14:paraId="769902E6" w14:textId="0DF74638" w:rsidR="001852C7" w:rsidRPr="00E9346B" w:rsidRDefault="001852C7"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Une méthode Agile</w:t>
      </w:r>
      <w:r w:rsidR="00F74415" w:rsidRPr="00E9346B">
        <w:rPr>
          <w:rFonts w:ascii="Times New Roman" w:hAnsi="Times New Roman" w:cs="Times New Roman"/>
          <w:color w:val="0D0D0D"/>
          <w:sz w:val="28"/>
          <w:szCs w:val="28"/>
          <w:shd w:val="clear" w:color="auto" w:fill="FFFFFF"/>
        </w:rPr>
        <w:t xml:space="preserve"> </w:t>
      </w:r>
      <w:r w:rsidRPr="00E9346B">
        <w:rPr>
          <w:rFonts w:ascii="Times New Roman" w:hAnsi="Times New Roman" w:cs="Times New Roman"/>
          <w:color w:val="0D0D0D"/>
          <w:sz w:val="28"/>
          <w:szCs w:val="28"/>
          <w:shd w:val="clear" w:color="auto" w:fill="FFFFFF"/>
        </w:rPr>
        <w:t>garantit une meilleure qualité de communication avec l’utilisateur, une meilleure visibilité du</w:t>
      </w:r>
      <w:r w:rsidR="00F74415" w:rsidRPr="00E9346B">
        <w:rPr>
          <w:rFonts w:ascii="Times New Roman" w:hAnsi="Times New Roman" w:cs="Times New Roman"/>
          <w:color w:val="0D0D0D"/>
          <w:sz w:val="28"/>
          <w:szCs w:val="28"/>
          <w:shd w:val="clear" w:color="auto" w:fill="FFFFFF"/>
        </w:rPr>
        <w:t xml:space="preserve"> </w:t>
      </w:r>
      <w:r w:rsidRPr="00E9346B">
        <w:rPr>
          <w:rFonts w:ascii="Times New Roman" w:hAnsi="Times New Roman" w:cs="Times New Roman"/>
          <w:color w:val="0D0D0D"/>
          <w:sz w:val="28"/>
          <w:szCs w:val="28"/>
          <w:shd w:val="clear" w:color="auto" w:fill="FFFFFF"/>
        </w:rPr>
        <w:t>client sur l’avancement des travaux, un meilleur contrôle de qualité par le fait que les tests sont</w:t>
      </w:r>
      <w:r w:rsidR="00F74415" w:rsidRPr="00E9346B">
        <w:rPr>
          <w:rFonts w:ascii="Times New Roman" w:hAnsi="Times New Roman" w:cs="Times New Roman"/>
          <w:color w:val="0D0D0D"/>
          <w:sz w:val="28"/>
          <w:szCs w:val="28"/>
          <w:shd w:val="clear" w:color="auto" w:fill="FFFFFF"/>
        </w:rPr>
        <w:t xml:space="preserve"> </w:t>
      </w:r>
      <w:r w:rsidRPr="00E9346B">
        <w:rPr>
          <w:rFonts w:ascii="Times New Roman" w:hAnsi="Times New Roman" w:cs="Times New Roman"/>
          <w:color w:val="0D0D0D"/>
          <w:sz w:val="28"/>
          <w:szCs w:val="28"/>
          <w:shd w:val="clear" w:color="auto" w:fill="FFFFFF"/>
        </w:rPr>
        <w:t>effectués en continu, ce qui permet de détecter rapidement les problèmes. Elle intègre aussi la</w:t>
      </w:r>
      <w:r w:rsidR="00F74415" w:rsidRPr="00E9346B">
        <w:rPr>
          <w:rFonts w:ascii="Times New Roman" w:hAnsi="Times New Roman" w:cs="Times New Roman"/>
          <w:color w:val="0D0D0D"/>
          <w:sz w:val="28"/>
          <w:szCs w:val="28"/>
          <w:shd w:val="clear" w:color="auto" w:fill="FFFFFF"/>
        </w:rPr>
        <w:t xml:space="preserve"> </w:t>
      </w:r>
      <w:r w:rsidRPr="00E9346B">
        <w:rPr>
          <w:rFonts w:ascii="Times New Roman" w:hAnsi="Times New Roman" w:cs="Times New Roman"/>
          <w:color w:val="0D0D0D"/>
          <w:sz w:val="28"/>
          <w:szCs w:val="28"/>
          <w:shd w:val="clear" w:color="auto" w:fill="FFFFFF"/>
        </w:rPr>
        <w:t>notion de travail en équipe [</w:t>
      </w:r>
      <w:r w:rsidR="00F74415" w:rsidRPr="00E9346B">
        <w:rPr>
          <w:rFonts w:ascii="Times New Roman" w:hAnsi="Times New Roman" w:cs="Times New Roman"/>
          <w:color w:val="0D0D0D"/>
          <w:sz w:val="28"/>
          <w:szCs w:val="28"/>
          <w:shd w:val="clear" w:color="auto" w:fill="FFFFFF"/>
        </w:rPr>
        <w:t>6</w:t>
      </w:r>
      <w:r w:rsidRPr="00E9346B">
        <w:rPr>
          <w:rFonts w:ascii="Times New Roman" w:hAnsi="Times New Roman" w:cs="Times New Roman"/>
          <w:color w:val="0D0D0D"/>
          <w:sz w:val="28"/>
          <w:szCs w:val="28"/>
          <w:shd w:val="clear" w:color="auto" w:fill="FFFFFF"/>
        </w:rPr>
        <w:t>].</w:t>
      </w:r>
    </w:p>
    <w:p w14:paraId="1915D320" w14:textId="77777777" w:rsidR="00F74415" w:rsidRPr="00E9346B" w:rsidRDefault="00F74415"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lastRenderedPageBreak/>
        <w:t xml:space="preserve">Parmi les méthodes Agiles, nous utilisons « </w:t>
      </w:r>
      <w:r w:rsidRPr="00E9346B">
        <w:rPr>
          <w:rFonts w:ascii="Times New Roman" w:hAnsi="Times New Roman" w:cs="Times New Roman"/>
          <w:b/>
          <w:sz w:val="28"/>
          <w:szCs w:val="28"/>
          <w:shd w:val="clear" w:color="auto" w:fill="FFFFFF"/>
        </w:rPr>
        <w:t>SCRUM</w:t>
      </w:r>
      <w:r w:rsidRPr="00E9346B">
        <w:rPr>
          <w:rFonts w:ascii="Times New Roman" w:hAnsi="Times New Roman" w:cs="Times New Roman"/>
          <w:sz w:val="28"/>
          <w:szCs w:val="28"/>
          <w:shd w:val="clear" w:color="auto" w:fill="FFFFFF"/>
        </w:rPr>
        <w:t xml:space="preserve"> </w:t>
      </w:r>
      <w:r w:rsidRPr="00E9346B">
        <w:rPr>
          <w:rFonts w:ascii="Times New Roman" w:hAnsi="Times New Roman" w:cs="Times New Roman"/>
          <w:color w:val="0D0D0D"/>
          <w:sz w:val="28"/>
          <w:szCs w:val="28"/>
          <w:shd w:val="clear" w:color="auto" w:fill="FFFFFF"/>
        </w:rPr>
        <w:t xml:space="preserve">» pour la réalisation de notre projet. </w:t>
      </w:r>
    </w:p>
    <w:p w14:paraId="79587A19" w14:textId="5F95E504" w:rsidR="0091044F" w:rsidRPr="00E9346B" w:rsidRDefault="00F74415"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En effet, nous travaillons en équipe et le produit est livré à chaque terminaison d’une tâche. En plus le client est toujours intervenant dans le test de la solution.</w:t>
      </w:r>
    </w:p>
    <w:p w14:paraId="147FA485" w14:textId="77777777" w:rsidR="00F74415" w:rsidRPr="00E9346B" w:rsidRDefault="00F74415" w:rsidP="00E9346B">
      <w:pPr>
        <w:pStyle w:val="ListParagraph"/>
        <w:ind w:left="0"/>
        <w:rPr>
          <w:rFonts w:ascii="Times New Roman" w:hAnsi="Times New Roman" w:cs="Times New Roman"/>
          <w:color w:val="0D0D0D"/>
          <w:sz w:val="28"/>
          <w:szCs w:val="28"/>
          <w:shd w:val="clear" w:color="auto" w:fill="FFFFFF"/>
        </w:rPr>
      </w:pPr>
    </w:p>
    <w:p w14:paraId="17BDC8F5" w14:textId="0AB3EDB1" w:rsidR="00F74415" w:rsidRPr="00E9346B" w:rsidRDefault="00F74415" w:rsidP="00E9346B">
      <w:pPr>
        <w:pStyle w:val="ListParagraph"/>
        <w:numPr>
          <w:ilvl w:val="0"/>
          <w:numId w:val="17"/>
        </w:numPr>
        <w:ind w:left="0" w:firstLine="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xml:space="preserve">Pour la gestion de la maintenance assistée par ordinateur (GMAO), nous avons opté pour la méthodologie agile Scrum. Cette approche nous permet de travailler en équipe de manière collaborative, avec des livraisons fréquentes à chaque étape de la réalisation des tâches. De plus, nous impliquons activement </w:t>
      </w:r>
      <w:r w:rsidR="00B46F2E" w:rsidRPr="00E9346B">
        <w:rPr>
          <w:rFonts w:ascii="Times New Roman" w:hAnsi="Times New Roman" w:cs="Times New Roman"/>
          <w:color w:val="0D0D0D"/>
          <w:sz w:val="28"/>
          <w:szCs w:val="28"/>
          <w:shd w:val="clear" w:color="auto" w:fill="FFFFFF"/>
        </w:rPr>
        <w:t>l‘admin</w:t>
      </w:r>
      <w:r w:rsidRPr="00E9346B">
        <w:rPr>
          <w:rFonts w:ascii="Times New Roman" w:hAnsi="Times New Roman" w:cs="Times New Roman"/>
          <w:color w:val="0D0D0D"/>
          <w:sz w:val="28"/>
          <w:szCs w:val="28"/>
          <w:shd w:val="clear" w:color="auto" w:fill="FFFFFF"/>
        </w:rPr>
        <w:t xml:space="preserve"> dans le processus de test de la solution, assurant ainsi une adaptation continue aux besoins et une qualité optimale du produit final.</w:t>
      </w:r>
    </w:p>
    <w:p w14:paraId="0AEB9107" w14:textId="0BECB263" w:rsidR="0091044F" w:rsidRPr="00E9346B" w:rsidRDefault="0091044F" w:rsidP="00E9346B">
      <w:pPr>
        <w:pStyle w:val="ListParagraph"/>
        <w:ind w:left="0"/>
        <w:rPr>
          <w:rFonts w:ascii="Times New Roman" w:hAnsi="Times New Roman" w:cs="Times New Roman"/>
          <w:color w:val="0D0D0D"/>
          <w:sz w:val="28"/>
          <w:szCs w:val="28"/>
          <w:shd w:val="clear" w:color="auto" w:fill="FFFFFF"/>
        </w:rPr>
      </w:pPr>
    </w:p>
    <w:p w14:paraId="12843E29" w14:textId="4BC3D3A8" w:rsidR="00F74415" w:rsidRPr="00E9346B" w:rsidRDefault="00F74415" w:rsidP="00E9346B">
      <w:pPr>
        <w:pStyle w:val="ListParagraph"/>
        <w:numPr>
          <w:ilvl w:val="1"/>
          <w:numId w:val="9"/>
        </w:numPr>
        <w:ind w:left="0" w:firstLine="0"/>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Définition du Scrum :</w:t>
      </w:r>
    </w:p>
    <w:p w14:paraId="69E9DCAD" w14:textId="77777777" w:rsidR="00F74415" w:rsidRPr="00E9346B" w:rsidRDefault="00F74415" w:rsidP="00E9346B">
      <w:pPr>
        <w:pStyle w:val="ListParagraph"/>
        <w:ind w:left="0"/>
        <w:rPr>
          <w:rFonts w:ascii="Times New Roman" w:hAnsi="Times New Roman" w:cs="Times New Roman"/>
          <w:color w:val="0D0D0D"/>
          <w:sz w:val="28"/>
          <w:szCs w:val="28"/>
          <w:shd w:val="clear" w:color="auto" w:fill="FFFFFF"/>
        </w:rPr>
      </w:pPr>
    </w:p>
    <w:p w14:paraId="2296CE1B" w14:textId="77777777" w:rsidR="00B546D0" w:rsidRPr="00E9346B" w:rsidRDefault="00B546D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Son principe est d’accuser et de donner le choix d’organisation à</w:t>
      </w:r>
    </w:p>
    <w:p w14:paraId="3FE7441A" w14:textId="1CDF14D0" w:rsidR="00B546D0" w:rsidRPr="00E9346B" w:rsidRDefault="00B546D0" w:rsidP="00E9346B">
      <w:pPr>
        <w:pStyle w:val="ListParagraph"/>
        <w:ind w:left="0"/>
        <w:rPr>
          <w:rFonts w:ascii="Times New Roman" w:hAnsi="Times New Roman" w:cs="Times New Roman"/>
          <w:color w:val="0D0D0D"/>
          <w:sz w:val="28"/>
          <w:szCs w:val="28"/>
          <w:shd w:val="clear" w:color="auto" w:fill="FFFFFF"/>
        </w:rPr>
      </w:pPr>
      <w:proofErr w:type="gramStart"/>
      <w:r w:rsidRPr="00E9346B">
        <w:rPr>
          <w:rFonts w:ascii="Times New Roman" w:hAnsi="Times New Roman" w:cs="Times New Roman"/>
          <w:color w:val="0D0D0D"/>
          <w:sz w:val="28"/>
          <w:szCs w:val="28"/>
          <w:shd w:val="clear" w:color="auto" w:fill="FFFFFF"/>
        </w:rPr>
        <w:t>une</w:t>
      </w:r>
      <w:proofErr w:type="gramEnd"/>
      <w:r w:rsidRPr="00E9346B">
        <w:rPr>
          <w:rFonts w:ascii="Times New Roman" w:hAnsi="Times New Roman" w:cs="Times New Roman"/>
          <w:color w:val="0D0D0D"/>
          <w:sz w:val="28"/>
          <w:szCs w:val="28"/>
          <w:shd w:val="clear" w:color="auto" w:fill="FFFFFF"/>
        </w:rPr>
        <w:t xml:space="preserve"> équipe qui est livrée d’élaborer un produit utilisable lors d’itérations dans une durée bien déterminée. Scrum se base sur un petit jeu de pratiques et quelques rôles. Cette méthode peut être utilisée dans n’importe quelle condition ou un groupe de personnes ont besoin de travailler</w:t>
      </w:r>
    </w:p>
    <w:p w14:paraId="43C8DA8B" w14:textId="49968F1D" w:rsidR="0091044F" w:rsidRPr="00E9346B" w:rsidRDefault="00B546D0" w:rsidP="00E9346B">
      <w:pPr>
        <w:pStyle w:val="ListParagraph"/>
        <w:ind w:left="0"/>
        <w:rPr>
          <w:rFonts w:ascii="Times New Roman" w:hAnsi="Times New Roman" w:cs="Times New Roman"/>
          <w:color w:val="0D0D0D"/>
          <w:sz w:val="28"/>
          <w:szCs w:val="28"/>
          <w:shd w:val="clear" w:color="auto" w:fill="FFFFFF"/>
        </w:rPr>
      </w:pPr>
      <w:proofErr w:type="gramStart"/>
      <w:r w:rsidRPr="00E9346B">
        <w:rPr>
          <w:rFonts w:ascii="Times New Roman" w:hAnsi="Times New Roman" w:cs="Times New Roman"/>
          <w:color w:val="0D0D0D"/>
          <w:sz w:val="28"/>
          <w:szCs w:val="28"/>
          <w:shd w:val="clear" w:color="auto" w:fill="FFFFFF"/>
        </w:rPr>
        <w:t>ensemble</w:t>
      </w:r>
      <w:proofErr w:type="gramEnd"/>
      <w:r w:rsidRPr="00E9346B">
        <w:rPr>
          <w:rFonts w:ascii="Times New Roman" w:hAnsi="Times New Roman" w:cs="Times New Roman"/>
          <w:color w:val="0D0D0D"/>
          <w:sz w:val="28"/>
          <w:szCs w:val="28"/>
          <w:shd w:val="clear" w:color="auto" w:fill="FFFFFF"/>
        </w:rPr>
        <w:t xml:space="preserve"> pour atteindre un but commun.[7]</w:t>
      </w:r>
    </w:p>
    <w:p w14:paraId="1AC9D7B5" w14:textId="571C42B1" w:rsidR="0091044F" w:rsidRPr="00E9346B" w:rsidRDefault="0091044F" w:rsidP="00E9346B">
      <w:pPr>
        <w:pStyle w:val="ListParagraph"/>
        <w:ind w:left="0"/>
        <w:rPr>
          <w:rFonts w:ascii="Times New Roman" w:hAnsi="Times New Roman" w:cs="Times New Roman"/>
          <w:b/>
          <w:color w:val="0D0D0D"/>
          <w:sz w:val="28"/>
          <w:szCs w:val="28"/>
          <w:shd w:val="clear" w:color="auto" w:fill="FFFFFF"/>
        </w:rPr>
      </w:pPr>
    </w:p>
    <w:p w14:paraId="73E94D4F" w14:textId="77777777" w:rsidR="00827C5D" w:rsidRPr="00E9346B" w:rsidRDefault="00BC7FDA" w:rsidP="00E9346B">
      <w:pPr>
        <w:pStyle w:val="ListParagraph"/>
        <w:numPr>
          <w:ilvl w:val="1"/>
          <w:numId w:val="9"/>
        </w:numPr>
        <w:ind w:left="0" w:firstLine="0"/>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Cycle de vie de la méthode Scrum :</w:t>
      </w:r>
    </w:p>
    <w:p w14:paraId="566A86BC" w14:textId="250D036B" w:rsidR="0091044F" w:rsidRPr="00E9346B" w:rsidRDefault="00BC7FDA" w:rsidP="00E9346B">
      <w:pPr>
        <w:pStyle w:val="ListParagraph"/>
        <w:ind w:left="0"/>
        <w:rPr>
          <w:rFonts w:ascii="Times New Roman" w:hAnsi="Times New Roman" w:cs="Times New Roman"/>
          <w:b/>
          <w:color w:val="0D0D0D"/>
          <w:sz w:val="28"/>
          <w:szCs w:val="28"/>
          <w:shd w:val="clear" w:color="auto" w:fill="FFFFFF"/>
        </w:rPr>
      </w:pPr>
      <w:r w:rsidRPr="00E9346B">
        <w:rPr>
          <w:rFonts w:ascii="Times New Roman" w:hAnsi="Times New Roman" w:cs="Times New Roman"/>
          <w:color w:val="0D0D0D"/>
          <w:sz w:val="28"/>
          <w:szCs w:val="28"/>
          <w:shd w:val="clear" w:color="auto" w:fill="FFFFFF"/>
        </w:rPr>
        <w:t>Elle est composée d’un Scrum Master, d’un Product Owner et d’équipe de développement.</w:t>
      </w:r>
    </w:p>
    <w:p w14:paraId="20F0D612" w14:textId="412176D6" w:rsidR="00BC7FDA" w:rsidRPr="00827C5D" w:rsidRDefault="00E9346B" w:rsidP="00BC7FDA">
      <w:pPr>
        <w:rPr>
          <w:rFonts w:cstheme="minorHAnsi"/>
          <w:color w:val="0D0D0D"/>
          <w:sz w:val="32"/>
          <w:szCs w:val="32"/>
          <w:shd w:val="clear" w:color="auto" w:fill="FFFFFF"/>
        </w:rPr>
      </w:pPr>
      <w:r w:rsidRPr="00E9346B">
        <w:rPr>
          <w:rFonts w:ascii="Times New Roman" w:hAnsi="Times New Roman" w:cs="Times New Roman"/>
          <w:noProof/>
          <w:sz w:val="28"/>
          <w:szCs w:val="28"/>
          <w:shd w:val="clear" w:color="auto" w:fill="FFFFFF"/>
        </w:rPr>
        <mc:AlternateContent>
          <mc:Choice Requires="wps">
            <w:drawing>
              <wp:anchor distT="45720" distB="45720" distL="114300" distR="114300" simplePos="0" relativeHeight="251665408" behindDoc="0" locked="0" layoutInCell="1" allowOverlap="1" wp14:anchorId="4F82BC6E" wp14:editId="074144BA">
                <wp:simplePos x="0" y="0"/>
                <wp:positionH relativeFrom="margin">
                  <wp:posOffset>464185</wp:posOffset>
                </wp:positionH>
                <wp:positionV relativeFrom="paragraph">
                  <wp:posOffset>335915</wp:posOffset>
                </wp:positionV>
                <wp:extent cx="5166995" cy="2315210"/>
                <wp:effectExtent l="0" t="0" r="14605" b="2794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2315210"/>
                        </a:xfrm>
                        <a:prstGeom prst="rect">
                          <a:avLst/>
                        </a:prstGeom>
                        <a:solidFill>
                          <a:srgbClr val="FFFFFF"/>
                        </a:solidFill>
                        <a:ln w="9525">
                          <a:solidFill>
                            <a:srgbClr val="000000"/>
                          </a:solidFill>
                          <a:miter lim="800000"/>
                          <a:headEnd/>
                          <a:tailEnd/>
                        </a:ln>
                      </wps:spPr>
                      <wps:txbx>
                        <w:txbxContent>
                          <w:p w14:paraId="1F07D326" w14:textId="3C25C47F" w:rsidR="00A604FA" w:rsidRPr="00E9346B" w:rsidRDefault="00A604FA" w:rsidP="00E9346B">
                            <w:pPr>
                              <w:pStyle w:val="ListParagraph"/>
                              <w:numPr>
                                <w:ilvl w:val="0"/>
                                <w:numId w:val="18"/>
                              </w:numPr>
                              <w:ind w:left="0" w:hanging="142"/>
                              <w:rPr>
                                <w:rFonts w:ascii="Times New Roman" w:hAnsi="Times New Roman" w:cs="Times New Roman"/>
                                <w:sz w:val="28"/>
                                <w:szCs w:val="28"/>
                              </w:rPr>
                            </w:pPr>
                            <w:r w:rsidRPr="00E9346B">
                              <w:rPr>
                                <w:rFonts w:ascii="Times New Roman" w:hAnsi="Times New Roman" w:cs="Times New Roman"/>
                                <w:b/>
                                <w:sz w:val="28"/>
                                <w:szCs w:val="28"/>
                              </w:rPr>
                              <w:t xml:space="preserve">Product </w:t>
                            </w:r>
                            <w:proofErr w:type="spellStart"/>
                            <w:r w:rsidRPr="00E9346B">
                              <w:rPr>
                                <w:rFonts w:ascii="Times New Roman" w:hAnsi="Times New Roman" w:cs="Times New Roman"/>
                                <w:b/>
                                <w:sz w:val="28"/>
                                <w:szCs w:val="28"/>
                              </w:rPr>
                              <w:t>Owner</w:t>
                            </w:r>
                            <w:proofErr w:type="spellEnd"/>
                            <w:r w:rsidRPr="00E9346B">
                              <w:rPr>
                                <w:rFonts w:ascii="Times New Roman" w:hAnsi="Times New Roman" w:cs="Times New Roman"/>
                                <w:b/>
                                <w:sz w:val="28"/>
                                <w:szCs w:val="28"/>
                              </w:rPr>
                              <w:t> (PO) :</w:t>
                            </w:r>
                            <w:r w:rsidRPr="00E9346B">
                              <w:rPr>
                                <w:rFonts w:ascii="Times New Roman" w:hAnsi="Times New Roman" w:cs="Times New Roman"/>
                                <w:sz w:val="28"/>
                                <w:szCs w:val="28"/>
                              </w:rPr>
                              <w:t xml:space="preserve"> Il est l'un des acteurs clés du processus</w:t>
                            </w:r>
                            <w:r>
                              <w:rPr>
                                <w:rFonts w:ascii="Times New Roman" w:hAnsi="Times New Roman" w:cs="Times New Roman"/>
                                <w:sz w:val="28"/>
                                <w:szCs w:val="28"/>
                              </w:rPr>
                              <w:t xml:space="preserve"> </w:t>
                            </w:r>
                            <w:proofErr w:type="spellStart"/>
                            <w:r w:rsidRPr="00E9346B">
                              <w:rPr>
                                <w:rFonts w:ascii="Times New Roman" w:hAnsi="Times New Roman" w:cs="Times New Roman"/>
                                <w:sz w:val="28"/>
                                <w:szCs w:val="28"/>
                              </w:rPr>
                              <w:t>scrum</w:t>
                            </w:r>
                            <w:proofErr w:type="spellEnd"/>
                            <w:r w:rsidRPr="00E9346B">
                              <w:rPr>
                                <w:rFonts w:ascii="Times New Roman" w:hAnsi="Times New Roman" w:cs="Times New Roman"/>
                                <w:sz w:val="28"/>
                                <w:szCs w:val="28"/>
                              </w:rPr>
                              <w:t>.</w:t>
                            </w:r>
                          </w:p>
                          <w:p w14:paraId="7D036145" w14:textId="08D865E0" w:rsidR="00A604FA" w:rsidRPr="00E9346B" w:rsidRDefault="00A604FA" w:rsidP="00E9346B">
                            <w:pPr>
                              <w:ind w:hanging="142"/>
                              <w:rPr>
                                <w:rFonts w:ascii="Times New Roman" w:hAnsi="Times New Roman" w:cs="Times New Roman"/>
                                <w:sz w:val="28"/>
                                <w:szCs w:val="28"/>
                              </w:rPr>
                            </w:pPr>
                            <w:r w:rsidRPr="00E9346B">
                              <w:rPr>
                                <w:rFonts w:ascii="Times New Roman" w:hAnsi="Times New Roman" w:cs="Times New Roman"/>
                                <w:sz w:val="28"/>
                                <w:szCs w:val="28"/>
                              </w:rPr>
                              <w:t>Son rôle est de faire le pont entre la partie métier et la partie technique</w:t>
                            </w:r>
                            <w:r>
                              <w:rPr>
                                <w:rFonts w:ascii="Times New Roman" w:hAnsi="Times New Roman" w:cs="Times New Roman"/>
                                <w:sz w:val="28"/>
                                <w:szCs w:val="28"/>
                              </w:rPr>
                              <w:t xml:space="preserve"> </w:t>
                            </w:r>
                            <w:r w:rsidRPr="00E9346B">
                              <w:rPr>
                                <w:rFonts w:ascii="Times New Roman" w:hAnsi="Times New Roman" w:cs="Times New Roman"/>
                                <w:sz w:val="28"/>
                                <w:szCs w:val="28"/>
                              </w:rPr>
                              <w:t>du projet. Il est donc le relai entre le client et l’équipe de développement.</w:t>
                            </w:r>
                          </w:p>
                          <w:p w14:paraId="3D6D1A82" w14:textId="232C7EA6" w:rsidR="00A604FA" w:rsidRPr="00E9346B" w:rsidRDefault="00A604FA" w:rsidP="00E9346B">
                            <w:pPr>
                              <w:ind w:hanging="142"/>
                              <w:rPr>
                                <w:rFonts w:ascii="Times New Roman" w:hAnsi="Times New Roman" w:cs="Times New Roman"/>
                                <w:sz w:val="28"/>
                                <w:szCs w:val="28"/>
                              </w:rPr>
                            </w:pPr>
                            <w:r w:rsidRPr="00E9346B">
                              <w:rPr>
                                <w:rFonts w:ascii="Times New Roman" w:hAnsi="Times New Roman" w:cs="Times New Roman"/>
                                <w:sz w:val="28"/>
                                <w:szCs w:val="28"/>
                              </w:rPr>
                              <w:t xml:space="preserve"> Le Product Owner porte la vision du produit scrum. </w:t>
                            </w:r>
                          </w:p>
                          <w:p w14:paraId="5B8CEFF2" w14:textId="3E5E37B0" w:rsidR="00A604FA" w:rsidRPr="00E9346B" w:rsidRDefault="00A604FA" w:rsidP="00E9346B">
                            <w:pPr>
                              <w:ind w:hanging="142"/>
                              <w:rPr>
                                <w:rFonts w:ascii="Times New Roman" w:hAnsi="Times New Roman" w:cs="Times New Roman"/>
                                <w:sz w:val="28"/>
                                <w:szCs w:val="28"/>
                              </w:rPr>
                            </w:pPr>
                            <w:r w:rsidRPr="00E9346B">
                              <w:rPr>
                                <w:rFonts w:ascii="Times New Roman" w:hAnsi="Times New Roman" w:cs="Times New Roman"/>
                                <w:sz w:val="28"/>
                                <w:szCs w:val="28"/>
                              </w:rPr>
                              <w:t xml:space="preserve">Il est responsable de la rédaction des user stories et chargé de maintenir le Product Backlog à </w:t>
                            </w:r>
                            <w:proofErr w:type="gramStart"/>
                            <w:r w:rsidRPr="00E9346B">
                              <w:rPr>
                                <w:rFonts w:ascii="Times New Roman" w:hAnsi="Times New Roman" w:cs="Times New Roman"/>
                                <w:sz w:val="28"/>
                                <w:szCs w:val="28"/>
                              </w:rPr>
                              <w:t>jour.[</w:t>
                            </w:r>
                            <w:proofErr w:type="gramEnd"/>
                            <w:r w:rsidRPr="00E9346B">
                              <w:rPr>
                                <w:rFonts w:ascii="Times New Roman" w:hAnsi="Times New Roman" w:cs="Times New Roman"/>
                                <w:sz w:val="28"/>
                                <w:szCs w:val="28"/>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82BC6E" id="_x0000_t202" coordsize="21600,21600" o:spt="202" path="m,l,21600r21600,l21600,xe">
                <v:stroke joinstyle="miter"/>
                <v:path gradientshapeok="t" o:connecttype="rect"/>
              </v:shapetype>
              <v:shape id="Text Box 2" o:spid="_x0000_s1026" type="#_x0000_t202" style="position:absolute;margin-left:36.55pt;margin-top:26.45pt;width:406.85pt;height:182.3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">
                <v:textbox>
                  <w:txbxContent>
                    <w:p w14:paraId="1F07D326" w14:textId="3C25C47F" w:rsidR="00A604FA" w:rsidRPr="00E9346B" w:rsidRDefault="00A604FA" w:rsidP="00E9346B">
                      <w:pPr>
                        <w:pStyle w:val="ListParagraph"/>
                        <w:numPr>
                          <w:ilvl w:val="0"/>
                          <w:numId w:val="18"/>
                        </w:numPr>
                        <w:ind w:left="0" w:hanging="142"/>
                        <w:rPr>
                          <w:rFonts w:ascii="Times New Roman" w:hAnsi="Times New Roman" w:cs="Times New Roman"/>
                          <w:sz w:val="28"/>
                          <w:szCs w:val="28"/>
                        </w:rPr>
                      </w:pPr>
                      <w:r w:rsidRPr="00E9346B">
                        <w:rPr>
                          <w:rFonts w:ascii="Times New Roman" w:hAnsi="Times New Roman" w:cs="Times New Roman"/>
                          <w:b/>
                          <w:sz w:val="28"/>
                          <w:szCs w:val="28"/>
                        </w:rPr>
                        <w:t xml:space="preserve">Product </w:t>
                      </w:r>
                      <w:proofErr w:type="spellStart"/>
                      <w:r w:rsidRPr="00E9346B">
                        <w:rPr>
                          <w:rFonts w:ascii="Times New Roman" w:hAnsi="Times New Roman" w:cs="Times New Roman"/>
                          <w:b/>
                          <w:sz w:val="28"/>
                          <w:szCs w:val="28"/>
                        </w:rPr>
                        <w:t>Owner</w:t>
                      </w:r>
                      <w:proofErr w:type="spellEnd"/>
                      <w:r w:rsidRPr="00E9346B">
                        <w:rPr>
                          <w:rFonts w:ascii="Times New Roman" w:hAnsi="Times New Roman" w:cs="Times New Roman"/>
                          <w:b/>
                          <w:sz w:val="28"/>
                          <w:szCs w:val="28"/>
                        </w:rPr>
                        <w:t> (PO) :</w:t>
                      </w:r>
                      <w:r w:rsidRPr="00E9346B">
                        <w:rPr>
                          <w:rFonts w:ascii="Times New Roman" w:hAnsi="Times New Roman" w:cs="Times New Roman"/>
                          <w:sz w:val="28"/>
                          <w:szCs w:val="28"/>
                        </w:rPr>
                        <w:t xml:space="preserve"> Il est l'un des acteurs clés du processus</w:t>
                      </w:r>
                      <w:r>
                        <w:rPr>
                          <w:rFonts w:ascii="Times New Roman" w:hAnsi="Times New Roman" w:cs="Times New Roman"/>
                          <w:sz w:val="28"/>
                          <w:szCs w:val="28"/>
                        </w:rPr>
                        <w:t xml:space="preserve"> </w:t>
                      </w:r>
                      <w:proofErr w:type="spellStart"/>
                      <w:r w:rsidRPr="00E9346B">
                        <w:rPr>
                          <w:rFonts w:ascii="Times New Roman" w:hAnsi="Times New Roman" w:cs="Times New Roman"/>
                          <w:sz w:val="28"/>
                          <w:szCs w:val="28"/>
                        </w:rPr>
                        <w:t>scrum</w:t>
                      </w:r>
                      <w:proofErr w:type="spellEnd"/>
                      <w:r w:rsidRPr="00E9346B">
                        <w:rPr>
                          <w:rFonts w:ascii="Times New Roman" w:hAnsi="Times New Roman" w:cs="Times New Roman"/>
                          <w:sz w:val="28"/>
                          <w:szCs w:val="28"/>
                        </w:rPr>
                        <w:t>.</w:t>
                      </w:r>
                    </w:p>
                    <w:p w14:paraId="7D036145" w14:textId="08D865E0" w:rsidR="00A604FA" w:rsidRPr="00E9346B" w:rsidRDefault="00A604FA" w:rsidP="00E9346B">
                      <w:pPr>
                        <w:ind w:hanging="142"/>
                        <w:rPr>
                          <w:rFonts w:ascii="Times New Roman" w:hAnsi="Times New Roman" w:cs="Times New Roman"/>
                          <w:sz w:val="28"/>
                          <w:szCs w:val="28"/>
                        </w:rPr>
                      </w:pPr>
                      <w:r w:rsidRPr="00E9346B">
                        <w:rPr>
                          <w:rFonts w:ascii="Times New Roman" w:hAnsi="Times New Roman" w:cs="Times New Roman"/>
                          <w:sz w:val="28"/>
                          <w:szCs w:val="28"/>
                        </w:rPr>
                        <w:t>Son rôle est de faire le pont entre la partie métier et la partie technique</w:t>
                      </w:r>
                      <w:r>
                        <w:rPr>
                          <w:rFonts w:ascii="Times New Roman" w:hAnsi="Times New Roman" w:cs="Times New Roman"/>
                          <w:sz w:val="28"/>
                          <w:szCs w:val="28"/>
                        </w:rPr>
                        <w:t xml:space="preserve"> </w:t>
                      </w:r>
                      <w:r w:rsidRPr="00E9346B">
                        <w:rPr>
                          <w:rFonts w:ascii="Times New Roman" w:hAnsi="Times New Roman" w:cs="Times New Roman"/>
                          <w:sz w:val="28"/>
                          <w:szCs w:val="28"/>
                        </w:rPr>
                        <w:t>du projet. Il est donc le relai entre le client et l’équipe de développement.</w:t>
                      </w:r>
                    </w:p>
                    <w:p w14:paraId="3D6D1A82" w14:textId="232C7EA6" w:rsidR="00A604FA" w:rsidRPr="00E9346B" w:rsidRDefault="00A604FA" w:rsidP="00E9346B">
                      <w:pPr>
                        <w:ind w:hanging="142"/>
                        <w:rPr>
                          <w:rFonts w:ascii="Times New Roman" w:hAnsi="Times New Roman" w:cs="Times New Roman"/>
                          <w:sz w:val="28"/>
                          <w:szCs w:val="28"/>
                        </w:rPr>
                      </w:pPr>
                      <w:r w:rsidRPr="00E9346B">
                        <w:rPr>
                          <w:rFonts w:ascii="Times New Roman" w:hAnsi="Times New Roman" w:cs="Times New Roman"/>
                          <w:sz w:val="28"/>
                          <w:szCs w:val="28"/>
                        </w:rPr>
                        <w:t xml:space="preserve"> Le Product Owner porte la vision du produit scrum. </w:t>
                      </w:r>
                    </w:p>
                    <w:p w14:paraId="5B8CEFF2" w14:textId="3E5E37B0" w:rsidR="00A604FA" w:rsidRPr="00E9346B" w:rsidRDefault="00A604FA" w:rsidP="00E9346B">
                      <w:pPr>
                        <w:ind w:hanging="142"/>
                        <w:rPr>
                          <w:rFonts w:ascii="Times New Roman" w:hAnsi="Times New Roman" w:cs="Times New Roman"/>
                          <w:sz w:val="28"/>
                          <w:szCs w:val="28"/>
                        </w:rPr>
                      </w:pPr>
                      <w:r w:rsidRPr="00E9346B">
                        <w:rPr>
                          <w:rFonts w:ascii="Times New Roman" w:hAnsi="Times New Roman" w:cs="Times New Roman"/>
                          <w:sz w:val="28"/>
                          <w:szCs w:val="28"/>
                        </w:rPr>
                        <w:t xml:space="preserve">Il est responsable de la rédaction des user stories et chargé de maintenir le Product Backlog à </w:t>
                      </w:r>
                      <w:proofErr w:type="gramStart"/>
                      <w:r w:rsidRPr="00E9346B">
                        <w:rPr>
                          <w:rFonts w:ascii="Times New Roman" w:hAnsi="Times New Roman" w:cs="Times New Roman"/>
                          <w:sz w:val="28"/>
                          <w:szCs w:val="28"/>
                        </w:rPr>
                        <w:t>jour.[</w:t>
                      </w:r>
                      <w:proofErr w:type="gramEnd"/>
                      <w:r w:rsidRPr="00E9346B">
                        <w:rPr>
                          <w:rFonts w:ascii="Times New Roman" w:hAnsi="Times New Roman" w:cs="Times New Roman"/>
                          <w:sz w:val="28"/>
                          <w:szCs w:val="28"/>
                        </w:rPr>
                        <w:t>8]</w:t>
                      </w:r>
                    </w:p>
                  </w:txbxContent>
                </v:textbox>
                <w10:wrap type="square" anchorx="margin"/>
              </v:shape>
            </w:pict>
          </mc:Fallback>
        </mc:AlternateContent>
      </w:r>
    </w:p>
    <w:p w14:paraId="6D092A03" w14:textId="37352DFA" w:rsidR="00BC7FDA" w:rsidRPr="00827C5D" w:rsidRDefault="00BC7FDA" w:rsidP="00BC7FDA">
      <w:pPr>
        <w:ind w:left="1416"/>
        <w:rPr>
          <w:rFonts w:cstheme="minorHAnsi"/>
          <w:color w:val="0D0D0D"/>
          <w:sz w:val="32"/>
          <w:szCs w:val="32"/>
          <w:shd w:val="clear" w:color="auto" w:fill="FFFFFF"/>
        </w:rPr>
      </w:pPr>
    </w:p>
    <w:p w14:paraId="688199A9" w14:textId="705FC53D" w:rsidR="00BC7FDA" w:rsidRPr="00827C5D" w:rsidRDefault="00BC7FDA" w:rsidP="00BC7FDA">
      <w:pPr>
        <w:ind w:left="1416"/>
        <w:rPr>
          <w:rFonts w:cstheme="minorHAnsi"/>
          <w:color w:val="0D0D0D"/>
          <w:sz w:val="32"/>
          <w:szCs w:val="32"/>
          <w:shd w:val="clear" w:color="auto" w:fill="FFFFFF"/>
        </w:rPr>
      </w:pPr>
    </w:p>
    <w:p w14:paraId="4FFF392D" w14:textId="6BF15AD9" w:rsidR="00B546D0" w:rsidRPr="00E9346B" w:rsidRDefault="00E9346B" w:rsidP="00E9346B">
      <w:pPr>
        <w:pStyle w:val="ListParagraph"/>
        <w:ind w:left="1296"/>
        <w:rPr>
          <w:rFonts w:cstheme="minorHAnsi"/>
          <w:color w:val="0D0D0D"/>
          <w:sz w:val="32"/>
          <w:szCs w:val="32"/>
          <w:shd w:val="clear" w:color="auto" w:fill="FFFFFF"/>
        </w:rPr>
      </w:pPr>
      <w:r w:rsidRPr="00827C5D">
        <w:rPr>
          <w:rFonts w:cstheme="minorHAnsi"/>
          <w:noProof/>
          <w:color w:val="0D0D0D"/>
          <w:sz w:val="32"/>
          <w:szCs w:val="32"/>
          <w:shd w:val="clear" w:color="auto" w:fill="FFFFFF"/>
        </w:rPr>
        <w:lastRenderedPageBreak/>
        <mc:AlternateContent>
          <mc:Choice Requires="wps">
            <w:drawing>
              <wp:anchor distT="45720" distB="45720" distL="114300" distR="114300" simplePos="0" relativeHeight="251669504" behindDoc="0" locked="0" layoutInCell="1" allowOverlap="1" wp14:anchorId="563F1650" wp14:editId="15C96E68">
                <wp:simplePos x="0" y="0"/>
                <wp:positionH relativeFrom="margin">
                  <wp:posOffset>292100</wp:posOffset>
                </wp:positionH>
                <wp:positionV relativeFrom="paragraph">
                  <wp:posOffset>1588135</wp:posOffset>
                </wp:positionV>
                <wp:extent cx="5165090" cy="1226820"/>
                <wp:effectExtent l="0" t="0" r="16510" b="1143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090" cy="1226820"/>
                        </a:xfrm>
                        <a:prstGeom prst="rect">
                          <a:avLst/>
                        </a:prstGeom>
                        <a:solidFill>
                          <a:srgbClr val="FFFFFF"/>
                        </a:solidFill>
                        <a:ln w="9525">
                          <a:solidFill>
                            <a:srgbClr val="000000"/>
                          </a:solidFill>
                          <a:miter lim="800000"/>
                          <a:headEnd/>
                          <a:tailEnd/>
                        </a:ln>
                      </wps:spPr>
                      <wps:txbx>
                        <w:txbxContent>
                          <w:p w14:paraId="407B60E6" w14:textId="2808F8C8" w:rsidR="00A604FA" w:rsidRPr="00E9346B" w:rsidRDefault="00A604FA" w:rsidP="00714C00">
                            <w:pPr>
                              <w:pStyle w:val="ListParagraph"/>
                              <w:numPr>
                                <w:ilvl w:val="0"/>
                                <w:numId w:val="20"/>
                              </w:numPr>
                              <w:rPr>
                                <w:rFonts w:ascii="Times New Roman" w:hAnsi="Times New Roman" w:cs="Times New Roman"/>
                                <w:sz w:val="28"/>
                                <w:szCs w:val="28"/>
                              </w:rPr>
                            </w:pPr>
                            <w:r w:rsidRPr="00E9346B">
                              <w:rPr>
                                <w:rFonts w:ascii="Times New Roman" w:hAnsi="Times New Roman" w:cs="Times New Roman"/>
                                <w:b/>
                                <w:sz w:val="28"/>
                                <w:szCs w:val="28"/>
                              </w:rPr>
                              <w:t>Équipe Scrum (l’équipe de développement) :</w:t>
                            </w:r>
                            <w:r w:rsidRPr="00E9346B">
                              <w:rPr>
                                <w:rFonts w:ascii="Times New Roman" w:hAnsi="Times New Roman" w:cs="Times New Roman"/>
                                <w:sz w:val="28"/>
                                <w:szCs w:val="28"/>
                              </w:rPr>
                              <w:t xml:space="preserve"> cette équipe se compose de trois à dix développeurs. Elle est responsable de la mise en œuvre des solutions techniques et de la réalisation des tâches de développement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F1650" id="_x0000_s1027" type="#_x0000_t202" style="position:absolute;left:0;text-align:left;margin-left:23pt;margin-top:125.05pt;width:406.7pt;height:96.6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">
                <v:textbox>
                  <w:txbxContent>
                    <w:p w14:paraId="407B60E6" w14:textId="2808F8C8" w:rsidR="00A604FA" w:rsidRPr="00E9346B" w:rsidRDefault="00A604FA" w:rsidP="00714C00">
                      <w:pPr>
                        <w:pStyle w:val="ListParagraph"/>
                        <w:numPr>
                          <w:ilvl w:val="0"/>
                          <w:numId w:val="20"/>
                        </w:numPr>
                        <w:rPr>
                          <w:rFonts w:ascii="Times New Roman" w:hAnsi="Times New Roman" w:cs="Times New Roman"/>
                          <w:sz w:val="28"/>
                          <w:szCs w:val="28"/>
                        </w:rPr>
                      </w:pPr>
                      <w:r w:rsidRPr="00E9346B">
                        <w:rPr>
                          <w:rFonts w:ascii="Times New Roman" w:hAnsi="Times New Roman" w:cs="Times New Roman"/>
                          <w:b/>
                          <w:sz w:val="28"/>
                          <w:szCs w:val="28"/>
                        </w:rPr>
                        <w:t>Équipe Scrum (l’équipe de développement) :</w:t>
                      </w:r>
                      <w:r w:rsidRPr="00E9346B">
                        <w:rPr>
                          <w:rFonts w:ascii="Times New Roman" w:hAnsi="Times New Roman" w:cs="Times New Roman"/>
                          <w:sz w:val="28"/>
                          <w:szCs w:val="28"/>
                        </w:rPr>
                        <w:t xml:space="preserve"> cette équipe se compose de trois à dix développeurs. Elle est responsable de la mise en œuvre des solutions techniques et de la réalisation des tâches de développement [8].</w:t>
                      </w:r>
                    </w:p>
                  </w:txbxContent>
                </v:textbox>
                <w10:wrap type="square" anchorx="margin"/>
              </v:shape>
            </w:pict>
          </mc:Fallback>
        </mc:AlternateContent>
      </w:r>
      <w:r w:rsidRPr="00827C5D">
        <w:rPr>
          <w:rFonts w:cstheme="minorHAnsi"/>
          <w:noProof/>
          <w:color w:val="0D0D0D"/>
          <w:sz w:val="32"/>
          <w:szCs w:val="32"/>
          <w:shd w:val="clear" w:color="auto" w:fill="FFFFFF"/>
        </w:rPr>
        <mc:AlternateContent>
          <mc:Choice Requires="wps">
            <w:drawing>
              <wp:anchor distT="45720" distB="45720" distL="114300" distR="114300" simplePos="0" relativeHeight="251667456" behindDoc="0" locked="0" layoutInCell="1" allowOverlap="1" wp14:anchorId="60BA7552" wp14:editId="608CC15A">
                <wp:simplePos x="0" y="0"/>
                <wp:positionH relativeFrom="margin">
                  <wp:align>center</wp:align>
                </wp:positionH>
                <wp:positionV relativeFrom="paragraph">
                  <wp:posOffset>490</wp:posOffset>
                </wp:positionV>
                <wp:extent cx="5166000" cy="2314800"/>
                <wp:effectExtent l="0" t="0" r="15875" b="2857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000" cy="2314800"/>
                        </a:xfrm>
                        <a:prstGeom prst="rect">
                          <a:avLst/>
                        </a:prstGeom>
                        <a:solidFill>
                          <a:srgbClr val="FFFFFF"/>
                        </a:solidFill>
                        <a:ln w="9525">
                          <a:solidFill>
                            <a:srgbClr val="000000"/>
                          </a:solidFill>
                          <a:miter lim="800000"/>
                          <a:headEnd/>
                          <a:tailEnd/>
                        </a:ln>
                      </wps:spPr>
                      <wps:txbx>
                        <w:txbxContent>
                          <w:p w14:paraId="624131CE" w14:textId="0A9A9755" w:rsidR="00A604FA" w:rsidRPr="00E9346B" w:rsidRDefault="00A604FA" w:rsidP="00714C00">
                            <w:pPr>
                              <w:pStyle w:val="ListParagraph"/>
                              <w:numPr>
                                <w:ilvl w:val="0"/>
                                <w:numId w:val="19"/>
                              </w:numPr>
                              <w:rPr>
                                <w:rFonts w:ascii="Times New Roman" w:hAnsi="Times New Roman" w:cs="Times New Roman"/>
                                <w:sz w:val="28"/>
                                <w:szCs w:val="28"/>
                              </w:rPr>
                            </w:pPr>
                            <w:r w:rsidRPr="00E9346B">
                              <w:rPr>
                                <w:rFonts w:ascii="Times New Roman" w:hAnsi="Times New Roman" w:cs="Times New Roman"/>
                                <w:b/>
                                <w:sz w:val="28"/>
                                <w:szCs w:val="28"/>
                              </w:rPr>
                              <w:t>Scrum master (SM) :</w:t>
                            </w:r>
                            <w:r w:rsidRPr="00E9346B">
                              <w:rPr>
                                <w:rFonts w:ascii="Times New Roman" w:hAnsi="Times New Roman" w:cs="Times New Roman"/>
                                <w:sz w:val="28"/>
                                <w:szCs w:val="28"/>
                              </w:rPr>
                              <w:t xml:space="preserve"> C’est un facilitateur et un coach plus qu’un superviseur.</w:t>
                            </w:r>
                          </w:p>
                          <w:p w14:paraId="5970C152" w14:textId="2E9C6258" w:rsidR="00A604FA" w:rsidRPr="00E9346B" w:rsidRDefault="00A604FA" w:rsidP="007576E9">
                            <w:pPr>
                              <w:pStyle w:val="ListParagraph"/>
                              <w:rPr>
                                <w:rFonts w:ascii="Times New Roman" w:hAnsi="Times New Roman" w:cs="Times New Roman"/>
                                <w:b/>
                                <w:sz w:val="28"/>
                                <w:szCs w:val="28"/>
                              </w:rPr>
                            </w:pPr>
                            <w:r w:rsidRPr="00E9346B">
                              <w:rPr>
                                <w:rStyle w:val="Heading1Char"/>
                                <w:rFonts w:ascii="Times New Roman" w:hAnsi="Times New Roman" w:cs="Times New Roman"/>
                                <w:color w:val="000000"/>
                                <w:sz w:val="28"/>
                                <w:szCs w:val="28"/>
                                <w:bdr w:val="none" w:sz="0" w:space="0" w:color="auto" w:frame="1"/>
                                <w:shd w:val="clear" w:color="auto" w:fill="FFFFFF"/>
                              </w:rPr>
                              <w:t>Il</w:t>
                            </w:r>
                            <w:r w:rsidRPr="00E9346B">
                              <w:rPr>
                                <w:rFonts w:ascii="Times New Roman" w:hAnsi="Times New Roman" w:cs="Times New Roman"/>
                                <w:color w:val="000000"/>
                                <w:sz w:val="28"/>
                                <w:szCs w:val="28"/>
                                <w:shd w:val="clear" w:color="auto" w:fill="FFFFFF"/>
                              </w:rPr>
                              <w:t xml:space="preserve"> a comme rôle d’aider l’équipe à mettre un cadre Scrum adapté au contexte de l’équipe. </w:t>
                            </w:r>
                          </w:p>
                          <w:p w14:paraId="3DB42130" w14:textId="77777777" w:rsidR="00A604FA" w:rsidRPr="00E9346B" w:rsidRDefault="00A604FA" w:rsidP="0019171E">
                            <w:pPr>
                              <w:pStyle w:val="ListParagraph"/>
                              <w:rPr>
                                <w:rFonts w:ascii="Times New Roman" w:hAnsi="Times New Roman" w:cs="Times New Roman"/>
                                <w:sz w:val="28"/>
                                <w:szCs w:val="28"/>
                              </w:rPr>
                            </w:pPr>
                            <w:r w:rsidRPr="00E9346B">
                              <w:rPr>
                                <w:rFonts w:ascii="Times New Roman" w:hAnsi="Times New Roman" w:cs="Times New Roman"/>
                                <w:sz w:val="28"/>
                                <w:szCs w:val="28"/>
                              </w:rPr>
                              <w:t>Il protège l’équipe des éléments perturbateurs, ainsi que des</w:t>
                            </w:r>
                          </w:p>
                          <w:p w14:paraId="5FE52E0A" w14:textId="4269FB9D" w:rsidR="00A604FA" w:rsidRPr="00E9346B" w:rsidRDefault="00A604FA" w:rsidP="0019171E">
                            <w:pPr>
                              <w:pStyle w:val="ListParagraph"/>
                              <w:rPr>
                                <w:rFonts w:ascii="Times New Roman" w:hAnsi="Times New Roman" w:cs="Times New Roman"/>
                                <w:sz w:val="28"/>
                                <w:szCs w:val="28"/>
                              </w:rPr>
                            </w:pPr>
                            <w:proofErr w:type="gramStart"/>
                            <w:r w:rsidRPr="00E9346B">
                              <w:rPr>
                                <w:rFonts w:ascii="Times New Roman" w:hAnsi="Times New Roman" w:cs="Times New Roman"/>
                                <w:sz w:val="28"/>
                                <w:szCs w:val="28"/>
                              </w:rPr>
                              <w:t>problèmes</w:t>
                            </w:r>
                            <w:proofErr w:type="gramEnd"/>
                            <w:r w:rsidRPr="00E9346B">
                              <w:rPr>
                                <w:rFonts w:ascii="Times New Roman" w:hAnsi="Times New Roman" w:cs="Times New Roman"/>
                                <w:sz w:val="28"/>
                                <w:szCs w:val="28"/>
                              </w:rPr>
                              <w:t xml:space="preserve"> non techniques.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A7552" id="_x0000_s1028" type="#_x0000_t202" style="position:absolute;left:0;text-align:left;margin-left:0;margin-top:.05pt;width:406.75pt;height:182.25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">
                <v:textbox>
                  <w:txbxContent>
                    <w:p w14:paraId="624131CE" w14:textId="0A9A9755" w:rsidR="00A604FA" w:rsidRPr="00E9346B" w:rsidRDefault="00A604FA" w:rsidP="00714C00">
                      <w:pPr>
                        <w:pStyle w:val="ListParagraph"/>
                        <w:numPr>
                          <w:ilvl w:val="0"/>
                          <w:numId w:val="19"/>
                        </w:numPr>
                        <w:rPr>
                          <w:rFonts w:ascii="Times New Roman" w:hAnsi="Times New Roman" w:cs="Times New Roman"/>
                          <w:sz w:val="28"/>
                          <w:szCs w:val="28"/>
                        </w:rPr>
                      </w:pPr>
                      <w:r w:rsidRPr="00E9346B">
                        <w:rPr>
                          <w:rFonts w:ascii="Times New Roman" w:hAnsi="Times New Roman" w:cs="Times New Roman"/>
                          <w:b/>
                          <w:sz w:val="28"/>
                          <w:szCs w:val="28"/>
                        </w:rPr>
                        <w:t>Scrum master (SM) :</w:t>
                      </w:r>
                      <w:r w:rsidRPr="00E9346B">
                        <w:rPr>
                          <w:rFonts w:ascii="Times New Roman" w:hAnsi="Times New Roman" w:cs="Times New Roman"/>
                          <w:sz w:val="28"/>
                          <w:szCs w:val="28"/>
                        </w:rPr>
                        <w:t xml:space="preserve"> C’est un facilitateur et un coach plus qu’un superviseur.</w:t>
                      </w:r>
                    </w:p>
                    <w:p w14:paraId="5970C152" w14:textId="2E9C6258" w:rsidR="00A604FA" w:rsidRPr="00E9346B" w:rsidRDefault="00A604FA" w:rsidP="007576E9">
                      <w:pPr>
                        <w:pStyle w:val="ListParagraph"/>
                        <w:rPr>
                          <w:rFonts w:ascii="Times New Roman" w:hAnsi="Times New Roman" w:cs="Times New Roman"/>
                          <w:b/>
                          <w:sz w:val="28"/>
                          <w:szCs w:val="28"/>
                        </w:rPr>
                      </w:pPr>
                      <w:r w:rsidRPr="00E9346B">
                        <w:rPr>
                          <w:rStyle w:val="Heading1Char"/>
                          <w:rFonts w:ascii="Times New Roman" w:hAnsi="Times New Roman" w:cs="Times New Roman"/>
                          <w:color w:val="000000"/>
                          <w:sz w:val="28"/>
                          <w:szCs w:val="28"/>
                          <w:bdr w:val="none" w:sz="0" w:space="0" w:color="auto" w:frame="1"/>
                          <w:shd w:val="clear" w:color="auto" w:fill="FFFFFF"/>
                        </w:rPr>
                        <w:t>Il</w:t>
                      </w:r>
                      <w:r w:rsidRPr="00E9346B">
                        <w:rPr>
                          <w:rFonts w:ascii="Times New Roman" w:hAnsi="Times New Roman" w:cs="Times New Roman"/>
                          <w:color w:val="000000"/>
                          <w:sz w:val="28"/>
                          <w:szCs w:val="28"/>
                          <w:shd w:val="clear" w:color="auto" w:fill="FFFFFF"/>
                        </w:rPr>
                        <w:t xml:space="preserve"> a comme rôle d’aider l’équipe à mettre un cadre Scrum adapté au contexte de l’équipe. </w:t>
                      </w:r>
                    </w:p>
                    <w:p w14:paraId="3DB42130" w14:textId="77777777" w:rsidR="00A604FA" w:rsidRPr="00E9346B" w:rsidRDefault="00A604FA" w:rsidP="0019171E">
                      <w:pPr>
                        <w:pStyle w:val="ListParagraph"/>
                        <w:rPr>
                          <w:rFonts w:ascii="Times New Roman" w:hAnsi="Times New Roman" w:cs="Times New Roman"/>
                          <w:sz w:val="28"/>
                          <w:szCs w:val="28"/>
                        </w:rPr>
                      </w:pPr>
                      <w:r w:rsidRPr="00E9346B">
                        <w:rPr>
                          <w:rFonts w:ascii="Times New Roman" w:hAnsi="Times New Roman" w:cs="Times New Roman"/>
                          <w:sz w:val="28"/>
                          <w:szCs w:val="28"/>
                        </w:rPr>
                        <w:t>Il protège l’équipe des éléments perturbateurs, ainsi que des</w:t>
                      </w:r>
                    </w:p>
                    <w:p w14:paraId="5FE52E0A" w14:textId="4269FB9D" w:rsidR="00A604FA" w:rsidRPr="00E9346B" w:rsidRDefault="00A604FA" w:rsidP="0019171E">
                      <w:pPr>
                        <w:pStyle w:val="ListParagraph"/>
                        <w:rPr>
                          <w:rFonts w:ascii="Times New Roman" w:hAnsi="Times New Roman" w:cs="Times New Roman"/>
                          <w:sz w:val="28"/>
                          <w:szCs w:val="28"/>
                        </w:rPr>
                      </w:pPr>
                      <w:proofErr w:type="gramStart"/>
                      <w:r w:rsidRPr="00E9346B">
                        <w:rPr>
                          <w:rFonts w:ascii="Times New Roman" w:hAnsi="Times New Roman" w:cs="Times New Roman"/>
                          <w:sz w:val="28"/>
                          <w:szCs w:val="28"/>
                        </w:rPr>
                        <w:t>problèmes</w:t>
                      </w:r>
                      <w:proofErr w:type="gramEnd"/>
                      <w:r w:rsidRPr="00E9346B">
                        <w:rPr>
                          <w:rFonts w:ascii="Times New Roman" w:hAnsi="Times New Roman" w:cs="Times New Roman"/>
                          <w:sz w:val="28"/>
                          <w:szCs w:val="28"/>
                        </w:rPr>
                        <w:t xml:space="preserve"> non techniques.</w:t>
                      </w:r>
                    </w:p>
                  </w:txbxContent>
                </v:textbox>
                <w10:wrap type="square" anchorx="margin"/>
              </v:shape>
            </w:pict>
          </mc:Fallback>
        </mc:AlternateContent>
      </w:r>
    </w:p>
    <w:p w14:paraId="1C3B279F" w14:textId="35FF1168" w:rsidR="00B546D0" w:rsidRPr="00E9346B" w:rsidRDefault="00F36A37"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La figure suivante représente la zone d'intersection des responsabilités des divers acteurs impliqués dans un Framework Scrum :</w:t>
      </w:r>
    </w:p>
    <w:p w14:paraId="2FBE4862" w14:textId="31EBB723" w:rsidR="00F36A37" w:rsidRDefault="00F36A37" w:rsidP="00F74415">
      <w:pPr>
        <w:pStyle w:val="ListParagraph"/>
        <w:ind w:left="1296"/>
        <w:rPr>
          <w:rFonts w:ascii="Segoe UI" w:hAnsi="Segoe UI" w:cs="Segoe UI"/>
          <w:color w:val="0D0D0D"/>
          <w:shd w:val="clear" w:color="auto" w:fill="FFFFFF"/>
        </w:rPr>
      </w:pPr>
    </w:p>
    <w:p w14:paraId="3ADD83E5" w14:textId="77777777" w:rsidR="00F36A37" w:rsidRDefault="00F36A37" w:rsidP="00F74415">
      <w:pPr>
        <w:pStyle w:val="ListParagraph"/>
        <w:ind w:left="1296"/>
        <w:rPr>
          <w:rFonts w:ascii="Segoe UI" w:hAnsi="Segoe UI" w:cs="Segoe UI"/>
          <w:color w:val="0D0D0D"/>
          <w:shd w:val="clear" w:color="auto" w:fill="FFFFFF"/>
        </w:rPr>
      </w:pPr>
    </w:p>
    <w:p w14:paraId="7D2ECBF0" w14:textId="0D201593" w:rsidR="00F36A37" w:rsidRDefault="00F36A37" w:rsidP="00F36A37">
      <w:pPr>
        <w:pStyle w:val="ListParagraph"/>
        <w:ind w:left="708"/>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22E86E3D" wp14:editId="7AFA90AB">
            <wp:extent cx="5760720" cy="38512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um2-0.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851275"/>
                    </a:xfrm>
                    <a:prstGeom prst="rect">
                      <a:avLst/>
                    </a:prstGeom>
                  </pic:spPr>
                </pic:pic>
              </a:graphicData>
            </a:graphic>
          </wp:inline>
        </w:drawing>
      </w:r>
    </w:p>
    <w:p w14:paraId="55C95B7E" w14:textId="506B9437" w:rsidR="00B546D0" w:rsidRDefault="00B546D0" w:rsidP="00F74415">
      <w:pPr>
        <w:pStyle w:val="ListParagraph"/>
        <w:ind w:left="1296"/>
        <w:rPr>
          <w:rFonts w:ascii="Segoe UI" w:hAnsi="Segoe UI" w:cs="Segoe UI"/>
          <w:color w:val="0D0D0D"/>
          <w:shd w:val="clear" w:color="auto" w:fill="FFFFFF"/>
        </w:rPr>
      </w:pPr>
    </w:p>
    <w:p w14:paraId="129267C6" w14:textId="15A3C430" w:rsidR="00B546D0" w:rsidRDefault="00B546D0" w:rsidP="00F74415">
      <w:pPr>
        <w:pStyle w:val="ListParagraph"/>
        <w:ind w:left="1296"/>
        <w:rPr>
          <w:rFonts w:ascii="Segoe UI" w:hAnsi="Segoe UI" w:cs="Segoe UI"/>
          <w:color w:val="0D0D0D"/>
          <w:shd w:val="clear" w:color="auto" w:fill="FFFFFF"/>
        </w:rPr>
      </w:pPr>
    </w:p>
    <w:p w14:paraId="2C8997C0" w14:textId="77777777" w:rsidR="002777E2" w:rsidRPr="00827C5D" w:rsidRDefault="002777E2" w:rsidP="002777E2">
      <w:pPr>
        <w:rPr>
          <w:rFonts w:cstheme="minorHAnsi"/>
          <w:color w:val="0D0D0D"/>
          <w:sz w:val="32"/>
          <w:szCs w:val="32"/>
          <w:shd w:val="clear" w:color="auto" w:fill="FFFFFF"/>
        </w:rPr>
      </w:pPr>
    </w:p>
    <w:p w14:paraId="302B060D" w14:textId="358F6FCD" w:rsidR="00B546D0" w:rsidRPr="00E9346B" w:rsidRDefault="002777E2"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lastRenderedPageBreak/>
        <w:t>Le tableau 1 met en perspective le Framework Scrum par rapport à notre projet. Il détaille les intervenants impliqués, leurs fonctions respectives, ainsi que les tâches qui leur incombent.</w:t>
      </w:r>
    </w:p>
    <w:p w14:paraId="31C0CF52" w14:textId="2F6C90CA" w:rsidR="00B546D0" w:rsidRDefault="00B546D0" w:rsidP="00F74415">
      <w:pPr>
        <w:pStyle w:val="ListParagraph"/>
        <w:ind w:left="1296"/>
        <w:rPr>
          <w:rFonts w:ascii="Segoe UI" w:hAnsi="Segoe UI" w:cs="Segoe UI"/>
          <w:color w:val="0D0D0D"/>
          <w:shd w:val="clear" w:color="auto" w:fill="FFFFFF"/>
        </w:rPr>
      </w:pPr>
    </w:p>
    <w:p w14:paraId="72FB6E3F" w14:textId="32C15110" w:rsidR="00827C5D" w:rsidRDefault="00827C5D" w:rsidP="00F74415">
      <w:pPr>
        <w:pStyle w:val="ListParagraph"/>
        <w:ind w:left="1296"/>
        <w:rPr>
          <w:rFonts w:ascii="Segoe UI" w:hAnsi="Segoe UI" w:cs="Segoe UI"/>
          <w:color w:val="0D0D0D"/>
          <w:shd w:val="clear" w:color="auto" w:fill="FFFFFF"/>
        </w:rPr>
      </w:pPr>
    </w:p>
    <w:p w14:paraId="3D4F9520" w14:textId="77777777" w:rsidR="00827C5D" w:rsidRDefault="00827C5D" w:rsidP="00F74415">
      <w:pPr>
        <w:pStyle w:val="ListParagraph"/>
        <w:ind w:left="1296"/>
        <w:rPr>
          <w:rFonts w:ascii="Segoe UI" w:hAnsi="Segoe UI" w:cs="Segoe UI"/>
          <w:color w:val="0D0D0D"/>
          <w:shd w:val="clear" w:color="auto" w:fill="FFFFFF"/>
        </w:rPr>
      </w:pPr>
    </w:p>
    <w:p w14:paraId="077D7DDF" w14:textId="745295DF" w:rsidR="00B546D0" w:rsidRDefault="00B546D0" w:rsidP="00F74415">
      <w:pPr>
        <w:pStyle w:val="ListParagraph"/>
        <w:ind w:left="1296"/>
        <w:rPr>
          <w:rFonts w:ascii="Segoe UI" w:hAnsi="Segoe UI" w:cs="Segoe UI"/>
          <w:color w:val="0D0D0D"/>
          <w:shd w:val="clear" w:color="auto" w:fill="FFFFFF"/>
        </w:rPr>
      </w:pPr>
    </w:p>
    <w:p w14:paraId="1F4C7F41" w14:textId="54BAA22D" w:rsidR="00B546D0" w:rsidRDefault="00B546D0" w:rsidP="002777E2">
      <w:pPr>
        <w:pStyle w:val="ListParagraph"/>
        <w:ind w:left="708"/>
        <w:rPr>
          <w:rFonts w:ascii="Segoe UI" w:hAnsi="Segoe UI" w:cs="Segoe UI"/>
          <w:color w:val="0D0D0D"/>
          <w:shd w:val="clear" w:color="auto" w:fill="FFFFFF"/>
        </w:rPr>
      </w:pPr>
    </w:p>
    <w:tbl>
      <w:tblPr>
        <w:tblStyle w:val="TableGrid"/>
        <w:tblW w:w="8238" w:type="dxa"/>
        <w:tblInd w:w="595" w:type="dxa"/>
        <w:tblLook w:val="04A0" w:firstRow="1" w:lastRow="0" w:firstColumn="1" w:lastColumn="0" w:noHBand="0" w:noVBand="1"/>
      </w:tblPr>
      <w:tblGrid>
        <w:gridCol w:w="1928"/>
        <w:gridCol w:w="3524"/>
        <w:gridCol w:w="2786"/>
      </w:tblGrid>
      <w:tr w:rsidR="002777E2" w14:paraId="0118EC5A" w14:textId="77777777" w:rsidTr="002777E2">
        <w:trPr>
          <w:trHeight w:val="534"/>
        </w:trPr>
        <w:tc>
          <w:tcPr>
            <w:tcW w:w="1928" w:type="dxa"/>
          </w:tcPr>
          <w:p w14:paraId="6FB84380" w14:textId="0BF99542" w:rsidR="002777E2" w:rsidRDefault="002777E2" w:rsidP="002777E2">
            <w:pPr>
              <w:pStyle w:val="ListParagraph"/>
              <w:ind w:left="0"/>
              <w:jc w:val="center"/>
              <w:rPr>
                <w:rFonts w:ascii="Segoe UI" w:hAnsi="Segoe UI" w:cs="Segoe UI"/>
                <w:color w:val="0D0D0D"/>
                <w:shd w:val="clear" w:color="auto" w:fill="FFFFFF"/>
              </w:rPr>
            </w:pPr>
            <w:r w:rsidRPr="002777E2">
              <w:rPr>
                <w:rFonts w:ascii="Segoe UI" w:hAnsi="Segoe UI" w:cs="Segoe UI"/>
                <w:color w:val="0D0D0D"/>
                <w:shd w:val="clear" w:color="auto" w:fill="FFFFFF"/>
              </w:rPr>
              <w:t>Rôle</w:t>
            </w:r>
          </w:p>
        </w:tc>
        <w:tc>
          <w:tcPr>
            <w:tcW w:w="3524" w:type="dxa"/>
          </w:tcPr>
          <w:p w14:paraId="0B028BC6" w14:textId="3516C1E2" w:rsidR="002777E2" w:rsidRDefault="002777E2" w:rsidP="002777E2">
            <w:pPr>
              <w:pStyle w:val="ListParagraph"/>
              <w:ind w:left="0"/>
              <w:jc w:val="center"/>
              <w:rPr>
                <w:rFonts w:ascii="Segoe UI" w:hAnsi="Segoe UI" w:cs="Segoe UI"/>
                <w:color w:val="0D0D0D"/>
                <w:shd w:val="clear" w:color="auto" w:fill="FFFFFF"/>
              </w:rPr>
            </w:pPr>
            <w:r w:rsidRPr="002777E2">
              <w:rPr>
                <w:rFonts w:ascii="Segoe UI" w:hAnsi="Segoe UI" w:cs="Segoe UI"/>
                <w:color w:val="0D0D0D"/>
                <w:shd w:val="clear" w:color="auto" w:fill="FFFFFF"/>
              </w:rPr>
              <w:t>Mission</w:t>
            </w:r>
          </w:p>
        </w:tc>
        <w:tc>
          <w:tcPr>
            <w:tcW w:w="2786" w:type="dxa"/>
          </w:tcPr>
          <w:p w14:paraId="7BB8F195" w14:textId="34706915" w:rsidR="002777E2" w:rsidRDefault="002777E2" w:rsidP="002777E2">
            <w:pPr>
              <w:pStyle w:val="ListParagraph"/>
              <w:ind w:left="0"/>
              <w:jc w:val="center"/>
              <w:rPr>
                <w:rFonts w:ascii="Segoe UI" w:hAnsi="Segoe UI" w:cs="Segoe UI"/>
                <w:color w:val="0D0D0D"/>
                <w:shd w:val="clear" w:color="auto" w:fill="FFFFFF"/>
              </w:rPr>
            </w:pPr>
            <w:r w:rsidRPr="002777E2">
              <w:rPr>
                <w:rFonts w:ascii="Segoe UI" w:hAnsi="Segoe UI" w:cs="Segoe UI"/>
                <w:color w:val="0D0D0D"/>
                <w:shd w:val="clear" w:color="auto" w:fill="FFFFFF"/>
              </w:rPr>
              <w:t>Acteur(s)</w:t>
            </w:r>
          </w:p>
        </w:tc>
      </w:tr>
      <w:tr w:rsidR="002777E2" w14:paraId="2C1AFFE4" w14:textId="77777777" w:rsidTr="002777E2">
        <w:trPr>
          <w:trHeight w:val="799"/>
        </w:trPr>
        <w:tc>
          <w:tcPr>
            <w:tcW w:w="1928" w:type="dxa"/>
          </w:tcPr>
          <w:p w14:paraId="342FD8B1" w14:textId="4CC1D868" w:rsidR="002777E2" w:rsidRDefault="002777E2" w:rsidP="00F74415">
            <w:pPr>
              <w:pStyle w:val="ListParagraph"/>
              <w:ind w:left="0"/>
              <w:rPr>
                <w:rFonts w:ascii="Segoe UI" w:hAnsi="Segoe UI" w:cs="Segoe UI"/>
                <w:color w:val="0D0D0D"/>
                <w:shd w:val="clear" w:color="auto" w:fill="FFFFFF"/>
              </w:rPr>
            </w:pPr>
            <w:r w:rsidRPr="002777E2">
              <w:rPr>
                <w:rFonts w:ascii="Segoe UI" w:hAnsi="Segoe UI" w:cs="Segoe UI"/>
                <w:color w:val="0D0D0D"/>
                <w:shd w:val="clear" w:color="auto" w:fill="FFFFFF"/>
              </w:rPr>
              <w:t>Scrum team</w:t>
            </w:r>
          </w:p>
        </w:tc>
        <w:tc>
          <w:tcPr>
            <w:tcW w:w="3524" w:type="dxa"/>
          </w:tcPr>
          <w:p w14:paraId="2A98C749" w14:textId="05C42C43" w:rsidR="002777E2" w:rsidRPr="002777E2" w:rsidRDefault="002777E2" w:rsidP="002777E2">
            <w:pPr>
              <w:rPr>
                <w:rFonts w:ascii="Segoe UI" w:hAnsi="Segoe UI" w:cs="Segoe UI"/>
                <w:color w:val="0D0D0D"/>
                <w:shd w:val="clear" w:color="auto" w:fill="FFFFFF"/>
              </w:rPr>
            </w:pPr>
            <w:r w:rsidRPr="002777E2">
              <w:rPr>
                <w:rFonts w:ascii="Segoe UI" w:hAnsi="Segoe UI" w:cs="Segoe UI"/>
                <w:color w:val="0D0D0D"/>
                <w:shd w:val="clear" w:color="auto" w:fill="FFFFFF"/>
              </w:rPr>
              <w:t>Conception, développement, test et</w:t>
            </w:r>
            <w:r>
              <w:rPr>
                <w:rFonts w:ascii="Segoe UI" w:hAnsi="Segoe UI" w:cs="Segoe UI"/>
                <w:color w:val="0D0D0D"/>
                <w:shd w:val="clear" w:color="auto" w:fill="FFFFFF"/>
              </w:rPr>
              <w:t xml:space="preserve"> </w:t>
            </w:r>
            <w:r w:rsidRPr="002777E2">
              <w:rPr>
                <w:rFonts w:ascii="Segoe UI" w:hAnsi="Segoe UI" w:cs="Segoe UI"/>
                <w:color w:val="0D0D0D"/>
                <w:shd w:val="clear" w:color="auto" w:fill="FFFFFF"/>
              </w:rPr>
              <w:t>Validation, déploiement</w:t>
            </w:r>
          </w:p>
        </w:tc>
        <w:tc>
          <w:tcPr>
            <w:tcW w:w="2786" w:type="dxa"/>
          </w:tcPr>
          <w:p w14:paraId="7DDF2E9E" w14:textId="760C5C54" w:rsidR="002777E2" w:rsidRDefault="002777E2" w:rsidP="00F74415">
            <w:pPr>
              <w:pStyle w:val="ListParagraph"/>
              <w:ind w:left="0"/>
              <w:rPr>
                <w:rFonts w:ascii="Segoe UI" w:hAnsi="Segoe UI" w:cs="Segoe UI"/>
                <w:color w:val="0D0D0D"/>
                <w:shd w:val="clear" w:color="auto" w:fill="FFFFFF"/>
              </w:rPr>
            </w:pPr>
            <w:r>
              <w:rPr>
                <w:rFonts w:ascii="Segoe UI" w:hAnsi="Segoe UI" w:cs="Segoe UI"/>
                <w:color w:val="0D0D0D"/>
                <w:shd w:val="clear" w:color="auto" w:fill="FFFFFF"/>
              </w:rPr>
              <w:t>Houimel Oumaima+</w:t>
            </w:r>
          </w:p>
          <w:p w14:paraId="4221F75A" w14:textId="65195950" w:rsidR="002777E2" w:rsidRDefault="002777E2" w:rsidP="00F74415">
            <w:pPr>
              <w:pStyle w:val="ListParagraph"/>
              <w:ind w:left="0"/>
              <w:rPr>
                <w:rFonts w:ascii="Segoe UI" w:hAnsi="Segoe UI" w:cs="Segoe UI"/>
                <w:color w:val="0D0D0D"/>
                <w:shd w:val="clear" w:color="auto" w:fill="FFFFFF"/>
              </w:rPr>
            </w:pPr>
            <w:r>
              <w:rPr>
                <w:rFonts w:ascii="Segoe UI" w:hAnsi="Segoe UI" w:cs="Segoe UI"/>
                <w:color w:val="0D0D0D"/>
                <w:shd w:val="clear" w:color="auto" w:fill="FFFFFF"/>
              </w:rPr>
              <w:t>Mahjoub Ali</w:t>
            </w:r>
          </w:p>
        </w:tc>
      </w:tr>
      <w:tr w:rsidR="002777E2" w14:paraId="797F770B" w14:textId="77777777" w:rsidTr="002777E2">
        <w:trPr>
          <w:trHeight w:val="712"/>
        </w:trPr>
        <w:tc>
          <w:tcPr>
            <w:tcW w:w="1928" w:type="dxa"/>
          </w:tcPr>
          <w:p w14:paraId="22D794DD" w14:textId="5D1127FA" w:rsidR="002777E2" w:rsidRDefault="002777E2" w:rsidP="002777E2">
            <w:pPr>
              <w:rPr>
                <w:rFonts w:ascii="Segoe UI" w:hAnsi="Segoe UI" w:cs="Segoe UI"/>
                <w:color w:val="0D0D0D"/>
                <w:shd w:val="clear" w:color="auto" w:fill="FFFFFF"/>
              </w:rPr>
            </w:pPr>
            <w:r w:rsidRPr="002777E2">
              <w:rPr>
                <w:rFonts w:ascii="Segoe UI" w:hAnsi="Segoe UI" w:cs="Segoe UI"/>
                <w:color w:val="0D0D0D"/>
                <w:shd w:val="clear" w:color="auto" w:fill="FFFFFF"/>
              </w:rPr>
              <w:t>Product</w:t>
            </w:r>
            <w:r>
              <w:rPr>
                <w:rFonts w:ascii="Segoe UI" w:hAnsi="Segoe UI" w:cs="Segoe UI"/>
                <w:color w:val="0D0D0D"/>
                <w:shd w:val="clear" w:color="auto" w:fill="FFFFFF"/>
              </w:rPr>
              <w:t xml:space="preserve"> O</w:t>
            </w:r>
            <w:r w:rsidRPr="002777E2">
              <w:rPr>
                <w:rFonts w:ascii="Segoe UI" w:hAnsi="Segoe UI" w:cs="Segoe UI"/>
                <w:color w:val="0D0D0D"/>
                <w:shd w:val="clear" w:color="auto" w:fill="FFFFFF"/>
              </w:rPr>
              <w:t>wner</w:t>
            </w:r>
          </w:p>
        </w:tc>
        <w:tc>
          <w:tcPr>
            <w:tcW w:w="3524" w:type="dxa"/>
          </w:tcPr>
          <w:p w14:paraId="43769D41" w14:textId="3D26F28F" w:rsidR="002777E2" w:rsidRDefault="002777E2" w:rsidP="00F74415">
            <w:pPr>
              <w:pStyle w:val="ListParagraph"/>
              <w:ind w:left="0"/>
              <w:rPr>
                <w:rFonts w:ascii="Segoe UI" w:hAnsi="Segoe UI" w:cs="Segoe UI"/>
                <w:color w:val="0D0D0D"/>
                <w:shd w:val="clear" w:color="auto" w:fill="FFFFFF"/>
              </w:rPr>
            </w:pPr>
            <w:r w:rsidRPr="002777E2">
              <w:rPr>
                <w:rFonts w:ascii="Segoe UI" w:hAnsi="Segoe UI" w:cs="Segoe UI"/>
                <w:color w:val="0D0D0D"/>
                <w:shd w:val="clear" w:color="auto" w:fill="FFFFFF"/>
              </w:rPr>
              <w:t>Définition des besoins du système</w:t>
            </w:r>
          </w:p>
        </w:tc>
        <w:tc>
          <w:tcPr>
            <w:tcW w:w="2786" w:type="dxa"/>
          </w:tcPr>
          <w:p w14:paraId="387B9E94" w14:textId="2D73BD7C" w:rsidR="002777E2" w:rsidRDefault="002777E2" w:rsidP="00F74415">
            <w:pPr>
              <w:pStyle w:val="ListParagraph"/>
              <w:ind w:left="0"/>
              <w:rPr>
                <w:rFonts w:ascii="Segoe UI" w:hAnsi="Segoe UI" w:cs="Segoe UI"/>
                <w:color w:val="0D0D0D"/>
                <w:shd w:val="clear" w:color="auto" w:fill="FFFFFF"/>
              </w:rPr>
            </w:pPr>
            <w:r>
              <w:rPr>
                <w:rFonts w:ascii="Segoe UI" w:hAnsi="Segoe UI" w:cs="Segoe UI"/>
                <w:color w:val="0D0D0D"/>
                <w:shd w:val="clear" w:color="auto" w:fill="FFFFFF"/>
              </w:rPr>
              <w:t xml:space="preserve">Mr </w:t>
            </w:r>
            <w:proofErr w:type="spellStart"/>
            <w:r>
              <w:rPr>
                <w:rFonts w:ascii="Segoe UI" w:hAnsi="Segoe UI" w:cs="Segoe UI"/>
                <w:color w:val="0D0D0D"/>
                <w:shd w:val="clear" w:color="auto" w:fill="FFFFFF"/>
              </w:rPr>
              <w:t>Rochdi</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Jedidi</w:t>
            </w:r>
            <w:proofErr w:type="spellEnd"/>
          </w:p>
        </w:tc>
      </w:tr>
      <w:tr w:rsidR="002777E2" w14:paraId="628027BC" w14:textId="77777777" w:rsidTr="002777E2">
        <w:trPr>
          <w:trHeight w:val="500"/>
        </w:trPr>
        <w:tc>
          <w:tcPr>
            <w:tcW w:w="1928" w:type="dxa"/>
          </w:tcPr>
          <w:p w14:paraId="2A06D4B0" w14:textId="46015E5D" w:rsidR="002777E2" w:rsidRDefault="002777E2" w:rsidP="00F74415">
            <w:pPr>
              <w:pStyle w:val="ListParagraph"/>
              <w:ind w:left="0"/>
              <w:rPr>
                <w:rFonts w:ascii="Segoe UI" w:hAnsi="Segoe UI" w:cs="Segoe UI"/>
                <w:color w:val="0D0D0D"/>
                <w:shd w:val="clear" w:color="auto" w:fill="FFFFFF"/>
              </w:rPr>
            </w:pPr>
            <w:r w:rsidRPr="002777E2">
              <w:rPr>
                <w:rFonts w:ascii="Segoe UI" w:hAnsi="Segoe UI" w:cs="Segoe UI"/>
                <w:color w:val="0D0D0D"/>
                <w:shd w:val="clear" w:color="auto" w:fill="FFFFFF"/>
              </w:rPr>
              <w:t>Scrum Master</w:t>
            </w:r>
          </w:p>
        </w:tc>
        <w:tc>
          <w:tcPr>
            <w:tcW w:w="3524" w:type="dxa"/>
          </w:tcPr>
          <w:p w14:paraId="631A28CB" w14:textId="440EC3A8" w:rsidR="002777E2" w:rsidRDefault="002777E2" w:rsidP="00F74415">
            <w:pPr>
              <w:pStyle w:val="ListParagraph"/>
              <w:ind w:left="0"/>
              <w:rPr>
                <w:rFonts w:ascii="Segoe UI" w:hAnsi="Segoe UI" w:cs="Segoe UI"/>
                <w:color w:val="0D0D0D"/>
                <w:shd w:val="clear" w:color="auto" w:fill="FFFFFF"/>
              </w:rPr>
            </w:pPr>
            <w:r w:rsidRPr="002777E2">
              <w:rPr>
                <w:rFonts w:ascii="Segoe UI" w:hAnsi="Segoe UI" w:cs="Segoe UI"/>
                <w:color w:val="0D0D0D"/>
                <w:shd w:val="clear" w:color="auto" w:fill="FFFFFF"/>
              </w:rPr>
              <w:t>Admission du projet</w:t>
            </w:r>
          </w:p>
        </w:tc>
        <w:tc>
          <w:tcPr>
            <w:tcW w:w="2786" w:type="dxa"/>
          </w:tcPr>
          <w:p w14:paraId="7D9BF12C" w14:textId="4DF6639A" w:rsidR="002777E2" w:rsidRDefault="002777E2" w:rsidP="00F74415">
            <w:pPr>
              <w:pStyle w:val="ListParagraph"/>
              <w:ind w:left="0"/>
              <w:rPr>
                <w:rFonts w:ascii="Segoe UI" w:hAnsi="Segoe UI" w:cs="Segoe UI"/>
                <w:color w:val="0D0D0D"/>
                <w:shd w:val="clear" w:color="auto" w:fill="FFFFFF"/>
              </w:rPr>
            </w:pPr>
            <w:r>
              <w:rPr>
                <w:rFonts w:ascii="Segoe UI" w:hAnsi="Segoe UI" w:cs="Segoe UI"/>
                <w:color w:val="0D0D0D"/>
                <w:shd w:val="clear" w:color="auto" w:fill="FFFFFF"/>
              </w:rPr>
              <w:t xml:space="preserve">Mme </w:t>
            </w:r>
            <w:r w:rsidRPr="002777E2">
              <w:rPr>
                <w:rFonts w:ascii="Segoe UI" w:hAnsi="Segoe UI" w:cs="Segoe UI"/>
                <w:color w:val="0D0D0D"/>
                <w:shd w:val="clear" w:color="auto" w:fill="FFFFFF"/>
              </w:rPr>
              <w:t>Bouzid Emna</w:t>
            </w:r>
          </w:p>
        </w:tc>
      </w:tr>
    </w:tbl>
    <w:p w14:paraId="16EC6FB8" w14:textId="060833C6" w:rsidR="00B546D0" w:rsidRDefault="00B546D0" w:rsidP="00F74415">
      <w:pPr>
        <w:pStyle w:val="ListParagraph"/>
        <w:ind w:left="1296"/>
        <w:rPr>
          <w:rFonts w:ascii="Segoe UI" w:hAnsi="Segoe UI" w:cs="Segoe UI"/>
          <w:color w:val="0D0D0D"/>
          <w:shd w:val="clear" w:color="auto" w:fill="FFFFFF"/>
        </w:rPr>
      </w:pPr>
    </w:p>
    <w:p w14:paraId="03B6E510" w14:textId="1A7E37C9" w:rsidR="00681D60" w:rsidRDefault="00681D60" w:rsidP="00F74415">
      <w:pPr>
        <w:pStyle w:val="ListParagraph"/>
        <w:ind w:left="1296"/>
        <w:rPr>
          <w:rFonts w:ascii="Segoe UI" w:hAnsi="Segoe UI" w:cs="Segoe UI"/>
          <w:color w:val="0D0D0D"/>
          <w:shd w:val="clear" w:color="auto" w:fill="FFFFFF"/>
        </w:rPr>
      </w:pPr>
    </w:p>
    <w:p w14:paraId="772ECA7F" w14:textId="591B57FB" w:rsidR="00681D60" w:rsidRDefault="00681D60" w:rsidP="00F74415">
      <w:pPr>
        <w:pStyle w:val="ListParagraph"/>
        <w:ind w:left="1296"/>
        <w:rPr>
          <w:rFonts w:ascii="Segoe UI" w:hAnsi="Segoe UI" w:cs="Segoe UI"/>
          <w:color w:val="0D0D0D"/>
          <w:shd w:val="clear" w:color="auto" w:fill="FFFFFF"/>
        </w:rPr>
      </w:pPr>
    </w:p>
    <w:p w14:paraId="6D035967" w14:textId="77777777" w:rsidR="00681D60" w:rsidRDefault="00681D60" w:rsidP="00F74415">
      <w:pPr>
        <w:pStyle w:val="ListParagraph"/>
        <w:ind w:left="1296"/>
        <w:rPr>
          <w:rFonts w:ascii="Segoe UI" w:hAnsi="Segoe UI" w:cs="Segoe UI"/>
          <w:color w:val="0D0D0D"/>
          <w:shd w:val="clear" w:color="auto" w:fill="FFFFFF"/>
        </w:rPr>
      </w:pPr>
    </w:p>
    <w:p w14:paraId="5083FE2B" w14:textId="2D3A8945" w:rsidR="00B546D0" w:rsidRDefault="00681D60" w:rsidP="00681D60">
      <w:pPr>
        <w:pStyle w:val="ListParagraph"/>
        <w:ind w:left="0"/>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5D27A077" wp14:editId="7C0D81D3">
            <wp:extent cx="5949388" cy="4340063"/>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1024x747.jpeg"/>
                    <pic:cNvPicPr/>
                  </pic:nvPicPr>
                  <pic:blipFill>
                    <a:blip r:embed="rId23">
                      <a:extLst>
                        <a:ext uri="{28A0092B-C50C-407E-A947-70E740481C1C}">
                          <a14:useLocalDpi xmlns:a14="http://schemas.microsoft.com/office/drawing/2010/main" val="0"/>
                        </a:ext>
                      </a:extLst>
                    </a:blip>
                    <a:stretch>
                      <a:fillRect/>
                    </a:stretch>
                  </pic:blipFill>
                  <pic:spPr>
                    <a:xfrm>
                      <a:off x="0" y="0"/>
                      <a:ext cx="5959700" cy="4347586"/>
                    </a:xfrm>
                    <a:prstGeom prst="rect">
                      <a:avLst/>
                    </a:prstGeom>
                  </pic:spPr>
                </pic:pic>
              </a:graphicData>
            </a:graphic>
          </wp:inline>
        </w:drawing>
      </w:r>
    </w:p>
    <w:p w14:paraId="39B0DB3B" w14:textId="50D744FE" w:rsidR="00681D60" w:rsidRDefault="00681D60" w:rsidP="00681D60">
      <w:pPr>
        <w:pStyle w:val="ListParagraph"/>
        <w:ind w:left="0"/>
        <w:rPr>
          <w:rFonts w:ascii="Segoe UI" w:hAnsi="Segoe UI" w:cs="Segoe UI"/>
          <w:color w:val="0D0D0D"/>
          <w:shd w:val="clear" w:color="auto" w:fill="FFFFFF"/>
        </w:rPr>
      </w:pPr>
    </w:p>
    <w:p w14:paraId="6D7EA6F4" w14:textId="2ED7C0F3" w:rsidR="00681D60" w:rsidRDefault="00681D60" w:rsidP="00681D60">
      <w:pPr>
        <w:pStyle w:val="ListParagraph"/>
        <w:ind w:left="0"/>
        <w:rPr>
          <w:rFonts w:ascii="Segoe UI" w:hAnsi="Segoe UI" w:cs="Segoe UI"/>
          <w:color w:val="0D0D0D"/>
          <w:shd w:val="clear" w:color="auto" w:fill="FFFFFF"/>
        </w:rPr>
      </w:pPr>
    </w:p>
    <w:p w14:paraId="2611E9BE" w14:textId="598B55E2"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p>
    <w:p w14:paraId="516AB629" w14:textId="77777777"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p>
    <w:p w14:paraId="0E9454EB" w14:textId="26D702A9"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r w:rsidRPr="00E9346B">
        <w:rPr>
          <w:rFonts w:ascii="Segoe UI Symbol" w:hAnsi="Segoe UI Symbol" w:cs="Segoe UI Symbol"/>
          <w:color w:val="0D0D0D"/>
          <w:sz w:val="28"/>
          <w:szCs w:val="28"/>
          <w:shd w:val="clear" w:color="auto" w:fill="FFFFFF"/>
        </w:rPr>
        <w:t>➢</w:t>
      </w:r>
      <w:r w:rsidRPr="00E9346B">
        <w:rPr>
          <w:rFonts w:ascii="Times New Roman" w:hAnsi="Times New Roman" w:cs="Times New Roman"/>
          <w:color w:val="0D0D0D"/>
          <w:sz w:val="28"/>
          <w:szCs w:val="28"/>
          <w:shd w:val="clear" w:color="auto" w:fill="FFFFFF"/>
        </w:rPr>
        <w:t xml:space="preserve"> Démarrage du projet avec Scrum :</w:t>
      </w:r>
    </w:p>
    <w:p w14:paraId="04846550" w14:textId="77777777"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xml:space="preserve">Le Product Owner est responsable de l’entretien du Product Backlog. Il s’agit de la liste des </w:t>
      </w:r>
      <w:proofErr w:type="spellStart"/>
      <w:r w:rsidRPr="00E9346B">
        <w:rPr>
          <w:rFonts w:ascii="Times New Roman" w:hAnsi="Times New Roman" w:cs="Times New Roman"/>
          <w:color w:val="0D0D0D"/>
          <w:sz w:val="28"/>
          <w:szCs w:val="28"/>
          <w:shd w:val="clear" w:color="auto" w:fill="FFFFFF"/>
        </w:rPr>
        <w:t>foncionnalités</w:t>
      </w:r>
      <w:proofErr w:type="spellEnd"/>
      <w:r w:rsidRPr="00E9346B">
        <w:rPr>
          <w:rFonts w:ascii="Times New Roman" w:hAnsi="Times New Roman" w:cs="Times New Roman"/>
          <w:color w:val="0D0D0D"/>
          <w:sz w:val="28"/>
          <w:szCs w:val="28"/>
          <w:shd w:val="clear" w:color="auto" w:fill="FFFFFF"/>
        </w:rPr>
        <w:t xml:space="preserve"> du produit à </w:t>
      </w:r>
      <w:proofErr w:type="spellStart"/>
      <w:r w:rsidRPr="00E9346B">
        <w:rPr>
          <w:rFonts w:ascii="Times New Roman" w:hAnsi="Times New Roman" w:cs="Times New Roman"/>
          <w:color w:val="0D0D0D"/>
          <w:sz w:val="28"/>
          <w:szCs w:val="28"/>
          <w:shd w:val="clear" w:color="auto" w:fill="FFFFFF"/>
        </w:rPr>
        <w:t>developper</w:t>
      </w:r>
      <w:proofErr w:type="spellEnd"/>
      <w:r w:rsidRPr="00E9346B">
        <w:rPr>
          <w:rFonts w:ascii="Times New Roman" w:hAnsi="Times New Roman" w:cs="Times New Roman"/>
          <w:color w:val="0D0D0D"/>
          <w:sz w:val="28"/>
          <w:szCs w:val="28"/>
          <w:shd w:val="clear" w:color="auto" w:fill="FFFFFF"/>
        </w:rPr>
        <w:t xml:space="preserve">. Le Product Backlog est une liste ordonnée par priorité des besoins fonctionnels et exigences de l’utilisateur qui sont appelées des histoires utilisateurs (User Stories). </w:t>
      </w:r>
    </w:p>
    <w:p w14:paraId="04DCDE08" w14:textId="3E48A8E6"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Ces dernières sont une description courte de l’exigence fonctionnelle formulée</w:t>
      </w:r>
    </w:p>
    <w:p w14:paraId="0528DFEC" w14:textId="288083E2"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proofErr w:type="gramStart"/>
      <w:r w:rsidRPr="00E9346B">
        <w:rPr>
          <w:rFonts w:ascii="Times New Roman" w:hAnsi="Times New Roman" w:cs="Times New Roman"/>
          <w:color w:val="0D0D0D"/>
          <w:sz w:val="28"/>
          <w:szCs w:val="28"/>
          <w:shd w:val="clear" w:color="auto" w:fill="FFFFFF"/>
        </w:rPr>
        <w:t>en</w:t>
      </w:r>
      <w:proofErr w:type="gramEnd"/>
      <w:r w:rsidRPr="00E9346B">
        <w:rPr>
          <w:rFonts w:ascii="Times New Roman" w:hAnsi="Times New Roman" w:cs="Times New Roman"/>
          <w:color w:val="0D0D0D"/>
          <w:sz w:val="28"/>
          <w:szCs w:val="28"/>
          <w:shd w:val="clear" w:color="auto" w:fill="FFFFFF"/>
        </w:rPr>
        <w:t xml:space="preserve"> une phrase sous la forme : « En tant que "acteur", je veux "un service" ». Dans notre rapport, le Backlog du produit comprennent les champs suivants :</w:t>
      </w:r>
    </w:p>
    <w:p w14:paraId="0C230501" w14:textId="77777777"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p>
    <w:p w14:paraId="3683A78B" w14:textId="77777777"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Thème : représente le thème du user story.</w:t>
      </w:r>
    </w:p>
    <w:p w14:paraId="73BF5177" w14:textId="77777777"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ID : représente l’identifiant de chaque story</w:t>
      </w:r>
    </w:p>
    <w:p w14:paraId="0DA5377F" w14:textId="77777777"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User story : représente le besoin fonctionnel désiré par l’utilisateur</w:t>
      </w:r>
    </w:p>
    <w:p w14:paraId="164EC0F5" w14:textId="77777777"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Importance : définit par la méthode "</w:t>
      </w:r>
      <w:proofErr w:type="spellStart"/>
      <w:r w:rsidRPr="00E9346B">
        <w:rPr>
          <w:rFonts w:ascii="Times New Roman" w:hAnsi="Times New Roman" w:cs="Times New Roman"/>
          <w:color w:val="0D0D0D"/>
          <w:sz w:val="28"/>
          <w:szCs w:val="28"/>
          <w:shd w:val="clear" w:color="auto" w:fill="FFFFFF"/>
        </w:rPr>
        <w:t>MoSCow</w:t>
      </w:r>
      <w:proofErr w:type="spellEnd"/>
      <w:r w:rsidRPr="00E9346B">
        <w:rPr>
          <w:rFonts w:ascii="Times New Roman" w:hAnsi="Times New Roman" w:cs="Times New Roman"/>
          <w:color w:val="0D0D0D"/>
          <w:sz w:val="28"/>
          <w:szCs w:val="28"/>
          <w:shd w:val="clear" w:color="auto" w:fill="FFFFFF"/>
        </w:rPr>
        <w:t>" dans laquelle chaque user story</w:t>
      </w:r>
    </w:p>
    <w:p w14:paraId="664D24DC" w14:textId="6A1661DB"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proofErr w:type="spellStart"/>
      <w:proofErr w:type="gramStart"/>
      <w:r w:rsidRPr="00E9346B">
        <w:rPr>
          <w:rFonts w:ascii="Times New Roman" w:hAnsi="Times New Roman" w:cs="Times New Roman"/>
          <w:color w:val="0D0D0D"/>
          <w:sz w:val="28"/>
          <w:szCs w:val="28"/>
          <w:shd w:val="clear" w:color="auto" w:fill="FFFFFF"/>
        </w:rPr>
        <w:t>estpriorisée</w:t>
      </w:r>
      <w:proofErr w:type="spellEnd"/>
      <w:proofErr w:type="gramEnd"/>
      <w:r w:rsidRPr="00E9346B">
        <w:rPr>
          <w:rFonts w:ascii="Times New Roman" w:hAnsi="Times New Roman" w:cs="Times New Roman"/>
          <w:color w:val="0D0D0D"/>
          <w:sz w:val="28"/>
          <w:szCs w:val="28"/>
          <w:shd w:val="clear" w:color="auto" w:fill="FFFFFF"/>
        </w:rPr>
        <w:t xml:space="preserve"> comme suivant :</w:t>
      </w:r>
    </w:p>
    <w:p w14:paraId="77B4F86E" w14:textId="77777777"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p>
    <w:p w14:paraId="388BEC0E" w14:textId="77777777" w:rsidR="00681D60" w:rsidRPr="00E9346B" w:rsidRDefault="00681D60" w:rsidP="00E9346B">
      <w:pPr>
        <w:pStyle w:val="ListParagraph"/>
        <w:ind w:left="0" w:firstLine="708"/>
        <w:rPr>
          <w:rFonts w:ascii="Times New Roman" w:hAnsi="Times New Roman" w:cs="Times New Roman"/>
          <w:color w:val="0D0D0D"/>
          <w:sz w:val="28"/>
          <w:szCs w:val="28"/>
          <w:shd w:val="clear" w:color="auto" w:fill="FFFFFF"/>
        </w:rPr>
      </w:pPr>
      <w:r w:rsidRPr="00E9346B">
        <w:rPr>
          <w:rFonts w:ascii="Segoe UI Symbol" w:hAnsi="Segoe UI Symbol" w:cs="Segoe UI Symbol"/>
          <w:color w:val="0D0D0D"/>
          <w:sz w:val="28"/>
          <w:szCs w:val="28"/>
          <w:shd w:val="clear" w:color="auto" w:fill="FFFFFF"/>
        </w:rPr>
        <w:t>✓</w:t>
      </w:r>
      <w:r w:rsidRPr="00E9346B">
        <w:rPr>
          <w:rFonts w:ascii="Times New Roman" w:hAnsi="Times New Roman" w:cs="Times New Roman"/>
          <w:color w:val="0D0D0D"/>
          <w:sz w:val="28"/>
          <w:szCs w:val="28"/>
          <w:shd w:val="clear" w:color="auto" w:fill="FFFFFF"/>
        </w:rPr>
        <w:t xml:space="preserve"> Must : la fonctionnalité doit être absolument réalisée</w:t>
      </w:r>
    </w:p>
    <w:p w14:paraId="6AEBB0A5" w14:textId="77777777" w:rsidR="00681D60" w:rsidRPr="00E9346B" w:rsidRDefault="00681D60" w:rsidP="00E9346B">
      <w:pPr>
        <w:pStyle w:val="ListParagraph"/>
        <w:ind w:left="0" w:firstLine="708"/>
        <w:rPr>
          <w:rFonts w:ascii="Times New Roman" w:hAnsi="Times New Roman" w:cs="Times New Roman"/>
          <w:color w:val="0D0D0D"/>
          <w:sz w:val="28"/>
          <w:szCs w:val="28"/>
          <w:shd w:val="clear" w:color="auto" w:fill="FFFFFF"/>
        </w:rPr>
      </w:pPr>
      <w:r w:rsidRPr="00E9346B">
        <w:rPr>
          <w:rFonts w:ascii="Segoe UI Symbol" w:hAnsi="Segoe UI Symbol" w:cs="Segoe UI Symbol"/>
          <w:color w:val="0D0D0D"/>
          <w:sz w:val="28"/>
          <w:szCs w:val="28"/>
          <w:shd w:val="clear" w:color="auto" w:fill="FFFFFF"/>
        </w:rPr>
        <w:t>✓</w:t>
      </w:r>
      <w:r w:rsidRPr="00E9346B">
        <w:rPr>
          <w:rFonts w:ascii="Times New Roman" w:hAnsi="Times New Roman" w:cs="Times New Roman"/>
          <w:color w:val="0D0D0D"/>
          <w:sz w:val="28"/>
          <w:szCs w:val="28"/>
          <w:shd w:val="clear" w:color="auto" w:fill="FFFFFF"/>
        </w:rPr>
        <w:t xml:space="preserve"> </w:t>
      </w:r>
      <w:proofErr w:type="spellStart"/>
      <w:r w:rsidRPr="00E9346B">
        <w:rPr>
          <w:rFonts w:ascii="Times New Roman" w:hAnsi="Times New Roman" w:cs="Times New Roman"/>
          <w:color w:val="0D0D0D"/>
          <w:sz w:val="28"/>
          <w:szCs w:val="28"/>
          <w:shd w:val="clear" w:color="auto" w:fill="FFFFFF"/>
        </w:rPr>
        <w:t>Should</w:t>
      </w:r>
      <w:proofErr w:type="spellEnd"/>
      <w:r w:rsidRPr="00E9346B">
        <w:rPr>
          <w:rFonts w:ascii="Times New Roman" w:hAnsi="Times New Roman" w:cs="Times New Roman"/>
          <w:color w:val="0D0D0D"/>
          <w:sz w:val="28"/>
          <w:szCs w:val="28"/>
          <w:shd w:val="clear" w:color="auto" w:fill="FFFFFF"/>
        </w:rPr>
        <w:t xml:space="preserve"> : la fonctionnalité doit être réalisée s’il est possible</w:t>
      </w:r>
    </w:p>
    <w:p w14:paraId="218DD75A" w14:textId="552C6184" w:rsidR="00681D60" w:rsidRPr="00E9346B" w:rsidRDefault="00681D60" w:rsidP="00E9346B">
      <w:pPr>
        <w:pStyle w:val="ListParagraph"/>
        <w:ind w:left="0" w:firstLine="708"/>
        <w:rPr>
          <w:rFonts w:ascii="Times New Roman" w:hAnsi="Times New Roman" w:cs="Times New Roman"/>
          <w:color w:val="0D0D0D"/>
          <w:sz w:val="28"/>
          <w:szCs w:val="28"/>
          <w:shd w:val="clear" w:color="auto" w:fill="FFFFFF"/>
        </w:rPr>
      </w:pPr>
      <w:r w:rsidRPr="00E9346B">
        <w:rPr>
          <w:rFonts w:ascii="Segoe UI Symbol" w:hAnsi="Segoe UI Symbol" w:cs="Segoe UI Symbol"/>
          <w:color w:val="0D0D0D"/>
          <w:sz w:val="28"/>
          <w:szCs w:val="28"/>
          <w:shd w:val="clear" w:color="auto" w:fill="FFFFFF"/>
        </w:rPr>
        <w:t>✓</w:t>
      </w:r>
      <w:r w:rsidRPr="00E9346B">
        <w:rPr>
          <w:rFonts w:ascii="Times New Roman" w:hAnsi="Times New Roman" w:cs="Times New Roman"/>
          <w:color w:val="0D0D0D"/>
          <w:sz w:val="28"/>
          <w:szCs w:val="28"/>
          <w:shd w:val="clear" w:color="auto" w:fill="FFFFFF"/>
        </w:rPr>
        <w:t xml:space="preserve"> </w:t>
      </w:r>
      <w:proofErr w:type="spellStart"/>
      <w:r w:rsidRPr="00E9346B">
        <w:rPr>
          <w:rFonts w:ascii="Times New Roman" w:hAnsi="Times New Roman" w:cs="Times New Roman"/>
          <w:color w:val="0D0D0D"/>
          <w:sz w:val="28"/>
          <w:szCs w:val="28"/>
          <w:shd w:val="clear" w:color="auto" w:fill="FFFFFF"/>
        </w:rPr>
        <w:t>Could</w:t>
      </w:r>
      <w:proofErr w:type="spellEnd"/>
      <w:r w:rsidRPr="00E9346B">
        <w:rPr>
          <w:rFonts w:ascii="Times New Roman" w:hAnsi="Times New Roman" w:cs="Times New Roman"/>
          <w:color w:val="0D0D0D"/>
          <w:sz w:val="28"/>
          <w:szCs w:val="28"/>
          <w:shd w:val="clear" w:color="auto" w:fill="FFFFFF"/>
        </w:rPr>
        <w:t xml:space="preserve"> : la fonctionnalité peut être réalisée</w:t>
      </w:r>
    </w:p>
    <w:p w14:paraId="7852971A" w14:textId="77777777" w:rsidR="00E9346B" w:rsidRDefault="00681D60" w:rsidP="00E9346B">
      <w:pPr>
        <w:pStyle w:val="ListParagraph"/>
        <w:ind w:left="708"/>
        <w:rPr>
          <w:rFonts w:ascii="Times New Roman" w:hAnsi="Times New Roman" w:cs="Times New Roman"/>
          <w:color w:val="0D0D0D"/>
          <w:sz w:val="28"/>
          <w:szCs w:val="28"/>
          <w:shd w:val="clear" w:color="auto" w:fill="FFFFFF"/>
        </w:rPr>
      </w:pPr>
      <w:r w:rsidRPr="00E9346B">
        <w:rPr>
          <w:rFonts w:ascii="Segoe UI Symbol" w:hAnsi="Segoe UI Symbol" w:cs="Segoe UI Symbol"/>
          <w:color w:val="0D0D0D"/>
          <w:sz w:val="28"/>
          <w:szCs w:val="28"/>
          <w:shd w:val="clear" w:color="auto" w:fill="FFFFFF"/>
        </w:rPr>
        <w:t>✓</w:t>
      </w:r>
      <w:r w:rsidRPr="00E9346B">
        <w:rPr>
          <w:rFonts w:ascii="Times New Roman" w:hAnsi="Times New Roman" w:cs="Times New Roman"/>
          <w:color w:val="0D0D0D"/>
          <w:sz w:val="28"/>
          <w:szCs w:val="28"/>
          <w:shd w:val="clear" w:color="auto" w:fill="FFFFFF"/>
        </w:rPr>
        <w:t xml:space="preserve"> </w:t>
      </w:r>
      <w:proofErr w:type="spellStart"/>
      <w:r w:rsidRPr="00E9346B">
        <w:rPr>
          <w:rFonts w:ascii="Times New Roman" w:hAnsi="Times New Roman" w:cs="Times New Roman"/>
          <w:color w:val="0D0D0D"/>
          <w:sz w:val="28"/>
          <w:szCs w:val="28"/>
          <w:shd w:val="clear" w:color="auto" w:fill="FFFFFF"/>
        </w:rPr>
        <w:t>Maybe</w:t>
      </w:r>
      <w:proofErr w:type="spellEnd"/>
      <w:r w:rsidRPr="00E9346B">
        <w:rPr>
          <w:rFonts w:ascii="Times New Roman" w:hAnsi="Times New Roman" w:cs="Times New Roman"/>
          <w:color w:val="0D0D0D"/>
          <w:sz w:val="28"/>
          <w:szCs w:val="28"/>
          <w:shd w:val="clear" w:color="auto" w:fill="FFFFFF"/>
        </w:rPr>
        <w:t xml:space="preserve"> : la fonctionnalité peut être réalisée si elle n’a pas d’impact </w:t>
      </w:r>
    </w:p>
    <w:p w14:paraId="2971F610" w14:textId="2416A285" w:rsidR="00681D60" w:rsidRPr="00E9346B" w:rsidRDefault="00E9346B" w:rsidP="00E9346B">
      <w:pPr>
        <w:pStyle w:val="ListParagraph"/>
        <w:ind w:left="708"/>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    </w:t>
      </w:r>
      <w:proofErr w:type="gramStart"/>
      <w:r w:rsidR="00681D60" w:rsidRPr="00E9346B">
        <w:rPr>
          <w:rFonts w:ascii="Times New Roman" w:hAnsi="Times New Roman" w:cs="Times New Roman"/>
          <w:color w:val="0D0D0D"/>
          <w:sz w:val="28"/>
          <w:szCs w:val="28"/>
          <w:shd w:val="clear" w:color="auto" w:fill="FFFFFF"/>
        </w:rPr>
        <w:t>sur</w:t>
      </w:r>
      <w:proofErr w:type="gramEnd"/>
      <w:r w:rsidR="00681D60" w:rsidRPr="00E9346B">
        <w:rPr>
          <w:rFonts w:ascii="Times New Roman" w:hAnsi="Times New Roman" w:cs="Times New Roman"/>
          <w:color w:val="0D0D0D"/>
          <w:sz w:val="28"/>
          <w:szCs w:val="28"/>
          <w:shd w:val="clear" w:color="auto" w:fill="FFFFFF"/>
        </w:rPr>
        <w:t xml:space="preserve"> les     autres tâches</w:t>
      </w:r>
    </w:p>
    <w:p w14:paraId="22A5E2D7" w14:textId="66C31159" w:rsidR="00681D60" w:rsidRPr="00E9346B" w:rsidRDefault="00681D60" w:rsidP="00E9346B">
      <w:pPr>
        <w:pStyle w:val="ListParagraph"/>
        <w:ind w:left="0" w:firstLine="708"/>
        <w:rPr>
          <w:rFonts w:ascii="Times New Roman" w:hAnsi="Times New Roman" w:cs="Times New Roman"/>
          <w:color w:val="0D0D0D"/>
          <w:sz w:val="28"/>
          <w:szCs w:val="28"/>
          <w:shd w:val="clear" w:color="auto" w:fill="FFFFFF"/>
        </w:rPr>
      </w:pPr>
      <w:r w:rsidRPr="00E9346B">
        <w:rPr>
          <w:rFonts w:ascii="Segoe UI Symbol" w:hAnsi="Segoe UI Symbol" w:cs="Segoe UI Symbol"/>
          <w:color w:val="0D0D0D"/>
          <w:sz w:val="28"/>
          <w:szCs w:val="28"/>
          <w:shd w:val="clear" w:color="auto" w:fill="FFFFFF"/>
        </w:rPr>
        <w:t>✓</w:t>
      </w:r>
      <w:r w:rsidRPr="00E9346B">
        <w:rPr>
          <w:rFonts w:ascii="Times New Roman" w:hAnsi="Times New Roman" w:cs="Times New Roman"/>
          <w:color w:val="0D0D0D"/>
          <w:sz w:val="28"/>
          <w:szCs w:val="28"/>
          <w:shd w:val="clear" w:color="auto" w:fill="FFFFFF"/>
        </w:rPr>
        <w:t xml:space="preserve"> </w:t>
      </w:r>
      <w:proofErr w:type="spellStart"/>
      <w:r w:rsidRPr="00E9346B">
        <w:rPr>
          <w:rFonts w:ascii="Times New Roman" w:hAnsi="Times New Roman" w:cs="Times New Roman"/>
          <w:color w:val="0D0D0D"/>
          <w:sz w:val="28"/>
          <w:szCs w:val="28"/>
          <w:shd w:val="clear" w:color="auto" w:fill="FFFFFF"/>
        </w:rPr>
        <w:t>Won’t</w:t>
      </w:r>
      <w:proofErr w:type="spellEnd"/>
      <w:r w:rsidRPr="00E9346B">
        <w:rPr>
          <w:rFonts w:ascii="Times New Roman" w:hAnsi="Times New Roman" w:cs="Times New Roman"/>
          <w:color w:val="0D0D0D"/>
          <w:sz w:val="28"/>
          <w:szCs w:val="28"/>
          <w:shd w:val="clear" w:color="auto" w:fill="FFFFFF"/>
        </w:rPr>
        <w:t xml:space="preserve"> : la fonctionnalité sera réalisée plus tard</w:t>
      </w:r>
    </w:p>
    <w:p w14:paraId="647D7166" w14:textId="77777777" w:rsidR="009711CB" w:rsidRPr="00E9346B" w:rsidRDefault="009711CB" w:rsidP="00E9346B">
      <w:pPr>
        <w:pStyle w:val="ListParagraph"/>
        <w:ind w:left="0" w:firstLine="708"/>
        <w:rPr>
          <w:rFonts w:ascii="Times New Roman" w:hAnsi="Times New Roman" w:cs="Times New Roman"/>
          <w:color w:val="0D0D0D"/>
          <w:sz w:val="28"/>
          <w:szCs w:val="28"/>
          <w:shd w:val="clear" w:color="auto" w:fill="FFFFFF"/>
        </w:rPr>
      </w:pPr>
    </w:p>
    <w:p w14:paraId="2ADBD4D7" w14:textId="77777777" w:rsidR="009711CB" w:rsidRPr="00E9346B" w:rsidRDefault="009711CB"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L’estimation du contenu du Product Backlog se fait par l’équipe pendant la réunion de</w:t>
      </w:r>
    </w:p>
    <w:p w14:paraId="36DD79DD" w14:textId="45C7817B" w:rsidR="009711CB" w:rsidRPr="00E9346B" w:rsidRDefault="009711CB" w:rsidP="00E9346B">
      <w:pPr>
        <w:rPr>
          <w:rFonts w:ascii="Times New Roman" w:hAnsi="Times New Roman" w:cs="Times New Roman"/>
          <w:color w:val="0D0D0D"/>
          <w:sz w:val="28"/>
          <w:szCs w:val="28"/>
          <w:shd w:val="clear" w:color="auto" w:fill="FFFFFF"/>
        </w:rPr>
      </w:pPr>
      <w:proofErr w:type="gramStart"/>
      <w:r w:rsidRPr="00E9346B">
        <w:rPr>
          <w:rFonts w:ascii="Times New Roman" w:hAnsi="Times New Roman" w:cs="Times New Roman"/>
          <w:color w:val="0D0D0D"/>
          <w:sz w:val="28"/>
          <w:szCs w:val="28"/>
          <w:shd w:val="clear" w:color="auto" w:fill="FFFFFF"/>
        </w:rPr>
        <w:t>planification</w:t>
      </w:r>
      <w:proofErr w:type="gramEnd"/>
      <w:r w:rsidRPr="00E9346B">
        <w:rPr>
          <w:rFonts w:ascii="Times New Roman" w:hAnsi="Times New Roman" w:cs="Times New Roman"/>
          <w:color w:val="0D0D0D"/>
          <w:sz w:val="28"/>
          <w:szCs w:val="28"/>
          <w:shd w:val="clear" w:color="auto" w:fill="FFFFFF"/>
        </w:rPr>
        <w:t xml:space="preserve"> de la prochaine itération (Sprint Planning Meeting). Donc, le Product Owner identifie les tâches destinées à développer lors de la prochaine itération en identifiant la priorité des fonctionnalités. Le contour opérationnel réalisé lors d’itération est transformé par l’équipe en tâches estimées dans le Sprint Backlog.</w:t>
      </w:r>
    </w:p>
    <w:p w14:paraId="36FF8F00" w14:textId="13657E1E" w:rsidR="009711CB" w:rsidRPr="00E9346B" w:rsidRDefault="009711CB"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Le sprint est une itération dans laquelle se réalise le développement des fonctionnalités défini</w:t>
      </w:r>
      <w:r w:rsidR="00E9346B">
        <w:rPr>
          <w:rFonts w:ascii="Times New Roman" w:hAnsi="Times New Roman" w:cs="Times New Roman"/>
          <w:color w:val="0D0D0D"/>
          <w:sz w:val="28"/>
          <w:szCs w:val="28"/>
          <w:shd w:val="clear" w:color="auto" w:fill="FFFFFF"/>
        </w:rPr>
        <w:t xml:space="preserve"> </w:t>
      </w:r>
      <w:r w:rsidRPr="00E9346B">
        <w:rPr>
          <w:rFonts w:ascii="Times New Roman" w:hAnsi="Times New Roman" w:cs="Times New Roman"/>
          <w:color w:val="0D0D0D"/>
          <w:sz w:val="28"/>
          <w:szCs w:val="28"/>
          <w:shd w:val="clear" w:color="auto" w:fill="FFFFFF"/>
        </w:rPr>
        <w:t>par le Sprint Backlog petit à petit.</w:t>
      </w:r>
    </w:p>
    <w:p w14:paraId="29C25867" w14:textId="037A9916" w:rsidR="009711CB" w:rsidRPr="00E9346B" w:rsidRDefault="009711CB"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xml:space="preserve">La mêlée quotidienne : est une courte réunion dans laquelle participent le Scrum Master et l’équipe dans le but de répondre à trois questions pour contrôler la réalisation des tâches du projet. Les questions sont : Qu’est-ce que vous avez fait </w:t>
      </w:r>
      <w:r w:rsidRPr="00E9346B">
        <w:rPr>
          <w:rFonts w:ascii="Times New Roman" w:hAnsi="Times New Roman" w:cs="Times New Roman"/>
          <w:color w:val="0D0D0D"/>
          <w:sz w:val="28"/>
          <w:szCs w:val="28"/>
          <w:shd w:val="clear" w:color="auto" w:fill="FFFFFF"/>
        </w:rPr>
        <w:lastRenderedPageBreak/>
        <w:t>hier ? Que vas-tu faire aujourd’hui</w:t>
      </w:r>
      <w:proofErr w:type="gramStart"/>
      <w:r w:rsidRPr="00E9346B">
        <w:rPr>
          <w:rFonts w:ascii="Times New Roman" w:hAnsi="Times New Roman" w:cs="Times New Roman"/>
          <w:color w:val="0D0D0D"/>
          <w:sz w:val="28"/>
          <w:szCs w:val="28"/>
          <w:shd w:val="clear" w:color="auto" w:fill="FFFFFF"/>
        </w:rPr>
        <w:t xml:space="preserve"> ?Y’a</w:t>
      </w:r>
      <w:proofErr w:type="gramEnd"/>
      <w:r w:rsidRPr="00E9346B">
        <w:rPr>
          <w:rFonts w:ascii="Times New Roman" w:hAnsi="Times New Roman" w:cs="Times New Roman"/>
          <w:color w:val="0D0D0D"/>
          <w:sz w:val="28"/>
          <w:szCs w:val="28"/>
          <w:shd w:val="clear" w:color="auto" w:fill="FFFFFF"/>
        </w:rPr>
        <w:t>-t-il des obstacles qui empêchent la réalisation d’une tâche ?</w:t>
      </w:r>
    </w:p>
    <w:p w14:paraId="1AF69D4B" w14:textId="599171A3" w:rsidR="009711CB" w:rsidRPr="00E9346B" w:rsidRDefault="009711CB"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xml:space="preserve">Le Sprint </w:t>
      </w:r>
      <w:proofErr w:type="spellStart"/>
      <w:r w:rsidRPr="00E9346B">
        <w:rPr>
          <w:rFonts w:ascii="Times New Roman" w:hAnsi="Times New Roman" w:cs="Times New Roman"/>
          <w:color w:val="0D0D0D"/>
          <w:sz w:val="28"/>
          <w:szCs w:val="28"/>
          <w:shd w:val="clear" w:color="auto" w:fill="FFFFFF"/>
        </w:rPr>
        <w:t>Review</w:t>
      </w:r>
      <w:proofErr w:type="spellEnd"/>
      <w:r w:rsidRPr="00E9346B">
        <w:rPr>
          <w:rFonts w:ascii="Times New Roman" w:hAnsi="Times New Roman" w:cs="Times New Roman"/>
          <w:color w:val="0D0D0D"/>
          <w:sz w:val="28"/>
          <w:szCs w:val="28"/>
          <w:shd w:val="clear" w:color="auto" w:fill="FFFFFF"/>
        </w:rPr>
        <w:t xml:space="preserve"> Meeting est une réunion de fin de sprint dans laquelle l’équipe    présente au </w:t>
      </w:r>
      <w:proofErr w:type="spellStart"/>
      <w:r w:rsidRPr="00E9346B">
        <w:rPr>
          <w:rFonts w:ascii="Times New Roman" w:hAnsi="Times New Roman" w:cs="Times New Roman"/>
          <w:color w:val="0D0D0D"/>
          <w:sz w:val="28"/>
          <w:szCs w:val="28"/>
          <w:shd w:val="clear" w:color="auto" w:fill="FFFFFF"/>
        </w:rPr>
        <w:t>product</w:t>
      </w:r>
      <w:proofErr w:type="spellEnd"/>
      <w:r w:rsidRPr="00E9346B">
        <w:rPr>
          <w:rFonts w:ascii="Times New Roman" w:hAnsi="Times New Roman" w:cs="Times New Roman"/>
          <w:color w:val="0D0D0D"/>
          <w:sz w:val="28"/>
          <w:szCs w:val="28"/>
          <w:shd w:val="clear" w:color="auto" w:fill="FFFFFF"/>
        </w:rPr>
        <w:t xml:space="preserve"> </w:t>
      </w:r>
      <w:proofErr w:type="spellStart"/>
      <w:r w:rsidRPr="00E9346B">
        <w:rPr>
          <w:rFonts w:ascii="Times New Roman" w:hAnsi="Times New Roman" w:cs="Times New Roman"/>
          <w:color w:val="0D0D0D"/>
          <w:sz w:val="28"/>
          <w:szCs w:val="28"/>
          <w:shd w:val="clear" w:color="auto" w:fill="FFFFFF"/>
        </w:rPr>
        <w:t>owner</w:t>
      </w:r>
      <w:proofErr w:type="spellEnd"/>
      <w:r w:rsidRPr="00E9346B">
        <w:rPr>
          <w:rFonts w:ascii="Times New Roman" w:hAnsi="Times New Roman" w:cs="Times New Roman"/>
          <w:color w:val="0D0D0D"/>
          <w:sz w:val="28"/>
          <w:szCs w:val="28"/>
          <w:shd w:val="clear" w:color="auto" w:fill="FFFFFF"/>
        </w:rPr>
        <w:t xml:space="preserve"> une démonstration du produit et précise ce qui est fini et ce qui ne l’est pas.</w:t>
      </w:r>
    </w:p>
    <w:p w14:paraId="3578970D" w14:textId="07151CF9" w:rsidR="009711CB" w:rsidRPr="00E9346B" w:rsidRDefault="009711CB" w:rsidP="00E9346B">
      <w:pPr>
        <w:ind w:firstLine="12"/>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Lors de Sprint Rétrospective Meeting, l’équipe est occupée de planifier les moyens pour améliorer sa qualité et son efficacité pour la prochaine itération.</w:t>
      </w:r>
    </w:p>
    <w:p w14:paraId="6E47A217" w14:textId="77777777" w:rsidR="009711CB" w:rsidRPr="00E9346B" w:rsidRDefault="009711CB" w:rsidP="00E9346B">
      <w:pPr>
        <w:rPr>
          <w:rFonts w:ascii="Times New Roman" w:hAnsi="Times New Roman" w:cs="Times New Roman"/>
          <w:color w:val="0D0D0D"/>
          <w:sz w:val="28"/>
          <w:szCs w:val="28"/>
          <w:shd w:val="clear" w:color="auto" w:fill="FFFFFF"/>
        </w:rPr>
      </w:pPr>
    </w:p>
    <w:p w14:paraId="4D223A6D" w14:textId="77777777" w:rsidR="009711CB" w:rsidRPr="00E9346B" w:rsidRDefault="009711CB"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Backlog Produit Global</w:t>
      </w:r>
    </w:p>
    <w:p w14:paraId="7C9314B5" w14:textId="6140EA14" w:rsidR="009711CB" w:rsidRPr="00E9346B" w:rsidRDefault="009711CB"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Le tableau 2 résume le backlog de produit global de notre application. Chaque thème de ce back- log est constitué d’un ou plusieurs user</w:t>
      </w:r>
    </w:p>
    <w:p w14:paraId="1260DE2E" w14:textId="2938472E" w:rsidR="009711CB" w:rsidRPr="00E9346B" w:rsidRDefault="009711CB" w:rsidP="00E9346B">
      <w:pPr>
        <w:rPr>
          <w:rFonts w:ascii="Times New Roman" w:hAnsi="Times New Roman" w:cs="Times New Roman"/>
          <w:color w:val="0D0D0D"/>
          <w:sz w:val="28"/>
          <w:szCs w:val="28"/>
          <w:shd w:val="clear" w:color="auto" w:fill="FFFFFF"/>
        </w:rPr>
      </w:pPr>
    </w:p>
    <w:tbl>
      <w:tblPr>
        <w:tblStyle w:val="TableGrid"/>
        <w:tblW w:w="0" w:type="auto"/>
        <w:tblLook w:val="04A0" w:firstRow="1" w:lastRow="0" w:firstColumn="1" w:lastColumn="0" w:noHBand="0" w:noVBand="1"/>
      </w:tblPr>
      <w:tblGrid>
        <w:gridCol w:w="585"/>
        <w:gridCol w:w="1962"/>
        <w:gridCol w:w="850"/>
        <w:gridCol w:w="3969"/>
        <w:gridCol w:w="1616"/>
      </w:tblGrid>
      <w:tr w:rsidR="00771DE7" w:rsidRPr="00A604FA" w14:paraId="36666215" w14:textId="77777777" w:rsidTr="00A604FA">
        <w:tc>
          <w:tcPr>
            <w:tcW w:w="2547" w:type="dxa"/>
            <w:gridSpan w:val="2"/>
          </w:tcPr>
          <w:p w14:paraId="0E72E5E9" w14:textId="6E723126" w:rsidR="00771DE7" w:rsidRPr="00A604FA" w:rsidRDefault="00771DE7" w:rsidP="00771DE7">
            <w:pPr>
              <w:jc w:val="center"/>
              <w:rPr>
                <w:rFonts w:ascii="Times New Roman" w:hAnsi="Times New Roman" w:cs="Times New Roman"/>
                <w:b/>
                <w:color w:val="0D0D0D"/>
                <w:sz w:val="28"/>
                <w:szCs w:val="28"/>
                <w:shd w:val="clear" w:color="auto" w:fill="FFFFFF"/>
              </w:rPr>
            </w:pPr>
            <w:r w:rsidRPr="00A604FA">
              <w:rPr>
                <w:rFonts w:ascii="Times New Roman" w:hAnsi="Times New Roman" w:cs="Times New Roman"/>
                <w:b/>
                <w:color w:val="0D0D0D"/>
                <w:sz w:val="28"/>
                <w:szCs w:val="28"/>
                <w:shd w:val="clear" w:color="auto" w:fill="FFFFFF"/>
              </w:rPr>
              <w:t>Thème</w:t>
            </w:r>
          </w:p>
        </w:tc>
        <w:tc>
          <w:tcPr>
            <w:tcW w:w="850" w:type="dxa"/>
          </w:tcPr>
          <w:p w14:paraId="68EADC01" w14:textId="37A0D73E" w:rsidR="00771DE7" w:rsidRPr="00A604FA" w:rsidRDefault="00771DE7" w:rsidP="00771DE7">
            <w:pPr>
              <w:jc w:val="center"/>
              <w:rPr>
                <w:rFonts w:ascii="Times New Roman" w:hAnsi="Times New Roman" w:cs="Times New Roman"/>
                <w:b/>
                <w:color w:val="0D0D0D"/>
                <w:sz w:val="28"/>
                <w:szCs w:val="28"/>
                <w:shd w:val="clear" w:color="auto" w:fill="FFFFFF"/>
              </w:rPr>
            </w:pPr>
            <w:r w:rsidRPr="00A604FA">
              <w:rPr>
                <w:rFonts w:ascii="Times New Roman" w:hAnsi="Times New Roman" w:cs="Times New Roman"/>
                <w:b/>
                <w:color w:val="0D0D0D"/>
                <w:sz w:val="28"/>
                <w:szCs w:val="28"/>
                <w:shd w:val="clear" w:color="auto" w:fill="FFFFFF"/>
              </w:rPr>
              <w:t>ID</w:t>
            </w:r>
          </w:p>
        </w:tc>
        <w:tc>
          <w:tcPr>
            <w:tcW w:w="3969" w:type="dxa"/>
          </w:tcPr>
          <w:p w14:paraId="150713B1" w14:textId="1FB3888C" w:rsidR="00771DE7" w:rsidRPr="00A604FA" w:rsidRDefault="00771DE7" w:rsidP="00771DE7">
            <w:pPr>
              <w:jc w:val="center"/>
              <w:rPr>
                <w:rFonts w:ascii="Times New Roman" w:hAnsi="Times New Roman" w:cs="Times New Roman"/>
                <w:b/>
                <w:color w:val="0D0D0D"/>
                <w:sz w:val="28"/>
                <w:szCs w:val="28"/>
                <w:shd w:val="clear" w:color="auto" w:fill="FFFFFF"/>
              </w:rPr>
            </w:pPr>
            <w:r w:rsidRPr="00A604FA">
              <w:rPr>
                <w:rFonts w:ascii="Times New Roman" w:hAnsi="Times New Roman" w:cs="Times New Roman"/>
                <w:b/>
                <w:color w:val="0D0D0D"/>
                <w:sz w:val="28"/>
                <w:szCs w:val="28"/>
                <w:shd w:val="clear" w:color="auto" w:fill="FFFFFF"/>
              </w:rPr>
              <w:t>User story</w:t>
            </w:r>
          </w:p>
        </w:tc>
        <w:tc>
          <w:tcPr>
            <w:tcW w:w="1491" w:type="dxa"/>
          </w:tcPr>
          <w:p w14:paraId="4B8B3468" w14:textId="72A3E4A3" w:rsidR="00771DE7" w:rsidRPr="00A604FA" w:rsidRDefault="00771DE7" w:rsidP="00771DE7">
            <w:pPr>
              <w:jc w:val="center"/>
              <w:rPr>
                <w:rFonts w:ascii="Times New Roman" w:hAnsi="Times New Roman" w:cs="Times New Roman"/>
                <w:b/>
                <w:color w:val="0D0D0D"/>
                <w:sz w:val="28"/>
                <w:szCs w:val="28"/>
                <w:shd w:val="clear" w:color="auto" w:fill="FFFFFF"/>
              </w:rPr>
            </w:pPr>
            <w:r w:rsidRPr="00A604FA">
              <w:rPr>
                <w:rFonts w:ascii="Times New Roman" w:hAnsi="Times New Roman" w:cs="Times New Roman"/>
                <w:b/>
                <w:color w:val="0D0D0D"/>
                <w:sz w:val="28"/>
                <w:szCs w:val="28"/>
                <w:shd w:val="clear" w:color="auto" w:fill="FFFFFF"/>
              </w:rPr>
              <w:t>Importance</w:t>
            </w:r>
          </w:p>
        </w:tc>
      </w:tr>
      <w:tr w:rsidR="00A604FA" w14:paraId="0E8DE19B" w14:textId="77777777" w:rsidTr="00A604FA">
        <w:tc>
          <w:tcPr>
            <w:tcW w:w="585" w:type="dxa"/>
          </w:tcPr>
          <w:p w14:paraId="5712100C" w14:textId="36A06363" w:rsidR="00A604FA" w:rsidRPr="00771DE7" w:rsidRDefault="00A604FA" w:rsidP="00771DE7">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1</w:t>
            </w:r>
          </w:p>
        </w:tc>
        <w:tc>
          <w:tcPr>
            <w:tcW w:w="1962" w:type="dxa"/>
          </w:tcPr>
          <w:p w14:paraId="64E2CB96" w14:textId="175E7FB5" w:rsidR="00A604FA" w:rsidRPr="00A604FA" w:rsidRDefault="00A604FA" w:rsidP="00771DE7">
            <w:pPr>
              <w:jc w:val="center"/>
              <w:rPr>
                <w:rFonts w:ascii="Times New Roman" w:hAnsi="Times New Roman" w:cs="Times New Roman"/>
                <w:color w:val="0D0D0D"/>
                <w:sz w:val="24"/>
                <w:szCs w:val="24"/>
                <w:shd w:val="clear" w:color="auto" w:fill="FFFFFF"/>
              </w:rPr>
            </w:pPr>
            <w:r w:rsidRPr="00A604FA">
              <w:rPr>
                <w:rFonts w:ascii="Times New Roman" w:hAnsi="Times New Roman" w:cs="Times New Roman"/>
                <w:color w:val="0D0D0D"/>
                <w:sz w:val="24"/>
                <w:szCs w:val="24"/>
                <w:shd w:val="clear" w:color="auto" w:fill="FFFFFF"/>
              </w:rPr>
              <w:t>Authentification</w:t>
            </w:r>
          </w:p>
        </w:tc>
        <w:tc>
          <w:tcPr>
            <w:tcW w:w="850" w:type="dxa"/>
          </w:tcPr>
          <w:p w14:paraId="6AFE8D93" w14:textId="5D193F3E" w:rsidR="00A604FA" w:rsidRPr="00A604FA" w:rsidRDefault="00A604FA" w:rsidP="00771DE7">
            <w:pPr>
              <w:jc w:val="center"/>
              <w:rPr>
                <w:rFonts w:ascii="Times New Roman" w:hAnsi="Times New Roman" w:cs="Times New Roman"/>
                <w:color w:val="0D0D0D"/>
                <w:sz w:val="24"/>
                <w:szCs w:val="24"/>
                <w:shd w:val="clear" w:color="auto" w:fill="FFFFFF"/>
              </w:rPr>
            </w:pPr>
            <w:r w:rsidRPr="00A604FA">
              <w:rPr>
                <w:rFonts w:ascii="Times New Roman" w:hAnsi="Times New Roman" w:cs="Times New Roman"/>
                <w:color w:val="0D0D0D"/>
                <w:sz w:val="24"/>
                <w:szCs w:val="24"/>
                <w:shd w:val="clear" w:color="auto" w:fill="FFFFFF"/>
              </w:rPr>
              <w:t>1</w:t>
            </w:r>
          </w:p>
        </w:tc>
        <w:tc>
          <w:tcPr>
            <w:tcW w:w="3969" w:type="dxa"/>
          </w:tcPr>
          <w:p w14:paraId="62FACF7B" w14:textId="57ED02E5" w:rsidR="00A604FA" w:rsidRPr="00A604FA" w:rsidRDefault="00A604FA" w:rsidP="00A604FA">
            <w:pPr>
              <w:rPr>
                <w:rFonts w:ascii="Times New Roman" w:hAnsi="Times New Roman" w:cs="Times New Roman"/>
                <w:color w:val="0D0D0D"/>
                <w:sz w:val="24"/>
                <w:szCs w:val="24"/>
                <w:shd w:val="clear" w:color="auto" w:fill="FFFFFF"/>
              </w:rPr>
            </w:pPr>
            <w:r w:rsidRPr="00A604FA">
              <w:rPr>
                <w:rFonts w:ascii="Times New Roman" w:hAnsi="Times New Roman" w:cs="Times New Roman"/>
                <w:color w:val="0D0D0D"/>
                <w:sz w:val="24"/>
                <w:szCs w:val="24"/>
                <w:shd w:val="clear" w:color="auto" w:fill="FFFFFF"/>
              </w:rPr>
              <w:t>En tant qu'utilisateur, je souhaite</w:t>
            </w:r>
          </w:p>
          <w:p w14:paraId="71BBDDFF" w14:textId="00DD8AA5" w:rsidR="00A604FA" w:rsidRPr="00A604FA" w:rsidRDefault="00A604FA" w:rsidP="00A604FA">
            <w:pPr>
              <w:rPr>
                <w:rFonts w:ascii="Times New Roman" w:hAnsi="Times New Roman" w:cs="Times New Roman"/>
                <w:color w:val="0D0D0D"/>
                <w:sz w:val="24"/>
                <w:szCs w:val="24"/>
                <w:shd w:val="clear" w:color="auto" w:fill="FFFFFF"/>
              </w:rPr>
            </w:pPr>
            <w:proofErr w:type="gramStart"/>
            <w:r w:rsidRPr="00A604FA">
              <w:rPr>
                <w:rFonts w:ascii="Times New Roman" w:hAnsi="Times New Roman" w:cs="Times New Roman"/>
                <w:color w:val="0D0D0D"/>
                <w:sz w:val="24"/>
                <w:szCs w:val="24"/>
                <w:shd w:val="clear" w:color="auto" w:fill="FFFFFF"/>
              </w:rPr>
              <w:t>m'authentifier</w:t>
            </w:r>
            <w:proofErr w:type="gramEnd"/>
            <w:r w:rsidRPr="00A604FA">
              <w:rPr>
                <w:rFonts w:ascii="Times New Roman" w:hAnsi="Times New Roman" w:cs="Times New Roman"/>
                <w:color w:val="0D0D0D"/>
                <w:sz w:val="24"/>
                <w:szCs w:val="24"/>
                <w:shd w:val="clear" w:color="auto" w:fill="FFFFFF"/>
              </w:rPr>
              <w:t xml:space="preserve"> en utilisant le nom d'utilisateur et le mot de passe fournis par l'administrateur</w:t>
            </w:r>
          </w:p>
          <w:p w14:paraId="428A2BDA" w14:textId="3A93F814" w:rsidR="00A604FA" w:rsidRPr="00A604FA" w:rsidRDefault="00A604FA" w:rsidP="00A604FA">
            <w:pPr>
              <w:rPr>
                <w:rFonts w:ascii="Times New Roman" w:hAnsi="Times New Roman" w:cs="Times New Roman"/>
                <w:color w:val="0D0D0D"/>
                <w:sz w:val="24"/>
                <w:szCs w:val="24"/>
                <w:shd w:val="clear" w:color="auto" w:fill="FFFFFF"/>
              </w:rPr>
            </w:pPr>
            <w:proofErr w:type="gramStart"/>
            <w:r w:rsidRPr="00A604FA">
              <w:rPr>
                <w:rFonts w:ascii="Times New Roman" w:hAnsi="Times New Roman" w:cs="Times New Roman"/>
                <w:color w:val="0D0D0D"/>
                <w:sz w:val="24"/>
                <w:szCs w:val="24"/>
                <w:shd w:val="clear" w:color="auto" w:fill="FFFFFF"/>
              </w:rPr>
              <w:t>lors</w:t>
            </w:r>
            <w:proofErr w:type="gramEnd"/>
            <w:r w:rsidRPr="00A604FA">
              <w:rPr>
                <w:rFonts w:ascii="Times New Roman" w:hAnsi="Times New Roman" w:cs="Times New Roman"/>
                <w:color w:val="0D0D0D"/>
                <w:sz w:val="24"/>
                <w:szCs w:val="24"/>
                <w:shd w:val="clear" w:color="auto" w:fill="FFFFFF"/>
              </w:rPr>
              <w:t xml:space="preserve"> de la création de mon compte, afin d'accéder à mon compte.</w:t>
            </w:r>
          </w:p>
        </w:tc>
        <w:tc>
          <w:tcPr>
            <w:tcW w:w="1491" w:type="dxa"/>
          </w:tcPr>
          <w:p w14:paraId="49C10FF4" w14:textId="70F5D412" w:rsidR="00A604FA" w:rsidRPr="00771DE7" w:rsidRDefault="00A604FA" w:rsidP="00771DE7">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Must</w:t>
            </w:r>
          </w:p>
        </w:tc>
      </w:tr>
      <w:tr w:rsidR="00A604FA" w14:paraId="29AA9426" w14:textId="77777777" w:rsidTr="00A604FA">
        <w:tc>
          <w:tcPr>
            <w:tcW w:w="585" w:type="dxa"/>
          </w:tcPr>
          <w:p w14:paraId="10CD937A" w14:textId="21D5BCD0" w:rsidR="00A604FA" w:rsidRPr="005A0590" w:rsidRDefault="00A604FA" w:rsidP="00A604FA">
            <w:pPr>
              <w:jc w:val="center"/>
              <w:rPr>
                <w:rFonts w:ascii="Times New Roman" w:hAnsi="Times New Roman" w:cs="Times New Roman"/>
                <w:color w:val="0D0D0D"/>
                <w:sz w:val="24"/>
                <w:szCs w:val="24"/>
                <w:shd w:val="clear" w:color="auto" w:fill="FFFFFF"/>
              </w:rPr>
            </w:pPr>
            <w:r w:rsidRPr="005A0590">
              <w:rPr>
                <w:rFonts w:ascii="Times New Roman" w:hAnsi="Times New Roman" w:cs="Times New Roman"/>
                <w:color w:val="0D0D0D"/>
                <w:sz w:val="24"/>
                <w:szCs w:val="24"/>
                <w:shd w:val="clear" w:color="auto" w:fill="FFFFFF"/>
              </w:rPr>
              <w:t>2</w:t>
            </w:r>
          </w:p>
        </w:tc>
        <w:tc>
          <w:tcPr>
            <w:tcW w:w="1962" w:type="dxa"/>
          </w:tcPr>
          <w:p w14:paraId="45121979" w14:textId="17FB2040" w:rsidR="00A604FA" w:rsidRPr="005A0590" w:rsidRDefault="00A604FA" w:rsidP="00A604FA">
            <w:pPr>
              <w:jc w:val="center"/>
              <w:rPr>
                <w:rFonts w:ascii="Times New Roman" w:hAnsi="Times New Roman" w:cs="Times New Roman"/>
                <w:color w:val="0D0D0D"/>
                <w:sz w:val="24"/>
                <w:szCs w:val="24"/>
                <w:shd w:val="clear" w:color="auto" w:fill="FFFFFF"/>
              </w:rPr>
            </w:pPr>
            <w:r w:rsidRPr="005A0590">
              <w:rPr>
                <w:rFonts w:ascii="Times New Roman" w:hAnsi="Times New Roman" w:cs="Times New Roman"/>
                <w:color w:val="0D0D0D"/>
                <w:sz w:val="24"/>
                <w:szCs w:val="24"/>
                <w:shd w:val="clear" w:color="auto" w:fill="FFFFFF"/>
              </w:rPr>
              <w:t>Consulter la liste des utilisateurs</w:t>
            </w:r>
          </w:p>
        </w:tc>
        <w:tc>
          <w:tcPr>
            <w:tcW w:w="850" w:type="dxa"/>
          </w:tcPr>
          <w:p w14:paraId="399F6C9D" w14:textId="181100D5" w:rsidR="00A604FA" w:rsidRDefault="00A604FA" w:rsidP="00A604FA">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2</w:t>
            </w:r>
          </w:p>
        </w:tc>
        <w:tc>
          <w:tcPr>
            <w:tcW w:w="3969" w:type="dxa"/>
          </w:tcPr>
          <w:p w14:paraId="34168CD7" w14:textId="4649BEDC" w:rsidR="00A604FA" w:rsidRPr="00A604FA" w:rsidRDefault="00A604FA" w:rsidP="00A604FA">
            <w:pPr>
              <w:rPr>
                <w:rFonts w:ascii="Times New Roman" w:hAnsi="Times New Roman" w:cs="Times New Roman"/>
                <w:color w:val="0D0D0D"/>
                <w:sz w:val="24"/>
                <w:szCs w:val="24"/>
                <w:shd w:val="clear" w:color="auto" w:fill="FFFFFF"/>
              </w:rPr>
            </w:pPr>
            <w:r w:rsidRPr="00A604FA">
              <w:rPr>
                <w:rFonts w:ascii="Times New Roman" w:hAnsi="Times New Roman" w:cs="Times New Roman"/>
                <w:color w:val="0D0D0D"/>
                <w:sz w:val="24"/>
                <w:szCs w:val="24"/>
                <w:shd w:val="clear" w:color="auto" w:fill="FFFFFF"/>
              </w:rPr>
              <w:t>Comme un administrateur, je veux avoir la</w:t>
            </w:r>
            <w:r w:rsidR="005A0590">
              <w:rPr>
                <w:rFonts w:ascii="Times New Roman" w:hAnsi="Times New Roman" w:cs="Times New Roman"/>
                <w:color w:val="0D0D0D"/>
                <w:sz w:val="24"/>
                <w:szCs w:val="24"/>
                <w:shd w:val="clear" w:color="auto" w:fill="FFFFFF"/>
              </w:rPr>
              <w:t xml:space="preserve"> </w:t>
            </w:r>
            <w:r w:rsidRPr="00A604FA">
              <w:rPr>
                <w:rFonts w:ascii="Times New Roman" w:hAnsi="Times New Roman" w:cs="Times New Roman"/>
                <w:color w:val="0D0D0D"/>
                <w:sz w:val="24"/>
                <w:szCs w:val="24"/>
                <w:shd w:val="clear" w:color="auto" w:fill="FFFFFF"/>
              </w:rPr>
              <w:t>Liste</w:t>
            </w:r>
            <w:r>
              <w:rPr>
                <w:rFonts w:ascii="Times New Roman" w:hAnsi="Times New Roman" w:cs="Times New Roman"/>
                <w:color w:val="0D0D0D"/>
                <w:sz w:val="24"/>
                <w:szCs w:val="24"/>
                <w:shd w:val="clear" w:color="auto" w:fill="FFFFFF"/>
              </w:rPr>
              <w:t xml:space="preserve"> </w:t>
            </w:r>
            <w:r w:rsidRPr="00A604FA">
              <w:rPr>
                <w:rFonts w:ascii="Times New Roman" w:hAnsi="Times New Roman" w:cs="Times New Roman"/>
                <w:color w:val="0D0D0D"/>
                <w:sz w:val="24"/>
                <w:szCs w:val="24"/>
                <w:shd w:val="clear" w:color="auto" w:fill="FFFFFF"/>
              </w:rPr>
              <w:t>des utilisateurs.</w:t>
            </w:r>
          </w:p>
        </w:tc>
        <w:tc>
          <w:tcPr>
            <w:tcW w:w="1491" w:type="dxa"/>
          </w:tcPr>
          <w:p w14:paraId="6025EAB9" w14:textId="3D5B865B" w:rsidR="00A604FA" w:rsidRDefault="005A0590" w:rsidP="005A0590">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Must</w:t>
            </w:r>
          </w:p>
        </w:tc>
      </w:tr>
      <w:tr w:rsidR="00A604FA" w14:paraId="2B199E3D" w14:textId="77777777" w:rsidTr="00A604FA">
        <w:tc>
          <w:tcPr>
            <w:tcW w:w="585" w:type="dxa"/>
          </w:tcPr>
          <w:p w14:paraId="10024096" w14:textId="05D71717" w:rsidR="00A604FA" w:rsidRPr="005A0590" w:rsidRDefault="005A0590" w:rsidP="005A0590">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w:t>
            </w:r>
          </w:p>
        </w:tc>
        <w:tc>
          <w:tcPr>
            <w:tcW w:w="1962" w:type="dxa"/>
          </w:tcPr>
          <w:p w14:paraId="32562698" w14:textId="241F9B3B" w:rsidR="00A604FA" w:rsidRPr="005A0590" w:rsidRDefault="005A0590" w:rsidP="005A0590">
            <w:pPr>
              <w:rPr>
                <w:rFonts w:ascii="Times New Roman" w:hAnsi="Times New Roman" w:cs="Times New Roman"/>
                <w:color w:val="0D0D0D"/>
                <w:sz w:val="24"/>
                <w:szCs w:val="24"/>
                <w:shd w:val="clear" w:color="auto" w:fill="FFFFFF"/>
              </w:rPr>
            </w:pPr>
            <w:r w:rsidRPr="005A0590">
              <w:rPr>
                <w:rFonts w:ascii="Times New Roman" w:hAnsi="Times New Roman" w:cs="Times New Roman"/>
                <w:color w:val="0D0D0D"/>
                <w:sz w:val="24"/>
                <w:szCs w:val="24"/>
                <w:shd w:val="clear" w:color="auto" w:fill="FFFFFF"/>
              </w:rPr>
              <w:t>Modification du</w:t>
            </w:r>
            <w:r>
              <w:rPr>
                <w:rFonts w:ascii="Times New Roman" w:hAnsi="Times New Roman" w:cs="Times New Roman"/>
                <w:color w:val="0D0D0D"/>
                <w:sz w:val="24"/>
                <w:szCs w:val="24"/>
                <w:shd w:val="clear" w:color="auto" w:fill="FFFFFF"/>
              </w:rPr>
              <w:t xml:space="preserve"> </w:t>
            </w:r>
            <w:r w:rsidRPr="005A0590">
              <w:rPr>
                <w:rFonts w:ascii="Times New Roman" w:hAnsi="Times New Roman" w:cs="Times New Roman"/>
                <w:color w:val="0D0D0D"/>
                <w:sz w:val="24"/>
                <w:szCs w:val="24"/>
                <w:shd w:val="clear" w:color="auto" w:fill="FFFFFF"/>
              </w:rPr>
              <w:t>Compte</w:t>
            </w:r>
            <w:r>
              <w:rPr>
                <w:rFonts w:ascii="Times New Roman" w:hAnsi="Times New Roman" w:cs="Times New Roman"/>
                <w:color w:val="0D0D0D"/>
                <w:sz w:val="24"/>
                <w:szCs w:val="24"/>
                <w:shd w:val="clear" w:color="auto" w:fill="FFFFFF"/>
              </w:rPr>
              <w:t xml:space="preserve"> </w:t>
            </w:r>
            <w:r w:rsidRPr="005A0590">
              <w:rPr>
                <w:rFonts w:ascii="Times New Roman" w:hAnsi="Times New Roman" w:cs="Times New Roman"/>
                <w:color w:val="0D0D0D"/>
                <w:sz w:val="24"/>
                <w:szCs w:val="24"/>
                <w:shd w:val="clear" w:color="auto" w:fill="FFFFFF"/>
              </w:rPr>
              <w:t>utilisateur</w:t>
            </w:r>
          </w:p>
        </w:tc>
        <w:tc>
          <w:tcPr>
            <w:tcW w:w="850" w:type="dxa"/>
          </w:tcPr>
          <w:p w14:paraId="4174789C" w14:textId="6B92F63B" w:rsidR="00A604FA" w:rsidRDefault="005A0590" w:rsidP="005A0590">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3</w:t>
            </w:r>
          </w:p>
        </w:tc>
        <w:tc>
          <w:tcPr>
            <w:tcW w:w="3969" w:type="dxa"/>
          </w:tcPr>
          <w:p w14:paraId="2034AA97" w14:textId="77777777" w:rsidR="005A0590" w:rsidRPr="005A0590" w:rsidRDefault="005A0590" w:rsidP="005A0590">
            <w:pPr>
              <w:rPr>
                <w:rFonts w:ascii="Times New Roman" w:hAnsi="Times New Roman" w:cs="Times New Roman"/>
                <w:color w:val="0D0D0D"/>
                <w:sz w:val="24"/>
                <w:szCs w:val="24"/>
                <w:shd w:val="clear" w:color="auto" w:fill="FFFFFF"/>
              </w:rPr>
            </w:pPr>
            <w:r w:rsidRPr="005A0590">
              <w:rPr>
                <w:rFonts w:ascii="Times New Roman" w:hAnsi="Times New Roman" w:cs="Times New Roman"/>
                <w:color w:val="0D0D0D"/>
                <w:sz w:val="24"/>
                <w:szCs w:val="24"/>
                <w:shd w:val="clear" w:color="auto" w:fill="FFFFFF"/>
              </w:rPr>
              <w:t>En tant qu’administrateur, je souhaite</w:t>
            </w:r>
          </w:p>
          <w:p w14:paraId="2C43C267" w14:textId="1C3F520F" w:rsidR="00A604FA" w:rsidRPr="005A0590" w:rsidRDefault="005A0590" w:rsidP="005A0590">
            <w:pPr>
              <w:rPr>
                <w:rFonts w:ascii="Times New Roman" w:hAnsi="Times New Roman" w:cs="Times New Roman"/>
                <w:color w:val="0D0D0D"/>
                <w:sz w:val="24"/>
                <w:szCs w:val="24"/>
                <w:shd w:val="clear" w:color="auto" w:fill="FFFFFF"/>
              </w:rPr>
            </w:pPr>
            <w:proofErr w:type="gramStart"/>
            <w:r w:rsidRPr="005A0590">
              <w:rPr>
                <w:rFonts w:ascii="Times New Roman" w:hAnsi="Times New Roman" w:cs="Times New Roman"/>
                <w:color w:val="0D0D0D"/>
                <w:sz w:val="24"/>
                <w:szCs w:val="24"/>
                <w:shd w:val="clear" w:color="auto" w:fill="FFFFFF"/>
              </w:rPr>
              <w:t>modifier</w:t>
            </w:r>
            <w:proofErr w:type="gramEnd"/>
            <w:r w:rsidRPr="005A0590">
              <w:rPr>
                <w:rFonts w:ascii="Times New Roman" w:hAnsi="Times New Roman" w:cs="Times New Roman"/>
                <w:color w:val="0D0D0D"/>
                <w:sz w:val="24"/>
                <w:szCs w:val="24"/>
                <w:shd w:val="clear" w:color="auto" w:fill="FFFFFF"/>
              </w:rPr>
              <w:t xml:space="preserve"> les informations d’un utilisateur</w:t>
            </w:r>
            <w:r>
              <w:rPr>
                <w:rFonts w:ascii="Times New Roman" w:hAnsi="Times New Roman" w:cs="Times New Roman"/>
                <w:color w:val="0D0D0D"/>
                <w:sz w:val="24"/>
                <w:szCs w:val="24"/>
                <w:shd w:val="clear" w:color="auto" w:fill="FFFFFF"/>
              </w:rPr>
              <w:t xml:space="preserve"> </w:t>
            </w:r>
            <w:r w:rsidRPr="005A0590">
              <w:rPr>
                <w:rFonts w:ascii="Times New Roman" w:hAnsi="Times New Roman" w:cs="Times New Roman"/>
                <w:color w:val="0D0D0D"/>
                <w:sz w:val="24"/>
                <w:szCs w:val="24"/>
                <w:shd w:val="clear" w:color="auto" w:fill="FFFFFF"/>
              </w:rPr>
              <w:t>(nom, prénom, adresse e-mail, etc.) afin de</w:t>
            </w:r>
            <w:r>
              <w:rPr>
                <w:rFonts w:ascii="Times New Roman" w:hAnsi="Times New Roman" w:cs="Times New Roman"/>
                <w:color w:val="0D0D0D"/>
                <w:sz w:val="24"/>
                <w:szCs w:val="24"/>
                <w:shd w:val="clear" w:color="auto" w:fill="FFFFFF"/>
              </w:rPr>
              <w:t xml:space="preserve"> </w:t>
            </w:r>
            <w:r w:rsidRPr="005A0590">
              <w:rPr>
                <w:rFonts w:ascii="Times New Roman" w:hAnsi="Times New Roman" w:cs="Times New Roman"/>
                <w:color w:val="0D0D0D"/>
                <w:sz w:val="24"/>
                <w:szCs w:val="24"/>
                <w:shd w:val="clear" w:color="auto" w:fill="FFFFFF"/>
              </w:rPr>
              <w:t>les mettre à jour.</w:t>
            </w:r>
          </w:p>
        </w:tc>
        <w:tc>
          <w:tcPr>
            <w:tcW w:w="1491" w:type="dxa"/>
          </w:tcPr>
          <w:p w14:paraId="3E85B911" w14:textId="3F24F91E" w:rsidR="00A604FA" w:rsidRDefault="005A0590" w:rsidP="005A0590">
            <w:pPr>
              <w:jc w:val="center"/>
              <w:rPr>
                <w:rFonts w:ascii="Times New Roman" w:hAnsi="Times New Roman" w:cs="Times New Roman"/>
                <w:color w:val="0D0D0D"/>
                <w:sz w:val="28"/>
                <w:szCs w:val="28"/>
                <w:shd w:val="clear" w:color="auto" w:fill="FFFFFF"/>
              </w:rPr>
            </w:pPr>
            <w:proofErr w:type="spellStart"/>
            <w:r>
              <w:rPr>
                <w:rFonts w:ascii="Times New Roman" w:hAnsi="Times New Roman" w:cs="Times New Roman"/>
                <w:color w:val="0D0D0D"/>
                <w:sz w:val="28"/>
                <w:szCs w:val="28"/>
                <w:shd w:val="clear" w:color="auto" w:fill="FFFFFF"/>
              </w:rPr>
              <w:t>Could</w:t>
            </w:r>
            <w:proofErr w:type="spellEnd"/>
          </w:p>
        </w:tc>
        <w:bookmarkStart w:id="0" w:name="_GoBack"/>
        <w:bookmarkEnd w:id="0"/>
      </w:tr>
      <w:tr w:rsidR="00A604FA" w14:paraId="1BCCA4B0" w14:textId="77777777" w:rsidTr="00A604FA">
        <w:tc>
          <w:tcPr>
            <w:tcW w:w="585" w:type="dxa"/>
          </w:tcPr>
          <w:p w14:paraId="10D85491" w14:textId="77777777" w:rsidR="00A604FA" w:rsidRDefault="00A604FA" w:rsidP="00E9346B">
            <w:pPr>
              <w:rPr>
                <w:rFonts w:ascii="Times New Roman" w:hAnsi="Times New Roman" w:cs="Times New Roman"/>
                <w:color w:val="0D0D0D"/>
                <w:sz w:val="28"/>
                <w:szCs w:val="28"/>
                <w:shd w:val="clear" w:color="auto" w:fill="FFFFFF"/>
              </w:rPr>
            </w:pPr>
          </w:p>
        </w:tc>
        <w:tc>
          <w:tcPr>
            <w:tcW w:w="1962" w:type="dxa"/>
          </w:tcPr>
          <w:p w14:paraId="7AA10A63" w14:textId="77777777" w:rsidR="00A604FA" w:rsidRDefault="00A604FA" w:rsidP="00E9346B">
            <w:pPr>
              <w:rPr>
                <w:rFonts w:ascii="Times New Roman" w:hAnsi="Times New Roman" w:cs="Times New Roman"/>
                <w:color w:val="0D0D0D"/>
                <w:sz w:val="28"/>
                <w:szCs w:val="28"/>
                <w:shd w:val="clear" w:color="auto" w:fill="FFFFFF"/>
              </w:rPr>
            </w:pPr>
          </w:p>
        </w:tc>
        <w:tc>
          <w:tcPr>
            <w:tcW w:w="850" w:type="dxa"/>
          </w:tcPr>
          <w:p w14:paraId="56310050" w14:textId="77F12EE5" w:rsidR="00A604FA" w:rsidRDefault="00A604FA" w:rsidP="00E9346B">
            <w:pPr>
              <w:rPr>
                <w:rFonts w:ascii="Times New Roman" w:hAnsi="Times New Roman" w:cs="Times New Roman"/>
                <w:color w:val="0D0D0D"/>
                <w:sz w:val="28"/>
                <w:szCs w:val="28"/>
                <w:shd w:val="clear" w:color="auto" w:fill="FFFFFF"/>
              </w:rPr>
            </w:pPr>
          </w:p>
        </w:tc>
        <w:tc>
          <w:tcPr>
            <w:tcW w:w="3969" w:type="dxa"/>
          </w:tcPr>
          <w:p w14:paraId="30E5DB66" w14:textId="77777777" w:rsidR="00A604FA" w:rsidRDefault="00A604FA" w:rsidP="00E9346B">
            <w:pPr>
              <w:rPr>
                <w:rFonts w:ascii="Times New Roman" w:hAnsi="Times New Roman" w:cs="Times New Roman"/>
                <w:color w:val="0D0D0D"/>
                <w:sz w:val="28"/>
                <w:szCs w:val="28"/>
                <w:shd w:val="clear" w:color="auto" w:fill="FFFFFF"/>
              </w:rPr>
            </w:pPr>
          </w:p>
        </w:tc>
        <w:tc>
          <w:tcPr>
            <w:tcW w:w="1491" w:type="dxa"/>
          </w:tcPr>
          <w:p w14:paraId="7D1EA5D4" w14:textId="77777777" w:rsidR="00A604FA" w:rsidRDefault="00A604FA" w:rsidP="00E9346B">
            <w:pPr>
              <w:rPr>
                <w:rFonts w:ascii="Times New Roman" w:hAnsi="Times New Roman" w:cs="Times New Roman"/>
                <w:color w:val="0D0D0D"/>
                <w:sz w:val="28"/>
                <w:szCs w:val="28"/>
                <w:shd w:val="clear" w:color="auto" w:fill="FFFFFF"/>
              </w:rPr>
            </w:pPr>
          </w:p>
        </w:tc>
      </w:tr>
      <w:tr w:rsidR="00A604FA" w14:paraId="5AE9761C" w14:textId="77777777" w:rsidTr="00A604FA">
        <w:tc>
          <w:tcPr>
            <w:tcW w:w="585" w:type="dxa"/>
          </w:tcPr>
          <w:p w14:paraId="14D6B25B" w14:textId="77777777" w:rsidR="00A604FA" w:rsidRDefault="00A604FA" w:rsidP="00E9346B">
            <w:pPr>
              <w:rPr>
                <w:rFonts w:ascii="Times New Roman" w:hAnsi="Times New Roman" w:cs="Times New Roman"/>
                <w:color w:val="0D0D0D"/>
                <w:sz w:val="28"/>
                <w:szCs w:val="28"/>
                <w:shd w:val="clear" w:color="auto" w:fill="FFFFFF"/>
              </w:rPr>
            </w:pPr>
          </w:p>
        </w:tc>
        <w:tc>
          <w:tcPr>
            <w:tcW w:w="1962" w:type="dxa"/>
          </w:tcPr>
          <w:p w14:paraId="594CF190" w14:textId="77777777" w:rsidR="00A604FA" w:rsidRDefault="00A604FA" w:rsidP="00E9346B">
            <w:pPr>
              <w:rPr>
                <w:rFonts w:ascii="Times New Roman" w:hAnsi="Times New Roman" w:cs="Times New Roman"/>
                <w:color w:val="0D0D0D"/>
                <w:sz w:val="28"/>
                <w:szCs w:val="28"/>
                <w:shd w:val="clear" w:color="auto" w:fill="FFFFFF"/>
              </w:rPr>
            </w:pPr>
          </w:p>
        </w:tc>
        <w:tc>
          <w:tcPr>
            <w:tcW w:w="850" w:type="dxa"/>
          </w:tcPr>
          <w:p w14:paraId="0B850C4D" w14:textId="2B6B9557" w:rsidR="00A604FA" w:rsidRDefault="00A604FA" w:rsidP="00E9346B">
            <w:pPr>
              <w:rPr>
                <w:rFonts w:ascii="Times New Roman" w:hAnsi="Times New Roman" w:cs="Times New Roman"/>
                <w:color w:val="0D0D0D"/>
                <w:sz w:val="28"/>
                <w:szCs w:val="28"/>
                <w:shd w:val="clear" w:color="auto" w:fill="FFFFFF"/>
              </w:rPr>
            </w:pPr>
          </w:p>
        </w:tc>
        <w:tc>
          <w:tcPr>
            <w:tcW w:w="3969" w:type="dxa"/>
          </w:tcPr>
          <w:p w14:paraId="0A35A524" w14:textId="77777777" w:rsidR="00A604FA" w:rsidRDefault="00A604FA" w:rsidP="00E9346B">
            <w:pPr>
              <w:rPr>
                <w:rFonts w:ascii="Times New Roman" w:hAnsi="Times New Roman" w:cs="Times New Roman"/>
                <w:color w:val="0D0D0D"/>
                <w:sz w:val="28"/>
                <w:szCs w:val="28"/>
                <w:shd w:val="clear" w:color="auto" w:fill="FFFFFF"/>
              </w:rPr>
            </w:pPr>
          </w:p>
        </w:tc>
        <w:tc>
          <w:tcPr>
            <w:tcW w:w="1491" w:type="dxa"/>
          </w:tcPr>
          <w:p w14:paraId="470D0E46" w14:textId="77777777" w:rsidR="00A604FA" w:rsidRDefault="00A604FA" w:rsidP="00E9346B">
            <w:pPr>
              <w:rPr>
                <w:rFonts w:ascii="Times New Roman" w:hAnsi="Times New Roman" w:cs="Times New Roman"/>
                <w:color w:val="0D0D0D"/>
                <w:sz w:val="28"/>
                <w:szCs w:val="28"/>
                <w:shd w:val="clear" w:color="auto" w:fill="FFFFFF"/>
              </w:rPr>
            </w:pPr>
          </w:p>
        </w:tc>
      </w:tr>
      <w:tr w:rsidR="00A604FA" w14:paraId="1CBDA0D9" w14:textId="77777777" w:rsidTr="00A604FA">
        <w:tc>
          <w:tcPr>
            <w:tcW w:w="585" w:type="dxa"/>
          </w:tcPr>
          <w:p w14:paraId="4964F27A" w14:textId="77777777" w:rsidR="00A604FA" w:rsidRDefault="00A604FA" w:rsidP="00E9346B">
            <w:pPr>
              <w:rPr>
                <w:rFonts w:ascii="Times New Roman" w:hAnsi="Times New Roman" w:cs="Times New Roman"/>
                <w:color w:val="0D0D0D"/>
                <w:sz w:val="28"/>
                <w:szCs w:val="28"/>
                <w:shd w:val="clear" w:color="auto" w:fill="FFFFFF"/>
              </w:rPr>
            </w:pPr>
          </w:p>
        </w:tc>
        <w:tc>
          <w:tcPr>
            <w:tcW w:w="1962" w:type="dxa"/>
          </w:tcPr>
          <w:p w14:paraId="7A0E57A8" w14:textId="77777777" w:rsidR="00A604FA" w:rsidRDefault="00A604FA" w:rsidP="00E9346B">
            <w:pPr>
              <w:rPr>
                <w:rFonts w:ascii="Times New Roman" w:hAnsi="Times New Roman" w:cs="Times New Roman"/>
                <w:color w:val="0D0D0D"/>
                <w:sz w:val="28"/>
                <w:szCs w:val="28"/>
                <w:shd w:val="clear" w:color="auto" w:fill="FFFFFF"/>
              </w:rPr>
            </w:pPr>
          </w:p>
        </w:tc>
        <w:tc>
          <w:tcPr>
            <w:tcW w:w="850" w:type="dxa"/>
          </w:tcPr>
          <w:p w14:paraId="40B71826" w14:textId="3A055804" w:rsidR="00A604FA" w:rsidRDefault="00A604FA" w:rsidP="00E9346B">
            <w:pPr>
              <w:rPr>
                <w:rFonts w:ascii="Times New Roman" w:hAnsi="Times New Roman" w:cs="Times New Roman"/>
                <w:color w:val="0D0D0D"/>
                <w:sz w:val="28"/>
                <w:szCs w:val="28"/>
                <w:shd w:val="clear" w:color="auto" w:fill="FFFFFF"/>
              </w:rPr>
            </w:pPr>
          </w:p>
        </w:tc>
        <w:tc>
          <w:tcPr>
            <w:tcW w:w="3969" w:type="dxa"/>
          </w:tcPr>
          <w:p w14:paraId="4B263DE0" w14:textId="77777777" w:rsidR="00A604FA" w:rsidRDefault="00A604FA" w:rsidP="00E9346B">
            <w:pPr>
              <w:rPr>
                <w:rFonts w:ascii="Times New Roman" w:hAnsi="Times New Roman" w:cs="Times New Roman"/>
                <w:color w:val="0D0D0D"/>
                <w:sz w:val="28"/>
                <w:szCs w:val="28"/>
                <w:shd w:val="clear" w:color="auto" w:fill="FFFFFF"/>
              </w:rPr>
            </w:pPr>
          </w:p>
        </w:tc>
        <w:tc>
          <w:tcPr>
            <w:tcW w:w="1491" w:type="dxa"/>
          </w:tcPr>
          <w:p w14:paraId="15208C93" w14:textId="77777777" w:rsidR="00A604FA" w:rsidRDefault="00A604FA" w:rsidP="00E9346B">
            <w:pPr>
              <w:rPr>
                <w:rFonts w:ascii="Times New Roman" w:hAnsi="Times New Roman" w:cs="Times New Roman"/>
                <w:color w:val="0D0D0D"/>
                <w:sz w:val="28"/>
                <w:szCs w:val="28"/>
                <w:shd w:val="clear" w:color="auto" w:fill="FFFFFF"/>
              </w:rPr>
            </w:pPr>
          </w:p>
        </w:tc>
      </w:tr>
      <w:tr w:rsidR="00A604FA" w14:paraId="7EBCA1DC" w14:textId="77777777" w:rsidTr="00A604FA">
        <w:tc>
          <w:tcPr>
            <w:tcW w:w="585" w:type="dxa"/>
          </w:tcPr>
          <w:p w14:paraId="31D05636" w14:textId="77777777" w:rsidR="00A604FA" w:rsidRDefault="00A604FA" w:rsidP="00E9346B">
            <w:pPr>
              <w:rPr>
                <w:rFonts w:ascii="Times New Roman" w:hAnsi="Times New Roman" w:cs="Times New Roman"/>
                <w:color w:val="0D0D0D"/>
                <w:sz w:val="28"/>
                <w:szCs w:val="28"/>
                <w:shd w:val="clear" w:color="auto" w:fill="FFFFFF"/>
              </w:rPr>
            </w:pPr>
          </w:p>
        </w:tc>
        <w:tc>
          <w:tcPr>
            <w:tcW w:w="1962" w:type="dxa"/>
          </w:tcPr>
          <w:p w14:paraId="35AF9DE2" w14:textId="77777777" w:rsidR="00A604FA" w:rsidRDefault="00A604FA" w:rsidP="00E9346B">
            <w:pPr>
              <w:rPr>
                <w:rFonts w:ascii="Times New Roman" w:hAnsi="Times New Roman" w:cs="Times New Roman"/>
                <w:color w:val="0D0D0D"/>
                <w:sz w:val="28"/>
                <w:szCs w:val="28"/>
                <w:shd w:val="clear" w:color="auto" w:fill="FFFFFF"/>
              </w:rPr>
            </w:pPr>
          </w:p>
        </w:tc>
        <w:tc>
          <w:tcPr>
            <w:tcW w:w="850" w:type="dxa"/>
          </w:tcPr>
          <w:p w14:paraId="208823FF" w14:textId="52D7A3B1" w:rsidR="00A604FA" w:rsidRDefault="00A604FA" w:rsidP="00E9346B">
            <w:pPr>
              <w:rPr>
                <w:rFonts w:ascii="Times New Roman" w:hAnsi="Times New Roman" w:cs="Times New Roman"/>
                <w:color w:val="0D0D0D"/>
                <w:sz w:val="28"/>
                <w:szCs w:val="28"/>
                <w:shd w:val="clear" w:color="auto" w:fill="FFFFFF"/>
              </w:rPr>
            </w:pPr>
          </w:p>
        </w:tc>
        <w:tc>
          <w:tcPr>
            <w:tcW w:w="3969" w:type="dxa"/>
          </w:tcPr>
          <w:p w14:paraId="21D9A0F7" w14:textId="77777777" w:rsidR="00A604FA" w:rsidRDefault="00A604FA" w:rsidP="00E9346B">
            <w:pPr>
              <w:rPr>
                <w:rFonts w:ascii="Times New Roman" w:hAnsi="Times New Roman" w:cs="Times New Roman"/>
                <w:color w:val="0D0D0D"/>
                <w:sz w:val="28"/>
                <w:szCs w:val="28"/>
                <w:shd w:val="clear" w:color="auto" w:fill="FFFFFF"/>
              </w:rPr>
            </w:pPr>
          </w:p>
        </w:tc>
        <w:tc>
          <w:tcPr>
            <w:tcW w:w="1491" w:type="dxa"/>
          </w:tcPr>
          <w:p w14:paraId="3500E777" w14:textId="77777777" w:rsidR="00A604FA" w:rsidRDefault="00A604FA" w:rsidP="00E9346B">
            <w:pPr>
              <w:rPr>
                <w:rFonts w:ascii="Times New Roman" w:hAnsi="Times New Roman" w:cs="Times New Roman"/>
                <w:color w:val="0D0D0D"/>
                <w:sz w:val="28"/>
                <w:szCs w:val="28"/>
                <w:shd w:val="clear" w:color="auto" w:fill="FFFFFF"/>
              </w:rPr>
            </w:pPr>
          </w:p>
        </w:tc>
      </w:tr>
      <w:tr w:rsidR="00A604FA" w14:paraId="6D7B9E57" w14:textId="77777777" w:rsidTr="00A604FA">
        <w:tc>
          <w:tcPr>
            <w:tcW w:w="585" w:type="dxa"/>
          </w:tcPr>
          <w:p w14:paraId="259A68C3" w14:textId="77777777" w:rsidR="00A604FA" w:rsidRDefault="00A604FA" w:rsidP="00E9346B">
            <w:pPr>
              <w:rPr>
                <w:rFonts w:ascii="Times New Roman" w:hAnsi="Times New Roman" w:cs="Times New Roman"/>
                <w:color w:val="0D0D0D"/>
                <w:sz w:val="28"/>
                <w:szCs w:val="28"/>
                <w:shd w:val="clear" w:color="auto" w:fill="FFFFFF"/>
              </w:rPr>
            </w:pPr>
          </w:p>
        </w:tc>
        <w:tc>
          <w:tcPr>
            <w:tcW w:w="1962" w:type="dxa"/>
          </w:tcPr>
          <w:p w14:paraId="0FC87889" w14:textId="77777777" w:rsidR="00A604FA" w:rsidRDefault="00A604FA" w:rsidP="00E9346B">
            <w:pPr>
              <w:rPr>
                <w:rFonts w:ascii="Times New Roman" w:hAnsi="Times New Roman" w:cs="Times New Roman"/>
                <w:color w:val="0D0D0D"/>
                <w:sz w:val="28"/>
                <w:szCs w:val="28"/>
                <w:shd w:val="clear" w:color="auto" w:fill="FFFFFF"/>
              </w:rPr>
            </w:pPr>
          </w:p>
        </w:tc>
        <w:tc>
          <w:tcPr>
            <w:tcW w:w="850" w:type="dxa"/>
          </w:tcPr>
          <w:p w14:paraId="2FB1D3C9" w14:textId="5654D6FC" w:rsidR="00A604FA" w:rsidRDefault="00A604FA" w:rsidP="00E9346B">
            <w:pPr>
              <w:rPr>
                <w:rFonts w:ascii="Times New Roman" w:hAnsi="Times New Roman" w:cs="Times New Roman"/>
                <w:color w:val="0D0D0D"/>
                <w:sz w:val="28"/>
                <w:szCs w:val="28"/>
                <w:shd w:val="clear" w:color="auto" w:fill="FFFFFF"/>
              </w:rPr>
            </w:pPr>
          </w:p>
        </w:tc>
        <w:tc>
          <w:tcPr>
            <w:tcW w:w="3969" w:type="dxa"/>
          </w:tcPr>
          <w:p w14:paraId="5416A2C8" w14:textId="77777777" w:rsidR="00A604FA" w:rsidRDefault="00A604FA" w:rsidP="00E9346B">
            <w:pPr>
              <w:rPr>
                <w:rFonts w:ascii="Times New Roman" w:hAnsi="Times New Roman" w:cs="Times New Roman"/>
                <w:color w:val="0D0D0D"/>
                <w:sz w:val="28"/>
                <w:szCs w:val="28"/>
                <w:shd w:val="clear" w:color="auto" w:fill="FFFFFF"/>
              </w:rPr>
            </w:pPr>
          </w:p>
        </w:tc>
        <w:tc>
          <w:tcPr>
            <w:tcW w:w="1491" w:type="dxa"/>
          </w:tcPr>
          <w:p w14:paraId="036FA78E" w14:textId="77777777" w:rsidR="00A604FA" w:rsidRDefault="00A604FA" w:rsidP="00E9346B">
            <w:pPr>
              <w:rPr>
                <w:rFonts w:ascii="Times New Roman" w:hAnsi="Times New Roman" w:cs="Times New Roman"/>
                <w:color w:val="0D0D0D"/>
                <w:sz w:val="28"/>
                <w:szCs w:val="28"/>
                <w:shd w:val="clear" w:color="auto" w:fill="FFFFFF"/>
              </w:rPr>
            </w:pPr>
          </w:p>
        </w:tc>
      </w:tr>
      <w:tr w:rsidR="00A604FA" w14:paraId="57D59666" w14:textId="77777777" w:rsidTr="00A604FA">
        <w:tc>
          <w:tcPr>
            <w:tcW w:w="585" w:type="dxa"/>
          </w:tcPr>
          <w:p w14:paraId="3A7672CE" w14:textId="77777777" w:rsidR="00A604FA" w:rsidRDefault="00A604FA" w:rsidP="00E9346B">
            <w:pPr>
              <w:rPr>
                <w:rFonts w:ascii="Times New Roman" w:hAnsi="Times New Roman" w:cs="Times New Roman"/>
                <w:color w:val="0D0D0D"/>
                <w:sz w:val="28"/>
                <w:szCs w:val="28"/>
                <w:shd w:val="clear" w:color="auto" w:fill="FFFFFF"/>
              </w:rPr>
            </w:pPr>
          </w:p>
        </w:tc>
        <w:tc>
          <w:tcPr>
            <w:tcW w:w="1962" w:type="dxa"/>
          </w:tcPr>
          <w:p w14:paraId="659B60FF" w14:textId="77777777" w:rsidR="00A604FA" w:rsidRDefault="00A604FA" w:rsidP="00E9346B">
            <w:pPr>
              <w:rPr>
                <w:rFonts w:ascii="Times New Roman" w:hAnsi="Times New Roman" w:cs="Times New Roman"/>
                <w:color w:val="0D0D0D"/>
                <w:sz w:val="28"/>
                <w:szCs w:val="28"/>
                <w:shd w:val="clear" w:color="auto" w:fill="FFFFFF"/>
              </w:rPr>
            </w:pPr>
          </w:p>
        </w:tc>
        <w:tc>
          <w:tcPr>
            <w:tcW w:w="850" w:type="dxa"/>
          </w:tcPr>
          <w:p w14:paraId="6D1F24C5" w14:textId="60A2EE43" w:rsidR="00A604FA" w:rsidRDefault="00A604FA" w:rsidP="00E9346B">
            <w:pPr>
              <w:rPr>
                <w:rFonts w:ascii="Times New Roman" w:hAnsi="Times New Roman" w:cs="Times New Roman"/>
                <w:color w:val="0D0D0D"/>
                <w:sz w:val="28"/>
                <w:szCs w:val="28"/>
                <w:shd w:val="clear" w:color="auto" w:fill="FFFFFF"/>
              </w:rPr>
            </w:pPr>
          </w:p>
        </w:tc>
        <w:tc>
          <w:tcPr>
            <w:tcW w:w="3969" w:type="dxa"/>
          </w:tcPr>
          <w:p w14:paraId="5ED294E6" w14:textId="77777777" w:rsidR="00A604FA" w:rsidRDefault="00A604FA" w:rsidP="00E9346B">
            <w:pPr>
              <w:rPr>
                <w:rFonts w:ascii="Times New Roman" w:hAnsi="Times New Roman" w:cs="Times New Roman"/>
                <w:color w:val="0D0D0D"/>
                <w:sz w:val="28"/>
                <w:szCs w:val="28"/>
                <w:shd w:val="clear" w:color="auto" w:fill="FFFFFF"/>
              </w:rPr>
            </w:pPr>
          </w:p>
        </w:tc>
        <w:tc>
          <w:tcPr>
            <w:tcW w:w="1491" w:type="dxa"/>
          </w:tcPr>
          <w:p w14:paraId="4FA714CB" w14:textId="77777777" w:rsidR="00A604FA" w:rsidRDefault="00A604FA" w:rsidP="00E9346B">
            <w:pPr>
              <w:rPr>
                <w:rFonts w:ascii="Times New Roman" w:hAnsi="Times New Roman" w:cs="Times New Roman"/>
                <w:color w:val="0D0D0D"/>
                <w:sz w:val="28"/>
                <w:szCs w:val="28"/>
                <w:shd w:val="clear" w:color="auto" w:fill="FFFFFF"/>
              </w:rPr>
            </w:pPr>
          </w:p>
        </w:tc>
      </w:tr>
      <w:tr w:rsidR="00A604FA" w14:paraId="75592DDF" w14:textId="77777777" w:rsidTr="00A604FA">
        <w:tc>
          <w:tcPr>
            <w:tcW w:w="585" w:type="dxa"/>
          </w:tcPr>
          <w:p w14:paraId="37F79B0D" w14:textId="77777777" w:rsidR="00A604FA" w:rsidRDefault="00A604FA" w:rsidP="00E9346B">
            <w:pPr>
              <w:rPr>
                <w:rFonts w:ascii="Times New Roman" w:hAnsi="Times New Roman" w:cs="Times New Roman"/>
                <w:color w:val="0D0D0D"/>
                <w:sz w:val="28"/>
                <w:szCs w:val="28"/>
                <w:shd w:val="clear" w:color="auto" w:fill="FFFFFF"/>
              </w:rPr>
            </w:pPr>
          </w:p>
        </w:tc>
        <w:tc>
          <w:tcPr>
            <w:tcW w:w="1962" w:type="dxa"/>
          </w:tcPr>
          <w:p w14:paraId="138A84CC" w14:textId="77777777" w:rsidR="00A604FA" w:rsidRDefault="00A604FA" w:rsidP="00E9346B">
            <w:pPr>
              <w:rPr>
                <w:rFonts w:ascii="Times New Roman" w:hAnsi="Times New Roman" w:cs="Times New Roman"/>
                <w:color w:val="0D0D0D"/>
                <w:sz w:val="28"/>
                <w:szCs w:val="28"/>
                <w:shd w:val="clear" w:color="auto" w:fill="FFFFFF"/>
              </w:rPr>
            </w:pPr>
          </w:p>
        </w:tc>
        <w:tc>
          <w:tcPr>
            <w:tcW w:w="850" w:type="dxa"/>
          </w:tcPr>
          <w:p w14:paraId="31040CF4" w14:textId="3A060214" w:rsidR="00A604FA" w:rsidRDefault="00A604FA" w:rsidP="00E9346B">
            <w:pPr>
              <w:rPr>
                <w:rFonts w:ascii="Times New Roman" w:hAnsi="Times New Roman" w:cs="Times New Roman"/>
                <w:color w:val="0D0D0D"/>
                <w:sz w:val="28"/>
                <w:szCs w:val="28"/>
                <w:shd w:val="clear" w:color="auto" w:fill="FFFFFF"/>
              </w:rPr>
            </w:pPr>
          </w:p>
        </w:tc>
        <w:tc>
          <w:tcPr>
            <w:tcW w:w="3969" w:type="dxa"/>
          </w:tcPr>
          <w:p w14:paraId="0371AE35" w14:textId="77777777" w:rsidR="00A604FA" w:rsidRDefault="00A604FA" w:rsidP="00E9346B">
            <w:pPr>
              <w:rPr>
                <w:rFonts w:ascii="Times New Roman" w:hAnsi="Times New Roman" w:cs="Times New Roman"/>
                <w:color w:val="0D0D0D"/>
                <w:sz w:val="28"/>
                <w:szCs w:val="28"/>
                <w:shd w:val="clear" w:color="auto" w:fill="FFFFFF"/>
              </w:rPr>
            </w:pPr>
          </w:p>
        </w:tc>
        <w:tc>
          <w:tcPr>
            <w:tcW w:w="1491" w:type="dxa"/>
          </w:tcPr>
          <w:p w14:paraId="3B34D842" w14:textId="77777777" w:rsidR="00A604FA" w:rsidRDefault="00A604FA" w:rsidP="00E9346B">
            <w:pPr>
              <w:rPr>
                <w:rFonts w:ascii="Times New Roman" w:hAnsi="Times New Roman" w:cs="Times New Roman"/>
                <w:color w:val="0D0D0D"/>
                <w:sz w:val="28"/>
                <w:szCs w:val="28"/>
                <w:shd w:val="clear" w:color="auto" w:fill="FFFFFF"/>
              </w:rPr>
            </w:pPr>
          </w:p>
        </w:tc>
      </w:tr>
      <w:tr w:rsidR="00A604FA" w14:paraId="1D74F94E" w14:textId="77777777" w:rsidTr="00A604FA">
        <w:tc>
          <w:tcPr>
            <w:tcW w:w="585" w:type="dxa"/>
          </w:tcPr>
          <w:p w14:paraId="7941B24E" w14:textId="77777777" w:rsidR="00A604FA" w:rsidRDefault="00A604FA" w:rsidP="00E9346B">
            <w:pPr>
              <w:rPr>
                <w:rFonts w:ascii="Times New Roman" w:hAnsi="Times New Roman" w:cs="Times New Roman"/>
                <w:color w:val="0D0D0D"/>
                <w:sz w:val="28"/>
                <w:szCs w:val="28"/>
                <w:shd w:val="clear" w:color="auto" w:fill="FFFFFF"/>
              </w:rPr>
            </w:pPr>
          </w:p>
        </w:tc>
        <w:tc>
          <w:tcPr>
            <w:tcW w:w="1962" w:type="dxa"/>
          </w:tcPr>
          <w:p w14:paraId="36B36246" w14:textId="77777777" w:rsidR="00A604FA" w:rsidRDefault="00A604FA" w:rsidP="00E9346B">
            <w:pPr>
              <w:rPr>
                <w:rFonts w:ascii="Times New Roman" w:hAnsi="Times New Roman" w:cs="Times New Roman"/>
                <w:color w:val="0D0D0D"/>
                <w:sz w:val="28"/>
                <w:szCs w:val="28"/>
                <w:shd w:val="clear" w:color="auto" w:fill="FFFFFF"/>
              </w:rPr>
            </w:pPr>
          </w:p>
        </w:tc>
        <w:tc>
          <w:tcPr>
            <w:tcW w:w="850" w:type="dxa"/>
          </w:tcPr>
          <w:p w14:paraId="6862428F" w14:textId="0BBEEDBF" w:rsidR="00A604FA" w:rsidRDefault="00A604FA" w:rsidP="00E9346B">
            <w:pPr>
              <w:rPr>
                <w:rFonts w:ascii="Times New Roman" w:hAnsi="Times New Roman" w:cs="Times New Roman"/>
                <w:color w:val="0D0D0D"/>
                <w:sz w:val="28"/>
                <w:szCs w:val="28"/>
                <w:shd w:val="clear" w:color="auto" w:fill="FFFFFF"/>
              </w:rPr>
            </w:pPr>
          </w:p>
        </w:tc>
        <w:tc>
          <w:tcPr>
            <w:tcW w:w="3969" w:type="dxa"/>
          </w:tcPr>
          <w:p w14:paraId="1CA05B44" w14:textId="77777777" w:rsidR="00A604FA" w:rsidRDefault="00A604FA" w:rsidP="00E9346B">
            <w:pPr>
              <w:rPr>
                <w:rFonts w:ascii="Times New Roman" w:hAnsi="Times New Roman" w:cs="Times New Roman"/>
                <w:color w:val="0D0D0D"/>
                <w:sz w:val="28"/>
                <w:szCs w:val="28"/>
                <w:shd w:val="clear" w:color="auto" w:fill="FFFFFF"/>
              </w:rPr>
            </w:pPr>
          </w:p>
        </w:tc>
        <w:tc>
          <w:tcPr>
            <w:tcW w:w="1491" w:type="dxa"/>
          </w:tcPr>
          <w:p w14:paraId="4EDA0815" w14:textId="77777777" w:rsidR="00A604FA" w:rsidRDefault="00A604FA" w:rsidP="00E9346B">
            <w:pPr>
              <w:rPr>
                <w:rFonts w:ascii="Times New Roman" w:hAnsi="Times New Roman" w:cs="Times New Roman"/>
                <w:color w:val="0D0D0D"/>
                <w:sz w:val="28"/>
                <w:szCs w:val="28"/>
                <w:shd w:val="clear" w:color="auto" w:fill="FFFFFF"/>
              </w:rPr>
            </w:pPr>
          </w:p>
        </w:tc>
      </w:tr>
      <w:tr w:rsidR="00A604FA" w14:paraId="173492D6" w14:textId="77777777" w:rsidTr="00A604FA">
        <w:tc>
          <w:tcPr>
            <w:tcW w:w="585" w:type="dxa"/>
          </w:tcPr>
          <w:p w14:paraId="2B8CD97D" w14:textId="77777777" w:rsidR="00A604FA" w:rsidRDefault="00A604FA" w:rsidP="00E9346B">
            <w:pPr>
              <w:rPr>
                <w:rFonts w:ascii="Times New Roman" w:hAnsi="Times New Roman" w:cs="Times New Roman"/>
                <w:color w:val="0D0D0D"/>
                <w:sz w:val="28"/>
                <w:szCs w:val="28"/>
                <w:shd w:val="clear" w:color="auto" w:fill="FFFFFF"/>
              </w:rPr>
            </w:pPr>
          </w:p>
        </w:tc>
        <w:tc>
          <w:tcPr>
            <w:tcW w:w="1962" w:type="dxa"/>
          </w:tcPr>
          <w:p w14:paraId="666D0D0E" w14:textId="77777777" w:rsidR="00A604FA" w:rsidRDefault="00A604FA" w:rsidP="00E9346B">
            <w:pPr>
              <w:rPr>
                <w:rFonts w:ascii="Times New Roman" w:hAnsi="Times New Roman" w:cs="Times New Roman"/>
                <w:color w:val="0D0D0D"/>
                <w:sz w:val="28"/>
                <w:szCs w:val="28"/>
                <w:shd w:val="clear" w:color="auto" w:fill="FFFFFF"/>
              </w:rPr>
            </w:pPr>
          </w:p>
        </w:tc>
        <w:tc>
          <w:tcPr>
            <w:tcW w:w="850" w:type="dxa"/>
          </w:tcPr>
          <w:p w14:paraId="55805412" w14:textId="7EC1A893" w:rsidR="00A604FA" w:rsidRDefault="00A604FA" w:rsidP="00E9346B">
            <w:pPr>
              <w:rPr>
                <w:rFonts w:ascii="Times New Roman" w:hAnsi="Times New Roman" w:cs="Times New Roman"/>
                <w:color w:val="0D0D0D"/>
                <w:sz w:val="28"/>
                <w:szCs w:val="28"/>
                <w:shd w:val="clear" w:color="auto" w:fill="FFFFFF"/>
              </w:rPr>
            </w:pPr>
          </w:p>
        </w:tc>
        <w:tc>
          <w:tcPr>
            <w:tcW w:w="3969" w:type="dxa"/>
          </w:tcPr>
          <w:p w14:paraId="37261134" w14:textId="77777777" w:rsidR="00A604FA" w:rsidRDefault="00A604FA" w:rsidP="00E9346B">
            <w:pPr>
              <w:rPr>
                <w:rFonts w:ascii="Times New Roman" w:hAnsi="Times New Roman" w:cs="Times New Roman"/>
                <w:color w:val="0D0D0D"/>
                <w:sz w:val="28"/>
                <w:szCs w:val="28"/>
                <w:shd w:val="clear" w:color="auto" w:fill="FFFFFF"/>
              </w:rPr>
            </w:pPr>
          </w:p>
        </w:tc>
        <w:tc>
          <w:tcPr>
            <w:tcW w:w="1491" w:type="dxa"/>
          </w:tcPr>
          <w:p w14:paraId="4A6EC97D" w14:textId="77777777" w:rsidR="00A604FA" w:rsidRDefault="00A604FA" w:rsidP="00E9346B">
            <w:pPr>
              <w:rPr>
                <w:rFonts w:ascii="Times New Roman" w:hAnsi="Times New Roman" w:cs="Times New Roman"/>
                <w:color w:val="0D0D0D"/>
                <w:sz w:val="28"/>
                <w:szCs w:val="28"/>
                <w:shd w:val="clear" w:color="auto" w:fill="FFFFFF"/>
              </w:rPr>
            </w:pPr>
          </w:p>
        </w:tc>
      </w:tr>
      <w:tr w:rsidR="00A604FA" w14:paraId="1249E285" w14:textId="77777777" w:rsidTr="00A604FA">
        <w:tc>
          <w:tcPr>
            <w:tcW w:w="585" w:type="dxa"/>
          </w:tcPr>
          <w:p w14:paraId="56F1C7B9" w14:textId="77777777" w:rsidR="00A604FA" w:rsidRDefault="00A604FA" w:rsidP="00E9346B">
            <w:pPr>
              <w:rPr>
                <w:rFonts w:ascii="Times New Roman" w:hAnsi="Times New Roman" w:cs="Times New Roman"/>
                <w:color w:val="0D0D0D"/>
                <w:sz w:val="28"/>
                <w:szCs w:val="28"/>
                <w:shd w:val="clear" w:color="auto" w:fill="FFFFFF"/>
              </w:rPr>
            </w:pPr>
          </w:p>
        </w:tc>
        <w:tc>
          <w:tcPr>
            <w:tcW w:w="1962" w:type="dxa"/>
          </w:tcPr>
          <w:p w14:paraId="4068854F" w14:textId="77777777" w:rsidR="00A604FA" w:rsidRDefault="00A604FA" w:rsidP="00E9346B">
            <w:pPr>
              <w:rPr>
                <w:rFonts w:ascii="Times New Roman" w:hAnsi="Times New Roman" w:cs="Times New Roman"/>
                <w:color w:val="0D0D0D"/>
                <w:sz w:val="28"/>
                <w:szCs w:val="28"/>
                <w:shd w:val="clear" w:color="auto" w:fill="FFFFFF"/>
              </w:rPr>
            </w:pPr>
          </w:p>
        </w:tc>
        <w:tc>
          <w:tcPr>
            <w:tcW w:w="850" w:type="dxa"/>
          </w:tcPr>
          <w:p w14:paraId="1487F5F3" w14:textId="28E6FC44" w:rsidR="00A604FA" w:rsidRDefault="00A604FA" w:rsidP="00E9346B">
            <w:pPr>
              <w:rPr>
                <w:rFonts w:ascii="Times New Roman" w:hAnsi="Times New Roman" w:cs="Times New Roman"/>
                <w:color w:val="0D0D0D"/>
                <w:sz w:val="28"/>
                <w:szCs w:val="28"/>
                <w:shd w:val="clear" w:color="auto" w:fill="FFFFFF"/>
              </w:rPr>
            </w:pPr>
          </w:p>
        </w:tc>
        <w:tc>
          <w:tcPr>
            <w:tcW w:w="3969" w:type="dxa"/>
          </w:tcPr>
          <w:p w14:paraId="3EF33AC7" w14:textId="77777777" w:rsidR="00A604FA" w:rsidRDefault="00A604FA" w:rsidP="00E9346B">
            <w:pPr>
              <w:rPr>
                <w:rFonts w:ascii="Times New Roman" w:hAnsi="Times New Roman" w:cs="Times New Roman"/>
                <w:color w:val="0D0D0D"/>
                <w:sz w:val="28"/>
                <w:szCs w:val="28"/>
                <w:shd w:val="clear" w:color="auto" w:fill="FFFFFF"/>
              </w:rPr>
            </w:pPr>
          </w:p>
        </w:tc>
        <w:tc>
          <w:tcPr>
            <w:tcW w:w="1491" w:type="dxa"/>
          </w:tcPr>
          <w:p w14:paraId="1422B36C" w14:textId="77777777" w:rsidR="00A604FA" w:rsidRDefault="00A604FA" w:rsidP="00E9346B">
            <w:pPr>
              <w:rPr>
                <w:rFonts w:ascii="Times New Roman" w:hAnsi="Times New Roman" w:cs="Times New Roman"/>
                <w:color w:val="0D0D0D"/>
                <w:sz w:val="28"/>
                <w:szCs w:val="28"/>
                <w:shd w:val="clear" w:color="auto" w:fill="FFFFFF"/>
              </w:rPr>
            </w:pPr>
          </w:p>
        </w:tc>
      </w:tr>
      <w:tr w:rsidR="00A604FA" w14:paraId="7CC5E37A" w14:textId="77777777" w:rsidTr="00A604FA">
        <w:tc>
          <w:tcPr>
            <w:tcW w:w="585" w:type="dxa"/>
          </w:tcPr>
          <w:p w14:paraId="3783C935" w14:textId="77777777" w:rsidR="00A604FA" w:rsidRDefault="00A604FA" w:rsidP="00E9346B">
            <w:pPr>
              <w:rPr>
                <w:rFonts w:ascii="Times New Roman" w:hAnsi="Times New Roman" w:cs="Times New Roman"/>
                <w:color w:val="0D0D0D"/>
                <w:sz w:val="28"/>
                <w:szCs w:val="28"/>
                <w:shd w:val="clear" w:color="auto" w:fill="FFFFFF"/>
              </w:rPr>
            </w:pPr>
          </w:p>
        </w:tc>
        <w:tc>
          <w:tcPr>
            <w:tcW w:w="1962" w:type="dxa"/>
          </w:tcPr>
          <w:p w14:paraId="55EFE83D" w14:textId="77777777" w:rsidR="00A604FA" w:rsidRDefault="00A604FA" w:rsidP="00E9346B">
            <w:pPr>
              <w:rPr>
                <w:rFonts w:ascii="Times New Roman" w:hAnsi="Times New Roman" w:cs="Times New Roman"/>
                <w:color w:val="0D0D0D"/>
                <w:sz w:val="28"/>
                <w:szCs w:val="28"/>
                <w:shd w:val="clear" w:color="auto" w:fill="FFFFFF"/>
              </w:rPr>
            </w:pPr>
          </w:p>
        </w:tc>
        <w:tc>
          <w:tcPr>
            <w:tcW w:w="850" w:type="dxa"/>
          </w:tcPr>
          <w:p w14:paraId="55CAB545" w14:textId="5E574B48" w:rsidR="00A604FA" w:rsidRDefault="00A604FA" w:rsidP="00E9346B">
            <w:pPr>
              <w:rPr>
                <w:rFonts w:ascii="Times New Roman" w:hAnsi="Times New Roman" w:cs="Times New Roman"/>
                <w:color w:val="0D0D0D"/>
                <w:sz w:val="28"/>
                <w:szCs w:val="28"/>
                <w:shd w:val="clear" w:color="auto" w:fill="FFFFFF"/>
              </w:rPr>
            </w:pPr>
          </w:p>
        </w:tc>
        <w:tc>
          <w:tcPr>
            <w:tcW w:w="3969" w:type="dxa"/>
          </w:tcPr>
          <w:p w14:paraId="5C98E8B0" w14:textId="77777777" w:rsidR="00A604FA" w:rsidRDefault="00A604FA" w:rsidP="00E9346B">
            <w:pPr>
              <w:rPr>
                <w:rFonts w:ascii="Times New Roman" w:hAnsi="Times New Roman" w:cs="Times New Roman"/>
                <w:color w:val="0D0D0D"/>
                <w:sz w:val="28"/>
                <w:szCs w:val="28"/>
                <w:shd w:val="clear" w:color="auto" w:fill="FFFFFF"/>
              </w:rPr>
            </w:pPr>
          </w:p>
        </w:tc>
        <w:tc>
          <w:tcPr>
            <w:tcW w:w="1491" w:type="dxa"/>
          </w:tcPr>
          <w:p w14:paraId="712392DC" w14:textId="77777777" w:rsidR="00A604FA" w:rsidRDefault="00A604FA" w:rsidP="00E9346B">
            <w:pPr>
              <w:rPr>
                <w:rFonts w:ascii="Times New Roman" w:hAnsi="Times New Roman" w:cs="Times New Roman"/>
                <w:color w:val="0D0D0D"/>
                <w:sz w:val="28"/>
                <w:szCs w:val="28"/>
                <w:shd w:val="clear" w:color="auto" w:fill="FFFFFF"/>
              </w:rPr>
            </w:pPr>
          </w:p>
        </w:tc>
      </w:tr>
      <w:tr w:rsidR="00A604FA" w14:paraId="412886D6" w14:textId="77777777" w:rsidTr="00A604FA">
        <w:tc>
          <w:tcPr>
            <w:tcW w:w="585" w:type="dxa"/>
          </w:tcPr>
          <w:p w14:paraId="4EB4AC57" w14:textId="77777777" w:rsidR="00A604FA" w:rsidRDefault="00A604FA" w:rsidP="00E9346B">
            <w:pPr>
              <w:rPr>
                <w:rFonts w:ascii="Times New Roman" w:hAnsi="Times New Roman" w:cs="Times New Roman"/>
                <w:color w:val="0D0D0D"/>
                <w:sz w:val="28"/>
                <w:szCs w:val="28"/>
                <w:shd w:val="clear" w:color="auto" w:fill="FFFFFF"/>
              </w:rPr>
            </w:pPr>
          </w:p>
        </w:tc>
        <w:tc>
          <w:tcPr>
            <w:tcW w:w="1962" w:type="dxa"/>
          </w:tcPr>
          <w:p w14:paraId="46233E2A" w14:textId="77777777" w:rsidR="00A604FA" w:rsidRDefault="00A604FA" w:rsidP="00E9346B">
            <w:pPr>
              <w:rPr>
                <w:rFonts w:ascii="Times New Roman" w:hAnsi="Times New Roman" w:cs="Times New Roman"/>
                <w:color w:val="0D0D0D"/>
                <w:sz w:val="28"/>
                <w:szCs w:val="28"/>
                <w:shd w:val="clear" w:color="auto" w:fill="FFFFFF"/>
              </w:rPr>
            </w:pPr>
          </w:p>
        </w:tc>
        <w:tc>
          <w:tcPr>
            <w:tcW w:w="850" w:type="dxa"/>
          </w:tcPr>
          <w:p w14:paraId="04446A8A" w14:textId="59B3146B" w:rsidR="00A604FA" w:rsidRDefault="00A604FA" w:rsidP="00E9346B">
            <w:pPr>
              <w:rPr>
                <w:rFonts w:ascii="Times New Roman" w:hAnsi="Times New Roman" w:cs="Times New Roman"/>
                <w:color w:val="0D0D0D"/>
                <w:sz w:val="28"/>
                <w:szCs w:val="28"/>
                <w:shd w:val="clear" w:color="auto" w:fill="FFFFFF"/>
              </w:rPr>
            </w:pPr>
          </w:p>
        </w:tc>
        <w:tc>
          <w:tcPr>
            <w:tcW w:w="3969" w:type="dxa"/>
          </w:tcPr>
          <w:p w14:paraId="4FB7D6F2" w14:textId="77777777" w:rsidR="00A604FA" w:rsidRDefault="00A604FA" w:rsidP="00E9346B">
            <w:pPr>
              <w:rPr>
                <w:rFonts w:ascii="Times New Roman" w:hAnsi="Times New Roman" w:cs="Times New Roman"/>
                <w:color w:val="0D0D0D"/>
                <w:sz w:val="28"/>
                <w:szCs w:val="28"/>
                <w:shd w:val="clear" w:color="auto" w:fill="FFFFFF"/>
              </w:rPr>
            </w:pPr>
          </w:p>
        </w:tc>
        <w:tc>
          <w:tcPr>
            <w:tcW w:w="1491" w:type="dxa"/>
          </w:tcPr>
          <w:p w14:paraId="5ABDDF33" w14:textId="77777777" w:rsidR="00A604FA" w:rsidRDefault="00A604FA" w:rsidP="00E9346B">
            <w:pPr>
              <w:rPr>
                <w:rFonts w:ascii="Times New Roman" w:hAnsi="Times New Roman" w:cs="Times New Roman"/>
                <w:color w:val="0D0D0D"/>
                <w:sz w:val="28"/>
                <w:szCs w:val="28"/>
                <w:shd w:val="clear" w:color="auto" w:fill="FFFFFF"/>
              </w:rPr>
            </w:pPr>
          </w:p>
        </w:tc>
      </w:tr>
      <w:tr w:rsidR="00A604FA" w14:paraId="5FE9D532" w14:textId="77777777" w:rsidTr="00A604FA">
        <w:tc>
          <w:tcPr>
            <w:tcW w:w="585" w:type="dxa"/>
          </w:tcPr>
          <w:p w14:paraId="4AC99B61" w14:textId="77777777" w:rsidR="00A604FA" w:rsidRDefault="00A604FA" w:rsidP="00E9346B">
            <w:pPr>
              <w:rPr>
                <w:rFonts w:ascii="Times New Roman" w:hAnsi="Times New Roman" w:cs="Times New Roman"/>
                <w:color w:val="0D0D0D"/>
                <w:sz w:val="28"/>
                <w:szCs w:val="28"/>
                <w:shd w:val="clear" w:color="auto" w:fill="FFFFFF"/>
              </w:rPr>
            </w:pPr>
          </w:p>
        </w:tc>
        <w:tc>
          <w:tcPr>
            <w:tcW w:w="1962" w:type="dxa"/>
          </w:tcPr>
          <w:p w14:paraId="35A2A05D" w14:textId="77777777" w:rsidR="00A604FA" w:rsidRDefault="00A604FA" w:rsidP="00E9346B">
            <w:pPr>
              <w:rPr>
                <w:rFonts w:ascii="Times New Roman" w:hAnsi="Times New Roman" w:cs="Times New Roman"/>
                <w:color w:val="0D0D0D"/>
                <w:sz w:val="28"/>
                <w:szCs w:val="28"/>
                <w:shd w:val="clear" w:color="auto" w:fill="FFFFFF"/>
              </w:rPr>
            </w:pPr>
          </w:p>
        </w:tc>
        <w:tc>
          <w:tcPr>
            <w:tcW w:w="850" w:type="dxa"/>
          </w:tcPr>
          <w:p w14:paraId="335AB7B3" w14:textId="27104137" w:rsidR="00A604FA" w:rsidRDefault="00A604FA" w:rsidP="00E9346B">
            <w:pPr>
              <w:rPr>
                <w:rFonts w:ascii="Times New Roman" w:hAnsi="Times New Roman" w:cs="Times New Roman"/>
                <w:color w:val="0D0D0D"/>
                <w:sz w:val="28"/>
                <w:szCs w:val="28"/>
                <w:shd w:val="clear" w:color="auto" w:fill="FFFFFF"/>
              </w:rPr>
            </w:pPr>
          </w:p>
        </w:tc>
        <w:tc>
          <w:tcPr>
            <w:tcW w:w="3969" w:type="dxa"/>
          </w:tcPr>
          <w:p w14:paraId="3A46113D" w14:textId="77777777" w:rsidR="00A604FA" w:rsidRDefault="00A604FA" w:rsidP="00E9346B">
            <w:pPr>
              <w:rPr>
                <w:rFonts w:ascii="Times New Roman" w:hAnsi="Times New Roman" w:cs="Times New Roman"/>
                <w:color w:val="0D0D0D"/>
                <w:sz w:val="28"/>
                <w:szCs w:val="28"/>
                <w:shd w:val="clear" w:color="auto" w:fill="FFFFFF"/>
              </w:rPr>
            </w:pPr>
          </w:p>
        </w:tc>
        <w:tc>
          <w:tcPr>
            <w:tcW w:w="1491" w:type="dxa"/>
          </w:tcPr>
          <w:p w14:paraId="2D102861" w14:textId="77777777" w:rsidR="00A604FA" w:rsidRDefault="00A604FA" w:rsidP="00E9346B">
            <w:pPr>
              <w:rPr>
                <w:rFonts w:ascii="Times New Roman" w:hAnsi="Times New Roman" w:cs="Times New Roman"/>
                <w:color w:val="0D0D0D"/>
                <w:sz w:val="28"/>
                <w:szCs w:val="28"/>
                <w:shd w:val="clear" w:color="auto" w:fill="FFFFFF"/>
              </w:rPr>
            </w:pPr>
          </w:p>
        </w:tc>
      </w:tr>
      <w:tr w:rsidR="00A604FA" w14:paraId="3880F5D7" w14:textId="77777777" w:rsidTr="00A604FA">
        <w:tc>
          <w:tcPr>
            <w:tcW w:w="585" w:type="dxa"/>
          </w:tcPr>
          <w:p w14:paraId="28A4D5B4" w14:textId="77777777" w:rsidR="00A604FA" w:rsidRDefault="00A604FA" w:rsidP="00E9346B">
            <w:pPr>
              <w:rPr>
                <w:rFonts w:ascii="Times New Roman" w:hAnsi="Times New Roman" w:cs="Times New Roman"/>
                <w:color w:val="0D0D0D"/>
                <w:sz w:val="28"/>
                <w:szCs w:val="28"/>
                <w:shd w:val="clear" w:color="auto" w:fill="FFFFFF"/>
              </w:rPr>
            </w:pPr>
          </w:p>
        </w:tc>
        <w:tc>
          <w:tcPr>
            <w:tcW w:w="1962" w:type="dxa"/>
          </w:tcPr>
          <w:p w14:paraId="11E0D07C" w14:textId="77777777" w:rsidR="00A604FA" w:rsidRDefault="00A604FA" w:rsidP="00E9346B">
            <w:pPr>
              <w:rPr>
                <w:rFonts w:ascii="Times New Roman" w:hAnsi="Times New Roman" w:cs="Times New Roman"/>
                <w:color w:val="0D0D0D"/>
                <w:sz w:val="28"/>
                <w:szCs w:val="28"/>
                <w:shd w:val="clear" w:color="auto" w:fill="FFFFFF"/>
              </w:rPr>
            </w:pPr>
          </w:p>
        </w:tc>
        <w:tc>
          <w:tcPr>
            <w:tcW w:w="850" w:type="dxa"/>
          </w:tcPr>
          <w:p w14:paraId="56A71B81" w14:textId="057919D6" w:rsidR="00A604FA" w:rsidRDefault="00A604FA" w:rsidP="00E9346B">
            <w:pPr>
              <w:rPr>
                <w:rFonts w:ascii="Times New Roman" w:hAnsi="Times New Roman" w:cs="Times New Roman"/>
                <w:color w:val="0D0D0D"/>
                <w:sz w:val="28"/>
                <w:szCs w:val="28"/>
                <w:shd w:val="clear" w:color="auto" w:fill="FFFFFF"/>
              </w:rPr>
            </w:pPr>
          </w:p>
        </w:tc>
        <w:tc>
          <w:tcPr>
            <w:tcW w:w="3969" w:type="dxa"/>
          </w:tcPr>
          <w:p w14:paraId="63D6F7C8" w14:textId="77777777" w:rsidR="00A604FA" w:rsidRDefault="00A604FA" w:rsidP="00E9346B">
            <w:pPr>
              <w:rPr>
                <w:rFonts w:ascii="Times New Roman" w:hAnsi="Times New Roman" w:cs="Times New Roman"/>
                <w:color w:val="0D0D0D"/>
                <w:sz w:val="28"/>
                <w:szCs w:val="28"/>
                <w:shd w:val="clear" w:color="auto" w:fill="FFFFFF"/>
              </w:rPr>
            </w:pPr>
          </w:p>
        </w:tc>
        <w:tc>
          <w:tcPr>
            <w:tcW w:w="1491" w:type="dxa"/>
          </w:tcPr>
          <w:p w14:paraId="48EC9E47" w14:textId="77777777" w:rsidR="00A604FA" w:rsidRDefault="00A604FA" w:rsidP="00E9346B">
            <w:pPr>
              <w:rPr>
                <w:rFonts w:ascii="Times New Roman" w:hAnsi="Times New Roman" w:cs="Times New Roman"/>
                <w:color w:val="0D0D0D"/>
                <w:sz w:val="28"/>
                <w:szCs w:val="28"/>
                <w:shd w:val="clear" w:color="auto" w:fill="FFFFFF"/>
              </w:rPr>
            </w:pPr>
          </w:p>
        </w:tc>
      </w:tr>
      <w:tr w:rsidR="00A604FA" w14:paraId="67072C65" w14:textId="77777777" w:rsidTr="00A604FA">
        <w:tc>
          <w:tcPr>
            <w:tcW w:w="585" w:type="dxa"/>
          </w:tcPr>
          <w:p w14:paraId="46641019" w14:textId="77777777" w:rsidR="00A604FA" w:rsidRDefault="00A604FA" w:rsidP="00E9346B">
            <w:pPr>
              <w:rPr>
                <w:rFonts w:ascii="Times New Roman" w:hAnsi="Times New Roman" w:cs="Times New Roman"/>
                <w:color w:val="0D0D0D"/>
                <w:sz w:val="28"/>
                <w:szCs w:val="28"/>
                <w:shd w:val="clear" w:color="auto" w:fill="FFFFFF"/>
              </w:rPr>
            </w:pPr>
          </w:p>
        </w:tc>
        <w:tc>
          <w:tcPr>
            <w:tcW w:w="1962" w:type="dxa"/>
          </w:tcPr>
          <w:p w14:paraId="6A004AC6" w14:textId="77777777" w:rsidR="00A604FA" w:rsidRDefault="00A604FA" w:rsidP="00E9346B">
            <w:pPr>
              <w:rPr>
                <w:rFonts w:ascii="Times New Roman" w:hAnsi="Times New Roman" w:cs="Times New Roman"/>
                <w:color w:val="0D0D0D"/>
                <w:sz w:val="28"/>
                <w:szCs w:val="28"/>
                <w:shd w:val="clear" w:color="auto" w:fill="FFFFFF"/>
              </w:rPr>
            </w:pPr>
          </w:p>
        </w:tc>
        <w:tc>
          <w:tcPr>
            <w:tcW w:w="850" w:type="dxa"/>
          </w:tcPr>
          <w:p w14:paraId="07CA6481" w14:textId="58CA753B" w:rsidR="00A604FA" w:rsidRDefault="00A604FA" w:rsidP="00E9346B">
            <w:pPr>
              <w:rPr>
                <w:rFonts w:ascii="Times New Roman" w:hAnsi="Times New Roman" w:cs="Times New Roman"/>
                <w:color w:val="0D0D0D"/>
                <w:sz w:val="28"/>
                <w:szCs w:val="28"/>
                <w:shd w:val="clear" w:color="auto" w:fill="FFFFFF"/>
              </w:rPr>
            </w:pPr>
          </w:p>
        </w:tc>
        <w:tc>
          <w:tcPr>
            <w:tcW w:w="3969" w:type="dxa"/>
          </w:tcPr>
          <w:p w14:paraId="7A7E5F08" w14:textId="77777777" w:rsidR="00A604FA" w:rsidRDefault="00A604FA" w:rsidP="00E9346B">
            <w:pPr>
              <w:rPr>
                <w:rFonts w:ascii="Times New Roman" w:hAnsi="Times New Roman" w:cs="Times New Roman"/>
                <w:color w:val="0D0D0D"/>
                <w:sz w:val="28"/>
                <w:szCs w:val="28"/>
                <w:shd w:val="clear" w:color="auto" w:fill="FFFFFF"/>
              </w:rPr>
            </w:pPr>
          </w:p>
        </w:tc>
        <w:tc>
          <w:tcPr>
            <w:tcW w:w="1491" w:type="dxa"/>
          </w:tcPr>
          <w:p w14:paraId="5D10C29F" w14:textId="77777777" w:rsidR="00A604FA" w:rsidRDefault="00A604FA" w:rsidP="00E9346B">
            <w:pPr>
              <w:rPr>
                <w:rFonts w:ascii="Times New Roman" w:hAnsi="Times New Roman" w:cs="Times New Roman"/>
                <w:color w:val="0D0D0D"/>
                <w:sz w:val="28"/>
                <w:szCs w:val="28"/>
                <w:shd w:val="clear" w:color="auto" w:fill="FFFFFF"/>
              </w:rPr>
            </w:pPr>
          </w:p>
        </w:tc>
      </w:tr>
      <w:tr w:rsidR="00A604FA" w14:paraId="1E4D7097" w14:textId="77777777" w:rsidTr="00A604FA">
        <w:tc>
          <w:tcPr>
            <w:tcW w:w="585" w:type="dxa"/>
          </w:tcPr>
          <w:p w14:paraId="193F0858" w14:textId="77777777" w:rsidR="00A604FA" w:rsidRDefault="00A604FA" w:rsidP="00E9346B">
            <w:pPr>
              <w:rPr>
                <w:rFonts w:ascii="Times New Roman" w:hAnsi="Times New Roman" w:cs="Times New Roman"/>
                <w:color w:val="0D0D0D"/>
                <w:sz w:val="28"/>
                <w:szCs w:val="28"/>
                <w:shd w:val="clear" w:color="auto" w:fill="FFFFFF"/>
              </w:rPr>
            </w:pPr>
          </w:p>
        </w:tc>
        <w:tc>
          <w:tcPr>
            <w:tcW w:w="1962" w:type="dxa"/>
          </w:tcPr>
          <w:p w14:paraId="3AD98D5A" w14:textId="77777777" w:rsidR="00A604FA" w:rsidRDefault="00A604FA" w:rsidP="00E9346B">
            <w:pPr>
              <w:rPr>
                <w:rFonts w:ascii="Times New Roman" w:hAnsi="Times New Roman" w:cs="Times New Roman"/>
                <w:color w:val="0D0D0D"/>
                <w:sz w:val="28"/>
                <w:szCs w:val="28"/>
                <w:shd w:val="clear" w:color="auto" w:fill="FFFFFF"/>
              </w:rPr>
            </w:pPr>
          </w:p>
        </w:tc>
        <w:tc>
          <w:tcPr>
            <w:tcW w:w="850" w:type="dxa"/>
          </w:tcPr>
          <w:p w14:paraId="222FCFCB" w14:textId="10AC3E2A" w:rsidR="00A604FA" w:rsidRDefault="00A604FA" w:rsidP="00E9346B">
            <w:pPr>
              <w:rPr>
                <w:rFonts w:ascii="Times New Roman" w:hAnsi="Times New Roman" w:cs="Times New Roman"/>
                <w:color w:val="0D0D0D"/>
                <w:sz w:val="28"/>
                <w:szCs w:val="28"/>
                <w:shd w:val="clear" w:color="auto" w:fill="FFFFFF"/>
              </w:rPr>
            </w:pPr>
          </w:p>
        </w:tc>
        <w:tc>
          <w:tcPr>
            <w:tcW w:w="3969" w:type="dxa"/>
          </w:tcPr>
          <w:p w14:paraId="1F435E96" w14:textId="77777777" w:rsidR="00A604FA" w:rsidRDefault="00A604FA" w:rsidP="00E9346B">
            <w:pPr>
              <w:rPr>
                <w:rFonts w:ascii="Times New Roman" w:hAnsi="Times New Roman" w:cs="Times New Roman"/>
                <w:color w:val="0D0D0D"/>
                <w:sz w:val="28"/>
                <w:szCs w:val="28"/>
                <w:shd w:val="clear" w:color="auto" w:fill="FFFFFF"/>
              </w:rPr>
            </w:pPr>
          </w:p>
        </w:tc>
        <w:tc>
          <w:tcPr>
            <w:tcW w:w="1491" w:type="dxa"/>
          </w:tcPr>
          <w:p w14:paraId="76907109" w14:textId="77777777" w:rsidR="00A604FA" w:rsidRDefault="00A604FA" w:rsidP="00E9346B">
            <w:pPr>
              <w:rPr>
                <w:rFonts w:ascii="Times New Roman" w:hAnsi="Times New Roman" w:cs="Times New Roman"/>
                <w:color w:val="0D0D0D"/>
                <w:sz w:val="28"/>
                <w:szCs w:val="28"/>
                <w:shd w:val="clear" w:color="auto" w:fill="FFFFFF"/>
              </w:rPr>
            </w:pPr>
          </w:p>
        </w:tc>
      </w:tr>
      <w:tr w:rsidR="00A604FA" w14:paraId="5CB1A621" w14:textId="77777777" w:rsidTr="00A604FA">
        <w:tc>
          <w:tcPr>
            <w:tcW w:w="585" w:type="dxa"/>
          </w:tcPr>
          <w:p w14:paraId="1BE51052" w14:textId="77777777" w:rsidR="00A604FA" w:rsidRDefault="00A604FA" w:rsidP="00E9346B">
            <w:pPr>
              <w:rPr>
                <w:rFonts w:ascii="Times New Roman" w:hAnsi="Times New Roman" w:cs="Times New Roman"/>
                <w:color w:val="0D0D0D"/>
                <w:sz w:val="28"/>
                <w:szCs w:val="28"/>
                <w:shd w:val="clear" w:color="auto" w:fill="FFFFFF"/>
              </w:rPr>
            </w:pPr>
          </w:p>
        </w:tc>
        <w:tc>
          <w:tcPr>
            <w:tcW w:w="1962" w:type="dxa"/>
          </w:tcPr>
          <w:p w14:paraId="36E8105E" w14:textId="77777777" w:rsidR="00A604FA" w:rsidRDefault="00A604FA" w:rsidP="00E9346B">
            <w:pPr>
              <w:rPr>
                <w:rFonts w:ascii="Times New Roman" w:hAnsi="Times New Roman" w:cs="Times New Roman"/>
                <w:color w:val="0D0D0D"/>
                <w:sz w:val="28"/>
                <w:szCs w:val="28"/>
                <w:shd w:val="clear" w:color="auto" w:fill="FFFFFF"/>
              </w:rPr>
            </w:pPr>
          </w:p>
        </w:tc>
        <w:tc>
          <w:tcPr>
            <w:tcW w:w="850" w:type="dxa"/>
          </w:tcPr>
          <w:p w14:paraId="3DAFEDDC" w14:textId="0FEDF54C" w:rsidR="00A604FA" w:rsidRDefault="00A604FA" w:rsidP="00E9346B">
            <w:pPr>
              <w:rPr>
                <w:rFonts w:ascii="Times New Roman" w:hAnsi="Times New Roman" w:cs="Times New Roman"/>
                <w:color w:val="0D0D0D"/>
                <w:sz w:val="28"/>
                <w:szCs w:val="28"/>
                <w:shd w:val="clear" w:color="auto" w:fill="FFFFFF"/>
              </w:rPr>
            </w:pPr>
          </w:p>
        </w:tc>
        <w:tc>
          <w:tcPr>
            <w:tcW w:w="3969" w:type="dxa"/>
          </w:tcPr>
          <w:p w14:paraId="2144E31F" w14:textId="77777777" w:rsidR="00A604FA" w:rsidRDefault="00A604FA" w:rsidP="00E9346B">
            <w:pPr>
              <w:rPr>
                <w:rFonts w:ascii="Times New Roman" w:hAnsi="Times New Roman" w:cs="Times New Roman"/>
                <w:color w:val="0D0D0D"/>
                <w:sz w:val="28"/>
                <w:szCs w:val="28"/>
                <w:shd w:val="clear" w:color="auto" w:fill="FFFFFF"/>
              </w:rPr>
            </w:pPr>
          </w:p>
        </w:tc>
        <w:tc>
          <w:tcPr>
            <w:tcW w:w="1491" w:type="dxa"/>
          </w:tcPr>
          <w:p w14:paraId="6AC9D9B3" w14:textId="77777777" w:rsidR="00A604FA" w:rsidRDefault="00A604FA" w:rsidP="00E9346B">
            <w:pPr>
              <w:rPr>
                <w:rFonts w:ascii="Times New Roman" w:hAnsi="Times New Roman" w:cs="Times New Roman"/>
                <w:color w:val="0D0D0D"/>
                <w:sz w:val="28"/>
                <w:szCs w:val="28"/>
                <w:shd w:val="clear" w:color="auto" w:fill="FFFFFF"/>
              </w:rPr>
            </w:pPr>
          </w:p>
        </w:tc>
      </w:tr>
      <w:tr w:rsidR="00A604FA" w14:paraId="13EB8D9E" w14:textId="77777777" w:rsidTr="00A604FA">
        <w:tc>
          <w:tcPr>
            <w:tcW w:w="585" w:type="dxa"/>
          </w:tcPr>
          <w:p w14:paraId="263F34CE" w14:textId="77777777" w:rsidR="00A604FA" w:rsidRDefault="00A604FA" w:rsidP="00E9346B">
            <w:pPr>
              <w:rPr>
                <w:rFonts w:ascii="Times New Roman" w:hAnsi="Times New Roman" w:cs="Times New Roman"/>
                <w:color w:val="0D0D0D"/>
                <w:sz w:val="28"/>
                <w:szCs w:val="28"/>
                <w:shd w:val="clear" w:color="auto" w:fill="FFFFFF"/>
              </w:rPr>
            </w:pPr>
          </w:p>
        </w:tc>
        <w:tc>
          <w:tcPr>
            <w:tcW w:w="1962" w:type="dxa"/>
          </w:tcPr>
          <w:p w14:paraId="28BC92E4" w14:textId="77777777" w:rsidR="00A604FA" w:rsidRDefault="00A604FA" w:rsidP="00E9346B">
            <w:pPr>
              <w:rPr>
                <w:rFonts w:ascii="Times New Roman" w:hAnsi="Times New Roman" w:cs="Times New Roman"/>
                <w:color w:val="0D0D0D"/>
                <w:sz w:val="28"/>
                <w:szCs w:val="28"/>
                <w:shd w:val="clear" w:color="auto" w:fill="FFFFFF"/>
              </w:rPr>
            </w:pPr>
          </w:p>
        </w:tc>
        <w:tc>
          <w:tcPr>
            <w:tcW w:w="850" w:type="dxa"/>
          </w:tcPr>
          <w:p w14:paraId="61D97D21" w14:textId="544651CA" w:rsidR="00A604FA" w:rsidRDefault="00A604FA" w:rsidP="00E9346B">
            <w:pPr>
              <w:rPr>
                <w:rFonts w:ascii="Times New Roman" w:hAnsi="Times New Roman" w:cs="Times New Roman"/>
                <w:color w:val="0D0D0D"/>
                <w:sz w:val="28"/>
                <w:szCs w:val="28"/>
                <w:shd w:val="clear" w:color="auto" w:fill="FFFFFF"/>
              </w:rPr>
            </w:pPr>
          </w:p>
        </w:tc>
        <w:tc>
          <w:tcPr>
            <w:tcW w:w="3969" w:type="dxa"/>
          </w:tcPr>
          <w:p w14:paraId="6FA240F7" w14:textId="77777777" w:rsidR="00A604FA" w:rsidRDefault="00A604FA" w:rsidP="00E9346B">
            <w:pPr>
              <w:rPr>
                <w:rFonts w:ascii="Times New Roman" w:hAnsi="Times New Roman" w:cs="Times New Roman"/>
                <w:color w:val="0D0D0D"/>
                <w:sz w:val="28"/>
                <w:szCs w:val="28"/>
                <w:shd w:val="clear" w:color="auto" w:fill="FFFFFF"/>
              </w:rPr>
            </w:pPr>
          </w:p>
        </w:tc>
        <w:tc>
          <w:tcPr>
            <w:tcW w:w="1491" w:type="dxa"/>
          </w:tcPr>
          <w:p w14:paraId="3EA325BD" w14:textId="77777777" w:rsidR="00A604FA" w:rsidRDefault="00A604FA" w:rsidP="00E9346B">
            <w:pPr>
              <w:rPr>
                <w:rFonts w:ascii="Times New Roman" w:hAnsi="Times New Roman" w:cs="Times New Roman"/>
                <w:color w:val="0D0D0D"/>
                <w:sz w:val="28"/>
                <w:szCs w:val="28"/>
                <w:shd w:val="clear" w:color="auto" w:fill="FFFFFF"/>
              </w:rPr>
            </w:pPr>
          </w:p>
        </w:tc>
      </w:tr>
      <w:tr w:rsidR="00A604FA" w14:paraId="6E775C56" w14:textId="77777777" w:rsidTr="00A604FA">
        <w:tc>
          <w:tcPr>
            <w:tcW w:w="585" w:type="dxa"/>
          </w:tcPr>
          <w:p w14:paraId="4EA4A497" w14:textId="77777777" w:rsidR="00A604FA" w:rsidRDefault="00A604FA" w:rsidP="00E9346B">
            <w:pPr>
              <w:rPr>
                <w:rFonts w:ascii="Times New Roman" w:hAnsi="Times New Roman" w:cs="Times New Roman"/>
                <w:color w:val="0D0D0D"/>
                <w:sz w:val="28"/>
                <w:szCs w:val="28"/>
                <w:shd w:val="clear" w:color="auto" w:fill="FFFFFF"/>
              </w:rPr>
            </w:pPr>
          </w:p>
        </w:tc>
        <w:tc>
          <w:tcPr>
            <w:tcW w:w="1962" w:type="dxa"/>
          </w:tcPr>
          <w:p w14:paraId="67FED78E" w14:textId="77777777" w:rsidR="00A604FA" w:rsidRDefault="00A604FA" w:rsidP="00E9346B">
            <w:pPr>
              <w:rPr>
                <w:rFonts w:ascii="Times New Roman" w:hAnsi="Times New Roman" w:cs="Times New Roman"/>
                <w:color w:val="0D0D0D"/>
                <w:sz w:val="28"/>
                <w:szCs w:val="28"/>
                <w:shd w:val="clear" w:color="auto" w:fill="FFFFFF"/>
              </w:rPr>
            </w:pPr>
          </w:p>
        </w:tc>
        <w:tc>
          <w:tcPr>
            <w:tcW w:w="850" w:type="dxa"/>
          </w:tcPr>
          <w:p w14:paraId="1D4B058E" w14:textId="7E2EE472" w:rsidR="00A604FA" w:rsidRDefault="00A604FA" w:rsidP="00E9346B">
            <w:pPr>
              <w:rPr>
                <w:rFonts w:ascii="Times New Roman" w:hAnsi="Times New Roman" w:cs="Times New Roman"/>
                <w:color w:val="0D0D0D"/>
                <w:sz w:val="28"/>
                <w:szCs w:val="28"/>
                <w:shd w:val="clear" w:color="auto" w:fill="FFFFFF"/>
              </w:rPr>
            </w:pPr>
          </w:p>
        </w:tc>
        <w:tc>
          <w:tcPr>
            <w:tcW w:w="3969" w:type="dxa"/>
          </w:tcPr>
          <w:p w14:paraId="6220E41D" w14:textId="77777777" w:rsidR="00A604FA" w:rsidRDefault="00A604FA" w:rsidP="00E9346B">
            <w:pPr>
              <w:rPr>
                <w:rFonts w:ascii="Times New Roman" w:hAnsi="Times New Roman" w:cs="Times New Roman"/>
                <w:color w:val="0D0D0D"/>
                <w:sz w:val="28"/>
                <w:szCs w:val="28"/>
                <w:shd w:val="clear" w:color="auto" w:fill="FFFFFF"/>
              </w:rPr>
            </w:pPr>
          </w:p>
        </w:tc>
        <w:tc>
          <w:tcPr>
            <w:tcW w:w="1491" w:type="dxa"/>
          </w:tcPr>
          <w:p w14:paraId="22DC09F9" w14:textId="77777777" w:rsidR="00A604FA" w:rsidRDefault="00A604FA" w:rsidP="00E9346B">
            <w:pPr>
              <w:rPr>
                <w:rFonts w:ascii="Times New Roman" w:hAnsi="Times New Roman" w:cs="Times New Roman"/>
                <w:color w:val="0D0D0D"/>
                <w:sz w:val="28"/>
                <w:szCs w:val="28"/>
                <w:shd w:val="clear" w:color="auto" w:fill="FFFFFF"/>
              </w:rPr>
            </w:pPr>
          </w:p>
        </w:tc>
      </w:tr>
    </w:tbl>
    <w:p w14:paraId="6F0F7996" w14:textId="3FB87371" w:rsidR="009711CB" w:rsidRPr="00E9346B" w:rsidRDefault="009711CB" w:rsidP="00E9346B">
      <w:pPr>
        <w:rPr>
          <w:rFonts w:ascii="Times New Roman" w:hAnsi="Times New Roman" w:cs="Times New Roman"/>
          <w:color w:val="0D0D0D"/>
          <w:sz w:val="28"/>
          <w:szCs w:val="28"/>
          <w:shd w:val="clear" w:color="auto" w:fill="FFFFFF"/>
        </w:rPr>
      </w:pPr>
    </w:p>
    <w:p w14:paraId="22318AF2" w14:textId="61AC3809" w:rsidR="009711CB" w:rsidRPr="00E9346B" w:rsidRDefault="009711CB" w:rsidP="00E9346B">
      <w:pPr>
        <w:rPr>
          <w:rFonts w:ascii="Times New Roman" w:hAnsi="Times New Roman" w:cs="Times New Roman"/>
          <w:color w:val="0D0D0D"/>
          <w:sz w:val="28"/>
          <w:szCs w:val="28"/>
          <w:shd w:val="clear" w:color="auto" w:fill="FFFFFF"/>
        </w:rPr>
      </w:pPr>
    </w:p>
    <w:p w14:paraId="26EE8E1C" w14:textId="28CE7DAC" w:rsidR="009711CB" w:rsidRPr="00E9346B" w:rsidRDefault="009711CB" w:rsidP="00E9346B">
      <w:pPr>
        <w:rPr>
          <w:rFonts w:ascii="Times New Roman" w:hAnsi="Times New Roman" w:cs="Times New Roman"/>
          <w:color w:val="0D0D0D"/>
          <w:sz w:val="28"/>
          <w:szCs w:val="28"/>
          <w:shd w:val="clear" w:color="auto" w:fill="FFFFFF"/>
        </w:rPr>
      </w:pPr>
    </w:p>
    <w:p w14:paraId="7A19BDA5" w14:textId="6726FB3D" w:rsidR="009711CB" w:rsidRPr="00E9346B" w:rsidRDefault="009711CB" w:rsidP="00E9346B">
      <w:pPr>
        <w:rPr>
          <w:rFonts w:ascii="Times New Roman" w:hAnsi="Times New Roman" w:cs="Times New Roman"/>
          <w:color w:val="0D0D0D"/>
          <w:sz w:val="28"/>
          <w:szCs w:val="28"/>
          <w:shd w:val="clear" w:color="auto" w:fill="FFFFFF"/>
        </w:rPr>
      </w:pPr>
    </w:p>
    <w:p w14:paraId="5D813A56" w14:textId="77777777" w:rsidR="00827C5D" w:rsidRDefault="00827C5D" w:rsidP="00827C5D">
      <w:pPr>
        <w:rPr>
          <w:rFonts w:ascii="Segoe UI" w:hAnsi="Segoe UI" w:cs="Segoe UI"/>
          <w:color w:val="0D0D0D"/>
          <w:sz w:val="24"/>
          <w:szCs w:val="24"/>
          <w:shd w:val="clear" w:color="auto" w:fill="FFFFFF"/>
        </w:rPr>
      </w:pPr>
    </w:p>
    <w:p w14:paraId="6FAEDBD0" w14:textId="77777777" w:rsidR="009711CB" w:rsidRDefault="009711CB" w:rsidP="00E9346B">
      <w:pPr>
        <w:rPr>
          <w:rFonts w:ascii="Segoe UI" w:hAnsi="Segoe UI" w:cs="Segoe UI"/>
          <w:color w:val="0D0D0D"/>
          <w:sz w:val="24"/>
          <w:szCs w:val="24"/>
          <w:shd w:val="clear" w:color="auto" w:fill="FFFFFF"/>
        </w:rPr>
      </w:pPr>
    </w:p>
    <w:p w14:paraId="3C9A3645" w14:textId="7B419AD3" w:rsidR="009711CB" w:rsidRPr="00827C5D" w:rsidRDefault="009711CB" w:rsidP="00E9346B">
      <w:pPr>
        <w:pStyle w:val="ListParagraph"/>
        <w:numPr>
          <w:ilvl w:val="0"/>
          <w:numId w:val="9"/>
        </w:numPr>
        <w:ind w:left="0"/>
        <w:rPr>
          <w:rFonts w:cstheme="minorHAnsi"/>
          <w:b/>
          <w:color w:val="0D0D0D"/>
          <w:sz w:val="32"/>
          <w:szCs w:val="32"/>
          <w:shd w:val="clear" w:color="auto" w:fill="FFFFFF"/>
        </w:rPr>
      </w:pPr>
      <w:r w:rsidRPr="00827C5D">
        <w:rPr>
          <w:rFonts w:cstheme="minorHAnsi"/>
          <w:b/>
          <w:color w:val="0D0D0D"/>
          <w:sz w:val="32"/>
          <w:szCs w:val="32"/>
          <w:shd w:val="clear" w:color="auto" w:fill="FFFFFF"/>
        </w:rPr>
        <w:t>Diagramme de cas d’utilisation global :</w:t>
      </w:r>
    </w:p>
    <w:p w14:paraId="1EDD9760" w14:textId="77777777" w:rsidR="009711CB" w:rsidRPr="00E9346B" w:rsidRDefault="009711CB" w:rsidP="00E9346B">
      <w:pPr>
        <w:pStyle w:val="ListParagraph"/>
        <w:ind w:left="0"/>
        <w:rPr>
          <w:rFonts w:ascii="Times New Roman" w:hAnsi="Times New Roman" w:cs="Times New Roman"/>
          <w:color w:val="0D0D0D"/>
          <w:sz w:val="28"/>
          <w:szCs w:val="28"/>
          <w:shd w:val="clear" w:color="auto" w:fill="FFFFFF"/>
        </w:rPr>
      </w:pPr>
    </w:p>
    <w:p w14:paraId="355FE539" w14:textId="350F899D" w:rsidR="009711CB" w:rsidRPr="00E9346B" w:rsidRDefault="009711CB"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Cette section vise à décrire le comportement global attendu des acteurs de l'application. Pour cela, nous allons présenter les actions générales que peuvent effectuer les utilisateurs et les administrateurs de cette application à travers un diagramme de cas d'utilisation, utilisant le langage de modélisation UML.</w:t>
      </w:r>
    </w:p>
    <w:p w14:paraId="2E909219" w14:textId="77777777" w:rsidR="009711CB" w:rsidRPr="00E9346B" w:rsidRDefault="009711CB" w:rsidP="00E9346B">
      <w:pPr>
        <w:pStyle w:val="ListParagraph"/>
        <w:ind w:left="0"/>
        <w:rPr>
          <w:rFonts w:ascii="Times New Roman" w:hAnsi="Times New Roman" w:cs="Times New Roman"/>
          <w:color w:val="0D0D0D"/>
          <w:sz w:val="28"/>
          <w:szCs w:val="28"/>
          <w:shd w:val="clear" w:color="auto" w:fill="FFFFFF"/>
        </w:rPr>
      </w:pPr>
    </w:p>
    <w:p w14:paraId="709301C2" w14:textId="6D4AEDE3" w:rsidR="009711CB" w:rsidRPr="00E9346B" w:rsidRDefault="009711CB"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xml:space="preserve">Le diagramme de cas d’utilisation est un diagramme UML (Unified Modeling </w:t>
      </w:r>
      <w:proofErr w:type="spellStart"/>
      <w:r w:rsidRPr="00E9346B">
        <w:rPr>
          <w:rFonts w:ascii="Times New Roman" w:hAnsi="Times New Roman" w:cs="Times New Roman"/>
          <w:color w:val="0D0D0D"/>
          <w:sz w:val="28"/>
          <w:szCs w:val="28"/>
          <w:shd w:val="clear" w:color="auto" w:fill="FFFFFF"/>
        </w:rPr>
        <w:t>Language</w:t>
      </w:r>
      <w:proofErr w:type="spellEnd"/>
      <w:r w:rsidRPr="00E9346B">
        <w:rPr>
          <w:rFonts w:ascii="Times New Roman" w:hAnsi="Times New Roman" w:cs="Times New Roman"/>
          <w:color w:val="0D0D0D"/>
          <w:sz w:val="28"/>
          <w:szCs w:val="28"/>
          <w:shd w:val="clear" w:color="auto" w:fill="FFFFFF"/>
        </w:rPr>
        <w:t>) qui présente le comportement fonctionnel d’un système logiciel. Il est utile pour des présentations auprès de la direction ou des acteurs d’un projet. Pour le développement, les cas d’utilisation sont plus appropriés. En effet, un cas d’utilisation (use case) représente une unité discrète d’interaction entre un utilisateur (humain ou machine) et un système [10].</w:t>
      </w:r>
    </w:p>
    <w:p w14:paraId="6E9509CF" w14:textId="128739EE" w:rsidR="00200AAB" w:rsidRPr="00E9346B" w:rsidRDefault="00200AAB"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Le diagramme 12 illustre les diverses activités et rôles sous la gestion et le contrôle de l'administrateur, ainsi que les diverses fonctionnalités proposées aux utilisateurs.</w:t>
      </w:r>
    </w:p>
    <w:p w14:paraId="50705F47" w14:textId="6DB72F27" w:rsidR="009711CB" w:rsidRPr="00E9346B" w:rsidRDefault="00200AAB"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ab/>
      </w:r>
      <w:r w:rsidRPr="00E9346B">
        <w:rPr>
          <w:rFonts w:ascii="Times New Roman" w:hAnsi="Times New Roman" w:cs="Times New Roman"/>
          <w:color w:val="0D0D0D"/>
          <w:sz w:val="28"/>
          <w:szCs w:val="28"/>
          <w:shd w:val="clear" w:color="auto" w:fill="FFFFFF"/>
        </w:rPr>
        <w:tab/>
      </w:r>
    </w:p>
    <w:p w14:paraId="2798DF02" w14:textId="3A461DAF" w:rsidR="00200AAB" w:rsidRDefault="00200AAB" w:rsidP="00E9346B">
      <w:pPr>
        <w:pStyle w:val="ListParagraph"/>
        <w:numPr>
          <w:ilvl w:val="0"/>
          <w:numId w:val="9"/>
        </w:numPr>
        <w:ind w:left="0" w:firstLine="0"/>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Diagramme de classes :</w:t>
      </w:r>
    </w:p>
    <w:p w14:paraId="2EED918D" w14:textId="77777777" w:rsidR="00E9346B" w:rsidRPr="00E9346B" w:rsidRDefault="00E9346B" w:rsidP="00E9346B">
      <w:pPr>
        <w:pStyle w:val="ListParagraph"/>
        <w:ind w:left="0"/>
        <w:rPr>
          <w:rFonts w:ascii="Times New Roman" w:hAnsi="Times New Roman" w:cs="Times New Roman"/>
          <w:b/>
          <w:color w:val="0D0D0D"/>
          <w:sz w:val="28"/>
          <w:szCs w:val="28"/>
          <w:shd w:val="clear" w:color="auto" w:fill="FFFFFF"/>
        </w:rPr>
      </w:pPr>
    </w:p>
    <w:p w14:paraId="2ABCE476" w14:textId="77777777" w:rsidR="00B86610" w:rsidRPr="00E9346B" w:rsidRDefault="00B8661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Pour cette section, nous illustrons l’aspect statique de notre application en présentant le diagramme de classes.</w:t>
      </w:r>
    </w:p>
    <w:p w14:paraId="2B954089" w14:textId="77777777" w:rsidR="00B86610" w:rsidRPr="00E9346B" w:rsidRDefault="00B86610" w:rsidP="00E9346B">
      <w:pPr>
        <w:pStyle w:val="ListParagraph"/>
        <w:ind w:left="0"/>
        <w:rPr>
          <w:rFonts w:ascii="Times New Roman" w:hAnsi="Times New Roman" w:cs="Times New Roman"/>
          <w:color w:val="0D0D0D"/>
          <w:sz w:val="28"/>
          <w:szCs w:val="28"/>
          <w:shd w:val="clear" w:color="auto" w:fill="FFFFFF"/>
        </w:rPr>
      </w:pPr>
    </w:p>
    <w:p w14:paraId="17D98E0E" w14:textId="6AF592EE" w:rsidR="00B86610" w:rsidRDefault="00B8661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Les diagrammes de classes sont l'un des types de diagrammes UML les plus utiles, car ils décrivent clairement la structure d’un système particulier en modélisant ses classes, ses attributs, ses opérations et les relations entre ses objets [11].</w:t>
      </w:r>
    </w:p>
    <w:p w14:paraId="6A12A3F4" w14:textId="6828AC44" w:rsidR="00E9346B" w:rsidRDefault="00E9346B" w:rsidP="00E9346B">
      <w:pPr>
        <w:pStyle w:val="ListParagraph"/>
        <w:ind w:left="0"/>
        <w:rPr>
          <w:rFonts w:ascii="Times New Roman" w:hAnsi="Times New Roman" w:cs="Times New Roman"/>
          <w:color w:val="0D0D0D"/>
          <w:sz w:val="28"/>
          <w:szCs w:val="28"/>
          <w:shd w:val="clear" w:color="auto" w:fill="FFFFFF"/>
        </w:rPr>
      </w:pPr>
    </w:p>
    <w:p w14:paraId="7B65AABB" w14:textId="32141CFD" w:rsidR="00E9346B" w:rsidRPr="00E9346B" w:rsidRDefault="00E9346B" w:rsidP="00E9346B">
      <w:pPr>
        <w:pStyle w:val="ListParagraph"/>
        <w:ind w:left="0"/>
        <w:rPr>
          <w:rFonts w:ascii="Times New Roman" w:hAnsi="Times New Roman" w:cs="Times New Roman"/>
          <w:color w:val="0D0D0D"/>
          <w:sz w:val="28"/>
          <w:szCs w:val="28"/>
          <w:shd w:val="clear" w:color="auto" w:fill="FFFFFF"/>
        </w:rPr>
      </w:pPr>
    </w:p>
    <w:p w14:paraId="7CE42C52" w14:textId="77777777" w:rsidR="00B86610" w:rsidRPr="00E9346B" w:rsidRDefault="00B86610" w:rsidP="00E9346B">
      <w:pPr>
        <w:pStyle w:val="ListParagraph"/>
        <w:ind w:left="0"/>
        <w:rPr>
          <w:rFonts w:ascii="Times New Roman" w:hAnsi="Times New Roman" w:cs="Times New Roman"/>
          <w:color w:val="0D0D0D"/>
          <w:sz w:val="28"/>
          <w:szCs w:val="28"/>
          <w:shd w:val="clear" w:color="auto" w:fill="FFFFFF"/>
        </w:rPr>
      </w:pPr>
    </w:p>
    <w:p w14:paraId="31B1BFBB" w14:textId="2C3EC68F" w:rsidR="00192BEB" w:rsidRPr="00E9346B" w:rsidRDefault="00B86610" w:rsidP="00E9346B">
      <w:pPr>
        <w:pStyle w:val="ListParagraph"/>
        <w:numPr>
          <w:ilvl w:val="0"/>
          <w:numId w:val="9"/>
        </w:numPr>
        <w:ind w:left="0" w:firstLine="0"/>
        <w:rPr>
          <w:rFonts w:ascii="Times New Roman" w:hAnsi="Times New Roman" w:cs="Times New Roman"/>
          <w:b/>
          <w:sz w:val="28"/>
          <w:szCs w:val="28"/>
          <w:shd w:val="clear" w:color="auto" w:fill="FFFFFF"/>
        </w:rPr>
      </w:pPr>
      <w:r w:rsidRPr="00E9346B">
        <w:rPr>
          <w:rFonts w:ascii="Times New Roman" w:hAnsi="Times New Roman" w:cs="Times New Roman"/>
          <w:b/>
          <w:sz w:val="28"/>
          <w:szCs w:val="28"/>
          <w:shd w:val="clear" w:color="auto" w:fill="FFFFFF"/>
        </w:rPr>
        <w:t>L'environnement de développement :</w:t>
      </w:r>
    </w:p>
    <w:p w14:paraId="7F5427C6" w14:textId="77777777" w:rsidR="00B86610" w:rsidRPr="00E9346B" w:rsidRDefault="00B86610" w:rsidP="00E9346B">
      <w:pPr>
        <w:pStyle w:val="ListParagraph"/>
        <w:ind w:left="0"/>
        <w:rPr>
          <w:rFonts w:ascii="Times New Roman" w:hAnsi="Times New Roman" w:cs="Times New Roman"/>
          <w:color w:val="0D0D0D"/>
          <w:sz w:val="28"/>
          <w:szCs w:val="28"/>
          <w:shd w:val="clear" w:color="auto" w:fill="FFFFFF"/>
        </w:rPr>
      </w:pPr>
    </w:p>
    <w:p w14:paraId="71FB07BB" w14:textId="2E08499F" w:rsidR="008B0420" w:rsidRPr="00E9346B" w:rsidRDefault="008B042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xml:space="preserve">L'environnement de développement fait référence à l'ensemble des outils, des ressources et des configurations utilisés pour concevoir, coder, tester et déployer des logiciels. Cela inclut l'environnement logiciel ainsi que les technologies et langages </w:t>
      </w:r>
      <w:proofErr w:type="gramStart"/>
      <w:r w:rsidRPr="00E9346B">
        <w:rPr>
          <w:rFonts w:ascii="Times New Roman" w:hAnsi="Times New Roman" w:cs="Times New Roman"/>
          <w:color w:val="0D0D0D"/>
          <w:sz w:val="28"/>
          <w:szCs w:val="28"/>
          <w:shd w:val="clear" w:color="auto" w:fill="FFFFFF"/>
        </w:rPr>
        <w:t>utilisés .</w:t>
      </w:r>
      <w:proofErr w:type="gramEnd"/>
    </w:p>
    <w:p w14:paraId="1A8FE894" w14:textId="1DDA4172" w:rsidR="00E1081C" w:rsidRPr="00E9346B" w:rsidRDefault="00E1081C" w:rsidP="00E9346B">
      <w:pPr>
        <w:pStyle w:val="ListParagraph"/>
        <w:ind w:left="0"/>
        <w:rPr>
          <w:rFonts w:ascii="Times New Roman" w:hAnsi="Times New Roman" w:cs="Times New Roman"/>
          <w:color w:val="0D0D0D"/>
          <w:sz w:val="28"/>
          <w:szCs w:val="28"/>
          <w:shd w:val="clear" w:color="auto" w:fill="FFFFFF"/>
        </w:rPr>
      </w:pPr>
    </w:p>
    <w:p w14:paraId="590D776C" w14:textId="77777777" w:rsidR="00E1081C" w:rsidRPr="00B86610" w:rsidRDefault="00E1081C" w:rsidP="008B0420">
      <w:pPr>
        <w:pStyle w:val="ListParagraph"/>
        <w:ind w:left="1296"/>
        <w:rPr>
          <w:rFonts w:ascii="Segoe UI" w:hAnsi="Segoe UI" w:cs="Segoe UI"/>
          <w:color w:val="0D0D0D"/>
          <w:sz w:val="28"/>
          <w:szCs w:val="28"/>
          <w:shd w:val="clear" w:color="auto" w:fill="FFFFFF"/>
        </w:rPr>
      </w:pPr>
    </w:p>
    <w:p w14:paraId="192F73EA" w14:textId="7E0EEC46" w:rsidR="008B0420" w:rsidRPr="00E1081C" w:rsidRDefault="008B0420" w:rsidP="00E9346B">
      <w:pPr>
        <w:pStyle w:val="ListParagraph"/>
        <w:numPr>
          <w:ilvl w:val="1"/>
          <w:numId w:val="9"/>
        </w:numPr>
        <w:ind w:left="0" w:firstLine="0"/>
        <w:rPr>
          <w:rFonts w:cstheme="minorHAnsi"/>
          <w:b/>
          <w:sz w:val="28"/>
          <w:szCs w:val="28"/>
        </w:rPr>
      </w:pPr>
      <w:r w:rsidRPr="00E1081C">
        <w:rPr>
          <w:rFonts w:cstheme="minorHAnsi"/>
          <w:b/>
          <w:sz w:val="28"/>
          <w:szCs w:val="28"/>
        </w:rPr>
        <w:t>Outils de conception :</w:t>
      </w:r>
    </w:p>
    <w:p w14:paraId="4C7E8903" w14:textId="77777777" w:rsidR="008B0420" w:rsidRDefault="008B0420" w:rsidP="008B0420">
      <w:pPr>
        <w:pStyle w:val="ListParagraph"/>
        <w:ind w:left="1296"/>
        <w:rPr>
          <w:rFonts w:ascii="Segoe UI" w:hAnsi="Segoe UI" w:cs="Segoe UI"/>
        </w:rPr>
      </w:pPr>
    </w:p>
    <w:tbl>
      <w:tblPr>
        <w:tblStyle w:val="TableGrid"/>
        <w:tblW w:w="8636" w:type="dxa"/>
        <w:tblInd w:w="1296" w:type="dxa"/>
        <w:tblLook w:val="04A0" w:firstRow="1" w:lastRow="0" w:firstColumn="1" w:lastColumn="0" w:noHBand="0" w:noVBand="1"/>
        <w:tblPrChange w:id="1" w:author="Oumaima Houimel" w:date="2024-04-12T16:03:00Z">
          <w:tblPr>
            <w:tblStyle w:val="TableGrid"/>
            <w:tblW w:w="8636" w:type="dxa"/>
            <w:tblInd w:w="1296" w:type="dxa"/>
            <w:tblLook w:val="04A0" w:firstRow="1" w:lastRow="0" w:firstColumn="1" w:lastColumn="0" w:noHBand="0" w:noVBand="1"/>
          </w:tblPr>
        </w:tblPrChange>
      </w:tblPr>
      <w:tblGrid>
        <w:gridCol w:w="4262"/>
        <w:gridCol w:w="4374"/>
        <w:tblGridChange w:id="2">
          <w:tblGrid>
            <w:gridCol w:w="4262"/>
            <w:gridCol w:w="4374"/>
          </w:tblGrid>
        </w:tblGridChange>
      </w:tblGrid>
      <w:tr w:rsidR="008B0420" w14:paraId="0BFC7E56" w14:textId="77777777" w:rsidTr="007576E9">
        <w:trPr>
          <w:trHeight w:val="739"/>
          <w:trPrChange w:id="3" w:author="Oumaima Houimel" w:date="2024-04-12T16:03:00Z">
            <w:trPr>
              <w:trHeight w:val="739"/>
            </w:trPr>
          </w:trPrChange>
        </w:trPr>
        <w:tc>
          <w:tcPr>
            <w:tcW w:w="4262" w:type="dxa"/>
            <w:tcPrChange w:id="4" w:author="Oumaima Houimel" w:date="2024-04-12T16:03:00Z">
              <w:tcPr>
                <w:tcW w:w="4262" w:type="dxa"/>
              </w:tcPr>
            </w:tcPrChange>
          </w:tcPr>
          <w:p w14:paraId="2D5B09FD" w14:textId="77777777" w:rsidR="008B0420" w:rsidRPr="00E9346B" w:rsidRDefault="008B0420" w:rsidP="007576E9">
            <w:pPr>
              <w:pStyle w:val="ListParagraph"/>
              <w:ind w:left="0"/>
              <w:jc w:val="center"/>
              <w:rPr>
                <w:rFonts w:ascii="Times New Roman" w:hAnsi="Times New Roman" w:cs="Times New Roman"/>
                <w:color w:val="000000" w:themeColor="text1"/>
                <w:sz w:val="28"/>
                <w:szCs w:val="28"/>
              </w:rPr>
            </w:pPr>
            <w:r w:rsidRPr="00E9346B">
              <w:rPr>
                <w:rFonts w:ascii="Times New Roman" w:hAnsi="Times New Roman" w:cs="Times New Roman"/>
                <w:color w:val="000000" w:themeColor="text1"/>
                <w:sz w:val="28"/>
                <w:szCs w:val="28"/>
              </w:rPr>
              <w:t>Outils</w:t>
            </w:r>
          </w:p>
        </w:tc>
        <w:tc>
          <w:tcPr>
            <w:tcW w:w="4374" w:type="dxa"/>
            <w:tcPrChange w:id="5" w:author="Oumaima Houimel" w:date="2024-04-12T16:03:00Z">
              <w:tcPr>
                <w:tcW w:w="4374" w:type="dxa"/>
              </w:tcPr>
            </w:tcPrChange>
          </w:tcPr>
          <w:p w14:paraId="189AF6D8" w14:textId="77777777" w:rsidR="008B0420" w:rsidRPr="00E9346B" w:rsidRDefault="008B0420" w:rsidP="007576E9">
            <w:pPr>
              <w:pStyle w:val="ListParagraph"/>
              <w:ind w:left="0"/>
              <w:jc w:val="center"/>
              <w:rPr>
                <w:rFonts w:ascii="Times New Roman" w:hAnsi="Times New Roman" w:cs="Times New Roman"/>
                <w:sz w:val="28"/>
                <w:szCs w:val="28"/>
              </w:rPr>
            </w:pPr>
            <w:r w:rsidRPr="00E9346B">
              <w:rPr>
                <w:rFonts w:ascii="Times New Roman" w:hAnsi="Times New Roman" w:cs="Times New Roman"/>
                <w:sz w:val="28"/>
                <w:szCs w:val="28"/>
              </w:rPr>
              <w:t>Description</w:t>
            </w:r>
          </w:p>
        </w:tc>
      </w:tr>
      <w:tr w:rsidR="008B0420" w14:paraId="1BB9E7F9" w14:textId="77777777" w:rsidTr="00B86610">
        <w:trPr>
          <w:trHeight w:val="1797"/>
          <w:trPrChange w:id="6" w:author="Oumaima Houimel" w:date="2024-04-12T16:03:00Z">
            <w:trPr>
              <w:trHeight w:val="739"/>
            </w:trPr>
          </w:trPrChange>
        </w:trPr>
        <w:tc>
          <w:tcPr>
            <w:tcW w:w="4262" w:type="dxa"/>
            <w:tcPrChange w:id="7" w:author="Oumaima Houimel" w:date="2024-04-12T16:03:00Z">
              <w:tcPr>
                <w:tcW w:w="4262" w:type="dxa"/>
              </w:tcPr>
            </w:tcPrChange>
          </w:tcPr>
          <w:p w14:paraId="70874FC1" w14:textId="77777777" w:rsidR="008B0420" w:rsidRPr="00956B68" w:rsidRDefault="008B0420" w:rsidP="007576E9">
            <w:pPr>
              <w:pStyle w:val="ListParagraph"/>
              <w:ind w:left="0"/>
              <w:jc w:val="center"/>
              <w:rPr>
                <w:rFonts w:ascii="Segoe UI" w:hAnsi="Segoe UI" w:cs="Segoe UI"/>
                <w:b/>
                <w:color w:val="000000" w:themeColor="text1"/>
              </w:rPr>
            </w:pPr>
            <w:r w:rsidRPr="00956B68">
              <w:rPr>
                <w:rFonts w:ascii="Segoe UI" w:hAnsi="Segoe UI" w:cs="Segoe UI"/>
                <w:b/>
                <w:color w:val="000000" w:themeColor="text1"/>
              </w:rPr>
              <w:t xml:space="preserve">Visual </w:t>
            </w:r>
            <w:proofErr w:type="spellStart"/>
            <w:r w:rsidRPr="00956B68">
              <w:rPr>
                <w:rFonts w:ascii="Segoe UI" w:hAnsi="Segoe UI" w:cs="Segoe UI"/>
                <w:b/>
                <w:color w:val="000000" w:themeColor="text1"/>
              </w:rPr>
              <w:t>paradigm</w:t>
            </w:r>
            <w:proofErr w:type="spellEnd"/>
          </w:p>
          <w:p w14:paraId="120B86E4" w14:textId="77777777" w:rsidR="008B0420" w:rsidRDefault="008B0420" w:rsidP="007576E9">
            <w:pPr>
              <w:pStyle w:val="ListParagraph"/>
              <w:ind w:left="0"/>
              <w:jc w:val="center"/>
              <w:rPr>
                <w:rFonts w:ascii="Segoe UI" w:hAnsi="Segoe UI" w:cs="Segoe UI"/>
                <w:color w:val="000000" w:themeColor="text1"/>
              </w:rPr>
            </w:pPr>
            <w:r>
              <w:rPr>
                <w:rFonts w:ascii="Segoe UI" w:hAnsi="Segoe UI" w:cs="Segoe UI"/>
                <w:noProof/>
                <w:color w:val="000000" w:themeColor="text1"/>
              </w:rPr>
              <w:drawing>
                <wp:inline distT="0" distB="0" distL="0" distR="0" wp14:anchorId="567FD18C" wp14:editId="0096B9D6">
                  <wp:extent cx="552450" cy="554342"/>
                  <wp:effectExtent l="0" t="0" r="0" b="0"/>
                  <wp:docPr id="3" name="Picture 3" descr="visu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1.PNG"/>
                          <pic:cNvPicPr/>
                        </pic:nvPicPr>
                        <pic:blipFill>
                          <a:blip r:embed="rId24" cstate="print">
                            <a:extLst>
                              <a:ext uri="{28A0092B-C50C-407E-A947-70E740481C1C}">
                                <a14:useLocalDpi xmlns:a14="http://schemas.microsoft.com/office/drawing/2010/main" val="0"/>
                              </a:ext>
                            </a:extLst>
                          </a:blip>
                          <a:stretch>
                            <a:fillRect/>
                          </a:stretch>
                        </pic:blipFill>
                        <pic:spPr>
                          <a:xfrm flipV="1">
                            <a:off x="0" y="0"/>
                            <a:ext cx="592760" cy="594790"/>
                          </a:xfrm>
                          <a:prstGeom prst="rect">
                            <a:avLst/>
                          </a:prstGeom>
                        </pic:spPr>
                      </pic:pic>
                    </a:graphicData>
                  </a:graphic>
                </wp:inline>
              </w:drawing>
            </w:r>
          </w:p>
          <w:p w14:paraId="5F42A255" w14:textId="77777777" w:rsidR="008B0420" w:rsidRPr="00BB0CE0" w:rsidRDefault="008B0420" w:rsidP="007576E9">
            <w:pPr>
              <w:pStyle w:val="ListParagraph"/>
              <w:ind w:left="0"/>
              <w:rPr>
                <w:rFonts w:ascii="Segoe UI" w:hAnsi="Segoe UI" w:cs="Segoe UI"/>
                <w:color w:val="000000" w:themeColor="text1"/>
              </w:rPr>
            </w:pPr>
          </w:p>
        </w:tc>
        <w:tc>
          <w:tcPr>
            <w:tcW w:w="4374" w:type="dxa"/>
            <w:tcPrChange w:id="8" w:author="Oumaima Houimel" w:date="2024-04-12T16:03:00Z">
              <w:tcPr>
                <w:tcW w:w="4374" w:type="dxa"/>
              </w:tcPr>
            </w:tcPrChange>
          </w:tcPr>
          <w:p w14:paraId="1A5A77FD"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sz w:val="28"/>
                <w:szCs w:val="28"/>
              </w:rPr>
              <w:t>Est un logiciel de modélisation et de conception visuelle pour le développement logiciel et la gestion de projets.</w:t>
            </w:r>
          </w:p>
        </w:tc>
      </w:tr>
    </w:tbl>
    <w:p w14:paraId="0BF1EC6B" w14:textId="77777777" w:rsidR="008B0420" w:rsidRPr="00B86610" w:rsidRDefault="008B0420" w:rsidP="00B86610">
      <w:pPr>
        <w:rPr>
          <w:rFonts w:ascii="Segoe UI" w:hAnsi="Segoe UI" w:cs="Segoe UI"/>
        </w:rPr>
      </w:pPr>
    </w:p>
    <w:p w14:paraId="37C6F1F7" w14:textId="77777777" w:rsidR="00B86610" w:rsidRPr="00E9346B" w:rsidRDefault="00B86610" w:rsidP="00B86610">
      <w:pPr>
        <w:rPr>
          <w:rFonts w:ascii="Times New Roman" w:hAnsi="Times New Roman" w:cs="Times New Roman"/>
          <w:sz w:val="28"/>
          <w:szCs w:val="28"/>
        </w:rPr>
      </w:pPr>
    </w:p>
    <w:p w14:paraId="3FD8F3C6" w14:textId="77777777" w:rsidR="008B0420" w:rsidRPr="00E9346B" w:rsidRDefault="008B0420" w:rsidP="008B0420">
      <w:pPr>
        <w:pStyle w:val="ListParagraph"/>
        <w:ind w:left="1296"/>
        <w:rPr>
          <w:rFonts w:ascii="Times New Roman" w:hAnsi="Times New Roman" w:cs="Times New Roman"/>
          <w:sz w:val="28"/>
          <w:szCs w:val="28"/>
        </w:rPr>
      </w:pPr>
    </w:p>
    <w:p w14:paraId="010CCC79" w14:textId="77777777" w:rsidR="008B0420" w:rsidRPr="00E9346B" w:rsidRDefault="008B0420" w:rsidP="00714C00">
      <w:pPr>
        <w:pStyle w:val="ListParagraph"/>
        <w:numPr>
          <w:ilvl w:val="1"/>
          <w:numId w:val="9"/>
        </w:numPr>
        <w:rPr>
          <w:rFonts w:ascii="Times New Roman" w:hAnsi="Times New Roman" w:cs="Times New Roman"/>
          <w:b/>
          <w:sz w:val="28"/>
          <w:szCs w:val="28"/>
        </w:rPr>
      </w:pPr>
      <w:r w:rsidRPr="00E9346B">
        <w:rPr>
          <w:rFonts w:ascii="Times New Roman" w:hAnsi="Times New Roman" w:cs="Times New Roman"/>
          <w:b/>
          <w:sz w:val="28"/>
          <w:szCs w:val="28"/>
        </w:rPr>
        <w:t>Outils de développement :</w:t>
      </w:r>
    </w:p>
    <w:p w14:paraId="630CF3C1" w14:textId="77777777" w:rsidR="008B0420" w:rsidRDefault="008B0420" w:rsidP="008B0420">
      <w:pPr>
        <w:pStyle w:val="ListParagraph"/>
        <w:ind w:left="1296"/>
        <w:rPr>
          <w:rFonts w:ascii="Segoe UI" w:hAnsi="Segoe UI" w:cs="Segoe UI"/>
        </w:rPr>
      </w:pPr>
    </w:p>
    <w:tbl>
      <w:tblPr>
        <w:tblStyle w:val="TableGrid"/>
        <w:tblW w:w="0" w:type="auto"/>
        <w:tblInd w:w="1296" w:type="dxa"/>
        <w:tblLook w:val="04A0" w:firstRow="1" w:lastRow="0" w:firstColumn="1" w:lastColumn="0" w:noHBand="0" w:noVBand="1"/>
        <w:tblPrChange w:id="9" w:author="Oumaima Houimel" w:date="2024-04-12T16:03:00Z">
          <w:tblPr>
            <w:tblStyle w:val="TableGrid"/>
            <w:tblW w:w="0" w:type="auto"/>
            <w:tblInd w:w="1296" w:type="dxa"/>
            <w:tblLook w:val="04A0" w:firstRow="1" w:lastRow="0" w:firstColumn="1" w:lastColumn="0" w:noHBand="0" w:noVBand="1"/>
          </w:tblPr>
        </w:tblPrChange>
      </w:tblPr>
      <w:tblGrid>
        <w:gridCol w:w="2952"/>
        <w:gridCol w:w="4814"/>
        <w:tblGridChange w:id="10">
          <w:tblGrid>
            <w:gridCol w:w="2952"/>
            <w:gridCol w:w="4814"/>
          </w:tblGrid>
        </w:tblGridChange>
      </w:tblGrid>
      <w:tr w:rsidR="008B0420" w14:paraId="7C7F2D44" w14:textId="77777777" w:rsidTr="007576E9">
        <w:trPr>
          <w:trHeight w:val="594"/>
          <w:trPrChange w:id="11" w:author="Oumaima Houimel" w:date="2024-04-12T16:03:00Z">
            <w:trPr>
              <w:trHeight w:val="594"/>
            </w:trPr>
          </w:trPrChange>
        </w:trPr>
        <w:tc>
          <w:tcPr>
            <w:tcW w:w="2952" w:type="dxa"/>
            <w:tcPrChange w:id="12" w:author="Oumaima Houimel" w:date="2024-04-12T16:03:00Z">
              <w:tcPr>
                <w:tcW w:w="2952" w:type="dxa"/>
              </w:tcPr>
            </w:tcPrChange>
          </w:tcPr>
          <w:p w14:paraId="02F01CFE" w14:textId="77777777" w:rsidR="008B0420" w:rsidRPr="00E9346B" w:rsidRDefault="008B0420" w:rsidP="007576E9">
            <w:pPr>
              <w:pStyle w:val="ListParagraph"/>
              <w:ind w:left="0"/>
              <w:jc w:val="center"/>
              <w:rPr>
                <w:rFonts w:ascii="Times New Roman" w:hAnsi="Times New Roman" w:cs="Times New Roman"/>
                <w:sz w:val="28"/>
                <w:szCs w:val="28"/>
              </w:rPr>
            </w:pPr>
            <w:r w:rsidRPr="00E9346B">
              <w:rPr>
                <w:rFonts w:ascii="Times New Roman" w:hAnsi="Times New Roman" w:cs="Times New Roman"/>
                <w:sz w:val="28"/>
                <w:szCs w:val="28"/>
              </w:rPr>
              <w:t>Outils</w:t>
            </w:r>
          </w:p>
        </w:tc>
        <w:tc>
          <w:tcPr>
            <w:tcW w:w="4814" w:type="dxa"/>
            <w:tcPrChange w:id="13" w:author="Oumaima Houimel" w:date="2024-04-12T16:03:00Z">
              <w:tcPr>
                <w:tcW w:w="4814" w:type="dxa"/>
              </w:tcPr>
            </w:tcPrChange>
          </w:tcPr>
          <w:p w14:paraId="5094EE1A" w14:textId="77777777" w:rsidR="008B0420" w:rsidRPr="00E9346B" w:rsidRDefault="008B0420" w:rsidP="007576E9">
            <w:pPr>
              <w:pStyle w:val="ListParagraph"/>
              <w:ind w:left="0"/>
              <w:jc w:val="center"/>
              <w:rPr>
                <w:rFonts w:ascii="Times New Roman" w:hAnsi="Times New Roman" w:cs="Times New Roman"/>
                <w:sz w:val="28"/>
                <w:szCs w:val="28"/>
              </w:rPr>
            </w:pPr>
            <w:r w:rsidRPr="00E9346B">
              <w:rPr>
                <w:rFonts w:ascii="Times New Roman" w:hAnsi="Times New Roman" w:cs="Times New Roman"/>
                <w:sz w:val="28"/>
                <w:szCs w:val="28"/>
              </w:rPr>
              <w:t>Description</w:t>
            </w:r>
          </w:p>
        </w:tc>
      </w:tr>
      <w:tr w:rsidR="008B0420" w14:paraId="24162BD8" w14:textId="77777777" w:rsidTr="007576E9">
        <w:trPr>
          <w:trHeight w:val="594"/>
          <w:trPrChange w:id="14" w:author="Oumaima Houimel" w:date="2024-04-12T16:03:00Z">
            <w:trPr>
              <w:trHeight w:val="594"/>
            </w:trPr>
          </w:trPrChange>
        </w:trPr>
        <w:tc>
          <w:tcPr>
            <w:tcW w:w="2952" w:type="dxa"/>
            <w:tcPrChange w:id="15" w:author="Oumaima Houimel" w:date="2024-04-12T16:03:00Z">
              <w:tcPr>
                <w:tcW w:w="2952" w:type="dxa"/>
              </w:tcPr>
            </w:tcPrChange>
          </w:tcPr>
          <w:p w14:paraId="35F88808" w14:textId="77777777" w:rsidR="008B0420" w:rsidRPr="00DB6009" w:rsidRDefault="008B0420" w:rsidP="007576E9">
            <w:pPr>
              <w:pStyle w:val="ListParagraph"/>
              <w:ind w:left="0"/>
              <w:jc w:val="center"/>
              <w:rPr>
                <w:rFonts w:ascii="Segoe UI" w:hAnsi="Segoe UI" w:cs="Segoe UI"/>
                <w:b/>
              </w:rPr>
            </w:pPr>
            <w:r w:rsidRPr="00DB6009">
              <w:rPr>
                <w:rFonts w:ascii="Segoe UI" w:hAnsi="Segoe UI" w:cs="Segoe UI"/>
                <w:b/>
              </w:rPr>
              <w:t>Visual Studio Code</w:t>
            </w:r>
          </w:p>
          <w:p w14:paraId="1A877E57"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50AF024E" wp14:editId="64F85D46">
                  <wp:extent cx="1343025" cy="70289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scod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68269" cy="716109"/>
                          </a:xfrm>
                          <a:prstGeom prst="rect">
                            <a:avLst/>
                          </a:prstGeom>
                        </pic:spPr>
                      </pic:pic>
                    </a:graphicData>
                  </a:graphic>
                </wp:inline>
              </w:drawing>
            </w:r>
          </w:p>
        </w:tc>
        <w:tc>
          <w:tcPr>
            <w:tcW w:w="4814" w:type="dxa"/>
            <w:tcPrChange w:id="16" w:author="Oumaima Houimel" w:date="2024-04-12T16:03:00Z">
              <w:tcPr>
                <w:tcW w:w="4814" w:type="dxa"/>
              </w:tcPr>
            </w:tcPrChange>
          </w:tcPr>
          <w:p w14:paraId="5B068481"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color w:val="0D0D0D"/>
                <w:sz w:val="28"/>
                <w:szCs w:val="28"/>
                <w:shd w:val="clear" w:color="auto" w:fill="FFFFFF"/>
              </w:rPr>
              <w:t>Est un éditeur de code source léger, extensible et multiplateforme</w:t>
            </w:r>
          </w:p>
        </w:tc>
      </w:tr>
      <w:tr w:rsidR="008B0420" w14:paraId="23F4D1B4" w14:textId="77777777" w:rsidTr="007576E9">
        <w:tc>
          <w:tcPr>
            <w:tcW w:w="2952" w:type="dxa"/>
            <w:tcPrChange w:id="17" w:author="Oumaima Houimel" w:date="2024-04-12T16:03:00Z">
              <w:tcPr>
                <w:tcW w:w="2952" w:type="dxa"/>
              </w:tcPr>
            </w:tcPrChange>
          </w:tcPr>
          <w:p w14:paraId="019CD54A" w14:textId="77777777" w:rsidR="008B0420" w:rsidRPr="00CA0F6D" w:rsidRDefault="008B0420" w:rsidP="007576E9">
            <w:pPr>
              <w:pStyle w:val="ListParagraph"/>
              <w:ind w:left="0"/>
              <w:jc w:val="center"/>
              <w:rPr>
                <w:rFonts w:ascii="Segoe UI" w:hAnsi="Segoe UI" w:cs="Segoe UI"/>
                <w:b/>
              </w:rPr>
            </w:pPr>
            <w:r w:rsidRPr="00CA0F6D">
              <w:rPr>
                <w:rFonts w:ascii="Segoe UI" w:hAnsi="Segoe UI" w:cs="Segoe UI"/>
                <w:b/>
              </w:rPr>
              <w:t>HTML</w:t>
            </w:r>
            <w:r>
              <w:rPr>
                <w:rFonts w:ascii="Segoe UI" w:hAnsi="Segoe UI" w:cs="Segoe UI"/>
                <w:b/>
              </w:rPr>
              <w:t xml:space="preserve"> 5</w:t>
            </w:r>
          </w:p>
          <w:p w14:paraId="78AF26DC"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271F38B2" wp14:editId="73CEDE93">
                  <wp:extent cx="571500" cy="571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tm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p w14:paraId="7272C1DA" w14:textId="77777777" w:rsidR="008B0420" w:rsidRDefault="008B0420" w:rsidP="007576E9">
            <w:pPr>
              <w:pStyle w:val="ListParagraph"/>
              <w:ind w:left="0"/>
              <w:jc w:val="center"/>
              <w:rPr>
                <w:rFonts w:ascii="Segoe UI" w:hAnsi="Segoe UI" w:cs="Segoe UI"/>
              </w:rPr>
            </w:pPr>
          </w:p>
        </w:tc>
        <w:tc>
          <w:tcPr>
            <w:tcW w:w="4814" w:type="dxa"/>
            <w:tcPrChange w:id="18" w:author="Oumaima Houimel" w:date="2024-04-12T16:03:00Z">
              <w:tcPr>
                <w:tcW w:w="4814" w:type="dxa"/>
              </w:tcPr>
            </w:tcPrChange>
          </w:tcPr>
          <w:p w14:paraId="3783BE35"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sz w:val="28"/>
                <w:szCs w:val="28"/>
              </w:rPr>
              <w:t>C’est un langage qui permet de composer des pages web.</w:t>
            </w:r>
          </w:p>
          <w:p w14:paraId="5424D464" w14:textId="77777777" w:rsidR="008B0420" w:rsidRPr="00E9346B" w:rsidRDefault="008B0420" w:rsidP="007576E9">
            <w:pPr>
              <w:tabs>
                <w:tab w:val="left" w:pos="1125"/>
              </w:tabs>
              <w:jc w:val="both"/>
              <w:rPr>
                <w:rFonts w:ascii="Times New Roman" w:hAnsi="Times New Roman" w:cs="Times New Roman"/>
                <w:sz w:val="28"/>
                <w:szCs w:val="28"/>
              </w:rPr>
            </w:pPr>
            <w:r w:rsidRPr="00E9346B">
              <w:rPr>
                <w:rFonts w:ascii="Times New Roman" w:hAnsi="Times New Roman" w:cs="Times New Roman"/>
                <w:sz w:val="28"/>
                <w:szCs w:val="28"/>
              </w:rPr>
              <w:tab/>
            </w:r>
          </w:p>
        </w:tc>
      </w:tr>
      <w:tr w:rsidR="008B0420" w14:paraId="39CA72AF" w14:textId="77777777" w:rsidTr="007576E9">
        <w:tc>
          <w:tcPr>
            <w:tcW w:w="2952" w:type="dxa"/>
            <w:tcPrChange w:id="19" w:author="Oumaima Houimel" w:date="2024-04-12T16:03:00Z">
              <w:tcPr>
                <w:tcW w:w="2952" w:type="dxa"/>
              </w:tcPr>
            </w:tcPrChange>
          </w:tcPr>
          <w:p w14:paraId="021DA3E9" w14:textId="77777777" w:rsidR="008B0420" w:rsidRPr="00CA0F6D" w:rsidRDefault="008B0420" w:rsidP="007576E9">
            <w:pPr>
              <w:pStyle w:val="ListParagraph"/>
              <w:ind w:left="0"/>
              <w:jc w:val="center"/>
              <w:rPr>
                <w:rFonts w:ascii="Segoe UI" w:hAnsi="Segoe UI" w:cs="Segoe UI"/>
                <w:b/>
              </w:rPr>
            </w:pPr>
            <w:r w:rsidRPr="00CA0F6D">
              <w:rPr>
                <w:rFonts w:ascii="Segoe UI" w:hAnsi="Segoe UI" w:cs="Segoe UI"/>
                <w:b/>
              </w:rPr>
              <w:t>CSS3</w:t>
            </w:r>
          </w:p>
          <w:p w14:paraId="4625D9FE"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623DAC67" wp14:editId="730BE71F">
                  <wp:extent cx="432088" cy="609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s.png"/>
                          <pic:cNvPicPr/>
                        </pic:nvPicPr>
                        <pic:blipFill>
                          <a:blip r:embed="rId27" cstate="print">
                            <a:extLst>
                              <a:ext uri="{28A0092B-C50C-407E-A947-70E740481C1C}">
                                <a14:useLocalDpi xmlns:a14="http://schemas.microsoft.com/office/drawing/2010/main" val="0"/>
                              </a:ext>
                            </a:extLst>
                          </a:blip>
                          <a:stretch>
                            <a:fillRect/>
                          </a:stretch>
                        </pic:blipFill>
                        <pic:spPr>
                          <a:xfrm flipH="1">
                            <a:off x="0" y="0"/>
                            <a:ext cx="444156" cy="626626"/>
                          </a:xfrm>
                          <a:prstGeom prst="rect">
                            <a:avLst/>
                          </a:prstGeom>
                        </pic:spPr>
                      </pic:pic>
                    </a:graphicData>
                  </a:graphic>
                </wp:inline>
              </w:drawing>
            </w:r>
          </w:p>
          <w:p w14:paraId="3528AF88" w14:textId="77777777" w:rsidR="008B0420" w:rsidRDefault="008B0420" w:rsidP="007576E9">
            <w:pPr>
              <w:pStyle w:val="ListParagraph"/>
              <w:ind w:left="0"/>
              <w:jc w:val="center"/>
              <w:rPr>
                <w:rFonts w:ascii="Segoe UI" w:hAnsi="Segoe UI" w:cs="Segoe UI"/>
              </w:rPr>
            </w:pPr>
          </w:p>
        </w:tc>
        <w:tc>
          <w:tcPr>
            <w:tcW w:w="4814" w:type="dxa"/>
            <w:tcPrChange w:id="20" w:author="Oumaima Houimel" w:date="2024-04-12T16:03:00Z">
              <w:tcPr>
                <w:tcW w:w="4814" w:type="dxa"/>
              </w:tcPr>
            </w:tcPrChange>
          </w:tcPr>
          <w:p w14:paraId="74E2BF1B"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color w:val="0D0D0D"/>
                <w:sz w:val="28"/>
                <w:szCs w:val="28"/>
                <w:shd w:val="clear" w:color="auto" w:fill="FFFFFF"/>
              </w:rPr>
              <w:lastRenderedPageBreak/>
              <w:t>Est un langage de style qui contrôle la manière dont les documents HTML sont présentés, incluant des aspects comme les polices, les couleurs, et les marges.</w:t>
            </w:r>
          </w:p>
        </w:tc>
      </w:tr>
      <w:tr w:rsidR="008B0420" w14:paraId="19E7BD33" w14:textId="77777777" w:rsidTr="00B86610">
        <w:trPr>
          <w:trHeight w:val="1488"/>
        </w:trPr>
        <w:tc>
          <w:tcPr>
            <w:tcW w:w="2952" w:type="dxa"/>
            <w:tcPrChange w:id="21" w:author="Oumaima Houimel" w:date="2024-04-12T16:03:00Z">
              <w:tcPr>
                <w:tcW w:w="2952" w:type="dxa"/>
              </w:tcPr>
            </w:tcPrChange>
          </w:tcPr>
          <w:p w14:paraId="269E716D" w14:textId="77777777" w:rsidR="008B0420" w:rsidRPr="00895247" w:rsidRDefault="008B0420" w:rsidP="007576E9">
            <w:pPr>
              <w:pStyle w:val="ListParagraph"/>
              <w:ind w:left="0"/>
              <w:jc w:val="center"/>
              <w:rPr>
                <w:rFonts w:ascii="Segoe UI" w:hAnsi="Segoe UI" w:cs="Segoe UI"/>
                <w:b/>
              </w:rPr>
            </w:pPr>
            <w:r w:rsidRPr="00895247">
              <w:rPr>
                <w:rFonts w:ascii="Segoe UI" w:hAnsi="Segoe UI" w:cs="Segoe UI"/>
                <w:b/>
              </w:rPr>
              <w:lastRenderedPageBreak/>
              <w:t>Bootstrap</w:t>
            </w:r>
          </w:p>
          <w:p w14:paraId="277231E0"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2AAE8C32" wp14:editId="05451E6D">
                  <wp:extent cx="561832" cy="447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tstrap.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4189" cy="489394"/>
                          </a:xfrm>
                          <a:prstGeom prst="rect">
                            <a:avLst/>
                          </a:prstGeom>
                        </pic:spPr>
                      </pic:pic>
                    </a:graphicData>
                  </a:graphic>
                </wp:inline>
              </w:drawing>
            </w:r>
          </w:p>
          <w:p w14:paraId="62F01898" w14:textId="77777777" w:rsidR="008B0420" w:rsidRDefault="008B0420" w:rsidP="007576E9">
            <w:pPr>
              <w:pStyle w:val="ListParagraph"/>
              <w:ind w:left="0"/>
              <w:jc w:val="center"/>
              <w:rPr>
                <w:rFonts w:ascii="Segoe UI" w:hAnsi="Segoe UI" w:cs="Segoe UI"/>
              </w:rPr>
            </w:pPr>
          </w:p>
        </w:tc>
        <w:tc>
          <w:tcPr>
            <w:tcW w:w="4814" w:type="dxa"/>
            <w:tcPrChange w:id="22" w:author="Oumaima Houimel" w:date="2024-04-12T16:03:00Z">
              <w:tcPr>
                <w:tcW w:w="4814" w:type="dxa"/>
              </w:tcPr>
            </w:tcPrChange>
          </w:tcPr>
          <w:p w14:paraId="2FEC5E3B"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sz w:val="28"/>
                <w:szCs w:val="28"/>
              </w:rPr>
              <w:t xml:space="preserve">Est un </w:t>
            </w:r>
            <w:proofErr w:type="spellStart"/>
            <w:r w:rsidRPr="00E9346B">
              <w:rPr>
                <w:rFonts w:ascii="Times New Roman" w:hAnsi="Times New Roman" w:cs="Times New Roman"/>
                <w:sz w:val="28"/>
                <w:szCs w:val="28"/>
              </w:rPr>
              <w:t>framework</w:t>
            </w:r>
            <w:proofErr w:type="spellEnd"/>
            <w:r w:rsidRPr="00E9346B">
              <w:rPr>
                <w:rFonts w:ascii="Times New Roman" w:hAnsi="Times New Roman" w:cs="Times New Roman"/>
                <w:sz w:val="28"/>
                <w:szCs w:val="28"/>
              </w:rPr>
              <w:t xml:space="preserve"> </w:t>
            </w:r>
            <w:proofErr w:type="spellStart"/>
            <w:r w:rsidRPr="00E9346B">
              <w:rPr>
                <w:rFonts w:ascii="Times New Roman" w:hAnsi="Times New Roman" w:cs="Times New Roman"/>
                <w:sz w:val="28"/>
                <w:szCs w:val="28"/>
              </w:rPr>
              <w:t>front-end</w:t>
            </w:r>
            <w:proofErr w:type="spellEnd"/>
            <w:r w:rsidRPr="00E9346B">
              <w:rPr>
                <w:rFonts w:ascii="Times New Roman" w:hAnsi="Times New Roman" w:cs="Times New Roman"/>
                <w:sz w:val="28"/>
                <w:szCs w:val="28"/>
              </w:rPr>
              <w:t xml:space="preserve"> pour le développement web, offrant des outils et des modèles prêts à l'emploi pour créer des sites réactifs et mobiles.</w:t>
            </w:r>
          </w:p>
        </w:tc>
      </w:tr>
      <w:tr w:rsidR="008B0420" w14:paraId="47A6B55E" w14:textId="77777777" w:rsidTr="00B86610">
        <w:trPr>
          <w:trHeight w:val="1963"/>
        </w:trPr>
        <w:tc>
          <w:tcPr>
            <w:tcW w:w="2952" w:type="dxa"/>
            <w:tcPrChange w:id="23" w:author="Oumaima Houimel" w:date="2024-04-12T16:03:00Z">
              <w:tcPr>
                <w:tcW w:w="2952" w:type="dxa"/>
              </w:tcPr>
            </w:tcPrChange>
          </w:tcPr>
          <w:p w14:paraId="6A52171B" w14:textId="77777777" w:rsidR="008B0420" w:rsidRPr="00895247" w:rsidRDefault="008B0420" w:rsidP="007576E9">
            <w:pPr>
              <w:pStyle w:val="ListParagraph"/>
              <w:ind w:left="0"/>
              <w:jc w:val="center"/>
              <w:rPr>
                <w:rFonts w:ascii="Segoe UI" w:hAnsi="Segoe UI" w:cs="Segoe UI"/>
                <w:b/>
              </w:rPr>
            </w:pPr>
            <w:r w:rsidRPr="00895247">
              <w:rPr>
                <w:rFonts w:ascii="Segoe UI" w:hAnsi="Segoe UI" w:cs="Segoe UI"/>
                <w:b/>
              </w:rPr>
              <w:t>Postman</w:t>
            </w:r>
          </w:p>
          <w:p w14:paraId="6A4D4EE2"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47AD0148" wp14:editId="5316FE26">
                  <wp:extent cx="628650" cy="628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stma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8650" cy="628650"/>
                          </a:xfrm>
                          <a:prstGeom prst="rect">
                            <a:avLst/>
                          </a:prstGeom>
                        </pic:spPr>
                      </pic:pic>
                    </a:graphicData>
                  </a:graphic>
                </wp:inline>
              </w:drawing>
            </w:r>
          </w:p>
          <w:p w14:paraId="32D81968" w14:textId="77777777" w:rsidR="008B0420" w:rsidRDefault="008B0420" w:rsidP="007576E9">
            <w:pPr>
              <w:pStyle w:val="ListParagraph"/>
              <w:ind w:left="0"/>
              <w:jc w:val="center"/>
              <w:rPr>
                <w:rFonts w:ascii="Segoe UI" w:hAnsi="Segoe UI" w:cs="Segoe UI"/>
              </w:rPr>
            </w:pPr>
          </w:p>
        </w:tc>
        <w:tc>
          <w:tcPr>
            <w:tcW w:w="4814" w:type="dxa"/>
            <w:tcPrChange w:id="24" w:author="Oumaima Houimel" w:date="2024-04-12T16:03:00Z">
              <w:tcPr>
                <w:tcW w:w="4814" w:type="dxa"/>
              </w:tcPr>
            </w:tcPrChange>
          </w:tcPr>
          <w:p w14:paraId="27537470"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sz w:val="28"/>
                <w:szCs w:val="28"/>
              </w:rPr>
              <w:t>Les applications modernes reposent largement sur des APIs. Celle-ci est considérée comme l'API la plus complète, bénéficiant de l'adhésion de plus de 100 000 entreprises à travers le monde.</w:t>
            </w:r>
          </w:p>
        </w:tc>
      </w:tr>
      <w:tr w:rsidR="008B0420" w14:paraId="07DC0C6B" w14:textId="77777777" w:rsidTr="00B86610">
        <w:trPr>
          <w:trHeight w:val="2402"/>
        </w:trPr>
        <w:tc>
          <w:tcPr>
            <w:tcW w:w="2952" w:type="dxa"/>
            <w:tcPrChange w:id="25" w:author="Oumaima Houimel" w:date="2024-04-12T16:03:00Z">
              <w:tcPr>
                <w:tcW w:w="2952" w:type="dxa"/>
              </w:tcPr>
            </w:tcPrChange>
          </w:tcPr>
          <w:p w14:paraId="6188B854" w14:textId="77777777" w:rsidR="008B0420" w:rsidRPr="00895247" w:rsidRDefault="008B0420" w:rsidP="007576E9">
            <w:pPr>
              <w:pStyle w:val="ListParagraph"/>
              <w:ind w:left="0"/>
              <w:jc w:val="center"/>
              <w:rPr>
                <w:rFonts w:ascii="Segoe UI" w:hAnsi="Segoe UI" w:cs="Segoe UI"/>
                <w:b/>
              </w:rPr>
            </w:pPr>
            <w:r w:rsidRPr="00895247">
              <w:rPr>
                <w:rFonts w:ascii="Segoe UI" w:hAnsi="Segoe UI" w:cs="Segoe UI"/>
                <w:b/>
              </w:rPr>
              <w:t>PhpMyAdmin</w:t>
            </w:r>
          </w:p>
          <w:p w14:paraId="55145EE8"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3420CD39" wp14:editId="696DE03E">
                  <wp:extent cx="781050" cy="781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pmyadmin-logo.jpg"/>
                          <pic:cNvPicPr/>
                        </pic:nvPicPr>
                        <pic:blipFill>
                          <a:blip r:embed="rId30" cstate="print">
                            <a:extLst>
                              <a:ext uri="{28A0092B-C50C-407E-A947-70E740481C1C}">
                                <a14:useLocalDpi xmlns:a14="http://schemas.microsoft.com/office/drawing/2010/main" val="0"/>
                              </a:ext>
                            </a:extLst>
                          </a:blip>
                          <a:stretch>
                            <a:fillRect/>
                          </a:stretch>
                        </pic:blipFill>
                        <pic:spPr>
                          <a:xfrm rot="10800000" flipH="1" flipV="1">
                            <a:off x="0" y="0"/>
                            <a:ext cx="781050" cy="781050"/>
                          </a:xfrm>
                          <a:prstGeom prst="rect">
                            <a:avLst/>
                          </a:prstGeom>
                        </pic:spPr>
                      </pic:pic>
                    </a:graphicData>
                  </a:graphic>
                </wp:inline>
              </w:drawing>
            </w:r>
          </w:p>
        </w:tc>
        <w:tc>
          <w:tcPr>
            <w:tcW w:w="4814" w:type="dxa"/>
            <w:tcPrChange w:id="26" w:author="Oumaima Houimel" w:date="2024-04-12T16:03:00Z">
              <w:tcPr>
                <w:tcW w:w="4814" w:type="dxa"/>
              </w:tcPr>
            </w:tcPrChange>
          </w:tcPr>
          <w:p w14:paraId="529A5CBD"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sz w:val="28"/>
                <w:szCs w:val="28"/>
              </w:rPr>
              <w:t>C'est une application Web de gestion pour les bases de données MySQL, développée en PHP et distribuée sous licence GPL. Elle est réputée comme l'une des interfaces les plus populaires pour gérer efficacement une base de données MySQL sur un serveur PHP.</w:t>
            </w:r>
          </w:p>
          <w:p w14:paraId="0989D5CF" w14:textId="73D878AC" w:rsidR="00E1081C" w:rsidRPr="00E9346B" w:rsidRDefault="00E1081C" w:rsidP="007576E9">
            <w:pPr>
              <w:pStyle w:val="ListParagraph"/>
              <w:ind w:left="0"/>
              <w:rPr>
                <w:rFonts w:ascii="Times New Roman" w:hAnsi="Times New Roman" w:cs="Times New Roman"/>
                <w:sz w:val="28"/>
                <w:szCs w:val="28"/>
              </w:rPr>
            </w:pPr>
          </w:p>
        </w:tc>
      </w:tr>
      <w:tr w:rsidR="008B0420" w14:paraId="18DC83E1" w14:textId="77777777" w:rsidTr="007576E9">
        <w:tc>
          <w:tcPr>
            <w:tcW w:w="2952" w:type="dxa"/>
            <w:tcPrChange w:id="27" w:author="Oumaima Houimel" w:date="2024-04-12T16:03:00Z">
              <w:tcPr>
                <w:tcW w:w="2952" w:type="dxa"/>
              </w:tcPr>
            </w:tcPrChange>
          </w:tcPr>
          <w:p w14:paraId="1FD50A6A" w14:textId="77777777" w:rsidR="008B0420" w:rsidRPr="00895247" w:rsidRDefault="008B0420" w:rsidP="007576E9">
            <w:pPr>
              <w:pStyle w:val="ListParagraph"/>
              <w:ind w:left="0"/>
              <w:jc w:val="center"/>
              <w:rPr>
                <w:rFonts w:ascii="Segoe UI" w:hAnsi="Segoe UI" w:cs="Segoe UI"/>
                <w:b/>
              </w:rPr>
            </w:pPr>
            <w:proofErr w:type="spellStart"/>
            <w:r w:rsidRPr="00895247">
              <w:rPr>
                <w:rFonts w:ascii="Segoe UI" w:hAnsi="Segoe UI" w:cs="Segoe UI"/>
                <w:b/>
              </w:rPr>
              <w:t>Xampp</w:t>
            </w:r>
            <w:proofErr w:type="spellEnd"/>
          </w:p>
          <w:p w14:paraId="4AFD380F"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374090E0" wp14:editId="4302BFDC">
                  <wp:extent cx="724833" cy="542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am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43553" cy="556947"/>
                          </a:xfrm>
                          <a:prstGeom prst="rect">
                            <a:avLst/>
                          </a:prstGeom>
                        </pic:spPr>
                      </pic:pic>
                    </a:graphicData>
                  </a:graphic>
                </wp:inline>
              </w:drawing>
            </w:r>
          </w:p>
          <w:p w14:paraId="6F5C7016" w14:textId="77777777" w:rsidR="008B0420" w:rsidRDefault="008B0420" w:rsidP="007576E9">
            <w:pPr>
              <w:pStyle w:val="ListParagraph"/>
              <w:ind w:left="0"/>
              <w:rPr>
                <w:rFonts w:ascii="Segoe UI" w:hAnsi="Segoe UI" w:cs="Segoe UI"/>
              </w:rPr>
            </w:pPr>
          </w:p>
        </w:tc>
        <w:tc>
          <w:tcPr>
            <w:tcW w:w="4814" w:type="dxa"/>
            <w:tcPrChange w:id="28" w:author="Oumaima Houimel" w:date="2024-04-12T16:03:00Z">
              <w:tcPr>
                <w:tcW w:w="4814" w:type="dxa"/>
              </w:tcPr>
            </w:tcPrChange>
          </w:tcPr>
          <w:p w14:paraId="4844F7A0"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sz w:val="28"/>
                <w:szCs w:val="28"/>
              </w:rPr>
              <w:t>Est un logiciel libre et gratuit qui facilite la création et la gestion de serveurs web locaux.</w:t>
            </w:r>
          </w:p>
        </w:tc>
      </w:tr>
      <w:tr w:rsidR="008B0420" w14:paraId="624D0585" w14:textId="77777777" w:rsidTr="007576E9">
        <w:trPr>
          <w:trHeight w:val="1023"/>
          <w:trPrChange w:id="29" w:author="Oumaima Houimel" w:date="2024-04-12T16:03:00Z">
            <w:trPr>
              <w:trHeight w:val="1023"/>
            </w:trPr>
          </w:trPrChange>
        </w:trPr>
        <w:tc>
          <w:tcPr>
            <w:tcW w:w="2952" w:type="dxa"/>
            <w:tcPrChange w:id="30" w:author="Oumaima Houimel" w:date="2024-04-12T16:03:00Z">
              <w:tcPr>
                <w:tcW w:w="2952" w:type="dxa"/>
              </w:tcPr>
            </w:tcPrChange>
          </w:tcPr>
          <w:p w14:paraId="5EBBFE8A" w14:textId="77777777" w:rsidR="008B0420" w:rsidRPr="00895247" w:rsidRDefault="008B0420" w:rsidP="007576E9">
            <w:pPr>
              <w:pStyle w:val="ListParagraph"/>
              <w:ind w:left="0"/>
              <w:jc w:val="center"/>
              <w:rPr>
                <w:rFonts w:ascii="Segoe UI" w:hAnsi="Segoe UI" w:cs="Segoe UI"/>
                <w:b/>
              </w:rPr>
            </w:pPr>
            <w:proofErr w:type="spellStart"/>
            <w:r w:rsidRPr="00895247">
              <w:rPr>
                <w:rFonts w:ascii="Segoe UI" w:hAnsi="Segoe UI" w:cs="Segoe UI"/>
                <w:b/>
              </w:rPr>
              <w:t>PowerBI</w:t>
            </w:r>
            <w:proofErr w:type="spellEnd"/>
          </w:p>
          <w:p w14:paraId="6D20EFFD"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5B8736A2" wp14:editId="6D47CB47">
                  <wp:extent cx="808355" cy="4450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werbi.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24649" cy="454048"/>
                          </a:xfrm>
                          <a:prstGeom prst="rect">
                            <a:avLst/>
                          </a:prstGeom>
                        </pic:spPr>
                      </pic:pic>
                    </a:graphicData>
                  </a:graphic>
                </wp:inline>
              </w:drawing>
            </w:r>
          </w:p>
          <w:p w14:paraId="23A3A06B" w14:textId="77777777" w:rsidR="008B0420" w:rsidRDefault="008B0420" w:rsidP="007576E9">
            <w:pPr>
              <w:pStyle w:val="ListParagraph"/>
              <w:ind w:left="0"/>
              <w:jc w:val="center"/>
              <w:rPr>
                <w:rFonts w:ascii="Segoe UI" w:hAnsi="Segoe UI" w:cs="Segoe UI"/>
              </w:rPr>
            </w:pPr>
          </w:p>
        </w:tc>
        <w:tc>
          <w:tcPr>
            <w:tcW w:w="4814" w:type="dxa"/>
            <w:tcPrChange w:id="31" w:author="Oumaima Houimel" w:date="2024-04-12T16:03:00Z">
              <w:tcPr>
                <w:tcW w:w="4814" w:type="dxa"/>
              </w:tcPr>
            </w:tcPrChange>
          </w:tcPr>
          <w:p w14:paraId="574DE4BD"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sz w:val="28"/>
                <w:szCs w:val="28"/>
              </w:rPr>
              <w:t>Power BI est une suite d'outils d'analyse de données et de visualisation développée par Microsoft.</w:t>
            </w:r>
          </w:p>
        </w:tc>
      </w:tr>
    </w:tbl>
    <w:p w14:paraId="3FD99782" w14:textId="77777777" w:rsidR="008B0420" w:rsidRDefault="008B0420" w:rsidP="008B0420">
      <w:pPr>
        <w:pStyle w:val="ListParagraph"/>
        <w:ind w:left="1296"/>
        <w:rPr>
          <w:rFonts w:ascii="Segoe UI" w:hAnsi="Segoe UI" w:cs="Segoe UI"/>
        </w:rPr>
      </w:pPr>
    </w:p>
    <w:p w14:paraId="1996280D" w14:textId="77777777" w:rsidR="008B0420" w:rsidRPr="00E1081C" w:rsidRDefault="008B0420" w:rsidP="008B0420">
      <w:pPr>
        <w:pStyle w:val="ListParagraph"/>
        <w:ind w:left="1296"/>
        <w:rPr>
          <w:rFonts w:cstheme="minorHAnsi"/>
          <w:sz w:val="28"/>
          <w:szCs w:val="24"/>
        </w:rPr>
      </w:pPr>
    </w:p>
    <w:p w14:paraId="308B3BB0" w14:textId="77777777" w:rsidR="008B0420" w:rsidRPr="00E9346B" w:rsidRDefault="008B0420" w:rsidP="00E9346B">
      <w:pPr>
        <w:pStyle w:val="ListParagraph"/>
        <w:ind w:left="0"/>
        <w:jc w:val="both"/>
        <w:rPr>
          <w:rFonts w:ascii="Times New Roman" w:hAnsi="Times New Roman" w:cs="Times New Roman"/>
          <w:sz w:val="28"/>
          <w:szCs w:val="24"/>
        </w:rPr>
      </w:pPr>
      <w:r w:rsidRPr="00E9346B">
        <w:rPr>
          <w:rFonts w:ascii="Times New Roman" w:hAnsi="Times New Roman" w:cs="Times New Roman"/>
          <w:sz w:val="28"/>
          <w:szCs w:val="24"/>
        </w:rPr>
        <w:t>Dans la suite, nous donnerons plus de détails sur les principales technologies utilisées, à savoir</w:t>
      </w:r>
    </w:p>
    <w:p w14:paraId="687D94EB" w14:textId="77777777" w:rsidR="008B0420" w:rsidRPr="00E9346B" w:rsidRDefault="008B0420" w:rsidP="00E9346B">
      <w:pPr>
        <w:pStyle w:val="ListParagraph"/>
        <w:ind w:left="0"/>
        <w:jc w:val="both"/>
        <w:rPr>
          <w:rFonts w:ascii="Times New Roman" w:hAnsi="Times New Roman" w:cs="Times New Roman"/>
          <w:sz w:val="28"/>
          <w:szCs w:val="24"/>
        </w:rPr>
      </w:pPr>
      <w:r w:rsidRPr="00E9346B">
        <w:rPr>
          <w:rFonts w:ascii="Times New Roman" w:hAnsi="Times New Roman" w:cs="Times New Roman"/>
          <w:sz w:val="28"/>
          <w:szCs w:val="24"/>
        </w:rPr>
        <w:t>Angular 17, Laravel.</w:t>
      </w:r>
    </w:p>
    <w:p w14:paraId="64A56FC4" w14:textId="77777777" w:rsidR="00B86610" w:rsidRDefault="00B86610" w:rsidP="008B0420">
      <w:pPr>
        <w:pStyle w:val="ListParagraph"/>
        <w:ind w:left="1296"/>
        <w:rPr>
          <w:rFonts w:ascii="Segoe UI" w:hAnsi="Segoe UI" w:cs="Segoe UI"/>
          <w:lang w:val="en-US"/>
        </w:rPr>
      </w:pPr>
    </w:p>
    <w:p w14:paraId="4EAE5F18" w14:textId="714D2617" w:rsidR="008B0420" w:rsidRPr="00E9346B" w:rsidRDefault="008B0420" w:rsidP="00E9346B">
      <w:pPr>
        <w:pStyle w:val="ListParagraph"/>
        <w:numPr>
          <w:ilvl w:val="1"/>
          <w:numId w:val="9"/>
        </w:numPr>
        <w:ind w:left="0" w:firstLine="0"/>
        <w:rPr>
          <w:rFonts w:ascii="Times New Roman" w:hAnsi="Times New Roman" w:cs="Times New Roman"/>
          <w:b/>
          <w:sz w:val="28"/>
          <w:szCs w:val="28"/>
        </w:rPr>
      </w:pPr>
      <w:r w:rsidRPr="00E9346B">
        <w:rPr>
          <w:rFonts w:ascii="Times New Roman" w:hAnsi="Times New Roman" w:cs="Times New Roman"/>
          <w:b/>
          <w:sz w:val="28"/>
          <w:szCs w:val="28"/>
        </w:rPr>
        <w:t xml:space="preserve"> Environnements de développement utilisés :</w:t>
      </w:r>
    </w:p>
    <w:p w14:paraId="1282F9C2" w14:textId="46194A61" w:rsidR="008B0420" w:rsidRDefault="008B0420" w:rsidP="008B0420">
      <w:pPr>
        <w:pStyle w:val="ListParagraph"/>
        <w:ind w:left="1296"/>
        <w:rPr>
          <w:ins w:id="32" w:author="Oumaima Houimel" w:date="2024-04-12T16:03:00Z"/>
          <w:rFonts w:ascii="Segoe UI" w:hAnsi="Segoe UI" w:cs="Segoe UI"/>
        </w:rPr>
      </w:pPr>
    </w:p>
    <w:p w14:paraId="45B43961" w14:textId="25EAED00" w:rsidR="008B0420" w:rsidRDefault="00EC6F49" w:rsidP="008B0420">
      <w:pPr>
        <w:pStyle w:val="ListParagraph"/>
        <w:ind w:left="1296"/>
        <w:rPr>
          <w:del w:id="33" w:author="Oumaima Houimel" w:date="2024-04-12T16:03:00Z"/>
          <w:rFonts w:ascii="Segoe UI" w:hAnsi="Segoe UI" w:cs="Segoe UI"/>
        </w:rPr>
      </w:pPr>
      <w:r w:rsidRPr="00EC6F49">
        <w:rPr>
          <w:rFonts w:ascii="Segoe UI" w:hAnsi="Segoe UI" w:cs="Segoe UI"/>
          <w:noProof/>
        </w:rPr>
        <w:lastRenderedPageBreak/>
        <mc:AlternateContent>
          <mc:Choice Requires="wps">
            <w:drawing>
              <wp:anchor distT="45720" distB="45720" distL="114300" distR="114300" simplePos="0" relativeHeight="251673600" behindDoc="0" locked="0" layoutInCell="1" allowOverlap="1" wp14:anchorId="4092DCA9" wp14:editId="12D1593F">
                <wp:simplePos x="0" y="0"/>
                <wp:positionH relativeFrom="column">
                  <wp:posOffset>1732280</wp:posOffset>
                </wp:positionH>
                <wp:positionV relativeFrom="paragraph">
                  <wp:posOffset>127635</wp:posOffset>
                </wp:positionV>
                <wp:extent cx="4541520" cy="1366520"/>
                <wp:effectExtent l="0" t="0" r="11430"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1520" cy="1366520"/>
                        </a:xfrm>
                        <a:prstGeom prst="rect">
                          <a:avLst/>
                        </a:prstGeom>
                        <a:solidFill>
                          <a:srgbClr val="FFFFFF"/>
                        </a:solidFill>
                        <a:ln w="9525">
                          <a:solidFill>
                            <a:srgbClr val="000000"/>
                          </a:solidFill>
                          <a:miter lim="800000"/>
                          <a:headEnd/>
                          <a:tailEnd/>
                        </a:ln>
                      </wps:spPr>
                      <wps:txbx>
                        <w:txbxContent>
                          <w:p w14:paraId="6C4ECBBC" w14:textId="19BC5841" w:rsidR="00A604FA" w:rsidRPr="00EC6F49" w:rsidRDefault="00A604FA">
                            <w:r w:rsidRPr="00E9346B">
                              <w:rPr>
                                <w:rFonts w:ascii="Times New Roman" w:hAnsi="Times New Roman" w:cs="Times New Roman"/>
                                <w:sz w:val="28"/>
                                <w:szCs w:val="28"/>
                              </w:rPr>
                              <w:t xml:space="preserve">Angular est un Framework JavaScript open source développé par Google. Est l’un des Framework les mieux réputés et les plus utilisés par les développeurs de </w:t>
                            </w:r>
                            <w:proofErr w:type="spellStart"/>
                            <w:r w:rsidRPr="00E9346B">
                              <w:rPr>
                                <w:rFonts w:ascii="Times New Roman" w:hAnsi="Times New Roman" w:cs="Times New Roman"/>
                                <w:sz w:val="28"/>
                                <w:szCs w:val="28"/>
                              </w:rPr>
                              <w:t>front-end</w:t>
                            </w:r>
                            <w:proofErr w:type="spellEnd"/>
                            <w:r w:rsidRPr="00E9346B">
                              <w:rPr>
                                <w:rFonts w:ascii="Times New Roman" w:hAnsi="Times New Roman" w:cs="Times New Roman"/>
                                <w:sz w:val="28"/>
                                <w:szCs w:val="28"/>
                              </w:rPr>
                              <w:t>. Ce Framework est utilisé pour développement des applications web en javascript (</w:t>
                            </w:r>
                            <w:proofErr w:type="spellStart"/>
                            <w:r w:rsidRPr="00E9346B">
                              <w:rPr>
                                <w:rFonts w:ascii="Times New Roman" w:hAnsi="Times New Roman" w:cs="Times New Roman"/>
                                <w:sz w:val="28"/>
                                <w:szCs w:val="28"/>
                              </w:rPr>
                              <w:t>TypeScript</w:t>
                            </w:r>
                            <w:proofErr w:type="spellEnd"/>
                            <w:r w:rsidRPr="00E9346B">
                              <w:rPr>
                                <w:rFonts w:ascii="Times New Roman" w:hAnsi="Times New Roman" w:cs="Times New Roman"/>
                                <w:sz w:val="28"/>
                                <w:szCs w:val="28"/>
                              </w:rPr>
                              <w:t>) [</w:t>
                            </w:r>
                            <w:r>
                              <w:rPr>
                                <w:rFonts w:ascii="Times New Roman" w:hAnsi="Times New Roman" w:cs="Times New Roman"/>
                                <w:sz w:val="28"/>
                                <w:szCs w:val="28"/>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92DCA9" id="_x0000_s1029" type="#_x0000_t202" style="position:absolute;left:0;text-align:left;margin-left:136.4pt;margin-top:10.05pt;width:357.6pt;height:107.6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">
                <v:textbox>
                  <w:txbxContent>
                    <w:p w14:paraId="6C4ECBBC" w14:textId="19BC5841" w:rsidR="00A604FA" w:rsidRPr="00EC6F49" w:rsidRDefault="00A604FA">
                      <w:r w:rsidRPr="00E9346B">
                        <w:rPr>
                          <w:rFonts w:ascii="Times New Roman" w:hAnsi="Times New Roman" w:cs="Times New Roman"/>
                          <w:sz w:val="28"/>
                          <w:szCs w:val="28"/>
                        </w:rPr>
                        <w:t xml:space="preserve">Angular est un Framework JavaScript open source développé par Google. Est l’un des Framework les mieux réputés et les plus utilisés par les développeurs de </w:t>
                      </w:r>
                      <w:proofErr w:type="spellStart"/>
                      <w:r w:rsidRPr="00E9346B">
                        <w:rPr>
                          <w:rFonts w:ascii="Times New Roman" w:hAnsi="Times New Roman" w:cs="Times New Roman"/>
                          <w:sz w:val="28"/>
                          <w:szCs w:val="28"/>
                        </w:rPr>
                        <w:t>front-end</w:t>
                      </w:r>
                      <w:proofErr w:type="spellEnd"/>
                      <w:r w:rsidRPr="00E9346B">
                        <w:rPr>
                          <w:rFonts w:ascii="Times New Roman" w:hAnsi="Times New Roman" w:cs="Times New Roman"/>
                          <w:sz w:val="28"/>
                          <w:szCs w:val="28"/>
                        </w:rPr>
                        <w:t>. Ce Framework est utilisé pour développement des applications web en javascript (</w:t>
                      </w:r>
                      <w:proofErr w:type="spellStart"/>
                      <w:r w:rsidRPr="00E9346B">
                        <w:rPr>
                          <w:rFonts w:ascii="Times New Roman" w:hAnsi="Times New Roman" w:cs="Times New Roman"/>
                          <w:sz w:val="28"/>
                          <w:szCs w:val="28"/>
                        </w:rPr>
                        <w:t>TypeScript</w:t>
                      </w:r>
                      <w:proofErr w:type="spellEnd"/>
                      <w:r w:rsidRPr="00E9346B">
                        <w:rPr>
                          <w:rFonts w:ascii="Times New Roman" w:hAnsi="Times New Roman" w:cs="Times New Roman"/>
                          <w:sz w:val="28"/>
                          <w:szCs w:val="28"/>
                        </w:rPr>
                        <w:t>) [</w:t>
                      </w:r>
                      <w:r>
                        <w:rPr>
                          <w:rFonts w:ascii="Times New Roman" w:hAnsi="Times New Roman" w:cs="Times New Roman"/>
                          <w:sz w:val="28"/>
                          <w:szCs w:val="28"/>
                        </w:rPr>
                        <w:t>12]</w:t>
                      </w:r>
                    </w:p>
                  </w:txbxContent>
                </v:textbox>
                <w10:wrap type="square"/>
              </v:shape>
            </w:pict>
          </mc:Fallback>
        </mc:AlternateContent>
      </w:r>
      <w:del w:id="34" w:author="Oumaima Houimel" w:date="2024-04-12T16:03:00Z">
        <w:r w:rsidR="008B0420">
          <w:rPr>
            <w:rFonts w:ascii="Segoe UI" w:hAnsi="Segoe UI" w:cs="Segoe UI"/>
            <w:noProof/>
          </w:rPr>
          <w:drawing>
            <wp:anchor distT="0" distB="0" distL="114300" distR="114300" simplePos="0" relativeHeight="251661312" behindDoc="0" locked="0" layoutInCell="1" allowOverlap="1" wp14:anchorId="3E1A6D72" wp14:editId="43F505D2">
              <wp:simplePos x="0" y="0"/>
              <wp:positionH relativeFrom="column">
                <wp:posOffset>595630</wp:posOffset>
              </wp:positionH>
              <wp:positionV relativeFrom="paragraph">
                <wp:posOffset>164465</wp:posOffset>
              </wp:positionV>
              <wp:extent cx="895985" cy="9334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gula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95985" cy="933450"/>
                      </a:xfrm>
                      <a:prstGeom prst="rect">
                        <a:avLst/>
                      </a:prstGeom>
                    </pic:spPr>
                  </pic:pic>
                </a:graphicData>
              </a:graphic>
            </wp:anchor>
          </w:drawing>
        </w:r>
      </w:del>
    </w:p>
    <w:p w14:paraId="2E0A1708" w14:textId="095F19D8" w:rsidR="008B0420" w:rsidRDefault="008B0420" w:rsidP="008B0420">
      <w:pPr>
        <w:pStyle w:val="ListParagraph"/>
        <w:ind w:left="1416"/>
        <w:rPr>
          <w:del w:id="35" w:author="Oumaima Houimel" w:date="2024-04-12T16:03:00Z"/>
          <w:rFonts w:ascii="Segoe UI" w:hAnsi="Segoe UI" w:cs="Segoe UI"/>
        </w:rPr>
      </w:pPr>
    </w:p>
    <w:p w14:paraId="54224ABF" w14:textId="64CA0007" w:rsidR="008B0420" w:rsidRDefault="008B0420" w:rsidP="008B0420">
      <w:pPr>
        <w:pStyle w:val="ListParagraph"/>
        <w:ind w:left="1416"/>
        <w:rPr>
          <w:del w:id="36" w:author="Oumaima Houimel" w:date="2024-04-12T16:03:00Z"/>
          <w:rFonts w:ascii="Segoe UI" w:hAnsi="Segoe UI" w:cs="Segoe UI"/>
        </w:rPr>
      </w:pPr>
    </w:p>
    <w:p w14:paraId="429A6E1C" w14:textId="7706FCC4" w:rsidR="008B0420" w:rsidRDefault="008B0420" w:rsidP="008B0420">
      <w:pPr>
        <w:pStyle w:val="ListParagraph"/>
        <w:ind w:left="1416"/>
        <w:rPr>
          <w:del w:id="37" w:author="Oumaima Houimel" w:date="2024-04-12T16:03:00Z"/>
          <w:rFonts w:ascii="Segoe UI" w:hAnsi="Segoe UI" w:cs="Segoe UI"/>
        </w:rPr>
      </w:pPr>
    </w:p>
    <w:p w14:paraId="397EF127" w14:textId="6119CAA4" w:rsidR="008B0420" w:rsidRDefault="008B0420" w:rsidP="008B0420">
      <w:pPr>
        <w:pStyle w:val="ListParagraph"/>
        <w:ind w:left="1416"/>
        <w:rPr>
          <w:del w:id="38" w:author="Oumaima Houimel" w:date="2024-04-12T16:03:00Z"/>
          <w:rFonts w:ascii="Segoe UI" w:hAnsi="Segoe UI" w:cs="Segoe UI"/>
        </w:rPr>
      </w:pPr>
    </w:p>
    <w:p w14:paraId="5B0A38F4" w14:textId="4A5BFA7F" w:rsidR="002828CD" w:rsidRDefault="002828CD"/>
    <w:p w14:paraId="1F49A493" w14:textId="549AFACE" w:rsidR="002828CD" w:rsidRDefault="006B4FAE">
      <w:r>
        <w:rPr>
          <w:noProof/>
        </w:rPr>
        <w:drawing>
          <wp:inline distT="0" distB="0" distL="0" distR="0" wp14:anchorId="58948701" wp14:editId="4DB8CC1C">
            <wp:extent cx="1228725" cy="107124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gula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33873" cy="1075733"/>
                    </a:xfrm>
                    <a:prstGeom prst="rect">
                      <a:avLst/>
                    </a:prstGeom>
                  </pic:spPr>
                </pic:pic>
              </a:graphicData>
            </a:graphic>
          </wp:inline>
        </w:drawing>
      </w:r>
    </w:p>
    <w:p w14:paraId="4513BAA6" w14:textId="21915DBC" w:rsidR="002828CD" w:rsidRDefault="002828CD"/>
    <w:p w14:paraId="786C972F" w14:textId="77777777" w:rsidR="006B4FAE" w:rsidRDefault="006B4FAE"/>
    <w:p w14:paraId="191AB45F" w14:textId="20EC4EB2" w:rsidR="002828CD" w:rsidRPr="00EC6F49" w:rsidRDefault="002828CD" w:rsidP="00EC6F49">
      <w:pPr>
        <w:jc w:val="both"/>
        <w:rPr>
          <w:rFonts w:ascii="Times New Roman" w:hAnsi="Times New Roman" w:cs="Times New Roman"/>
          <w:sz w:val="28"/>
          <w:szCs w:val="28"/>
        </w:rPr>
      </w:pPr>
      <w:r w:rsidRPr="00EC6F49">
        <w:rPr>
          <w:rFonts w:ascii="Times New Roman" w:hAnsi="Times New Roman" w:cs="Times New Roman"/>
          <w:sz w:val="28"/>
          <w:szCs w:val="28"/>
        </w:rPr>
        <w:t>La figure 19 représente l’architecture globale d’Angular :</w:t>
      </w:r>
    </w:p>
    <w:p w14:paraId="2493C294" w14:textId="77777777" w:rsidR="002828CD" w:rsidRDefault="002828CD" w:rsidP="002828CD">
      <w:pPr>
        <w:jc w:val="both"/>
        <w:rPr>
          <w:sz w:val="28"/>
          <w:szCs w:val="28"/>
        </w:rPr>
      </w:pPr>
    </w:p>
    <w:p w14:paraId="00C34FAE" w14:textId="239EAB34" w:rsidR="002828CD" w:rsidRDefault="002828CD" w:rsidP="002828CD">
      <w:pPr>
        <w:jc w:val="both"/>
        <w:rPr>
          <w:sz w:val="28"/>
          <w:szCs w:val="28"/>
        </w:rPr>
      </w:pPr>
      <w:r>
        <w:rPr>
          <w:noProof/>
          <w:sz w:val="28"/>
          <w:szCs w:val="28"/>
        </w:rPr>
        <w:drawing>
          <wp:inline distT="0" distB="0" distL="0" distR="0" wp14:anchorId="2B3C5799" wp14:editId="0F4D4D64">
            <wp:extent cx="5760720" cy="31559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rchitecture-Angular-1024x561.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155950"/>
                    </a:xfrm>
                    <a:prstGeom prst="rect">
                      <a:avLst/>
                    </a:prstGeom>
                  </pic:spPr>
                </pic:pic>
              </a:graphicData>
            </a:graphic>
          </wp:inline>
        </w:drawing>
      </w:r>
    </w:p>
    <w:p w14:paraId="35CBCCFE" w14:textId="77777777" w:rsidR="002828CD" w:rsidRPr="00EC6F49" w:rsidRDefault="002828CD" w:rsidP="00EC6F49">
      <w:pPr>
        <w:jc w:val="both"/>
        <w:rPr>
          <w:rFonts w:ascii="Times New Roman" w:hAnsi="Times New Roman" w:cs="Times New Roman"/>
          <w:sz w:val="28"/>
          <w:szCs w:val="28"/>
        </w:rPr>
      </w:pPr>
    </w:p>
    <w:p w14:paraId="2C6FD3F5" w14:textId="77777777" w:rsidR="002828CD" w:rsidRPr="00EC6F49" w:rsidRDefault="002828CD" w:rsidP="00EC6F49">
      <w:pPr>
        <w:jc w:val="both"/>
        <w:rPr>
          <w:rFonts w:ascii="Times New Roman" w:hAnsi="Times New Roman" w:cs="Times New Roman"/>
          <w:sz w:val="28"/>
          <w:szCs w:val="28"/>
        </w:rPr>
      </w:pPr>
      <w:r w:rsidRPr="00EC6F49">
        <w:rPr>
          <w:rFonts w:ascii="Times New Roman" w:hAnsi="Times New Roman" w:cs="Times New Roman"/>
          <w:sz w:val="28"/>
          <w:szCs w:val="28"/>
        </w:rPr>
        <w:t>La figure ci-dessus montre le Framework Angular qui est basé sur plusieurs concepts, nous détaillons dans la suite quelques-uns :</w:t>
      </w:r>
    </w:p>
    <w:p w14:paraId="259DB7A4" w14:textId="3DBF392F" w:rsidR="002828CD" w:rsidRPr="00EC6F49" w:rsidRDefault="002828CD" w:rsidP="00EC6F49">
      <w:pPr>
        <w:jc w:val="both"/>
        <w:rPr>
          <w:rFonts w:ascii="Times New Roman" w:hAnsi="Times New Roman" w:cs="Times New Roman"/>
          <w:sz w:val="28"/>
          <w:szCs w:val="28"/>
        </w:rPr>
      </w:pPr>
      <w:r w:rsidRPr="00EC6F49">
        <w:rPr>
          <w:rFonts w:ascii="Times New Roman" w:hAnsi="Times New Roman" w:cs="Times New Roman"/>
          <w:sz w:val="28"/>
          <w:szCs w:val="28"/>
        </w:rPr>
        <w:t xml:space="preserve">▪ </w:t>
      </w:r>
      <w:r w:rsidRPr="00EC6F49">
        <w:rPr>
          <w:rFonts w:ascii="Times New Roman" w:hAnsi="Times New Roman" w:cs="Times New Roman"/>
          <w:b/>
          <w:sz w:val="28"/>
          <w:szCs w:val="28"/>
        </w:rPr>
        <w:t>Le module</w:t>
      </w:r>
      <w:r w:rsidRPr="00EC6F49">
        <w:rPr>
          <w:rFonts w:ascii="Times New Roman" w:hAnsi="Times New Roman" w:cs="Times New Roman"/>
          <w:sz w:val="28"/>
          <w:szCs w:val="28"/>
        </w:rPr>
        <w:t xml:space="preserve"> : c’est une classe type script avec le décorateur </w:t>
      </w:r>
      <w:r w:rsidRPr="00EC6F49">
        <w:rPr>
          <w:rFonts w:ascii="Times New Roman" w:hAnsi="Times New Roman" w:cs="Times New Roman"/>
          <w:b/>
          <w:sz w:val="28"/>
          <w:szCs w:val="28"/>
        </w:rPr>
        <w:t>@NgModule</w:t>
      </w:r>
      <w:r w:rsidRPr="00EC6F49">
        <w:rPr>
          <w:rFonts w:ascii="Times New Roman" w:hAnsi="Times New Roman" w:cs="Times New Roman"/>
          <w:sz w:val="28"/>
          <w:szCs w:val="28"/>
        </w:rPr>
        <w:t>, c’est la première structure de base dans Angular il est un peu comme un package Java. Une application Angular est composée d’au moins un module.</w:t>
      </w:r>
    </w:p>
    <w:p w14:paraId="2CBE1965" w14:textId="596BD9E3" w:rsidR="002828CD" w:rsidRPr="00EC6F49" w:rsidRDefault="002828CD" w:rsidP="00EC6F49">
      <w:pPr>
        <w:jc w:val="both"/>
        <w:rPr>
          <w:rFonts w:ascii="Times New Roman" w:hAnsi="Times New Roman" w:cs="Times New Roman"/>
          <w:sz w:val="28"/>
          <w:szCs w:val="28"/>
        </w:rPr>
      </w:pPr>
      <w:r w:rsidRPr="00EC6F49">
        <w:rPr>
          <w:rFonts w:ascii="Times New Roman" w:hAnsi="Times New Roman" w:cs="Times New Roman"/>
          <w:b/>
          <w:sz w:val="28"/>
          <w:szCs w:val="28"/>
        </w:rPr>
        <w:t>▪ Le composant :</w:t>
      </w:r>
      <w:r w:rsidRPr="00EC6F49">
        <w:rPr>
          <w:rFonts w:ascii="Times New Roman" w:hAnsi="Times New Roman" w:cs="Times New Roman"/>
          <w:sz w:val="28"/>
          <w:szCs w:val="28"/>
        </w:rPr>
        <w:t xml:space="preserve"> c’est une classe type script avec le décorateur </w:t>
      </w:r>
      <w:r w:rsidRPr="00EC6F49">
        <w:rPr>
          <w:rFonts w:ascii="Times New Roman" w:hAnsi="Times New Roman" w:cs="Times New Roman"/>
          <w:b/>
          <w:sz w:val="28"/>
          <w:szCs w:val="28"/>
        </w:rPr>
        <w:t>@Componant</w:t>
      </w:r>
      <w:r w:rsidRPr="00EC6F49">
        <w:rPr>
          <w:rFonts w:ascii="Times New Roman" w:hAnsi="Times New Roman" w:cs="Times New Roman"/>
          <w:sz w:val="28"/>
          <w:szCs w:val="28"/>
        </w:rPr>
        <w:t>. Il représente une vue de l’application. Une application Angular est un arbre de composants Angular.</w:t>
      </w:r>
    </w:p>
    <w:p w14:paraId="4E9A2751" w14:textId="77777777" w:rsidR="002828CD" w:rsidRPr="00EC6F49" w:rsidRDefault="002828CD" w:rsidP="00EC6F49">
      <w:pPr>
        <w:jc w:val="both"/>
        <w:rPr>
          <w:rFonts w:ascii="Times New Roman" w:hAnsi="Times New Roman" w:cs="Times New Roman"/>
          <w:sz w:val="28"/>
          <w:szCs w:val="28"/>
        </w:rPr>
      </w:pPr>
      <w:r w:rsidRPr="00EC6F49">
        <w:rPr>
          <w:rFonts w:ascii="Times New Roman" w:hAnsi="Times New Roman" w:cs="Times New Roman"/>
          <w:b/>
          <w:sz w:val="28"/>
          <w:szCs w:val="28"/>
        </w:rPr>
        <w:lastRenderedPageBreak/>
        <w:t>▪ Le service :</w:t>
      </w:r>
      <w:r w:rsidRPr="00EC6F49">
        <w:rPr>
          <w:rFonts w:ascii="Times New Roman" w:hAnsi="Times New Roman" w:cs="Times New Roman"/>
          <w:sz w:val="28"/>
          <w:szCs w:val="28"/>
        </w:rPr>
        <w:t xml:space="preserve"> C’est une classe type script avec le décorateur </w:t>
      </w:r>
      <w:r w:rsidRPr="00EC6F49">
        <w:rPr>
          <w:rFonts w:ascii="Times New Roman" w:hAnsi="Times New Roman" w:cs="Times New Roman"/>
          <w:b/>
          <w:sz w:val="28"/>
          <w:szCs w:val="28"/>
        </w:rPr>
        <w:t>@Injectable</w:t>
      </w:r>
      <w:r w:rsidRPr="00EC6F49">
        <w:rPr>
          <w:rFonts w:ascii="Times New Roman" w:hAnsi="Times New Roman" w:cs="Times New Roman"/>
          <w:sz w:val="28"/>
          <w:szCs w:val="28"/>
        </w:rPr>
        <w:t>. Il sert à partager des données entre les composants, ou bien factoriser un traitement réutilisable.</w:t>
      </w:r>
    </w:p>
    <w:p w14:paraId="4961154B" w14:textId="400523D0" w:rsidR="002828CD" w:rsidRPr="00EC6F49" w:rsidRDefault="00EC6F49" w:rsidP="00EC6F49">
      <w:pPr>
        <w:jc w:val="both"/>
        <w:rPr>
          <w:rFonts w:ascii="Times New Roman" w:hAnsi="Times New Roman" w:cs="Times New Roman"/>
          <w:sz w:val="28"/>
          <w:szCs w:val="28"/>
        </w:rPr>
      </w:pPr>
      <w:r w:rsidRPr="00EC6F49">
        <w:rPr>
          <w:rFonts w:ascii="Times New Roman" w:hAnsi="Times New Roman" w:cs="Times New Roman"/>
          <w:noProof/>
          <w:sz w:val="28"/>
          <w:szCs w:val="28"/>
        </w:rPr>
        <mc:AlternateContent>
          <mc:Choice Requires="wps">
            <w:drawing>
              <wp:anchor distT="45720" distB="45720" distL="114300" distR="114300" simplePos="0" relativeHeight="251671552" behindDoc="0" locked="0" layoutInCell="1" allowOverlap="1" wp14:anchorId="63255FD0" wp14:editId="710CA859">
                <wp:simplePos x="0" y="0"/>
                <wp:positionH relativeFrom="column">
                  <wp:posOffset>2235200</wp:posOffset>
                </wp:positionH>
                <wp:positionV relativeFrom="paragraph">
                  <wp:posOffset>325755</wp:posOffset>
                </wp:positionV>
                <wp:extent cx="4048760" cy="2069465"/>
                <wp:effectExtent l="0" t="0" r="0" b="698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760" cy="20694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7046E4" w14:textId="39E833C1" w:rsidR="00A604FA" w:rsidRPr="00EC6F49" w:rsidRDefault="00A604FA">
                            <w:pPr>
                              <w:rPr>
                                <w:rFonts w:ascii="Times New Roman" w:hAnsi="Times New Roman" w:cs="Times New Roman"/>
                                <w:sz w:val="28"/>
                                <w:szCs w:val="28"/>
                              </w:rPr>
                            </w:pPr>
                            <w:r w:rsidRPr="00EC6F49">
                              <w:rPr>
                                <w:rFonts w:ascii="Times New Roman" w:hAnsi="Times New Roman" w:cs="Times New Roman"/>
                                <w:bCs/>
                                <w:color w:val="202122"/>
                                <w:sz w:val="28"/>
                                <w:szCs w:val="28"/>
                                <w:shd w:val="clear" w:color="auto" w:fill="FFFFFF"/>
                              </w:rPr>
                              <w:t>E</w:t>
                            </w:r>
                            <w:r w:rsidRPr="00EC6F49">
                              <w:rPr>
                                <w:rFonts w:ascii="Times New Roman" w:hAnsi="Times New Roman" w:cs="Times New Roman"/>
                                <w:color w:val="202122"/>
                                <w:sz w:val="28"/>
                                <w:szCs w:val="28"/>
                                <w:shd w:val="clear" w:color="auto" w:fill="FFFFFF"/>
                              </w:rPr>
                              <w:t>st un</w:t>
                            </w:r>
                            <w:r w:rsidRPr="00EC6F49">
                              <w:rPr>
                                <w:rFonts w:ascii="Times New Roman" w:hAnsi="Times New Roman" w:cs="Times New Roman"/>
                                <w:sz w:val="28"/>
                                <w:szCs w:val="28"/>
                                <w:shd w:val="clear" w:color="auto" w:fill="FFFFFF"/>
                              </w:rPr>
                              <w:t> </w:t>
                            </w:r>
                            <w:hyperlink r:id="rId35" w:tooltip="Framework" w:history="1">
                              <w:r w:rsidRPr="00EC6F49">
                                <w:rPr>
                                  <w:rStyle w:val="Hyperlink"/>
                                  <w:rFonts w:ascii="Times New Roman" w:hAnsi="Times New Roman" w:cs="Times New Roman"/>
                                  <w:color w:val="auto"/>
                                  <w:sz w:val="28"/>
                                  <w:szCs w:val="28"/>
                                  <w:u w:val="none"/>
                                  <w:shd w:val="clear" w:color="auto" w:fill="FFFFFF"/>
                                </w:rPr>
                                <w:t>Framework</w:t>
                              </w:r>
                            </w:hyperlink>
                            <w:r w:rsidRPr="00EC6F49">
                              <w:rPr>
                                <w:rFonts w:ascii="Times New Roman" w:hAnsi="Times New Roman" w:cs="Times New Roman"/>
                                <w:sz w:val="28"/>
                                <w:szCs w:val="28"/>
                                <w:shd w:val="clear" w:color="auto" w:fill="FFFFFF"/>
                              </w:rPr>
                              <w:t> </w:t>
                            </w:r>
                            <w:hyperlink r:id="rId36" w:tooltip="Web application" w:history="1">
                              <w:r w:rsidRPr="00EC6F49">
                                <w:rPr>
                                  <w:rStyle w:val="Hyperlink"/>
                                  <w:rFonts w:ascii="Times New Roman" w:hAnsi="Times New Roman" w:cs="Times New Roman"/>
                                  <w:color w:val="auto"/>
                                  <w:sz w:val="28"/>
                                  <w:szCs w:val="28"/>
                                  <w:u w:val="none"/>
                                  <w:shd w:val="clear" w:color="auto" w:fill="FFFFFF"/>
                                </w:rPr>
                                <w:t>web</w:t>
                              </w:r>
                            </w:hyperlink>
                            <w:r w:rsidRPr="00EC6F49">
                              <w:rPr>
                                <w:rFonts w:ascii="Times New Roman" w:hAnsi="Times New Roman" w:cs="Times New Roman"/>
                                <w:sz w:val="28"/>
                                <w:szCs w:val="28"/>
                                <w:shd w:val="clear" w:color="auto" w:fill="FFFFFF"/>
                              </w:rPr>
                              <w:t> </w:t>
                            </w:r>
                            <w:hyperlink r:id="rId37" w:tooltip="Open-source" w:history="1">
                              <w:r w:rsidRPr="00EC6F49">
                                <w:rPr>
                                  <w:rStyle w:val="Hyperlink"/>
                                  <w:rFonts w:ascii="Times New Roman" w:hAnsi="Times New Roman" w:cs="Times New Roman"/>
                                  <w:color w:val="auto"/>
                                  <w:sz w:val="28"/>
                                  <w:szCs w:val="28"/>
                                  <w:u w:val="none"/>
                                  <w:shd w:val="clear" w:color="auto" w:fill="FFFFFF"/>
                                </w:rPr>
                                <w:t>open-source</w:t>
                              </w:r>
                            </w:hyperlink>
                            <w:r w:rsidRPr="00EC6F49">
                              <w:rPr>
                                <w:rFonts w:ascii="Times New Roman" w:hAnsi="Times New Roman" w:cs="Times New Roman"/>
                                <w:color w:val="202122"/>
                                <w:sz w:val="28"/>
                                <w:szCs w:val="28"/>
                                <w:shd w:val="clear" w:color="auto" w:fill="FFFFFF"/>
                              </w:rPr>
                              <w:t> écrit en </w:t>
                            </w:r>
                            <w:hyperlink r:id="rId38" w:tooltip="PHP" w:history="1">
                              <w:r w:rsidRPr="00EC6F49">
                                <w:rPr>
                                  <w:rStyle w:val="Hyperlink"/>
                                  <w:rFonts w:ascii="Times New Roman" w:hAnsi="Times New Roman" w:cs="Times New Roman"/>
                                  <w:color w:val="auto"/>
                                  <w:sz w:val="28"/>
                                  <w:szCs w:val="28"/>
                                  <w:u w:val="none"/>
                                  <w:shd w:val="clear" w:color="auto" w:fill="FFFFFF"/>
                                </w:rPr>
                                <w:t>PHP</w:t>
                              </w:r>
                            </w:hyperlink>
                            <w:r w:rsidRPr="00EC6F49">
                              <w:rPr>
                                <w:rFonts w:ascii="Times New Roman" w:hAnsi="Times New Roman" w:cs="Times New Roman"/>
                                <w:sz w:val="28"/>
                                <w:szCs w:val="28"/>
                                <w:shd w:val="clear" w:color="auto" w:fill="FFFFFF"/>
                              </w:rPr>
                              <w:t> </w:t>
                            </w:r>
                            <w:r w:rsidRPr="00EC6F49">
                              <w:rPr>
                                <w:rFonts w:ascii="Times New Roman" w:hAnsi="Times New Roman" w:cs="Times New Roman"/>
                                <w:color w:val="202122"/>
                                <w:sz w:val="28"/>
                                <w:szCs w:val="28"/>
                                <w:shd w:val="clear" w:color="auto" w:fill="FFFFFF"/>
                              </w:rPr>
                              <w:t>respectant le principe </w:t>
                            </w:r>
                            <w:hyperlink r:id="rId39" w:tooltip="Modèle-vue-contrôleur" w:history="1">
                              <w:r w:rsidRPr="00EC6F49">
                                <w:rPr>
                                  <w:rStyle w:val="Hyperlink"/>
                                  <w:rFonts w:ascii="Times New Roman" w:hAnsi="Times New Roman" w:cs="Times New Roman"/>
                                  <w:color w:val="auto"/>
                                  <w:sz w:val="28"/>
                                  <w:szCs w:val="28"/>
                                  <w:u w:val="none"/>
                                  <w:shd w:val="clear" w:color="auto" w:fill="FFFFFF"/>
                                </w:rPr>
                                <w:t>modèle-vue-contrôleur</w:t>
                              </w:r>
                            </w:hyperlink>
                            <w:r w:rsidRPr="00EC6F49">
                              <w:rPr>
                                <w:rFonts w:ascii="Times New Roman" w:hAnsi="Times New Roman" w:cs="Times New Roman"/>
                                <w:color w:val="202122"/>
                                <w:sz w:val="28"/>
                                <w:szCs w:val="28"/>
                                <w:shd w:val="clear" w:color="auto" w:fill="FFFFFF"/>
                              </w:rPr>
                              <w:t> et entièrement développé en</w:t>
                            </w:r>
                            <w:r w:rsidRPr="00EC6F49">
                              <w:rPr>
                                <w:rFonts w:ascii="Times New Roman" w:hAnsi="Times New Roman" w:cs="Times New Roman"/>
                                <w:sz w:val="28"/>
                                <w:szCs w:val="28"/>
                                <w:shd w:val="clear" w:color="auto" w:fill="FFFFFF"/>
                              </w:rPr>
                              <w:t> </w:t>
                            </w:r>
                            <w:hyperlink r:id="rId40" w:tooltip="Programmation orientée objet" w:history="1">
                              <w:r w:rsidRPr="00EC6F49">
                                <w:rPr>
                                  <w:rStyle w:val="Hyperlink"/>
                                  <w:rFonts w:ascii="Times New Roman" w:hAnsi="Times New Roman" w:cs="Times New Roman"/>
                                  <w:color w:val="auto"/>
                                  <w:sz w:val="28"/>
                                  <w:szCs w:val="28"/>
                                  <w:u w:val="none"/>
                                  <w:shd w:val="clear" w:color="auto" w:fill="FFFFFF"/>
                                </w:rPr>
                                <w:t>programmation orientée objet</w:t>
                              </w:r>
                            </w:hyperlink>
                            <w:r w:rsidRPr="00EC6F49">
                              <w:rPr>
                                <w:rFonts w:ascii="Times New Roman" w:hAnsi="Times New Roman" w:cs="Times New Roman"/>
                                <w:sz w:val="28"/>
                                <w:szCs w:val="28"/>
                              </w:rPr>
                              <w:t xml:space="preserve"> [13].</w:t>
                            </w:r>
                          </w:p>
                          <w:p w14:paraId="1C164589" w14:textId="5A447CDB" w:rsidR="00A604FA" w:rsidRPr="00EC6F49" w:rsidRDefault="00A604FA">
                            <w:pPr>
                              <w:rPr>
                                <w:rFonts w:ascii="Times New Roman" w:hAnsi="Times New Roman" w:cs="Times New Roman"/>
                                <w:color w:val="202122"/>
                                <w:sz w:val="28"/>
                                <w:szCs w:val="28"/>
                                <w:shd w:val="clear" w:color="auto" w:fill="FFFFFF"/>
                              </w:rPr>
                            </w:pPr>
                            <w:r w:rsidRPr="00EC6F49">
                              <w:rPr>
                                <w:rFonts w:ascii="Times New Roman" w:hAnsi="Times New Roman" w:cs="Times New Roman"/>
                                <w:color w:val="0D0D0D"/>
                                <w:sz w:val="28"/>
                                <w:szCs w:val="28"/>
                                <w:shd w:val="clear" w:color="auto" w:fill="FFFFFF"/>
                              </w:rPr>
                              <w:t>Il offre une structure et des fonctionnalités puissantes pour la création d'applications web modernes et robustes.</w:t>
                            </w:r>
                          </w:p>
                          <w:p w14:paraId="0E600059" w14:textId="77777777" w:rsidR="00A604FA" w:rsidRDefault="00A604F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55FD0" id="_x0000_s1030" type="#_x0000_t202" style="position:absolute;left:0;text-align:left;margin-left:176pt;margin-top:25.65pt;width:318.8pt;height:162.9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" filled="f" stroked="f">
                <v:textbox>
                  <w:txbxContent>
                    <w:p w14:paraId="0F7046E4" w14:textId="39E833C1" w:rsidR="00A604FA" w:rsidRPr="00EC6F49" w:rsidRDefault="00A604FA">
                      <w:pPr>
                        <w:rPr>
                          <w:rFonts w:ascii="Times New Roman" w:hAnsi="Times New Roman" w:cs="Times New Roman"/>
                          <w:sz w:val="28"/>
                          <w:szCs w:val="28"/>
                        </w:rPr>
                      </w:pPr>
                      <w:r w:rsidRPr="00EC6F49">
                        <w:rPr>
                          <w:rFonts w:ascii="Times New Roman" w:hAnsi="Times New Roman" w:cs="Times New Roman"/>
                          <w:bCs/>
                          <w:color w:val="202122"/>
                          <w:sz w:val="28"/>
                          <w:szCs w:val="28"/>
                          <w:shd w:val="clear" w:color="auto" w:fill="FFFFFF"/>
                        </w:rPr>
                        <w:t>E</w:t>
                      </w:r>
                      <w:r w:rsidRPr="00EC6F49">
                        <w:rPr>
                          <w:rFonts w:ascii="Times New Roman" w:hAnsi="Times New Roman" w:cs="Times New Roman"/>
                          <w:color w:val="202122"/>
                          <w:sz w:val="28"/>
                          <w:szCs w:val="28"/>
                          <w:shd w:val="clear" w:color="auto" w:fill="FFFFFF"/>
                        </w:rPr>
                        <w:t>st un</w:t>
                      </w:r>
                      <w:r w:rsidRPr="00EC6F49">
                        <w:rPr>
                          <w:rFonts w:ascii="Times New Roman" w:hAnsi="Times New Roman" w:cs="Times New Roman"/>
                          <w:sz w:val="28"/>
                          <w:szCs w:val="28"/>
                          <w:shd w:val="clear" w:color="auto" w:fill="FFFFFF"/>
                        </w:rPr>
                        <w:t> </w:t>
                      </w:r>
                      <w:hyperlink r:id="rId41" w:tooltip="Framework" w:history="1">
                        <w:r w:rsidRPr="00EC6F49">
                          <w:rPr>
                            <w:rStyle w:val="Hyperlink"/>
                            <w:rFonts w:ascii="Times New Roman" w:hAnsi="Times New Roman" w:cs="Times New Roman"/>
                            <w:color w:val="auto"/>
                            <w:sz w:val="28"/>
                            <w:szCs w:val="28"/>
                            <w:u w:val="none"/>
                            <w:shd w:val="clear" w:color="auto" w:fill="FFFFFF"/>
                          </w:rPr>
                          <w:t>Framework</w:t>
                        </w:r>
                      </w:hyperlink>
                      <w:r w:rsidRPr="00EC6F49">
                        <w:rPr>
                          <w:rFonts w:ascii="Times New Roman" w:hAnsi="Times New Roman" w:cs="Times New Roman"/>
                          <w:sz w:val="28"/>
                          <w:szCs w:val="28"/>
                          <w:shd w:val="clear" w:color="auto" w:fill="FFFFFF"/>
                        </w:rPr>
                        <w:t> </w:t>
                      </w:r>
                      <w:hyperlink r:id="rId42" w:tooltip="Web application" w:history="1">
                        <w:r w:rsidRPr="00EC6F49">
                          <w:rPr>
                            <w:rStyle w:val="Hyperlink"/>
                            <w:rFonts w:ascii="Times New Roman" w:hAnsi="Times New Roman" w:cs="Times New Roman"/>
                            <w:color w:val="auto"/>
                            <w:sz w:val="28"/>
                            <w:szCs w:val="28"/>
                            <w:u w:val="none"/>
                            <w:shd w:val="clear" w:color="auto" w:fill="FFFFFF"/>
                          </w:rPr>
                          <w:t>web</w:t>
                        </w:r>
                      </w:hyperlink>
                      <w:r w:rsidRPr="00EC6F49">
                        <w:rPr>
                          <w:rFonts w:ascii="Times New Roman" w:hAnsi="Times New Roman" w:cs="Times New Roman"/>
                          <w:sz w:val="28"/>
                          <w:szCs w:val="28"/>
                          <w:shd w:val="clear" w:color="auto" w:fill="FFFFFF"/>
                        </w:rPr>
                        <w:t> </w:t>
                      </w:r>
                      <w:hyperlink r:id="rId43" w:tooltip="Open-source" w:history="1">
                        <w:r w:rsidRPr="00EC6F49">
                          <w:rPr>
                            <w:rStyle w:val="Hyperlink"/>
                            <w:rFonts w:ascii="Times New Roman" w:hAnsi="Times New Roman" w:cs="Times New Roman"/>
                            <w:color w:val="auto"/>
                            <w:sz w:val="28"/>
                            <w:szCs w:val="28"/>
                            <w:u w:val="none"/>
                            <w:shd w:val="clear" w:color="auto" w:fill="FFFFFF"/>
                          </w:rPr>
                          <w:t>open-source</w:t>
                        </w:r>
                      </w:hyperlink>
                      <w:r w:rsidRPr="00EC6F49">
                        <w:rPr>
                          <w:rFonts w:ascii="Times New Roman" w:hAnsi="Times New Roman" w:cs="Times New Roman"/>
                          <w:color w:val="202122"/>
                          <w:sz w:val="28"/>
                          <w:szCs w:val="28"/>
                          <w:shd w:val="clear" w:color="auto" w:fill="FFFFFF"/>
                        </w:rPr>
                        <w:t> écrit en </w:t>
                      </w:r>
                      <w:hyperlink r:id="rId44" w:tooltip="PHP" w:history="1">
                        <w:r w:rsidRPr="00EC6F49">
                          <w:rPr>
                            <w:rStyle w:val="Hyperlink"/>
                            <w:rFonts w:ascii="Times New Roman" w:hAnsi="Times New Roman" w:cs="Times New Roman"/>
                            <w:color w:val="auto"/>
                            <w:sz w:val="28"/>
                            <w:szCs w:val="28"/>
                            <w:u w:val="none"/>
                            <w:shd w:val="clear" w:color="auto" w:fill="FFFFFF"/>
                          </w:rPr>
                          <w:t>PHP</w:t>
                        </w:r>
                      </w:hyperlink>
                      <w:r w:rsidRPr="00EC6F49">
                        <w:rPr>
                          <w:rFonts w:ascii="Times New Roman" w:hAnsi="Times New Roman" w:cs="Times New Roman"/>
                          <w:sz w:val="28"/>
                          <w:szCs w:val="28"/>
                          <w:shd w:val="clear" w:color="auto" w:fill="FFFFFF"/>
                        </w:rPr>
                        <w:t> </w:t>
                      </w:r>
                      <w:r w:rsidRPr="00EC6F49">
                        <w:rPr>
                          <w:rFonts w:ascii="Times New Roman" w:hAnsi="Times New Roman" w:cs="Times New Roman"/>
                          <w:color w:val="202122"/>
                          <w:sz w:val="28"/>
                          <w:szCs w:val="28"/>
                          <w:shd w:val="clear" w:color="auto" w:fill="FFFFFF"/>
                        </w:rPr>
                        <w:t>respectant le principe </w:t>
                      </w:r>
                      <w:hyperlink r:id="rId45" w:tooltip="Modèle-vue-contrôleur" w:history="1">
                        <w:r w:rsidRPr="00EC6F49">
                          <w:rPr>
                            <w:rStyle w:val="Hyperlink"/>
                            <w:rFonts w:ascii="Times New Roman" w:hAnsi="Times New Roman" w:cs="Times New Roman"/>
                            <w:color w:val="auto"/>
                            <w:sz w:val="28"/>
                            <w:szCs w:val="28"/>
                            <w:u w:val="none"/>
                            <w:shd w:val="clear" w:color="auto" w:fill="FFFFFF"/>
                          </w:rPr>
                          <w:t>modèle-vue-contrôleur</w:t>
                        </w:r>
                      </w:hyperlink>
                      <w:r w:rsidRPr="00EC6F49">
                        <w:rPr>
                          <w:rFonts w:ascii="Times New Roman" w:hAnsi="Times New Roman" w:cs="Times New Roman"/>
                          <w:color w:val="202122"/>
                          <w:sz w:val="28"/>
                          <w:szCs w:val="28"/>
                          <w:shd w:val="clear" w:color="auto" w:fill="FFFFFF"/>
                        </w:rPr>
                        <w:t> et entièrement développé en</w:t>
                      </w:r>
                      <w:r w:rsidRPr="00EC6F49">
                        <w:rPr>
                          <w:rFonts w:ascii="Times New Roman" w:hAnsi="Times New Roman" w:cs="Times New Roman"/>
                          <w:sz w:val="28"/>
                          <w:szCs w:val="28"/>
                          <w:shd w:val="clear" w:color="auto" w:fill="FFFFFF"/>
                        </w:rPr>
                        <w:t> </w:t>
                      </w:r>
                      <w:hyperlink r:id="rId46" w:tooltip="Programmation orientée objet" w:history="1">
                        <w:r w:rsidRPr="00EC6F49">
                          <w:rPr>
                            <w:rStyle w:val="Hyperlink"/>
                            <w:rFonts w:ascii="Times New Roman" w:hAnsi="Times New Roman" w:cs="Times New Roman"/>
                            <w:color w:val="auto"/>
                            <w:sz w:val="28"/>
                            <w:szCs w:val="28"/>
                            <w:u w:val="none"/>
                            <w:shd w:val="clear" w:color="auto" w:fill="FFFFFF"/>
                          </w:rPr>
                          <w:t>programmation orientée objet</w:t>
                        </w:r>
                      </w:hyperlink>
                      <w:r w:rsidRPr="00EC6F49">
                        <w:rPr>
                          <w:rFonts w:ascii="Times New Roman" w:hAnsi="Times New Roman" w:cs="Times New Roman"/>
                          <w:sz w:val="28"/>
                          <w:szCs w:val="28"/>
                        </w:rPr>
                        <w:t xml:space="preserve"> [13].</w:t>
                      </w:r>
                    </w:p>
                    <w:p w14:paraId="1C164589" w14:textId="5A447CDB" w:rsidR="00A604FA" w:rsidRPr="00EC6F49" w:rsidRDefault="00A604FA">
                      <w:pPr>
                        <w:rPr>
                          <w:rFonts w:ascii="Times New Roman" w:hAnsi="Times New Roman" w:cs="Times New Roman"/>
                          <w:color w:val="202122"/>
                          <w:sz w:val="28"/>
                          <w:szCs w:val="28"/>
                          <w:shd w:val="clear" w:color="auto" w:fill="FFFFFF"/>
                        </w:rPr>
                      </w:pPr>
                      <w:r w:rsidRPr="00EC6F49">
                        <w:rPr>
                          <w:rFonts w:ascii="Times New Roman" w:hAnsi="Times New Roman" w:cs="Times New Roman"/>
                          <w:color w:val="0D0D0D"/>
                          <w:sz w:val="28"/>
                          <w:szCs w:val="28"/>
                          <w:shd w:val="clear" w:color="auto" w:fill="FFFFFF"/>
                        </w:rPr>
                        <w:t>Il offre une structure et des fonctionnalités puissantes pour la création d'applications web modernes et robustes.</w:t>
                      </w:r>
                    </w:p>
                    <w:p w14:paraId="0E600059" w14:textId="77777777" w:rsidR="00A604FA" w:rsidRDefault="00A604FA"/>
                  </w:txbxContent>
                </v:textbox>
                <w10:wrap type="square"/>
              </v:shape>
            </w:pict>
          </mc:Fallback>
        </mc:AlternateContent>
      </w:r>
    </w:p>
    <w:p w14:paraId="56D3A76C" w14:textId="489966AF" w:rsidR="00417391" w:rsidRPr="00EC6F49" w:rsidRDefault="002828CD" w:rsidP="00EC6F49">
      <w:pPr>
        <w:jc w:val="both"/>
        <w:rPr>
          <w:rFonts w:ascii="Times New Roman" w:hAnsi="Times New Roman" w:cs="Times New Roman"/>
          <w:sz w:val="28"/>
          <w:szCs w:val="28"/>
        </w:rPr>
      </w:pPr>
      <w:r w:rsidRPr="00EC6F49">
        <w:rPr>
          <w:rFonts w:ascii="Times New Roman" w:hAnsi="Times New Roman" w:cs="Times New Roman"/>
          <w:noProof/>
          <w:sz w:val="28"/>
          <w:szCs w:val="28"/>
        </w:rPr>
        <w:drawing>
          <wp:inline distT="0" distB="0" distL="0" distR="0" wp14:anchorId="2BE4AB5C" wp14:editId="46EB89CC">
            <wp:extent cx="2004343" cy="58084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arave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67410" cy="599120"/>
                    </a:xfrm>
                    <a:prstGeom prst="rect">
                      <a:avLst/>
                    </a:prstGeom>
                  </pic:spPr>
                </pic:pic>
              </a:graphicData>
            </a:graphic>
          </wp:inline>
        </w:drawing>
      </w:r>
    </w:p>
    <w:p w14:paraId="4D877643" w14:textId="77777777" w:rsidR="00417391" w:rsidRPr="00EC6F49" w:rsidRDefault="00417391" w:rsidP="00EC6F49">
      <w:pPr>
        <w:jc w:val="both"/>
        <w:rPr>
          <w:rFonts w:ascii="Times New Roman" w:hAnsi="Times New Roman" w:cs="Times New Roman"/>
        </w:rPr>
      </w:pPr>
    </w:p>
    <w:p w14:paraId="42857E17" w14:textId="77777777" w:rsidR="00417391" w:rsidRPr="00EC6F49" w:rsidRDefault="00417391" w:rsidP="00EC6F49">
      <w:pPr>
        <w:jc w:val="both"/>
        <w:rPr>
          <w:rFonts w:ascii="Times New Roman" w:hAnsi="Times New Roman" w:cs="Times New Roman"/>
        </w:rPr>
      </w:pPr>
    </w:p>
    <w:p w14:paraId="2845C102" w14:textId="77777777" w:rsidR="00417391" w:rsidRPr="00EC6F49" w:rsidRDefault="00417391" w:rsidP="00EC6F49">
      <w:pPr>
        <w:jc w:val="both"/>
        <w:rPr>
          <w:rFonts w:ascii="Times New Roman" w:hAnsi="Times New Roman" w:cs="Times New Roman"/>
        </w:rPr>
      </w:pPr>
    </w:p>
    <w:p w14:paraId="7C25CD81" w14:textId="77777777" w:rsidR="00417391" w:rsidRPr="00EC6F49" w:rsidRDefault="00417391" w:rsidP="00EC6F49">
      <w:pPr>
        <w:jc w:val="both"/>
        <w:rPr>
          <w:rFonts w:ascii="Times New Roman" w:hAnsi="Times New Roman" w:cs="Times New Roman"/>
        </w:rPr>
      </w:pPr>
    </w:p>
    <w:p w14:paraId="177EB368" w14:textId="77777777" w:rsidR="00417391" w:rsidRPr="00EC6F49" w:rsidRDefault="00417391" w:rsidP="00EC6F49">
      <w:pPr>
        <w:jc w:val="both"/>
        <w:rPr>
          <w:rFonts w:ascii="Times New Roman" w:hAnsi="Times New Roman" w:cs="Times New Roman"/>
        </w:rPr>
      </w:pPr>
    </w:p>
    <w:p w14:paraId="351634A3" w14:textId="77777777" w:rsidR="00417391" w:rsidRPr="00EC6F49" w:rsidRDefault="00417391" w:rsidP="00EC6F49">
      <w:pPr>
        <w:jc w:val="both"/>
        <w:rPr>
          <w:rFonts w:ascii="Times New Roman" w:hAnsi="Times New Roman" w:cs="Times New Roman"/>
        </w:rPr>
      </w:pPr>
    </w:p>
    <w:p w14:paraId="5ACEF99B" w14:textId="77777777" w:rsidR="00417391" w:rsidRPr="00EC6F49" w:rsidRDefault="00417391" w:rsidP="00EC6F49">
      <w:pPr>
        <w:jc w:val="both"/>
        <w:rPr>
          <w:rFonts w:ascii="Times New Roman" w:hAnsi="Times New Roman" w:cs="Times New Roman"/>
        </w:rPr>
      </w:pPr>
    </w:p>
    <w:p w14:paraId="37B517DA" w14:textId="77777777" w:rsidR="00417391" w:rsidRPr="00EC6F49" w:rsidRDefault="00417391" w:rsidP="00EC6F49">
      <w:pPr>
        <w:rPr>
          <w:rFonts w:ascii="Times New Roman" w:hAnsi="Times New Roman" w:cs="Times New Roman"/>
          <w:sz w:val="32"/>
          <w:szCs w:val="32"/>
        </w:rPr>
      </w:pPr>
    </w:p>
    <w:p w14:paraId="3496C48E" w14:textId="40177AED" w:rsidR="002828CD" w:rsidRPr="00EC6F49" w:rsidRDefault="00417391" w:rsidP="00EC6F49">
      <w:pPr>
        <w:pStyle w:val="ListParagraph"/>
        <w:numPr>
          <w:ilvl w:val="0"/>
          <w:numId w:val="5"/>
        </w:numPr>
        <w:ind w:left="0" w:firstLine="0"/>
        <w:rPr>
          <w:rFonts w:ascii="Times New Roman" w:hAnsi="Times New Roman" w:cs="Times New Roman"/>
          <w:b/>
          <w:sz w:val="32"/>
          <w:szCs w:val="32"/>
        </w:rPr>
      </w:pPr>
      <w:r w:rsidRPr="00EC6F49">
        <w:rPr>
          <w:rFonts w:ascii="Times New Roman" w:hAnsi="Times New Roman" w:cs="Times New Roman"/>
          <w:b/>
          <w:sz w:val="32"/>
          <w:szCs w:val="32"/>
        </w:rPr>
        <w:t>CONCLUSION :</w:t>
      </w:r>
    </w:p>
    <w:p w14:paraId="124C75E0" w14:textId="0EA4A0C4" w:rsidR="00167124" w:rsidRPr="00EC6F49" w:rsidRDefault="00167124" w:rsidP="00EC6F49">
      <w:pPr>
        <w:rPr>
          <w:rFonts w:ascii="Times New Roman" w:hAnsi="Times New Roman" w:cs="Times New Roman"/>
          <w:sz w:val="28"/>
          <w:szCs w:val="28"/>
        </w:rPr>
      </w:pPr>
      <w:r w:rsidRPr="00EC6F49">
        <w:rPr>
          <w:rFonts w:ascii="Times New Roman" w:hAnsi="Times New Roman" w:cs="Times New Roman"/>
          <w:sz w:val="28"/>
          <w:szCs w:val="28"/>
        </w:rPr>
        <w:t>Dans le deuxièm</w:t>
      </w:r>
      <w:r w:rsidR="00EC6F49" w:rsidRPr="00EC6F49">
        <w:rPr>
          <w:rFonts w:ascii="Times New Roman" w:hAnsi="Times New Roman" w:cs="Times New Roman"/>
          <w:sz w:val="28"/>
          <w:szCs w:val="28"/>
        </w:rPr>
        <w:t xml:space="preserve">e </w:t>
      </w:r>
      <w:r w:rsidRPr="00EC6F49">
        <w:rPr>
          <w:rFonts w:ascii="Times New Roman" w:hAnsi="Times New Roman" w:cs="Times New Roman"/>
          <w:sz w:val="28"/>
          <w:szCs w:val="28"/>
        </w:rPr>
        <w:t xml:space="preserve">chapitre, nous avons précisé les besoins et adopté le cadre Scrum. Le Backlog de produit global et le diagramme de cas d'utilisation global ont été présentés, accompagnés de choix techniques pour l'application. </w:t>
      </w:r>
    </w:p>
    <w:p w14:paraId="09868F36" w14:textId="0C32C216" w:rsidR="00417391" w:rsidRPr="00EC6F49" w:rsidRDefault="00167124" w:rsidP="00EC6F49">
      <w:pPr>
        <w:rPr>
          <w:rFonts w:ascii="Times New Roman" w:hAnsi="Times New Roman" w:cs="Times New Roman"/>
          <w:sz w:val="28"/>
          <w:szCs w:val="28"/>
        </w:rPr>
      </w:pPr>
      <w:r w:rsidRPr="00EC6F49">
        <w:rPr>
          <w:rFonts w:ascii="Times New Roman" w:hAnsi="Times New Roman" w:cs="Times New Roman"/>
          <w:sz w:val="28"/>
          <w:szCs w:val="28"/>
        </w:rPr>
        <w:t>Le prochain chapitre détaillera le travail réalisé lors du premier sprint du projet.</w:t>
      </w:r>
    </w:p>
    <w:p w14:paraId="0A611740" w14:textId="77777777" w:rsidR="00417391" w:rsidRPr="00EC6F49" w:rsidRDefault="00417391" w:rsidP="00EC6F49">
      <w:pPr>
        <w:rPr>
          <w:rFonts w:ascii="Times New Roman" w:hAnsi="Times New Roman" w:cs="Times New Roman"/>
        </w:rPr>
      </w:pPr>
    </w:p>
    <w:p w14:paraId="3C9F1753" w14:textId="77777777" w:rsidR="00417391" w:rsidRPr="00EC6F49" w:rsidRDefault="00417391" w:rsidP="00EC6F49">
      <w:pPr>
        <w:rPr>
          <w:rFonts w:ascii="Times New Roman" w:hAnsi="Times New Roman" w:cs="Times New Roman"/>
        </w:rPr>
      </w:pPr>
    </w:p>
    <w:p w14:paraId="6739B72E" w14:textId="77777777" w:rsidR="00417391" w:rsidRPr="00EC6F49" w:rsidRDefault="00417391" w:rsidP="00EC6F49">
      <w:pPr>
        <w:rPr>
          <w:rFonts w:ascii="Times New Roman" w:hAnsi="Times New Roman" w:cs="Times New Roman"/>
        </w:rPr>
      </w:pPr>
    </w:p>
    <w:p w14:paraId="145A6074" w14:textId="77777777" w:rsidR="00417391" w:rsidRPr="00EC6F49" w:rsidRDefault="00417391">
      <w:pPr>
        <w:rPr>
          <w:rFonts w:ascii="Times New Roman" w:hAnsi="Times New Roman" w:cs="Times New Roman"/>
        </w:rPr>
      </w:pPr>
    </w:p>
    <w:p w14:paraId="41501133" w14:textId="77777777" w:rsidR="00417391" w:rsidRPr="00EC6F49" w:rsidRDefault="00417391">
      <w:pPr>
        <w:rPr>
          <w:rFonts w:ascii="Times New Roman" w:hAnsi="Times New Roman" w:cs="Times New Roman"/>
        </w:rPr>
      </w:pPr>
    </w:p>
    <w:p w14:paraId="0D917F02" w14:textId="77777777" w:rsidR="00417391" w:rsidRPr="00EC6F49" w:rsidRDefault="00417391">
      <w:pPr>
        <w:rPr>
          <w:rFonts w:ascii="Times New Roman" w:hAnsi="Times New Roman" w:cs="Times New Roman"/>
        </w:rPr>
      </w:pPr>
    </w:p>
    <w:p w14:paraId="303D6E85" w14:textId="77777777" w:rsidR="00417391" w:rsidRPr="00EC6F49" w:rsidRDefault="00417391">
      <w:pPr>
        <w:rPr>
          <w:rFonts w:ascii="Times New Roman" w:hAnsi="Times New Roman" w:cs="Times New Roman"/>
        </w:rPr>
      </w:pPr>
    </w:p>
    <w:p w14:paraId="1EF4C387" w14:textId="77777777" w:rsidR="00417391" w:rsidRPr="00EC6F49" w:rsidRDefault="00417391">
      <w:pPr>
        <w:rPr>
          <w:rFonts w:ascii="Times New Roman" w:hAnsi="Times New Roman" w:cs="Times New Roman"/>
        </w:rPr>
      </w:pPr>
    </w:p>
    <w:p w14:paraId="048149C4" w14:textId="68B8DBD6" w:rsidR="006B4FAE" w:rsidRDefault="006B4FAE"/>
    <w:p w14:paraId="4AF336A3" w14:textId="034BD147" w:rsidR="006B4FAE" w:rsidRDefault="006B4FAE" w:rsidP="006B4FAE">
      <w:pPr>
        <w:jc w:val="both"/>
      </w:pPr>
      <w:r>
        <w:br w:type="page"/>
      </w:r>
      <w:r>
        <w:lastRenderedPageBreak/>
        <w:t xml:space="preserve">Chapitre3 : </w:t>
      </w:r>
      <w:r>
        <w:br w:type="page"/>
      </w:r>
    </w:p>
    <w:p w14:paraId="2F84FAC6" w14:textId="77777777" w:rsidR="006B4FAE" w:rsidRDefault="006B4FAE" w:rsidP="006B4FAE">
      <w:pPr>
        <w:jc w:val="both"/>
      </w:pPr>
    </w:p>
    <w:p w14:paraId="603191F2" w14:textId="77777777" w:rsidR="00F1630A" w:rsidRDefault="00F1630A"/>
    <w:p w14:paraId="2BCD7C86" w14:textId="0CD55641" w:rsidR="00F1630A" w:rsidRDefault="00EC6F49" w:rsidP="00EC6F49">
      <w:pPr>
        <w:jc w:val="center"/>
      </w:pPr>
      <w:r>
        <w:t>Bibliographie</w:t>
      </w:r>
    </w:p>
    <w:p w14:paraId="294817F1" w14:textId="64D91B19" w:rsidR="00370038" w:rsidRDefault="00B546D0">
      <w:r>
        <w:t>[7] :</w:t>
      </w:r>
      <w:r w:rsidRPr="00B546D0">
        <w:t xml:space="preserve"> https://fr.ryte.com/wiki/Product_owner. [En ligne] [Citation : </w:t>
      </w:r>
      <w:r w:rsidR="00BC7FDA">
        <w:t>17</w:t>
      </w:r>
      <w:r w:rsidRPr="00B546D0">
        <w:t xml:space="preserve"> Mars 202</w:t>
      </w:r>
      <w:r w:rsidR="00BC7FDA">
        <w:t>4</w:t>
      </w:r>
      <w:r w:rsidRPr="00B546D0">
        <w:t>].</w:t>
      </w:r>
    </w:p>
    <w:p w14:paraId="6C85958E" w14:textId="488BB046" w:rsidR="007576E9" w:rsidRDefault="007576E9">
      <w:r>
        <w:t>[8]</w:t>
      </w:r>
      <w:proofErr w:type="gramStart"/>
      <w:r>
        <w:t> :</w:t>
      </w:r>
      <w:r w:rsidRPr="007576E9">
        <w:t>https://www.tuleap.org/fr/agile/comprendre-methode-agile-scrum-10-minutes#grands-principes-scrum</w:t>
      </w:r>
      <w:proofErr w:type="gramEnd"/>
      <w:r w:rsidRPr="00B546D0">
        <w:t xml:space="preserve">. [En ligne] [Citation : </w:t>
      </w:r>
      <w:r>
        <w:t>17</w:t>
      </w:r>
      <w:r w:rsidRPr="00B546D0">
        <w:t xml:space="preserve"> Mars 202</w:t>
      </w:r>
      <w:r>
        <w:t>4</w:t>
      </w:r>
      <w:r w:rsidRPr="00B546D0">
        <w:t>].</w:t>
      </w:r>
    </w:p>
    <w:p w14:paraId="31F654C2" w14:textId="22AE4D8A" w:rsidR="007576E9" w:rsidRDefault="007576E9">
      <w:r>
        <w:t>[9] :</w:t>
      </w:r>
      <w:r w:rsidRPr="007576E9">
        <w:t xml:space="preserve"> </w:t>
      </w:r>
      <w:hyperlink r:id="rId48" w:history="1">
        <w:r w:rsidRPr="00BA23DE">
          <w:rPr>
            <w:rStyle w:val="Hyperlink"/>
          </w:rPr>
          <w:t>https://blog.myagilepartner.fr/index.php/2018/05/27/role-de-scrum-master/</w:t>
        </w:r>
      </w:hyperlink>
      <w:r>
        <w:t xml:space="preserve">. </w:t>
      </w:r>
      <w:r w:rsidRPr="00B546D0">
        <w:t xml:space="preserve"> [En ligne] [Citation : </w:t>
      </w:r>
      <w:r>
        <w:t>17</w:t>
      </w:r>
      <w:r w:rsidRPr="00B546D0">
        <w:t xml:space="preserve"> Mars 202</w:t>
      </w:r>
      <w:r>
        <w:t>4</w:t>
      </w:r>
      <w:r w:rsidRPr="00B546D0">
        <w:t>].</w:t>
      </w:r>
    </w:p>
    <w:p w14:paraId="13E17835" w14:textId="5539334B" w:rsidR="007576E9" w:rsidRDefault="009711CB">
      <w:r>
        <w:t>[10] :</w:t>
      </w:r>
      <w:r w:rsidRPr="009711CB">
        <w:t xml:space="preserve"> </w:t>
      </w:r>
      <w:hyperlink r:id="rId49" w:history="1">
        <w:r w:rsidRPr="00BA23DE">
          <w:rPr>
            <w:rStyle w:val="Hyperlink"/>
          </w:rPr>
          <w:t>https://fr.wikipedia.org/wiki/Diagramme_de_cas_d%27utilisation</w:t>
        </w:r>
      </w:hyperlink>
      <w:r>
        <w:t>.</w:t>
      </w:r>
      <w:r w:rsidRPr="00B546D0">
        <w:t xml:space="preserve"> [En ligne] [Citation : </w:t>
      </w:r>
      <w:r>
        <w:t>17</w:t>
      </w:r>
      <w:r w:rsidRPr="00B546D0">
        <w:t xml:space="preserve"> Mars 202</w:t>
      </w:r>
      <w:r>
        <w:t>4</w:t>
      </w:r>
      <w:r w:rsidRPr="00B546D0">
        <w:t>].</w:t>
      </w:r>
    </w:p>
    <w:p w14:paraId="0E719FA9" w14:textId="469E2516" w:rsidR="00192BEB" w:rsidRDefault="00192BEB">
      <w:r>
        <w:t>[11] :</w:t>
      </w:r>
      <w:r w:rsidRPr="00192BEB">
        <w:t xml:space="preserve"> </w:t>
      </w:r>
      <w:hyperlink r:id="rId50" w:history="1">
        <w:r w:rsidRPr="00BA23DE">
          <w:rPr>
            <w:rStyle w:val="Hyperlink"/>
          </w:rPr>
          <w:t>https://www.lucidchart.com/pages/fr/diagramme-de-classes-uml</w:t>
        </w:r>
      </w:hyperlink>
      <w:r>
        <w:t xml:space="preserve">. </w:t>
      </w:r>
      <w:r w:rsidRPr="00B546D0">
        <w:t xml:space="preserve">[En ligne] [Citation : </w:t>
      </w:r>
      <w:r>
        <w:t>17</w:t>
      </w:r>
      <w:r w:rsidRPr="00B546D0">
        <w:t xml:space="preserve"> Mars 202</w:t>
      </w:r>
      <w:r>
        <w:t>4</w:t>
      </w:r>
      <w:r w:rsidRPr="00B546D0">
        <w:t>].</w:t>
      </w:r>
    </w:p>
    <w:p w14:paraId="3C01934F" w14:textId="5D891622" w:rsidR="002828CD" w:rsidRDefault="002828CD">
      <w:r>
        <w:t>[12] :</w:t>
      </w:r>
      <w:r w:rsidRPr="002828CD">
        <w:t xml:space="preserve"> https://en.wikipedia.org/wiki/JSON. [En ligne] [Citation : 1</w:t>
      </w:r>
      <w:r>
        <w:t>8</w:t>
      </w:r>
      <w:r w:rsidRPr="002828CD">
        <w:t xml:space="preserve"> Mars 202</w:t>
      </w:r>
      <w:r>
        <w:t>4</w:t>
      </w:r>
      <w:r w:rsidRPr="002828CD">
        <w:t>].</w:t>
      </w:r>
    </w:p>
    <w:p w14:paraId="34FA83F9" w14:textId="77777777" w:rsidR="002828CD" w:rsidRDefault="002828CD" w:rsidP="002828CD">
      <w:r>
        <w:t>[13]</w:t>
      </w:r>
      <w:proofErr w:type="gramStart"/>
      <w:r>
        <w:t> :</w:t>
      </w:r>
      <w:r w:rsidRPr="002828CD">
        <w:t>https://fr.wikipedia.org/wiki/Laravel#:~:text=Laravel%20est%20un%20framework%20web,ses%20sources%20h%C3%A9berg%C3%A9es%20sur%20GitHub</w:t>
      </w:r>
      <w:proofErr w:type="gramEnd"/>
      <w:r w:rsidRPr="002828CD">
        <w:t>. [En ligne] [Citation : 1</w:t>
      </w:r>
      <w:r>
        <w:t>8</w:t>
      </w:r>
      <w:r w:rsidRPr="002828CD">
        <w:t xml:space="preserve"> Mars 202</w:t>
      </w:r>
      <w:r>
        <w:t>4</w:t>
      </w:r>
      <w:r w:rsidRPr="002828CD">
        <w:t>].</w:t>
      </w:r>
    </w:p>
    <w:p w14:paraId="6F230FE2" w14:textId="03456743" w:rsidR="002828CD" w:rsidRDefault="002828CD"/>
    <w:sectPr w:rsidR="002828CD">
      <w:footerReference w:type="default" r:id="rId5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CD140B" w14:textId="77777777" w:rsidR="0004658A" w:rsidRDefault="0004658A">
      <w:pPr>
        <w:spacing w:after="0" w:line="240" w:lineRule="auto"/>
      </w:pPr>
      <w:r>
        <w:separator/>
      </w:r>
    </w:p>
  </w:endnote>
  <w:endnote w:type="continuationSeparator" w:id="0">
    <w:p w14:paraId="6D6CAAE4" w14:textId="77777777" w:rsidR="0004658A" w:rsidRDefault="000465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025C3" w14:textId="77777777" w:rsidR="00A604FA" w:rsidRDefault="00A604FA">
    <w:pPr>
      <w:pPrChange w:id="39" w:author="Oumaima Houimel" w:date="2024-04-12T16:03: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B117B6" w14:textId="77777777" w:rsidR="0004658A" w:rsidRDefault="0004658A">
      <w:pPr>
        <w:spacing w:after="0" w:line="240" w:lineRule="auto"/>
      </w:pPr>
      <w:r>
        <w:separator/>
      </w:r>
    </w:p>
  </w:footnote>
  <w:footnote w:type="continuationSeparator" w:id="0">
    <w:p w14:paraId="57627D55" w14:textId="77777777" w:rsidR="0004658A" w:rsidRDefault="000465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5349A"/>
    <w:multiLevelType w:val="hybridMultilevel"/>
    <w:tmpl w:val="5DDAF98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2460D4"/>
    <w:multiLevelType w:val="hybridMultilevel"/>
    <w:tmpl w:val="F79E140E"/>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 w15:restartNumberingAfterBreak="0">
    <w:nsid w:val="07712841"/>
    <w:multiLevelType w:val="hybridMultilevel"/>
    <w:tmpl w:val="04EC20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B362F1"/>
    <w:multiLevelType w:val="hybridMultilevel"/>
    <w:tmpl w:val="0A04B56E"/>
    <w:lvl w:ilvl="0" w:tplc="50146160">
      <w:start w:val="1"/>
      <w:numFmt w:val="bullet"/>
      <w:lvlText w:val=""/>
      <w:lvlJc w:val="left"/>
      <w:pPr>
        <w:ind w:left="735" w:hanging="360"/>
      </w:pPr>
      <w:rPr>
        <w:rFonts w:ascii="Wingdings" w:hAnsi="Wingdings" w:hint="default"/>
      </w:rPr>
    </w:lvl>
    <w:lvl w:ilvl="1" w:tplc="040C0003" w:tentative="1">
      <w:start w:val="1"/>
      <w:numFmt w:val="bullet"/>
      <w:lvlText w:val="o"/>
      <w:lvlJc w:val="left"/>
      <w:pPr>
        <w:ind w:left="1455" w:hanging="360"/>
      </w:pPr>
      <w:rPr>
        <w:rFonts w:ascii="Courier New" w:hAnsi="Courier New" w:cs="Courier New" w:hint="default"/>
      </w:rPr>
    </w:lvl>
    <w:lvl w:ilvl="2" w:tplc="040C0005" w:tentative="1">
      <w:start w:val="1"/>
      <w:numFmt w:val="bullet"/>
      <w:lvlText w:val=""/>
      <w:lvlJc w:val="left"/>
      <w:pPr>
        <w:ind w:left="2175" w:hanging="360"/>
      </w:pPr>
      <w:rPr>
        <w:rFonts w:ascii="Wingdings" w:hAnsi="Wingdings" w:hint="default"/>
      </w:rPr>
    </w:lvl>
    <w:lvl w:ilvl="3" w:tplc="040C0001" w:tentative="1">
      <w:start w:val="1"/>
      <w:numFmt w:val="bullet"/>
      <w:lvlText w:val=""/>
      <w:lvlJc w:val="left"/>
      <w:pPr>
        <w:ind w:left="2895" w:hanging="360"/>
      </w:pPr>
      <w:rPr>
        <w:rFonts w:ascii="Symbol" w:hAnsi="Symbol" w:hint="default"/>
      </w:rPr>
    </w:lvl>
    <w:lvl w:ilvl="4" w:tplc="040C0003" w:tentative="1">
      <w:start w:val="1"/>
      <w:numFmt w:val="bullet"/>
      <w:lvlText w:val="o"/>
      <w:lvlJc w:val="left"/>
      <w:pPr>
        <w:ind w:left="3615" w:hanging="360"/>
      </w:pPr>
      <w:rPr>
        <w:rFonts w:ascii="Courier New" w:hAnsi="Courier New" w:cs="Courier New" w:hint="default"/>
      </w:rPr>
    </w:lvl>
    <w:lvl w:ilvl="5" w:tplc="040C0005" w:tentative="1">
      <w:start w:val="1"/>
      <w:numFmt w:val="bullet"/>
      <w:lvlText w:val=""/>
      <w:lvlJc w:val="left"/>
      <w:pPr>
        <w:ind w:left="4335" w:hanging="360"/>
      </w:pPr>
      <w:rPr>
        <w:rFonts w:ascii="Wingdings" w:hAnsi="Wingdings" w:hint="default"/>
      </w:rPr>
    </w:lvl>
    <w:lvl w:ilvl="6" w:tplc="040C0001" w:tentative="1">
      <w:start w:val="1"/>
      <w:numFmt w:val="bullet"/>
      <w:lvlText w:val=""/>
      <w:lvlJc w:val="left"/>
      <w:pPr>
        <w:ind w:left="5055" w:hanging="360"/>
      </w:pPr>
      <w:rPr>
        <w:rFonts w:ascii="Symbol" w:hAnsi="Symbol" w:hint="default"/>
      </w:rPr>
    </w:lvl>
    <w:lvl w:ilvl="7" w:tplc="040C0003" w:tentative="1">
      <w:start w:val="1"/>
      <w:numFmt w:val="bullet"/>
      <w:lvlText w:val="o"/>
      <w:lvlJc w:val="left"/>
      <w:pPr>
        <w:ind w:left="5775" w:hanging="360"/>
      </w:pPr>
      <w:rPr>
        <w:rFonts w:ascii="Courier New" w:hAnsi="Courier New" w:cs="Courier New" w:hint="default"/>
      </w:rPr>
    </w:lvl>
    <w:lvl w:ilvl="8" w:tplc="040C0005" w:tentative="1">
      <w:start w:val="1"/>
      <w:numFmt w:val="bullet"/>
      <w:lvlText w:val=""/>
      <w:lvlJc w:val="left"/>
      <w:pPr>
        <w:ind w:left="6495" w:hanging="360"/>
      </w:pPr>
      <w:rPr>
        <w:rFonts w:ascii="Wingdings" w:hAnsi="Wingdings" w:hint="default"/>
      </w:rPr>
    </w:lvl>
  </w:abstractNum>
  <w:abstractNum w:abstractNumId="4" w15:restartNumberingAfterBreak="0">
    <w:nsid w:val="18262F95"/>
    <w:multiLevelType w:val="hybridMultilevel"/>
    <w:tmpl w:val="3E688B0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AA56B64"/>
    <w:multiLevelType w:val="hybridMultilevel"/>
    <w:tmpl w:val="34B203C6"/>
    <w:lvl w:ilvl="0" w:tplc="040C0009">
      <w:start w:val="1"/>
      <w:numFmt w:val="bullet"/>
      <w:lvlText w:val=""/>
      <w:lvlJc w:val="left"/>
      <w:pPr>
        <w:ind w:left="3432" w:hanging="360"/>
      </w:pPr>
      <w:rPr>
        <w:rFonts w:ascii="Wingdings" w:hAnsi="Wingdings" w:hint="default"/>
      </w:rPr>
    </w:lvl>
    <w:lvl w:ilvl="1" w:tplc="040C0003">
      <w:start w:val="1"/>
      <w:numFmt w:val="bullet"/>
      <w:lvlText w:val="o"/>
      <w:lvlJc w:val="left"/>
      <w:pPr>
        <w:ind w:left="4152" w:hanging="360"/>
      </w:pPr>
      <w:rPr>
        <w:rFonts w:ascii="Courier New" w:hAnsi="Courier New" w:cs="Courier New" w:hint="default"/>
      </w:rPr>
    </w:lvl>
    <w:lvl w:ilvl="2" w:tplc="040C0005" w:tentative="1">
      <w:start w:val="1"/>
      <w:numFmt w:val="bullet"/>
      <w:lvlText w:val=""/>
      <w:lvlJc w:val="left"/>
      <w:pPr>
        <w:ind w:left="4872" w:hanging="360"/>
      </w:pPr>
      <w:rPr>
        <w:rFonts w:ascii="Wingdings" w:hAnsi="Wingdings" w:hint="default"/>
      </w:rPr>
    </w:lvl>
    <w:lvl w:ilvl="3" w:tplc="040C0001" w:tentative="1">
      <w:start w:val="1"/>
      <w:numFmt w:val="bullet"/>
      <w:lvlText w:val=""/>
      <w:lvlJc w:val="left"/>
      <w:pPr>
        <w:ind w:left="5592" w:hanging="360"/>
      </w:pPr>
      <w:rPr>
        <w:rFonts w:ascii="Symbol" w:hAnsi="Symbol" w:hint="default"/>
      </w:rPr>
    </w:lvl>
    <w:lvl w:ilvl="4" w:tplc="040C0003" w:tentative="1">
      <w:start w:val="1"/>
      <w:numFmt w:val="bullet"/>
      <w:lvlText w:val="o"/>
      <w:lvlJc w:val="left"/>
      <w:pPr>
        <w:ind w:left="6312" w:hanging="360"/>
      </w:pPr>
      <w:rPr>
        <w:rFonts w:ascii="Courier New" w:hAnsi="Courier New" w:cs="Courier New" w:hint="default"/>
      </w:rPr>
    </w:lvl>
    <w:lvl w:ilvl="5" w:tplc="040C0005" w:tentative="1">
      <w:start w:val="1"/>
      <w:numFmt w:val="bullet"/>
      <w:lvlText w:val=""/>
      <w:lvlJc w:val="left"/>
      <w:pPr>
        <w:ind w:left="7032" w:hanging="360"/>
      </w:pPr>
      <w:rPr>
        <w:rFonts w:ascii="Wingdings" w:hAnsi="Wingdings" w:hint="default"/>
      </w:rPr>
    </w:lvl>
    <w:lvl w:ilvl="6" w:tplc="040C0001" w:tentative="1">
      <w:start w:val="1"/>
      <w:numFmt w:val="bullet"/>
      <w:lvlText w:val=""/>
      <w:lvlJc w:val="left"/>
      <w:pPr>
        <w:ind w:left="7752" w:hanging="360"/>
      </w:pPr>
      <w:rPr>
        <w:rFonts w:ascii="Symbol" w:hAnsi="Symbol" w:hint="default"/>
      </w:rPr>
    </w:lvl>
    <w:lvl w:ilvl="7" w:tplc="040C0003" w:tentative="1">
      <w:start w:val="1"/>
      <w:numFmt w:val="bullet"/>
      <w:lvlText w:val="o"/>
      <w:lvlJc w:val="left"/>
      <w:pPr>
        <w:ind w:left="8472" w:hanging="360"/>
      </w:pPr>
      <w:rPr>
        <w:rFonts w:ascii="Courier New" w:hAnsi="Courier New" w:cs="Courier New" w:hint="default"/>
      </w:rPr>
    </w:lvl>
    <w:lvl w:ilvl="8" w:tplc="040C0005" w:tentative="1">
      <w:start w:val="1"/>
      <w:numFmt w:val="bullet"/>
      <w:lvlText w:val=""/>
      <w:lvlJc w:val="left"/>
      <w:pPr>
        <w:ind w:left="9192" w:hanging="360"/>
      </w:pPr>
      <w:rPr>
        <w:rFonts w:ascii="Wingdings" w:hAnsi="Wingdings" w:hint="default"/>
      </w:rPr>
    </w:lvl>
  </w:abstractNum>
  <w:abstractNum w:abstractNumId="6" w15:restartNumberingAfterBreak="0">
    <w:nsid w:val="1C830CEC"/>
    <w:multiLevelType w:val="hybridMultilevel"/>
    <w:tmpl w:val="02DAB33A"/>
    <w:lvl w:ilvl="0" w:tplc="2D1CEF2C">
      <w:start w:val="1"/>
      <w:numFmt w:val="lowerLetter"/>
      <w:lvlText w:val="%1."/>
      <w:lvlJc w:val="left"/>
      <w:pPr>
        <w:ind w:left="1800" w:hanging="360"/>
      </w:pPr>
      <w:rPr>
        <w:rFonts w:hint="default"/>
        <w:b/>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7" w15:restartNumberingAfterBreak="0">
    <w:nsid w:val="200518F1"/>
    <w:multiLevelType w:val="hybridMultilevel"/>
    <w:tmpl w:val="F1F6F0DA"/>
    <w:lvl w:ilvl="0" w:tplc="8064EE3E">
      <w:start w:val="3"/>
      <w:numFmt w:val="bullet"/>
      <w:lvlText w:val=""/>
      <w:lvlJc w:val="left"/>
      <w:pPr>
        <w:ind w:left="720" w:hanging="360"/>
      </w:pPr>
      <w:rPr>
        <w:rFonts w:ascii="Wingdings" w:eastAsiaTheme="minorHAnsi" w:hAnsi="Wingdings"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4B60184"/>
    <w:multiLevelType w:val="multilevel"/>
    <w:tmpl w:val="98C08D04"/>
    <w:lvl w:ilvl="0">
      <w:start w:val="1"/>
      <w:numFmt w:val="decimal"/>
      <w:lvlText w:val="%1."/>
      <w:lvlJc w:val="left"/>
      <w:pPr>
        <w:ind w:left="1296" w:hanging="360"/>
      </w:pPr>
    </w:lvl>
    <w:lvl w:ilvl="1">
      <w:start w:val="1"/>
      <w:numFmt w:val="decimal"/>
      <w:isLgl/>
      <w:lvlText w:val="%1.%2"/>
      <w:lvlJc w:val="left"/>
      <w:pPr>
        <w:ind w:left="1296" w:hanging="360"/>
      </w:pPr>
      <w:rPr>
        <w:rFonts w:hint="default"/>
        <w:b/>
        <w:sz w:val="28"/>
        <w:szCs w:val="28"/>
      </w:rPr>
    </w:lvl>
    <w:lvl w:ilvl="2">
      <w:start w:val="1"/>
      <w:numFmt w:val="decimal"/>
      <w:isLgl/>
      <w:lvlText w:val="%1.%2.%3"/>
      <w:lvlJc w:val="left"/>
      <w:pPr>
        <w:ind w:left="1656" w:hanging="720"/>
      </w:pPr>
      <w:rPr>
        <w:rFonts w:hint="default"/>
      </w:rPr>
    </w:lvl>
    <w:lvl w:ilvl="3">
      <w:start w:val="1"/>
      <w:numFmt w:val="decimal"/>
      <w:isLgl/>
      <w:lvlText w:val="%1.%2.%3.%4"/>
      <w:lvlJc w:val="left"/>
      <w:pPr>
        <w:ind w:left="1656" w:hanging="720"/>
      </w:pPr>
      <w:rPr>
        <w:rFonts w:hint="default"/>
      </w:rPr>
    </w:lvl>
    <w:lvl w:ilvl="4">
      <w:start w:val="1"/>
      <w:numFmt w:val="decimal"/>
      <w:isLgl/>
      <w:lvlText w:val="%1.%2.%3.%4.%5"/>
      <w:lvlJc w:val="left"/>
      <w:pPr>
        <w:ind w:left="2016" w:hanging="1080"/>
      </w:pPr>
      <w:rPr>
        <w:rFonts w:hint="default"/>
      </w:rPr>
    </w:lvl>
    <w:lvl w:ilvl="5">
      <w:start w:val="1"/>
      <w:numFmt w:val="decimal"/>
      <w:isLgl/>
      <w:lvlText w:val="%1.%2.%3.%4.%5.%6"/>
      <w:lvlJc w:val="left"/>
      <w:pPr>
        <w:ind w:left="2376" w:hanging="1440"/>
      </w:pPr>
      <w:rPr>
        <w:rFonts w:hint="default"/>
      </w:rPr>
    </w:lvl>
    <w:lvl w:ilvl="6">
      <w:start w:val="1"/>
      <w:numFmt w:val="decimal"/>
      <w:isLgl/>
      <w:lvlText w:val="%1.%2.%3.%4.%5.%6.%7"/>
      <w:lvlJc w:val="left"/>
      <w:pPr>
        <w:ind w:left="2376" w:hanging="1440"/>
      </w:pPr>
      <w:rPr>
        <w:rFonts w:hint="default"/>
      </w:rPr>
    </w:lvl>
    <w:lvl w:ilvl="7">
      <w:start w:val="1"/>
      <w:numFmt w:val="decimal"/>
      <w:isLgl/>
      <w:lvlText w:val="%1.%2.%3.%4.%5.%6.%7.%8"/>
      <w:lvlJc w:val="left"/>
      <w:pPr>
        <w:ind w:left="2736" w:hanging="1800"/>
      </w:pPr>
      <w:rPr>
        <w:rFonts w:hint="default"/>
      </w:rPr>
    </w:lvl>
    <w:lvl w:ilvl="8">
      <w:start w:val="1"/>
      <w:numFmt w:val="decimal"/>
      <w:isLgl/>
      <w:lvlText w:val="%1.%2.%3.%4.%5.%6.%7.%8.%9"/>
      <w:lvlJc w:val="left"/>
      <w:pPr>
        <w:ind w:left="2736" w:hanging="1800"/>
      </w:pPr>
      <w:rPr>
        <w:rFonts w:hint="default"/>
      </w:rPr>
    </w:lvl>
  </w:abstractNum>
  <w:abstractNum w:abstractNumId="9" w15:restartNumberingAfterBreak="0">
    <w:nsid w:val="25957997"/>
    <w:multiLevelType w:val="hybridMultilevel"/>
    <w:tmpl w:val="56DC8B90"/>
    <w:lvl w:ilvl="0" w:tplc="040C0001">
      <w:start w:val="1"/>
      <w:numFmt w:val="bullet"/>
      <w:lvlText w:val=""/>
      <w:lvlJc w:val="left"/>
      <w:pPr>
        <w:ind w:left="764" w:hanging="360"/>
      </w:pPr>
      <w:rPr>
        <w:rFonts w:ascii="Symbol" w:hAnsi="Symbol" w:hint="default"/>
      </w:rPr>
    </w:lvl>
    <w:lvl w:ilvl="1" w:tplc="040C0003" w:tentative="1">
      <w:start w:val="1"/>
      <w:numFmt w:val="bullet"/>
      <w:lvlText w:val="o"/>
      <w:lvlJc w:val="left"/>
      <w:pPr>
        <w:ind w:left="1484" w:hanging="360"/>
      </w:pPr>
      <w:rPr>
        <w:rFonts w:ascii="Courier New" w:hAnsi="Courier New" w:cs="Courier New" w:hint="default"/>
      </w:rPr>
    </w:lvl>
    <w:lvl w:ilvl="2" w:tplc="040C0005" w:tentative="1">
      <w:start w:val="1"/>
      <w:numFmt w:val="bullet"/>
      <w:lvlText w:val=""/>
      <w:lvlJc w:val="left"/>
      <w:pPr>
        <w:ind w:left="2204" w:hanging="360"/>
      </w:pPr>
      <w:rPr>
        <w:rFonts w:ascii="Wingdings" w:hAnsi="Wingdings" w:hint="default"/>
      </w:rPr>
    </w:lvl>
    <w:lvl w:ilvl="3" w:tplc="040C0001" w:tentative="1">
      <w:start w:val="1"/>
      <w:numFmt w:val="bullet"/>
      <w:lvlText w:val=""/>
      <w:lvlJc w:val="left"/>
      <w:pPr>
        <w:ind w:left="2924" w:hanging="360"/>
      </w:pPr>
      <w:rPr>
        <w:rFonts w:ascii="Symbol" w:hAnsi="Symbol" w:hint="default"/>
      </w:rPr>
    </w:lvl>
    <w:lvl w:ilvl="4" w:tplc="040C0003" w:tentative="1">
      <w:start w:val="1"/>
      <w:numFmt w:val="bullet"/>
      <w:lvlText w:val="o"/>
      <w:lvlJc w:val="left"/>
      <w:pPr>
        <w:ind w:left="3644" w:hanging="360"/>
      </w:pPr>
      <w:rPr>
        <w:rFonts w:ascii="Courier New" w:hAnsi="Courier New" w:cs="Courier New" w:hint="default"/>
      </w:rPr>
    </w:lvl>
    <w:lvl w:ilvl="5" w:tplc="040C0005" w:tentative="1">
      <w:start w:val="1"/>
      <w:numFmt w:val="bullet"/>
      <w:lvlText w:val=""/>
      <w:lvlJc w:val="left"/>
      <w:pPr>
        <w:ind w:left="4364" w:hanging="360"/>
      </w:pPr>
      <w:rPr>
        <w:rFonts w:ascii="Wingdings" w:hAnsi="Wingdings" w:hint="default"/>
      </w:rPr>
    </w:lvl>
    <w:lvl w:ilvl="6" w:tplc="040C0001" w:tentative="1">
      <w:start w:val="1"/>
      <w:numFmt w:val="bullet"/>
      <w:lvlText w:val=""/>
      <w:lvlJc w:val="left"/>
      <w:pPr>
        <w:ind w:left="5084" w:hanging="360"/>
      </w:pPr>
      <w:rPr>
        <w:rFonts w:ascii="Symbol" w:hAnsi="Symbol" w:hint="default"/>
      </w:rPr>
    </w:lvl>
    <w:lvl w:ilvl="7" w:tplc="040C0003" w:tentative="1">
      <w:start w:val="1"/>
      <w:numFmt w:val="bullet"/>
      <w:lvlText w:val="o"/>
      <w:lvlJc w:val="left"/>
      <w:pPr>
        <w:ind w:left="5804" w:hanging="360"/>
      </w:pPr>
      <w:rPr>
        <w:rFonts w:ascii="Courier New" w:hAnsi="Courier New" w:cs="Courier New" w:hint="default"/>
      </w:rPr>
    </w:lvl>
    <w:lvl w:ilvl="8" w:tplc="040C0005" w:tentative="1">
      <w:start w:val="1"/>
      <w:numFmt w:val="bullet"/>
      <w:lvlText w:val=""/>
      <w:lvlJc w:val="left"/>
      <w:pPr>
        <w:ind w:left="6524" w:hanging="360"/>
      </w:pPr>
      <w:rPr>
        <w:rFonts w:ascii="Wingdings" w:hAnsi="Wingdings" w:hint="default"/>
      </w:rPr>
    </w:lvl>
  </w:abstractNum>
  <w:abstractNum w:abstractNumId="10" w15:restartNumberingAfterBreak="0">
    <w:nsid w:val="30F71DAF"/>
    <w:multiLevelType w:val="multilevel"/>
    <w:tmpl w:val="06F436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02664F"/>
    <w:multiLevelType w:val="hybridMultilevel"/>
    <w:tmpl w:val="ECF62E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2E96509"/>
    <w:multiLevelType w:val="hybridMultilevel"/>
    <w:tmpl w:val="A476B298"/>
    <w:lvl w:ilvl="0" w:tplc="040C0003">
      <w:start w:val="1"/>
      <w:numFmt w:val="bullet"/>
      <w:lvlText w:val="o"/>
      <w:lvlJc w:val="left"/>
      <w:pPr>
        <w:ind w:left="2376" w:hanging="360"/>
      </w:pPr>
      <w:rPr>
        <w:rFonts w:ascii="Courier New" w:hAnsi="Courier New" w:cs="Courier New" w:hint="default"/>
      </w:rPr>
    </w:lvl>
    <w:lvl w:ilvl="1" w:tplc="040C0003" w:tentative="1">
      <w:start w:val="1"/>
      <w:numFmt w:val="bullet"/>
      <w:lvlText w:val="o"/>
      <w:lvlJc w:val="left"/>
      <w:pPr>
        <w:ind w:left="3096" w:hanging="360"/>
      </w:pPr>
      <w:rPr>
        <w:rFonts w:ascii="Courier New" w:hAnsi="Courier New" w:cs="Courier New" w:hint="default"/>
      </w:rPr>
    </w:lvl>
    <w:lvl w:ilvl="2" w:tplc="040C0005" w:tentative="1">
      <w:start w:val="1"/>
      <w:numFmt w:val="bullet"/>
      <w:lvlText w:val=""/>
      <w:lvlJc w:val="left"/>
      <w:pPr>
        <w:ind w:left="3816" w:hanging="360"/>
      </w:pPr>
      <w:rPr>
        <w:rFonts w:ascii="Wingdings" w:hAnsi="Wingdings" w:hint="default"/>
      </w:rPr>
    </w:lvl>
    <w:lvl w:ilvl="3" w:tplc="040C0001" w:tentative="1">
      <w:start w:val="1"/>
      <w:numFmt w:val="bullet"/>
      <w:lvlText w:val=""/>
      <w:lvlJc w:val="left"/>
      <w:pPr>
        <w:ind w:left="4536" w:hanging="360"/>
      </w:pPr>
      <w:rPr>
        <w:rFonts w:ascii="Symbol" w:hAnsi="Symbol" w:hint="default"/>
      </w:rPr>
    </w:lvl>
    <w:lvl w:ilvl="4" w:tplc="040C0003" w:tentative="1">
      <w:start w:val="1"/>
      <w:numFmt w:val="bullet"/>
      <w:lvlText w:val="o"/>
      <w:lvlJc w:val="left"/>
      <w:pPr>
        <w:ind w:left="5256" w:hanging="360"/>
      </w:pPr>
      <w:rPr>
        <w:rFonts w:ascii="Courier New" w:hAnsi="Courier New" w:cs="Courier New" w:hint="default"/>
      </w:rPr>
    </w:lvl>
    <w:lvl w:ilvl="5" w:tplc="040C0005" w:tentative="1">
      <w:start w:val="1"/>
      <w:numFmt w:val="bullet"/>
      <w:lvlText w:val=""/>
      <w:lvlJc w:val="left"/>
      <w:pPr>
        <w:ind w:left="5976" w:hanging="360"/>
      </w:pPr>
      <w:rPr>
        <w:rFonts w:ascii="Wingdings" w:hAnsi="Wingdings" w:hint="default"/>
      </w:rPr>
    </w:lvl>
    <w:lvl w:ilvl="6" w:tplc="040C0001" w:tentative="1">
      <w:start w:val="1"/>
      <w:numFmt w:val="bullet"/>
      <w:lvlText w:val=""/>
      <w:lvlJc w:val="left"/>
      <w:pPr>
        <w:ind w:left="6696" w:hanging="360"/>
      </w:pPr>
      <w:rPr>
        <w:rFonts w:ascii="Symbol" w:hAnsi="Symbol" w:hint="default"/>
      </w:rPr>
    </w:lvl>
    <w:lvl w:ilvl="7" w:tplc="040C0003" w:tentative="1">
      <w:start w:val="1"/>
      <w:numFmt w:val="bullet"/>
      <w:lvlText w:val="o"/>
      <w:lvlJc w:val="left"/>
      <w:pPr>
        <w:ind w:left="7416" w:hanging="360"/>
      </w:pPr>
      <w:rPr>
        <w:rFonts w:ascii="Courier New" w:hAnsi="Courier New" w:cs="Courier New" w:hint="default"/>
      </w:rPr>
    </w:lvl>
    <w:lvl w:ilvl="8" w:tplc="040C0005" w:tentative="1">
      <w:start w:val="1"/>
      <w:numFmt w:val="bullet"/>
      <w:lvlText w:val=""/>
      <w:lvlJc w:val="left"/>
      <w:pPr>
        <w:ind w:left="8136" w:hanging="360"/>
      </w:pPr>
      <w:rPr>
        <w:rFonts w:ascii="Wingdings" w:hAnsi="Wingdings" w:hint="default"/>
      </w:rPr>
    </w:lvl>
  </w:abstractNum>
  <w:abstractNum w:abstractNumId="13" w15:restartNumberingAfterBreak="0">
    <w:nsid w:val="377D6C88"/>
    <w:multiLevelType w:val="hybridMultilevel"/>
    <w:tmpl w:val="DBC82BF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ADB18B4"/>
    <w:multiLevelType w:val="hybridMultilevel"/>
    <w:tmpl w:val="C2A0F8B6"/>
    <w:lvl w:ilvl="0" w:tplc="040C0009">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5" w15:restartNumberingAfterBreak="0">
    <w:nsid w:val="3C374FD1"/>
    <w:multiLevelType w:val="hybridMultilevel"/>
    <w:tmpl w:val="41EE9664"/>
    <w:lvl w:ilvl="0" w:tplc="8064EE3E">
      <w:start w:val="3"/>
      <w:numFmt w:val="bullet"/>
      <w:lvlText w:val=""/>
      <w:lvlJc w:val="left"/>
      <w:pPr>
        <w:ind w:left="1656" w:hanging="360"/>
      </w:pPr>
      <w:rPr>
        <w:rFonts w:ascii="Wingdings" w:eastAsiaTheme="minorHAnsi" w:hAnsi="Wingdings" w:cs="Segoe UI" w:hint="default"/>
      </w:rPr>
    </w:lvl>
    <w:lvl w:ilvl="1" w:tplc="040C0003" w:tentative="1">
      <w:start w:val="1"/>
      <w:numFmt w:val="bullet"/>
      <w:lvlText w:val="o"/>
      <w:lvlJc w:val="left"/>
      <w:pPr>
        <w:ind w:left="2376" w:hanging="360"/>
      </w:pPr>
      <w:rPr>
        <w:rFonts w:ascii="Courier New" w:hAnsi="Courier New" w:cs="Courier New" w:hint="default"/>
      </w:rPr>
    </w:lvl>
    <w:lvl w:ilvl="2" w:tplc="040C0005" w:tentative="1">
      <w:start w:val="1"/>
      <w:numFmt w:val="bullet"/>
      <w:lvlText w:val=""/>
      <w:lvlJc w:val="left"/>
      <w:pPr>
        <w:ind w:left="3096" w:hanging="360"/>
      </w:pPr>
      <w:rPr>
        <w:rFonts w:ascii="Wingdings" w:hAnsi="Wingdings" w:hint="default"/>
      </w:rPr>
    </w:lvl>
    <w:lvl w:ilvl="3" w:tplc="040C0001" w:tentative="1">
      <w:start w:val="1"/>
      <w:numFmt w:val="bullet"/>
      <w:lvlText w:val=""/>
      <w:lvlJc w:val="left"/>
      <w:pPr>
        <w:ind w:left="3816" w:hanging="360"/>
      </w:pPr>
      <w:rPr>
        <w:rFonts w:ascii="Symbol" w:hAnsi="Symbol" w:hint="default"/>
      </w:rPr>
    </w:lvl>
    <w:lvl w:ilvl="4" w:tplc="040C0003" w:tentative="1">
      <w:start w:val="1"/>
      <w:numFmt w:val="bullet"/>
      <w:lvlText w:val="o"/>
      <w:lvlJc w:val="left"/>
      <w:pPr>
        <w:ind w:left="4536" w:hanging="360"/>
      </w:pPr>
      <w:rPr>
        <w:rFonts w:ascii="Courier New" w:hAnsi="Courier New" w:cs="Courier New" w:hint="default"/>
      </w:rPr>
    </w:lvl>
    <w:lvl w:ilvl="5" w:tplc="040C0005" w:tentative="1">
      <w:start w:val="1"/>
      <w:numFmt w:val="bullet"/>
      <w:lvlText w:val=""/>
      <w:lvlJc w:val="left"/>
      <w:pPr>
        <w:ind w:left="5256" w:hanging="360"/>
      </w:pPr>
      <w:rPr>
        <w:rFonts w:ascii="Wingdings" w:hAnsi="Wingdings" w:hint="default"/>
      </w:rPr>
    </w:lvl>
    <w:lvl w:ilvl="6" w:tplc="040C0001" w:tentative="1">
      <w:start w:val="1"/>
      <w:numFmt w:val="bullet"/>
      <w:lvlText w:val=""/>
      <w:lvlJc w:val="left"/>
      <w:pPr>
        <w:ind w:left="5976" w:hanging="360"/>
      </w:pPr>
      <w:rPr>
        <w:rFonts w:ascii="Symbol" w:hAnsi="Symbol" w:hint="default"/>
      </w:rPr>
    </w:lvl>
    <w:lvl w:ilvl="7" w:tplc="040C0003" w:tentative="1">
      <w:start w:val="1"/>
      <w:numFmt w:val="bullet"/>
      <w:lvlText w:val="o"/>
      <w:lvlJc w:val="left"/>
      <w:pPr>
        <w:ind w:left="6696" w:hanging="360"/>
      </w:pPr>
      <w:rPr>
        <w:rFonts w:ascii="Courier New" w:hAnsi="Courier New" w:cs="Courier New" w:hint="default"/>
      </w:rPr>
    </w:lvl>
    <w:lvl w:ilvl="8" w:tplc="040C0005" w:tentative="1">
      <w:start w:val="1"/>
      <w:numFmt w:val="bullet"/>
      <w:lvlText w:val=""/>
      <w:lvlJc w:val="left"/>
      <w:pPr>
        <w:ind w:left="7416" w:hanging="360"/>
      </w:pPr>
      <w:rPr>
        <w:rFonts w:ascii="Wingdings" w:hAnsi="Wingdings" w:hint="default"/>
      </w:rPr>
    </w:lvl>
  </w:abstractNum>
  <w:abstractNum w:abstractNumId="16" w15:restartNumberingAfterBreak="0">
    <w:nsid w:val="3F333AA8"/>
    <w:multiLevelType w:val="hybridMultilevel"/>
    <w:tmpl w:val="03368E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4413086"/>
    <w:multiLevelType w:val="hybridMultilevel"/>
    <w:tmpl w:val="9AD8B9FA"/>
    <w:lvl w:ilvl="0" w:tplc="50146160">
      <w:start w:val="1"/>
      <w:numFmt w:val="bullet"/>
      <w:lvlText w:val=""/>
      <w:lvlJc w:val="left"/>
      <w:pPr>
        <w:ind w:left="2196" w:hanging="360"/>
      </w:pPr>
      <w:rPr>
        <w:rFonts w:ascii="Wingdings" w:hAnsi="Wingdings" w:hint="default"/>
      </w:rPr>
    </w:lvl>
    <w:lvl w:ilvl="1" w:tplc="040C0003" w:tentative="1">
      <w:start w:val="1"/>
      <w:numFmt w:val="bullet"/>
      <w:lvlText w:val="o"/>
      <w:lvlJc w:val="left"/>
      <w:pPr>
        <w:ind w:left="2916" w:hanging="360"/>
      </w:pPr>
      <w:rPr>
        <w:rFonts w:ascii="Courier New" w:hAnsi="Courier New" w:cs="Courier New" w:hint="default"/>
      </w:rPr>
    </w:lvl>
    <w:lvl w:ilvl="2" w:tplc="040C0005" w:tentative="1">
      <w:start w:val="1"/>
      <w:numFmt w:val="bullet"/>
      <w:lvlText w:val=""/>
      <w:lvlJc w:val="left"/>
      <w:pPr>
        <w:ind w:left="3636" w:hanging="360"/>
      </w:pPr>
      <w:rPr>
        <w:rFonts w:ascii="Wingdings" w:hAnsi="Wingdings" w:hint="default"/>
      </w:rPr>
    </w:lvl>
    <w:lvl w:ilvl="3" w:tplc="040C0001" w:tentative="1">
      <w:start w:val="1"/>
      <w:numFmt w:val="bullet"/>
      <w:lvlText w:val=""/>
      <w:lvlJc w:val="left"/>
      <w:pPr>
        <w:ind w:left="4356" w:hanging="360"/>
      </w:pPr>
      <w:rPr>
        <w:rFonts w:ascii="Symbol" w:hAnsi="Symbol" w:hint="default"/>
      </w:rPr>
    </w:lvl>
    <w:lvl w:ilvl="4" w:tplc="040C0003" w:tentative="1">
      <w:start w:val="1"/>
      <w:numFmt w:val="bullet"/>
      <w:lvlText w:val="o"/>
      <w:lvlJc w:val="left"/>
      <w:pPr>
        <w:ind w:left="5076" w:hanging="360"/>
      </w:pPr>
      <w:rPr>
        <w:rFonts w:ascii="Courier New" w:hAnsi="Courier New" w:cs="Courier New" w:hint="default"/>
      </w:rPr>
    </w:lvl>
    <w:lvl w:ilvl="5" w:tplc="040C0005" w:tentative="1">
      <w:start w:val="1"/>
      <w:numFmt w:val="bullet"/>
      <w:lvlText w:val=""/>
      <w:lvlJc w:val="left"/>
      <w:pPr>
        <w:ind w:left="5796" w:hanging="360"/>
      </w:pPr>
      <w:rPr>
        <w:rFonts w:ascii="Wingdings" w:hAnsi="Wingdings" w:hint="default"/>
      </w:rPr>
    </w:lvl>
    <w:lvl w:ilvl="6" w:tplc="040C0001" w:tentative="1">
      <w:start w:val="1"/>
      <w:numFmt w:val="bullet"/>
      <w:lvlText w:val=""/>
      <w:lvlJc w:val="left"/>
      <w:pPr>
        <w:ind w:left="6516" w:hanging="360"/>
      </w:pPr>
      <w:rPr>
        <w:rFonts w:ascii="Symbol" w:hAnsi="Symbol" w:hint="default"/>
      </w:rPr>
    </w:lvl>
    <w:lvl w:ilvl="7" w:tplc="040C0003" w:tentative="1">
      <w:start w:val="1"/>
      <w:numFmt w:val="bullet"/>
      <w:lvlText w:val="o"/>
      <w:lvlJc w:val="left"/>
      <w:pPr>
        <w:ind w:left="7236" w:hanging="360"/>
      </w:pPr>
      <w:rPr>
        <w:rFonts w:ascii="Courier New" w:hAnsi="Courier New" w:cs="Courier New" w:hint="default"/>
      </w:rPr>
    </w:lvl>
    <w:lvl w:ilvl="8" w:tplc="040C0005" w:tentative="1">
      <w:start w:val="1"/>
      <w:numFmt w:val="bullet"/>
      <w:lvlText w:val=""/>
      <w:lvlJc w:val="left"/>
      <w:pPr>
        <w:ind w:left="7956" w:hanging="360"/>
      </w:pPr>
      <w:rPr>
        <w:rFonts w:ascii="Wingdings" w:hAnsi="Wingdings" w:hint="default"/>
      </w:rPr>
    </w:lvl>
  </w:abstractNum>
  <w:abstractNum w:abstractNumId="18" w15:restartNumberingAfterBreak="0">
    <w:nsid w:val="4C6E4CFE"/>
    <w:multiLevelType w:val="hybridMultilevel"/>
    <w:tmpl w:val="A22C0B4A"/>
    <w:lvl w:ilvl="0" w:tplc="040C0001">
      <w:start w:val="1"/>
      <w:numFmt w:val="bullet"/>
      <w:lvlText w:val=""/>
      <w:lvlJc w:val="left"/>
      <w:pPr>
        <w:ind w:left="435" w:hanging="360"/>
      </w:pPr>
      <w:rPr>
        <w:rFonts w:ascii="Symbol" w:hAnsi="Symbol" w:hint="default"/>
      </w:rPr>
    </w:lvl>
    <w:lvl w:ilvl="1" w:tplc="040C0003" w:tentative="1">
      <w:start w:val="1"/>
      <w:numFmt w:val="bullet"/>
      <w:lvlText w:val="o"/>
      <w:lvlJc w:val="left"/>
      <w:pPr>
        <w:ind w:left="1155" w:hanging="360"/>
      </w:pPr>
      <w:rPr>
        <w:rFonts w:ascii="Courier New" w:hAnsi="Courier New" w:cs="Courier New" w:hint="default"/>
      </w:rPr>
    </w:lvl>
    <w:lvl w:ilvl="2" w:tplc="040C0005" w:tentative="1">
      <w:start w:val="1"/>
      <w:numFmt w:val="bullet"/>
      <w:lvlText w:val=""/>
      <w:lvlJc w:val="left"/>
      <w:pPr>
        <w:ind w:left="1875" w:hanging="360"/>
      </w:pPr>
      <w:rPr>
        <w:rFonts w:ascii="Wingdings" w:hAnsi="Wingdings" w:hint="default"/>
      </w:rPr>
    </w:lvl>
    <w:lvl w:ilvl="3" w:tplc="040C0001" w:tentative="1">
      <w:start w:val="1"/>
      <w:numFmt w:val="bullet"/>
      <w:lvlText w:val=""/>
      <w:lvlJc w:val="left"/>
      <w:pPr>
        <w:ind w:left="2595" w:hanging="360"/>
      </w:pPr>
      <w:rPr>
        <w:rFonts w:ascii="Symbol" w:hAnsi="Symbol" w:hint="default"/>
      </w:rPr>
    </w:lvl>
    <w:lvl w:ilvl="4" w:tplc="040C0003" w:tentative="1">
      <w:start w:val="1"/>
      <w:numFmt w:val="bullet"/>
      <w:lvlText w:val="o"/>
      <w:lvlJc w:val="left"/>
      <w:pPr>
        <w:ind w:left="3315" w:hanging="360"/>
      </w:pPr>
      <w:rPr>
        <w:rFonts w:ascii="Courier New" w:hAnsi="Courier New" w:cs="Courier New" w:hint="default"/>
      </w:rPr>
    </w:lvl>
    <w:lvl w:ilvl="5" w:tplc="040C0005" w:tentative="1">
      <w:start w:val="1"/>
      <w:numFmt w:val="bullet"/>
      <w:lvlText w:val=""/>
      <w:lvlJc w:val="left"/>
      <w:pPr>
        <w:ind w:left="4035" w:hanging="360"/>
      </w:pPr>
      <w:rPr>
        <w:rFonts w:ascii="Wingdings" w:hAnsi="Wingdings" w:hint="default"/>
      </w:rPr>
    </w:lvl>
    <w:lvl w:ilvl="6" w:tplc="040C0001" w:tentative="1">
      <w:start w:val="1"/>
      <w:numFmt w:val="bullet"/>
      <w:lvlText w:val=""/>
      <w:lvlJc w:val="left"/>
      <w:pPr>
        <w:ind w:left="4755" w:hanging="360"/>
      </w:pPr>
      <w:rPr>
        <w:rFonts w:ascii="Symbol" w:hAnsi="Symbol" w:hint="default"/>
      </w:rPr>
    </w:lvl>
    <w:lvl w:ilvl="7" w:tplc="040C0003" w:tentative="1">
      <w:start w:val="1"/>
      <w:numFmt w:val="bullet"/>
      <w:lvlText w:val="o"/>
      <w:lvlJc w:val="left"/>
      <w:pPr>
        <w:ind w:left="5475" w:hanging="360"/>
      </w:pPr>
      <w:rPr>
        <w:rFonts w:ascii="Courier New" w:hAnsi="Courier New" w:cs="Courier New" w:hint="default"/>
      </w:rPr>
    </w:lvl>
    <w:lvl w:ilvl="8" w:tplc="040C0005" w:tentative="1">
      <w:start w:val="1"/>
      <w:numFmt w:val="bullet"/>
      <w:lvlText w:val=""/>
      <w:lvlJc w:val="left"/>
      <w:pPr>
        <w:ind w:left="6195" w:hanging="360"/>
      </w:pPr>
      <w:rPr>
        <w:rFonts w:ascii="Wingdings" w:hAnsi="Wingdings" w:hint="default"/>
      </w:rPr>
    </w:lvl>
  </w:abstractNum>
  <w:abstractNum w:abstractNumId="19" w15:restartNumberingAfterBreak="0">
    <w:nsid w:val="58B85170"/>
    <w:multiLevelType w:val="hybridMultilevel"/>
    <w:tmpl w:val="9A8466B4"/>
    <w:lvl w:ilvl="0" w:tplc="040A6EF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1A948F2"/>
    <w:multiLevelType w:val="hybridMultilevel"/>
    <w:tmpl w:val="A30C8FCE"/>
    <w:lvl w:ilvl="0" w:tplc="040C0005">
      <w:start w:val="1"/>
      <w:numFmt w:val="bullet"/>
      <w:lvlText w:val=""/>
      <w:lvlJc w:val="left"/>
      <w:pPr>
        <w:ind w:left="2016" w:hanging="360"/>
      </w:pPr>
      <w:rPr>
        <w:rFonts w:ascii="Wingdings" w:hAnsi="Wingdings" w:hint="default"/>
      </w:rPr>
    </w:lvl>
    <w:lvl w:ilvl="1" w:tplc="040C0003" w:tentative="1">
      <w:start w:val="1"/>
      <w:numFmt w:val="bullet"/>
      <w:lvlText w:val="o"/>
      <w:lvlJc w:val="left"/>
      <w:pPr>
        <w:ind w:left="2736" w:hanging="360"/>
      </w:pPr>
      <w:rPr>
        <w:rFonts w:ascii="Courier New" w:hAnsi="Courier New" w:cs="Courier New" w:hint="default"/>
      </w:rPr>
    </w:lvl>
    <w:lvl w:ilvl="2" w:tplc="040C0005" w:tentative="1">
      <w:start w:val="1"/>
      <w:numFmt w:val="bullet"/>
      <w:lvlText w:val=""/>
      <w:lvlJc w:val="left"/>
      <w:pPr>
        <w:ind w:left="3456" w:hanging="360"/>
      </w:pPr>
      <w:rPr>
        <w:rFonts w:ascii="Wingdings" w:hAnsi="Wingdings" w:hint="default"/>
      </w:rPr>
    </w:lvl>
    <w:lvl w:ilvl="3" w:tplc="040C0001" w:tentative="1">
      <w:start w:val="1"/>
      <w:numFmt w:val="bullet"/>
      <w:lvlText w:val=""/>
      <w:lvlJc w:val="left"/>
      <w:pPr>
        <w:ind w:left="4176" w:hanging="360"/>
      </w:pPr>
      <w:rPr>
        <w:rFonts w:ascii="Symbol" w:hAnsi="Symbol" w:hint="default"/>
      </w:rPr>
    </w:lvl>
    <w:lvl w:ilvl="4" w:tplc="040C0003" w:tentative="1">
      <w:start w:val="1"/>
      <w:numFmt w:val="bullet"/>
      <w:lvlText w:val="o"/>
      <w:lvlJc w:val="left"/>
      <w:pPr>
        <w:ind w:left="4896" w:hanging="360"/>
      </w:pPr>
      <w:rPr>
        <w:rFonts w:ascii="Courier New" w:hAnsi="Courier New" w:cs="Courier New" w:hint="default"/>
      </w:rPr>
    </w:lvl>
    <w:lvl w:ilvl="5" w:tplc="040C0005" w:tentative="1">
      <w:start w:val="1"/>
      <w:numFmt w:val="bullet"/>
      <w:lvlText w:val=""/>
      <w:lvlJc w:val="left"/>
      <w:pPr>
        <w:ind w:left="5616" w:hanging="360"/>
      </w:pPr>
      <w:rPr>
        <w:rFonts w:ascii="Wingdings" w:hAnsi="Wingdings" w:hint="default"/>
      </w:rPr>
    </w:lvl>
    <w:lvl w:ilvl="6" w:tplc="040C0001" w:tentative="1">
      <w:start w:val="1"/>
      <w:numFmt w:val="bullet"/>
      <w:lvlText w:val=""/>
      <w:lvlJc w:val="left"/>
      <w:pPr>
        <w:ind w:left="6336" w:hanging="360"/>
      </w:pPr>
      <w:rPr>
        <w:rFonts w:ascii="Symbol" w:hAnsi="Symbol" w:hint="default"/>
      </w:rPr>
    </w:lvl>
    <w:lvl w:ilvl="7" w:tplc="040C0003" w:tentative="1">
      <w:start w:val="1"/>
      <w:numFmt w:val="bullet"/>
      <w:lvlText w:val="o"/>
      <w:lvlJc w:val="left"/>
      <w:pPr>
        <w:ind w:left="7056" w:hanging="360"/>
      </w:pPr>
      <w:rPr>
        <w:rFonts w:ascii="Courier New" w:hAnsi="Courier New" w:cs="Courier New" w:hint="default"/>
      </w:rPr>
    </w:lvl>
    <w:lvl w:ilvl="8" w:tplc="040C0005" w:tentative="1">
      <w:start w:val="1"/>
      <w:numFmt w:val="bullet"/>
      <w:lvlText w:val=""/>
      <w:lvlJc w:val="left"/>
      <w:pPr>
        <w:ind w:left="7776" w:hanging="360"/>
      </w:pPr>
      <w:rPr>
        <w:rFonts w:ascii="Wingdings" w:hAnsi="Wingdings" w:hint="default"/>
      </w:rPr>
    </w:lvl>
  </w:abstractNum>
  <w:abstractNum w:abstractNumId="21" w15:restartNumberingAfterBreak="0">
    <w:nsid w:val="74715490"/>
    <w:multiLevelType w:val="hybridMultilevel"/>
    <w:tmpl w:val="DE68C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6B308B7"/>
    <w:multiLevelType w:val="multilevel"/>
    <w:tmpl w:val="A26A6A52"/>
    <w:lvl w:ilvl="0">
      <w:start w:val="1"/>
      <w:numFmt w:val="decimal"/>
      <w:lvlText w:val="%1."/>
      <w:lvlJc w:val="left"/>
      <w:pPr>
        <w:ind w:left="1494" w:hanging="360"/>
      </w:pPr>
      <w:rPr>
        <w:rFonts w:hint="default"/>
      </w:rPr>
    </w:lvl>
    <w:lvl w:ilvl="1">
      <w:start w:val="1"/>
      <w:numFmt w:val="decimal"/>
      <w:isLgl/>
      <w:lvlText w:val="%1.%2"/>
      <w:lvlJc w:val="left"/>
      <w:pPr>
        <w:ind w:left="1656" w:hanging="360"/>
      </w:pPr>
      <w:rPr>
        <w:rFonts w:hint="default"/>
      </w:rPr>
    </w:lvl>
    <w:lvl w:ilvl="2">
      <w:start w:val="1"/>
      <w:numFmt w:val="decimal"/>
      <w:isLgl/>
      <w:lvlText w:val="%1.%2.%3"/>
      <w:lvlJc w:val="left"/>
      <w:pPr>
        <w:ind w:left="2376" w:hanging="720"/>
      </w:pPr>
      <w:rPr>
        <w:rFonts w:hint="default"/>
      </w:rPr>
    </w:lvl>
    <w:lvl w:ilvl="3">
      <w:start w:val="1"/>
      <w:numFmt w:val="decimal"/>
      <w:isLgl/>
      <w:lvlText w:val="%1.%2.%3.%4"/>
      <w:lvlJc w:val="left"/>
      <w:pPr>
        <w:ind w:left="2736" w:hanging="720"/>
      </w:pPr>
      <w:rPr>
        <w:rFonts w:hint="default"/>
      </w:rPr>
    </w:lvl>
    <w:lvl w:ilvl="4">
      <w:start w:val="1"/>
      <w:numFmt w:val="decimal"/>
      <w:isLgl/>
      <w:lvlText w:val="%1.%2.%3.%4.%5"/>
      <w:lvlJc w:val="left"/>
      <w:pPr>
        <w:ind w:left="3456" w:hanging="1080"/>
      </w:pPr>
      <w:rPr>
        <w:rFonts w:hint="default"/>
      </w:rPr>
    </w:lvl>
    <w:lvl w:ilvl="5">
      <w:start w:val="1"/>
      <w:numFmt w:val="decimal"/>
      <w:isLgl/>
      <w:lvlText w:val="%1.%2.%3.%4.%5.%6"/>
      <w:lvlJc w:val="left"/>
      <w:pPr>
        <w:ind w:left="3816" w:hanging="1080"/>
      </w:pPr>
      <w:rPr>
        <w:rFonts w:hint="default"/>
      </w:rPr>
    </w:lvl>
    <w:lvl w:ilvl="6">
      <w:start w:val="1"/>
      <w:numFmt w:val="decimal"/>
      <w:isLgl/>
      <w:lvlText w:val="%1.%2.%3.%4.%5.%6.%7"/>
      <w:lvlJc w:val="left"/>
      <w:pPr>
        <w:ind w:left="4536" w:hanging="1440"/>
      </w:pPr>
      <w:rPr>
        <w:rFonts w:hint="default"/>
      </w:rPr>
    </w:lvl>
    <w:lvl w:ilvl="7">
      <w:start w:val="1"/>
      <w:numFmt w:val="decimal"/>
      <w:isLgl/>
      <w:lvlText w:val="%1.%2.%3.%4.%5.%6.%7.%8"/>
      <w:lvlJc w:val="left"/>
      <w:pPr>
        <w:ind w:left="4896" w:hanging="1440"/>
      </w:pPr>
      <w:rPr>
        <w:rFonts w:hint="default"/>
      </w:rPr>
    </w:lvl>
    <w:lvl w:ilvl="8">
      <w:start w:val="1"/>
      <w:numFmt w:val="decimal"/>
      <w:isLgl/>
      <w:lvlText w:val="%1.%2.%3.%4.%5.%6.%7.%8.%9"/>
      <w:lvlJc w:val="left"/>
      <w:pPr>
        <w:ind w:left="5616" w:hanging="1800"/>
      </w:pPr>
      <w:rPr>
        <w:rFonts w:hint="default"/>
      </w:rPr>
    </w:lvl>
  </w:abstractNum>
  <w:abstractNum w:abstractNumId="23" w15:restartNumberingAfterBreak="0">
    <w:nsid w:val="76DA6B1F"/>
    <w:multiLevelType w:val="hybridMultilevel"/>
    <w:tmpl w:val="3580C2CE"/>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24" w15:restartNumberingAfterBreak="0">
    <w:nsid w:val="781939C1"/>
    <w:multiLevelType w:val="hybridMultilevel"/>
    <w:tmpl w:val="27B4A23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9492F72"/>
    <w:multiLevelType w:val="hybridMultilevel"/>
    <w:tmpl w:val="EABA981E"/>
    <w:lvl w:ilvl="0" w:tplc="040C000D">
      <w:start w:val="1"/>
      <w:numFmt w:val="bullet"/>
      <w:lvlText w:val=""/>
      <w:lvlJc w:val="left"/>
      <w:pPr>
        <w:ind w:left="2853" w:hanging="360"/>
      </w:pPr>
      <w:rPr>
        <w:rFonts w:ascii="Wingdings" w:hAnsi="Wingdings" w:hint="default"/>
      </w:rPr>
    </w:lvl>
    <w:lvl w:ilvl="1" w:tplc="040C0003" w:tentative="1">
      <w:start w:val="1"/>
      <w:numFmt w:val="bullet"/>
      <w:lvlText w:val="o"/>
      <w:lvlJc w:val="left"/>
      <w:pPr>
        <w:ind w:left="3573" w:hanging="360"/>
      </w:pPr>
      <w:rPr>
        <w:rFonts w:ascii="Courier New" w:hAnsi="Courier New" w:cs="Courier New" w:hint="default"/>
      </w:rPr>
    </w:lvl>
    <w:lvl w:ilvl="2" w:tplc="040C0005" w:tentative="1">
      <w:start w:val="1"/>
      <w:numFmt w:val="bullet"/>
      <w:lvlText w:val=""/>
      <w:lvlJc w:val="left"/>
      <w:pPr>
        <w:ind w:left="4293" w:hanging="360"/>
      </w:pPr>
      <w:rPr>
        <w:rFonts w:ascii="Wingdings" w:hAnsi="Wingdings" w:hint="default"/>
      </w:rPr>
    </w:lvl>
    <w:lvl w:ilvl="3" w:tplc="040C0001" w:tentative="1">
      <w:start w:val="1"/>
      <w:numFmt w:val="bullet"/>
      <w:lvlText w:val=""/>
      <w:lvlJc w:val="left"/>
      <w:pPr>
        <w:ind w:left="5013" w:hanging="360"/>
      </w:pPr>
      <w:rPr>
        <w:rFonts w:ascii="Symbol" w:hAnsi="Symbol" w:hint="default"/>
      </w:rPr>
    </w:lvl>
    <w:lvl w:ilvl="4" w:tplc="040C0003" w:tentative="1">
      <w:start w:val="1"/>
      <w:numFmt w:val="bullet"/>
      <w:lvlText w:val="o"/>
      <w:lvlJc w:val="left"/>
      <w:pPr>
        <w:ind w:left="5733" w:hanging="360"/>
      </w:pPr>
      <w:rPr>
        <w:rFonts w:ascii="Courier New" w:hAnsi="Courier New" w:cs="Courier New" w:hint="default"/>
      </w:rPr>
    </w:lvl>
    <w:lvl w:ilvl="5" w:tplc="040C0005" w:tentative="1">
      <w:start w:val="1"/>
      <w:numFmt w:val="bullet"/>
      <w:lvlText w:val=""/>
      <w:lvlJc w:val="left"/>
      <w:pPr>
        <w:ind w:left="6453" w:hanging="360"/>
      </w:pPr>
      <w:rPr>
        <w:rFonts w:ascii="Wingdings" w:hAnsi="Wingdings" w:hint="default"/>
      </w:rPr>
    </w:lvl>
    <w:lvl w:ilvl="6" w:tplc="040C0001" w:tentative="1">
      <w:start w:val="1"/>
      <w:numFmt w:val="bullet"/>
      <w:lvlText w:val=""/>
      <w:lvlJc w:val="left"/>
      <w:pPr>
        <w:ind w:left="7173" w:hanging="360"/>
      </w:pPr>
      <w:rPr>
        <w:rFonts w:ascii="Symbol" w:hAnsi="Symbol" w:hint="default"/>
      </w:rPr>
    </w:lvl>
    <w:lvl w:ilvl="7" w:tplc="040C0003" w:tentative="1">
      <w:start w:val="1"/>
      <w:numFmt w:val="bullet"/>
      <w:lvlText w:val="o"/>
      <w:lvlJc w:val="left"/>
      <w:pPr>
        <w:ind w:left="7893" w:hanging="360"/>
      </w:pPr>
      <w:rPr>
        <w:rFonts w:ascii="Courier New" w:hAnsi="Courier New" w:cs="Courier New" w:hint="default"/>
      </w:rPr>
    </w:lvl>
    <w:lvl w:ilvl="8" w:tplc="040C0005" w:tentative="1">
      <w:start w:val="1"/>
      <w:numFmt w:val="bullet"/>
      <w:lvlText w:val=""/>
      <w:lvlJc w:val="left"/>
      <w:pPr>
        <w:ind w:left="8613" w:hanging="360"/>
      </w:pPr>
      <w:rPr>
        <w:rFonts w:ascii="Wingdings" w:hAnsi="Wingdings" w:hint="default"/>
      </w:rPr>
    </w:lvl>
  </w:abstractNum>
  <w:abstractNum w:abstractNumId="26" w15:restartNumberingAfterBreak="0">
    <w:nsid w:val="79D7012D"/>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7EC057EA"/>
    <w:multiLevelType w:val="hybridMultilevel"/>
    <w:tmpl w:val="1200033E"/>
    <w:lvl w:ilvl="0" w:tplc="50146160">
      <w:start w:val="1"/>
      <w:numFmt w:val="bullet"/>
      <w:lvlText w:val=""/>
      <w:lvlJc w:val="left"/>
      <w:pPr>
        <w:ind w:left="2016"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F065947"/>
    <w:multiLevelType w:val="hybridMultilevel"/>
    <w:tmpl w:val="A2CCD800"/>
    <w:lvl w:ilvl="0" w:tplc="CACA3FE6">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24"/>
  </w:num>
  <w:num w:numId="2">
    <w:abstractNumId w:val="26"/>
  </w:num>
  <w:num w:numId="3">
    <w:abstractNumId w:val="8"/>
  </w:num>
  <w:num w:numId="4">
    <w:abstractNumId w:val="5"/>
  </w:num>
  <w:num w:numId="5">
    <w:abstractNumId w:val="19"/>
  </w:num>
  <w:num w:numId="6">
    <w:abstractNumId w:val="28"/>
  </w:num>
  <w:num w:numId="7">
    <w:abstractNumId w:val="6"/>
  </w:num>
  <w:num w:numId="8">
    <w:abstractNumId w:val="10"/>
  </w:num>
  <w:num w:numId="9">
    <w:abstractNumId w:val="22"/>
  </w:num>
  <w:num w:numId="10">
    <w:abstractNumId w:val="27"/>
  </w:num>
  <w:num w:numId="11">
    <w:abstractNumId w:val="14"/>
  </w:num>
  <w:num w:numId="12">
    <w:abstractNumId w:val="1"/>
  </w:num>
  <w:num w:numId="13">
    <w:abstractNumId w:val="25"/>
  </w:num>
  <w:num w:numId="14">
    <w:abstractNumId w:val="20"/>
  </w:num>
  <w:num w:numId="15">
    <w:abstractNumId w:val="12"/>
  </w:num>
  <w:num w:numId="16">
    <w:abstractNumId w:val="17"/>
  </w:num>
  <w:num w:numId="17">
    <w:abstractNumId w:val="15"/>
  </w:num>
  <w:num w:numId="18">
    <w:abstractNumId w:val="13"/>
  </w:num>
  <w:num w:numId="19">
    <w:abstractNumId w:val="4"/>
  </w:num>
  <w:num w:numId="20">
    <w:abstractNumId w:val="0"/>
  </w:num>
  <w:num w:numId="21">
    <w:abstractNumId w:val="11"/>
  </w:num>
  <w:num w:numId="22">
    <w:abstractNumId w:val="2"/>
  </w:num>
  <w:num w:numId="23">
    <w:abstractNumId w:val="21"/>
  </w:num>
  <w:num w:numId="24">
    <w:abstractNumId w:val="9"/>
  </w:num>
  <w:num w:numId="25">
    <w:abstractNumId w:val="23"/>
  </w:num>
  <w:num w:numId="26">
    <w:abstractNumId w:val="16"/>
  </w:num>
  <w:num w:numId="27">
    <w:abstractNumId w:val="18"/>
  </w:num>
  <w:num w:numId="28">
    <w:abstractNumId w:val="3"/>
  </w:num>
  <w:num w:numId="29">
    <w:abstractNumId w:val="7"/>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umaima Houimel">
    <w15:presenceInfo w15:providerId="Windows Live" w15:userId="491532b1257575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309"/>
    <w:rsid w:val="00031974"/>
    <w:rsid w:val="0004658A"/>
    <w:rsid w:val="00053762"/>
    <w:rsid w:val="00060E71"/>
    <w:rsid w:val="00096C03"/>
    <w:rsid w:val="000C5EDE"/>
    <w:rsid w:val="0010132C"/>
    <w:rsid w:val="001106EC"/>
    <w:rsid w:val="00167124"/>
    <w:rsid w:val="00184630"/>
    <w:rsid w:val="001852C7"/>
    <w:rsid w:val="0019171E"/>
    <w:rsid w:val="00192BEB"/>
    <w:rsid w:val="001B792D"/>
    <w:rsid w:val="00200AAB"/>
    <w:rsid w:val="00225911"/>
    <w:rsid w:val="0022736D"/>
    <w:rsid w:val="00261F96"/>
    <w:rsid w:val="002777E2"/>
    <w:rsid w:val="002828CD"/>
    <w:rsid w:val="002C2F63"/>
    <w:rsid w:val="00326F44"/>
    <w:rsid w:val="00370038"/>
    <w:rsid w:val="003742A5"/>
    <w:rsid w:val="00387E52"/>
    <w:rsid w:val="003A1E0C"/>
    <w:rsid w:val="003A2129"/>
    <w:rsid w:val="003C563D"/>
    <w:rsid w:val="003D1309"/>
    <w:rsid w:val="00402D0C"/>
    <w:rsid w:val="00417391"/>
    <w:rsid w:val="00425FCB"/>
    <w:rsid w:val="00430562"/>
    <w:rsid w:val="00436B51"/>
    <w:rsid w:val="004473C1"/>
    <w:rsid w:val="0048542F"/>
    <w:rsid w:val="004C7650"/>
    <w:rsid w:val="004E074A"/>
    <w:rsid w:val="00515214"/>
    <w:rsid w:val="00521CE3"/>
    <w:rsid w:val="0052614A"/>
    <w:rsid w:val="005326DF"/>
    <w:rsid w:val="00577EA7"/>
    <w:rsid w:val="005A0590"/>
    <w:rsid w:val="005E1235"/>
    <w:rsid w:val="00681D60"/>
    <w:rsid w:val="00683707"/>
    <w:rsid w:val="00695633"/>
    <w:rsid w:val="006A5E0B"/>
    <w:rsid w:val="006B4FAE"/>
    <w:rsid w:val="006C0977"/>
    <w:rsid w:val="006F19B2"/>
    <w:rsid w:val="006F4D16"/>
    <w:rsid w:val="00703C46"/>
    <w:rsid w:val="00714C00"/>
    <w:rsid w:val="00737016"/>
    <w:rsid w:val="00750F69"/>
    <w:rsid w:val="007576E9"/>
    <w:rsid w:val="00771DE7"/>
    <w:rsid w:val="007907DF"/>
    <w:rsid w:val="007B47C1"/>
    <w:rsid w:val="007D29C1"/>
    <w:rsid w:val="007D4FDC"/>
    <w:rsid w:val="00820B1A"/>
    <w:rsid w:val="00827C5D"/>
    <w:rsid w:val="0087379D"/>
    <w:rsid w:val="008737E1"/>
    <w:rsid w:val="008A0797"/>
    <w:rsid w:val="008B0420"/>
    <w:rsid w:val="008B4E06"/>
    <w:rsid w:val="008D2FBE"/>
    <w:rsid w:val="0091044F"/>
    <w:rsid w:val="00934CE3"/>
    <w:rsid w:val="0094310D"/>
    <w:rsid w:val="00971001"/>
    <w:rsid w:val="009711CB"/>
    <w:rsid w:val="009B7767"/>
    <w:rsid w:val="009E5F67"/>
    <w:rsid w:val="009F0D2E"/>
    <w:rsid w:val="00A20BEE"/>
    <w:rsid w:val="00A604FA"/>
    <w:rsid w:val="00A76A25"/>
    <w:rsid w:val="00A91B69"/>
    <w:rsid w:val="00AB6D8E"/>
    <w:rsid w:val="00B46F2E"/>
    <w:rsid w:val="00B546D0"/>
    <w:rsid w:val="00B86610"/>
    <w:rsid w:val="00BC7FDA"/>
    <w:rsid w:val="00BD3272"/>
    <w:rsid w:val="00C21EEC"/>
    <w:rsid w:val="00CE218A"/>
    <w:rsid w:val="00CE7248"/>
    <w:rsid w:val="00DA2DC7"/>
    <w:rsid w:val="00DD11CD"/>
    <w:rsid w:val="00E01E4E"/>
    <w:rsid w:val="00E1081C"/>
    <w:rsid w:val="00E1445D"/>
    <w:rsid w:val="00E2212B"/>
    <w:rsid w:val="00E35509"/>
    <w:rsid w:val="00E533E9"/>
    <w:rsid w:val="00E9346B"/>
    <w:rsid w:val="00EC57CB"/>
    <w:rsid w:val="00EC6F49"/>
    <w:rsid w:val="00F1630A"/>
    <w:rsid w:val="00F36A37"/>
    <w:rsid w:val="00F74415"/>
    <w:rsid w:val="00F75342"/>
    <w:rsid w:val="00F96CCA"/>
    <w:rsid w:val="00FD256D"/>
    <w:rsid w:val="00FD6820"/>
    <w:rsid w:val="00FD7E73"/>
    <w:rsid w:val="00FE3B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B194B"/>
  <w15:chartTrackingRefBased/>
  <w15:docId w15:val="{FE87A36C-E993-4F76-AC22-99099E259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0420"/>
  </w:style>
  <w:style w:type="paragraph" w:styleId="Heading1">
    <w:name w:val="heading 1"/>
    <w:basedOn w:val="Normal"/>
    <w:next w:val="Normal"/>
    <w:link w:val="Heading1Char"/>
    <w:uiPriority w:val="9"/>
    <w:qFormat/>
    <w:rsid w:val="008B0420"/>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0420"/>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B0420"/>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B0420"/>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B042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B042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B042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B042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B042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04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B042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B042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B042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B042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B042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B042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B042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B042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B0420"/>
    <w:pPr>
      <w:ind w:left="720"/>
      <w:contextualSpacing/>
    </w:pPr>
  </w:style>
  <w:style w:type="paragraph" w:customStyle="1" w:styleId="padtop1">
    <w:name w:val="pad_top1"/>
    <w:basedOn w:val="Normal"/>
    <w:rsid w:val="008B042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padbot1">
    <w:name w:val="pad_bot1"/>
    <w:basedOn w:val="Normal"/>
    <w:rsid w:val="008B042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Hyperlink">
    <w:name w:val="Hyperlink"/>
    <w:basedOn w:val="DefaultParagraphFont"/>
    <w:uiPriority w:val="99"/>
    <w:unhideWhenUsed/>
    <w:rsid w:val="008B0420"/>
    <w:rPr>
      <w:color w:val="0563C1" w:themeColor="hyperlink"/>
      <w:u w:val="single"/>
    </w:rPr>
  </w:style>
  <w:style w:type="character" w:styleId="Strong">
    <w:name w:val="Strong"/>
    <w:basedOn w:val="DefaultParagraphFont"/>
    <w:uiPriority w:val="22"/>
    <w:qFormat/>
    <w:rsid w:val="008B0420"/>
    <w:rPr>
      <w:b/>
      <w:bCs/>
    </w:rPr>
  </w:style>
  <w:style w:type="table" w:styleId="TableGrid">
    <w:name w:val="Table Grid"/>
    <w:basedOn w:val="TableNormal"/>
    <w:uiPriority w:val="39"/>
    <w:rsid w:val="008B04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B0420"/>
    <w:pPr>
      <w:tabs>
        <w:tab w:val="center" w:pos="4536"/>
        <w:tab w:val="right" w:pos="9072"/>
      </w:tabs>
      <w:spacing w:after="0" w:line="240" w:lineRule="auto"/>
    </w:pPr>
  </w:style>
  <w:style w:type="character" w:customStyle="1" w:styleId="HeaderChar">
    <w:name w:val="Header Char"/>
    <w:basedOn w:val="DefaultParagraphFont"/>
    <w:link w:val="Header"/>
    <w:uiPriority w:val="99"/>
    <w:rsid w:val="008B0420"/>
  </w:style>
  <w:style w:type="paragraph" w:styleId="Footer">
    <w:name w:val="footer"/>
    <w:basedOn w:val="Normal"/>
    <w:link w:val="FooterChar"/>
    <w:uiPriority w:val="99"/>
    <w:unhideWhenUsed/>
    <w:rsid w:val="008B0420"/>
    <w:pPr>
      <w:tabs>
        <w:tab w:val="center" w:pos="4536"/>
        <w:tab w:val="right" w:pos="9072"/>
      </w:tabs>
      <w:spacing w:after="0" w:line="240" w:lineRule="auto"/>
    </w:pPr>
  </w:style>
  <w:style w:type="character" w:customStyle="1" w:styleId="FooterChar">
    <w:name w:val="Footer Char"/>
    <w:basedOn w:val="DefaultParagraphFont"/>
    <w:link w:val="Footer"/>
    <w:uiPriority w:val="99"/>
    <w:rsid w:val="008B0420"/>
  </w:style>
  <w:style w:type="paragraph" w:styleId="NormalWeb">
    <w:name w:val="Normal (Web)"/>
    <w:basedOn w:val="Normal"/>
    <w:uiPriority w:val="99"/>
    <w:semiHidden/>
    <w:unhideWhenUsed/>
    <w:rsid w:val="00521CE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Emphasis">
    <w:name w:val="Emphasis"/>
    <w:basedOn w:val="DefaultParagraphFont"/>
    <w:uiPriority w:val="20"/>
    <w:qFormat/>
    <w:rsid w:val="00053762"/>
    <w:rPr>
      <w:i/>
      <w:iCs/>
    </w:rPr>
  </w:style>
  <w:style w:type="character" w:styleId="UnresolvedMention">
    <w:name w:val="Unresolved Mention"/>
    <w:basedOn w:val="DefaultParagraphFont"/>
    <w:uiPriority w:val="99"/>
    <w:semiHidden/>
    <w:unhideWhenUsed/>
    <w:rsid w:val="007576E9"/>
    <w:rPr>
      <w:color w:val="605E5C"/>
      <w:shd w:val="clear" w:color="auto" w:fill="E1DFDD"/>
    </w:rPr>
  </w:style>
  <w:style w:type="paragraph" w:styleId="BalloonText">
    <w:name w:val="Balloon Text"/>
    <w:basedOn w:val="Normal"/>
    <w:link w:val="BalloonTextChar"/>
    <w:uiPriority w:val="99"/>
    <w:semiHidden/>
    <w:unhideWhenUsed/>
    <w:rsid w:val="00E934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346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931297">
      <w:bodyDiv w:val="1"/>
      <w:marLeft w:val="0"/>
      <w:marRight w:val="0"/>
      <w:marTop w:val="0"/>
      <w:marBottom w:val="0"/>
      <w:divBdr>
        <w:top w:val="none" w:sz="0" w:space="0" w:color="auto"/>
        <w:left w:val="none" w:sz="0" w:space="0" w:color="auto"/>
        <w:bottom w:val="none" w:sz="0" w:space="0" w:color="auto"/>
        <w:right w:val="none" w:sz="0" w:space="0" w:color="auto"/>
      </w:divBdr>
    </w:div>
    <w:div w:id="411506539">
      <w:bodyDiv w:val="1"/>
      <w:marLeft w:val="0"/>
      <w:marRight w:val="0"/>
      <w:marTop w:val="0"/>
      <w:marBottom w:val="0"/>
      <w:divBdr>
        <w:top w:val="none" w:sz="0" w:space="0" w:color="auto"/>
        <w:left w:val="none" w:sz="0" w:space="0" w:color="auto"/>
        <w:bottom w:val="none" w:sz="0" w:space="0" w:color="auto"/>
        <w:right w:val="none" w:sz="0" w:space="0" w:color="auto"/>
      </w:divBdr>
    </w:div>
    <w:div w:id="681518355">
      <w:bodyDiv w:val="1"/>
      <w:marLeft w:val="0"/>
      <w:marRight w:val="0"/>
      <w:marTop w:val="0"/>
      <w:marBottom w:val="0"/>
      <w:divBdr>
        <w:top w:val="none" w:sz="0" w:space="0" w:color="auto"/>
        <w:left w:val="none" w:sz="0" w:space="0" w:color="auto"/>
        <w:bottom w:val="none" w:sz="0" w:space="0" w:color="auto"/>
        <w:right w:val="none" w:sz="0" w:space="0" w:color="auto"/>
      </w:divBdr>
    </w:div>
    <w:div w:id="714542173">
      <w:bodyDiv w:val="1"/>
      <w:marLeft w:val="0"/>
      <w:marRight w:val="0"/>
      <w:marTop w:val="0"/>
      <w:marBottom w:val="0"/>
      <w:divBdr>
        <w:top w:val="none" w:sz="0" w:space="0" w:color="auto"/>
        <w:left w:val="none" w:sz="0" w:space="0" w:color="auto"/>
        <w:bottom w:val="none" w:sz="0" w:space="0" w:color="auto"/>
        <w:right w:val="none" w:sz="0" w:space="0" w:color="auto"/>
      </w:divBdr>
    </w:div>
    <w:div w:id="900677537">
      <w:bodyDiv w:val="1"/>
      <w:marLeft w:val="0"/>
      <w:marRight w:val="0"/>
      <w:marTop w:val="0"/>
      <w:marBottom w:val="0"/>
      <w:divBdr>
        <w:top w:val="none" w:sz="0" w:space="0" w:color="auto"/>
        <w:left w:val="none" w:sz="0" w:space="0" w:color="auto"/>
        <w:bottom w:val="none" w:sz="0" w:space="0" w:color="auto"/>
        <w:right w:val="none" w:sz="0" w:space="0" w:color="auto"/>
      </w:divBdr>
    </w:div>
    <w:div w:id="1303928510">
      <w:bodyDiv w:val="1"/>
      <w:marLeft w:val="0"/>
      <w:marRight w:val="0"/>
      <w:marTop w:val="0"/>
      <w:marBottom w:val="0"/>
      <w:divBdr>
        <w:top w:val="none" w:sz="0" w:space="0" w:color="auto"/>
        <w:left w:val="none" w:sz="0" w:space="0" w:color="auto"/>
        <w:bottom w:val="none" w:sz="0" w:space="0" w:color="auto"/>
        <w:right w:val="none" w:sz="0" w:space="0" w:color="auto"/>
      </w:divBdr>
    </w:div>
    <w:div w:id="1601373230">
      <w:bodyDiv w:val="1"/>
      <w:marLeft w:val="0"/>
      <w:marRight w:val="0"/>
      <w:marTop w:val="0"/>
      <w:marBottom w:val="0"/>
      <w:divBdr>
        <w:top w:val="none" w:sz="0" w:space="0" w:color="auto"/>
        <w:left w:val="none" w:sz="0" w:space="0" w:color="auto"/>
        <w:bottom w:val="none" w:sz="0" w:space="0" w:color="auto"/>
        <w:right w:val="none" w:sz="0" w:space="0" w:color="auto"/>
      </w:divBdr>
    </w:div>
    <w:div w:id="1957561267">
      <w:bodyDiv w:val="1"/>
      <w:marLeft w:val="0"/>
      <w:marRight w:val="0"/>
      <w:marTop w:val="0"/>
      <w:marBottom w:val="0"/>
      <w:divBdr>
        <w:top w:val="none" w:sz="0" w:space="0" w:color="auto"/>
        <w:left w:val="none" w:sz="0" w:space="0" w:color="auto"/>
        <w:bottom w:val="none" w:sz="0" w:space="0" w:color="auto"/>
        <w:right w:val="none" w:sz="0" w:space="0" w:color="auto"/>
      </w:divBdr>
    </w:div>
    <w:div w:id="197967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fr.wikipedia.org/wiki/Mod%C3%A8le-vue-contr%C3%B4leur"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fr.wikipedia.org/wiki/Web_application" TargetMode="External"/><Relationship Id="rId47" Type="http://schemas.openxmlformats.org/officeDocument/2006/relationships/image" Target="media/image28.png"/><Relationship Id="rId50" Type="http://schemas.openxmlformats.org/officeDocument/2006/relationships/hyperlink" Target="https://www.lucidchart.com/pages/fr/diagramme-de-classes-u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fr.wikipedia.org/wiki/Open-source" TargetMode="External"/><Relationship Id="rId40" Type="http://schemas.openxmlformats.org/officeDocument/2006/relationships/hyperlink" Target="https://fr.wikipedia.org/wiki/Programmation_orient%C3%A9e_objet" TargetMode="External"/><Relationship Id="rId45" Type="http://schemas.openxmlformats.org/officeDocument/2006/relationships/hyperlink" Target="https://fr.wikipedia.org/wiki/Mod%C3%A8le-vue-contr%C3%B4leur" TargetMode="External"/><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fr.wikipedia.org/wiki/PHP"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s://fr.wikipedia.org/wiki/Framework" TargetMode="External"/><Relationship Id="rId43" Type="http://schemas.openxmlformats.org/officeDocument/2006/relationships/hyperlink" Target="https://fr.wikipedia.org/wiki/Open-source" TargetMode="External"/><Relationship Id="rId48" Type="http://schemas.openxmlformats.org/officeDocument/2006/relationships/hyperlink" Target="https://blog.myagilepartner.fr/index.php/2018/05/27/role-de-scrum-master/"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fr.wikipedia.org/wiki/PHP" TargetMode="External"/><Relationship Id="rId46" Type="http://schemas.openxmlformats.org/officeDocument/2006/relationships/hyperlink" Target="https://fr.wikipedia.org/wiki/Programmation_orient%C3%A9e_objet" TargetMode="External"/><Relationship Id="rId20" Type="http://schemas.openxmlformats.org/officeDocument/2006/relationships/image" Target="media/image13.png"/><Relationship Id="rId41" Type="http://schemas.openxmlformats.org/officeDocument/2006/relationships/hyperlink" Target="https://fr.wikipedia.org/wiki/Framework"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hyperlink" Target="https://fr.wikipedia.org/wiki/Web_application" TargetMode="External"/><Relationship Id="rId49" Type="http://schemas.openxmlformats.org/officeDocument/2006/relationships/hyperlink" Target="https://fr.wikipedia.org/wiki/Diagramme_de_cas_d%27utilis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D2990-D41E-49F7-BAE9-136611A3F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18166</TotalTime>
  <Pages>32</Pages>
  <Words>5417</Words>
  <Characters>29799</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Oumaima Houimel</dc:creator>
  <cp:keywords/>
  <dc:description/>
  <cp:lastModifiedBy>Oumaima Houimel</cp:lastModifiedBy>
  <cp:revision>14</cp:revision>
  <dcterms:created xsi:type="dcterms:W3CDTF">2024-04-15T10:18:00Z</dcterms:created>
  <dcterms:modified xsi:type="dcterms:W3CDTF">2024-05-07T18:50:00Z</dcterms:modified>
</cp:coreProperties>
</file>