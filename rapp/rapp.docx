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77777777" w:rsidR="008B0420" w:rsidRPr="0017322E" w:rsidRDefault="008B0420" w:rsidP="008B0420">
      <w:pPr>
        <w:pStyle w:val="ListParagraph"/>
        <w:numPr>
          <w:ilvl w:val="0"/>
          <w:numId w:val="1"/>
        </w:numPr>
        <w:rPr>
          <w:sz w:val="28"/>
          <w:szCs w:val="28"/>
        </w:rPr>
      </w:pPr>
      <w:r w:rsidRPr="0017322E">
        <w:rPr>
          <w:sz w:val="28"/>
          <w:szCs w:val="28"/>
        </w:rPr>
        <w:t>Introduction :</w:t>
      </w:r>
    </w:p>
    <w:p w14:paraId="28C7AC46" w14:textId="77777777" w:rsidR="008B0420" w:rsidRPr="0017322E" w:rsidRDefault="008B0420" w:rsidP="008B0420">
      <w:pPr>
        <w:pStyle w:val="ListParagraph"/>
        <w:numPr>
          <w:ilvl w:val="0"/>
          <w:numId w:val="1"/>
        </w:numPr>
        <w:rPr>
          <w:sz w:val="28"/>
          <w:szCs w:val="28"/>
        </w:rPr>
      </w:pPr>
      <w:r w:rsidRPr="0017322E">
        <w:rPr>
          <w:sz w:val="28"/>
          <w:szCs w:val="28"/>
        </w:rPr>
        <w:t xml:space="preserve">Présentation de l’organisme </w:t>
      </w:r>
      <w:proofErr w:type="gramStart"/>
      <w:r w:rsidRPr="0017322E">
        <w:rPr>
          <w:sz w:val="28"/>
          <w:szCs w:val="28"/>
        </w:rPr>
        <w:t>d’accueil:</w:t>
      </w:r>
      <w:proofErr w:type="gramEnd"/>
    </w:p>
    <w:p w14:paraId="0F28C02A" w14:textId="77777777" w:rsidR="008B0420" w:rsidRDefault="008B0420" w:rsidP="008B0420">
      <w:pPr>
        <w:pStyle w:val="ListParagraph"/>
        <w:rPr>
          <w:rFonts w:cstheme="minorHAnsi"/>
          <w:color w:val="0D0D0D"/>
          <w:sz w:val="28"/>
          <w:szCs w:val="28"/>
          <w:shd w:val="clear" w:color="auto" w:fill="FFFFFF"/>
        </w:rPr>
      </w:pPr>
      <w:r w:rsidRPr="0017322E">
        <w:rPr>
          <w:rFonts w:cstheme="minorHAnsi"/>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77777777" w:rsidR="008B0420" w:rsidRPr="0017322E" w:rsidRDefault="008B0420" w:rsidP="008B0420">
      <w:pPr>
        <w:pStyle w:val="ListParagraph"/>
        <w:rPr>
          <w:rFonts w:cstheme="minorHAnsi"/>
          <w:color w:val="0D0D0D"/>
          <w:sz w:val="28"/>
          <w:szCs w:val="28"/>
          <w:shd w:val="clear" w:color="auto" w:fill="FFFFFF"/>
        </w:rPr>
      </w:pPr>
      <w:r w:rsidRPr="0017322E">
        <w:rPr>
          <w:rFonts w:cstheme="minorHAnsi"/>
          <w:color w:val="0D0D0D"/>
          <w:sz w:val="28"/>
          <w:szCs w:val="28"/>
          <w:shd w:val="clear" w:color="auto" w:fill="FFFFFF"/>
        </w:rPr>
        <w:t>Elle s'est développée et a conquis de grands marchés internationaux, notamment en France et au Maroc</w:t>
      </w:r>
    </w:p>
    <w:p w14:paraId="0233E4EF" w14:textId="77777777" w:rsidR="008B0420" w:rsidRPr="0017322E" w:rsidRDefault="008B0420" w:rsidP="008B0420">
      <w:pPr>
        <w:pStyle w:val="Heading2"/>
        <w:numPr>
          <w:ilvl w:val="0"/>
          <w:numId w:val="3"/>
        </w:numPr>
        <w:rPr>
          <w:rFonts w:asciiTheme="minorHAnsi" w:hAnsiTheme="minorHAnsi" w:cstheme="minorHAnsi"/>
          <w:color w:val="0D0D0D"/>
          <w:sz w:val="28"/>
          <w:szCs w:val="28"/>
          <w:shd w:val="clear" w:color="auto" w:fill="FFFFFF"/>
        </w:rPr>
      </w:pPr>
      <w:r w:rsidRPr="0017322E">
        <w:rPr>
          <w:rFonts w:asciiTheme="minorHAnsi" w:hAnsiTheme="minorHAnsi" w:cstheme="minorHAnsi"/>
          <w:color w:val="0D0D0D"/>
          <w:sz w:val="28"/>
          <w:szCs w:val="28"/>
          <w:shd w:val="clear" w:color="auto" w:fill="FFFFFF"/>
        </w:rPr>
        <w:t>Informations de Contact de Diva Software :</w:t>
      </w:r>
    </w:p>
    <w:p w14:paraId="1BE2603F" w14:textId="77777777" w:rsidR="008B0420" w:rsidRPr="0017322E" w:rsidRDefault="008B0420" w:rsidP="008B0420">
      <w:pPr>
        <w:pStyle w:val="padtop1"/>
        <w:numPr>
          <w:ilvl w:val="0"/>
          <w:numId w:val="4"/>
        </w:numPr>
        <w:shd w:val="clear" w:color="auto" w:fill="F2F2F2"/>
        <w:spacing w:before="0" w:beforeAutospacing="0" w:after="0" w:afterAutospacing="0"/>
        <w:textAlignment w:val="top"/>
        <w:rPr>
          <w:rFonts w:asciiTheme="minorHAnsi" w:hAnsiTheme="minorHAnsi" w:cstheme="minorHAnsi"/>
          <w:sz w:val="28"/>
          <w:szCs w:val="28"/>
        </w:rPr>
      </w:pPr>
      <w:r w:rsidRPr="0017322E">
        <w:rPr>
          <w:rFonts w:asciiTheme="minorHAnsi" w:hAnsiTheme="minorHAnsi" w:cstheme="minorHAnsi"/>
          <w:b/>
          <w:bCs/>
          <w:sz w:val="28"/>
          <w:szCs w:val="28"/>
          <w:bdr w:val="none" w:sz="0" w:space="0" w:color="auto" w:frame="1"/>
        </w:rPr>
        <w:t>Adresse</w:t>
      </w:r>
      <w:proofErr w:type="gramStart"/>
      <w:r w:rsidRPr="0017322E">
        <w:rPr>
          <w:rFonts w:asciiTheme="minorHAnsi" w:hAnsiTheme="minorHAnsi" w:cstheme="minorHAnsi"/>
          <w:b/>
          <w:bCs/>
          <w:sz w:val="28"/>
          <w:szCs w:val="28"/>
          <w:bdr w:val="none" w:sz="0" w:space="0" w:color="auto" w:frame="1"/>
        </w:rPr>
        <w:t xml:space="preserve"> :</w:t>
      </w:r>
      <w:r w:rsidRPr="0017322E">
        <w:rPr>
          <w:rFonts w:asciiTheme="minorHAnsi" w:hAnsiTheme="minorHAnsi" w:cstheme="minorHAnsi"/>
          <w:sz w:val="28"/>
          <w:szCs w:val="28"/>
        </w:rPr>
        <w:t>Boulevard</w:t>
      </w:r>
      <w:proofErr w:type="gramEnd"/>
      <w:r w:rsidRPr="0017322E">
        <w:rPr>
          <w:rFonts w:asciiTheme="minorHAnsi" w:hAnsiTheme="minorHAnsi" w:cstheme="minorHAnsi"/>
          <w:sz w:val="28"/>
          <w:szCs w:val="28"/>
        </w:rPr>
        <w:t xml:space="preserve"> Yasser Arafat Immeuble N° 38 - Bureau 44 </w:t>
      </w:r>
      <w:proofErr w:type="spellStart"/>
      <w:r w:rsidRPr="0017322E">
        <w:rPr>
          <w:rFonts w:asciiTheme="minorHAnsi" w:hAnsiTheme="minorHAnsi" w:cstheme="minorHAnsi"/>
          <w:sz w:val="28"/>
          <w:szCs w:val="28"/>
        </w:rPr>
        <w:t>Sahloul</w:t>
      </w:r>
      <w:proofErr w:type="spellEnd"/>
      <w:r w:rsidRPr="0017322E">
        <w:rPr>
          <w:rFonts w:asciiTheme="minorHAnsi" w:hAnsiTheme="minorHAnsi" w:cstheme="minorHAnsi"/>
          <w:sz w:val="28"/>
          <w:szCs w:val="28"/>
        </w:rPr>
        <w:t xml:space="preserve"> - 4054 Sousse</w:t>
      </w:r>
    </w:p>
    <w:p w14:paraId="569305F0" w14:textId="77777777" w:rsidR="008B0420" w:rsidRPr="00FB26C2" w:rsidRDefault="008B0420" w:rsidP="008B0420">
      <w:pPr>
        <w:pStyle w:val="ListParagraph"/>
        <w:numPr>
          <w:ilvl w:val="0"/>
          <w:numId w:val="4"/>
        </w:numPr>
        <w:rPr>
          <w:rFonts w:cstheme="minorHAnsi"/>
          <w:sz w:val="28"/>
          <w:szCs w:val="28"/>
        </w:rPr>
      </w:pPr>
      <w:r w:rsidRPr="00FB26C2">
        <w:rPr>
          <w:rFonts w:cstheme="minorHAnsi"/>
          <w:b/>
          <w:sz w:val="28"/>
          <w:szCs w:val="28"/>
        </w:rPr>
        <w:t>Propriétaire</w:t>
      </w:r>
      <w:r w:rsidRPr="00FB26C2">
        <w:rPr>
          <w:rFonts w:cstheme="minorHAnsi"/>
          <w:sz w:val="28"/>
          <w:szCs w:val="28"/>
        </w:rPr>
        <w:t xml:space="preserve"> : Mr </w:t>
      </w:r>
      <w:proofErr w:type="spellStart"/>
      <w:r w:rsidRPr="00FB26C2">
        <w:rPr>
          <w:rFonts w:cstheme="minorHAnsi"/>
          <w:sz w:val="28"/>
          <w:szCs w:val="28"/>
        </w:rPr>
        <w:t>Rochdi</w:t>
      </w:r>
      <w:proofErr w:type="spellEnd"/>
      <w:r w:rsidRPr="00FB26C2">
        <w:rPr>
          <w:rFonts w:cstheme="minorHAnsi"/>
          <w:sz w:val="28"/>
          <w:szCs w:val="28"/>
        </w:rPr>
        <w:t xml:space="preserve"> </w:t>
      </w:r>
      <w:proofErr w:type="spellStart"/>
      <w:r w:rsidRPr="00FB26C2">
        <w:rPr>
          <w:rFonts w:cstheme="minorHAnsi"/>
          <w:sz w:val="28"/>
          <w:szCs w:val="28"/>
        </w:rPr>
        <w:t>Jdidi</w:t>
      </w:r>
      <w:proofErr w:type="spellEnd"/>
    </w:p>
    <w:p w14:paraId="6157A9BE" w14:textId="77777777" w:rsidR="008B0420" w:rsidRPr="00FB26C2" w:rsidRDefault="008B0420" w:rsidP="008B0420">
      <w:pPr>
        <w:pStyle w:val="ListParagraph"/>
        <w:numPr>
          <w:ilvl w:val="0"/>
          <w:numId w:val="4"/>
        </w:numPr>
        <w:rPr>
          <w:rFonts w:cstheme="minorHAnsi"/>
          <w:sz w:val="28"/>
          <w:szCs w:val="28"/>
        </w:rPr>
      </w:pPr>
      <w:r w:rsidRPr="00FB26C2">
        <w:rPr>
          <w:rFonts w:cstheme="minorHAnsi"/>
          <w:b/>
          <w:bCs/>
          <w:sz w:val="28"/>
          <w:szCs w:val="28"/>
          <w:bdr w:val="none" w:sz="0" w:space="0" w:color="auto" w:frame="1"/>
        </w:rPr>
        <w:t>Administration : </w:t>
      </w:r>
      <w:r w:rsidRPr="00FB26C2">
        <w:rPr>
          <w:rFonts w:cstheme="minorHAnsi"/>
          <w:sz w:val="28"/>
          <w:szCs w:val="28"/>
        </w:rPr>
        <w:t>(+216) 53 333 850</w:t>
      </w:r>
      <w:r w:rsidRPr="00FB26C2">
        <w:rPr>
          <w:rFonts w:cstheme="minorHAnsi"/>
          <w:sz w:val="28"/>
          <w:szCs w:val="28"/>
        </w:rPr>
        <w:br/>
      </w:r>
      <w:r w:rsidRPr="00FB26C2">
        <w:rPr>
          <w:rFonts w:cstheme="minorHAnsi"/>
          <w:b/>
          <w:bCs/>
          <w:sz w:val="28"/>
          <w:szCs w:val="28"/>
          <w:bdr w:val="none" w:sz="0" w:space="0" w:color="auto" w:frame="1"/>
        </w:rPr>
        <w:t>Commercial : </w:t>
      </w:r>
      <w:r w:rsidRPr="00FB26C2">
        <w:rPr>
          <w:rFonts w:cstheme="minorHAnsi"/>
          <w:sz w:val="28"/>
          <w:szCs w:val="28"/>
        </w:rPr>
        <w:t xml:space="preserve">(+216) 53 333 853  </w:t>
      </w:r>
    </w:p>
    <w:p w14:paraId="7B17CAE4" w14:textId="77777777" w:rsidR="008B0420" w:rsidRPr="0017322E" w:rsidRDefault="008B0420" w:rsidP="008B0420">
      <w:pPr>
        <w:pStyle w:val="padbot1"/>
        <w:numPr>
          <w:ilvl w:val="0"/>
          <w:numId w:val="4"/>
        </w:numPr>
        <w:shd w:val="clear" w:color="auto" w:fill="F2F2F2"/>
        <w:spacing w:before="0" w:beforeAutospacing="0" w:after="0" w:afterAutospacing="0"/>
        <w:textAlignment w:val="top"/>
        <w:rPr>
          <w:rFonts w:asciiTheme="minorHAnsi" w:hAnsiTheme="minorHAnsi" w:cstheme="minorHAnsi"/>
          <w:sz w:val="28"/>
          <w:szCs w:val="28"/>
        </w:rPr>
      </w:pPr>
      <w:r w:rsidRPr="0017322E">
        <w:rPr>
          <w:rFonts w:asciiTheme="minorHAnsi" w:hAnsiTheme="minorHAnsi" w:cstheme="minorHAnsi"/>
          <w:b/>
          <w:bCs/>
          <w:sz w:val="28"/>
          <w:szCs w:val="28"/>
          <w:bdr w:val="none" w:sz="0" w:space="0" w:color="auto" w:frame="1"/>
        </w:rPr>
        <w:t>E-mail : </w:t>
      </w:r>
      <w:r w:rsidRPr="0017322E">
        <w:rPr>
          <w:rFonts w:asciiTheme="minorHAnsi" w:hAnsiTheme="minorHAnsi" w:cstheme="minorHAnsi"/>
          <w:sz w:val="28"/>
          <w:szCs w:val="28"/>
        </w:rPr>
        <w:t>contact@diva-software.com</w:t>
      </w:r>
    </w:p>
    <w:p w14:paraId="5ACF8A1B" w14:textId="77777777" w:rsidR="008B0420" w:rsidRPr="00FB26C2" w:rsidRDefault="008B0420" w:rsidP="008B0420">
      <w:pPr>
        <w:pStyle w:val="ListParagraph"/>
        <w:numPr>
          <w:ilvl w:val="0"/>
          <w:numId w:val="4"/>
        </w:numPr>
        <w:rPr>
          <w:rFonts w:cstheme="minorHAnsi"/>
          <w:sz w:val="24"/>
          <w:szCs w:val="24"/>
          <w:lang w:val="en-US"/>
        </w:rPr>
      </w:pPr>
      <w:r w:rsidRPr="00FB26C2">
        <w:rPr>
          <w:rFonts w:cstheme="minorHAnsi"/>
          <w:b/>
          <w:sz w:val="28"/>
          <w:szCs w:val="28"/>
          <w:lang w:val="en-US"/>
        </w:rPr>
        <w:t xml:space="preserve">Site </w:t>
      </w:r>
      <w:proofErr w:type="gramStart"/>
      <w:r w:rsidRPr="00FB26C2">
        <w:rPr>
          <w:rFonts w:cstheme="minorHAnsi"/>
          <w:b/>
          <w:sz w:val="28"/>
          <w:szCs w:val="28"/>
          <w:lang w:val="en-US"/>
        </w:rPr>
        <w:t>web :</w:t>
      </w:r>
      <w:proofErr w:type="gramEnd"/>
      <w:r>
        <w:fldChar w:fldCharType="begin"/>
      </w:r>
      <w:r w:rsidRPr="00A67DA6">
        <w:rPr>
          <w:lang w:val="en-US"/>
        </w:rPr>
        <w:instrText xml:space="preserve"> HYPERLINK "https://www.diva-software.com/" </w:instrText>
      </w:r>
      <w:r>
        <w:fldChar w:fldCharType="separate"/>
      </w:r>
      <w:r w:rsidRPr="00FB26C2">
        <w:rPr>
          <w:rStyle w:val="Hyperlink"/>
          <w:rFonts w:cstheme="minorHAnsi"/>
          <w:color w:val="auto"/>
          <w:sz w:val="28"/>
          <w:szCs w:val="28"/>
          <w:lang w:val="en-US"/>
        </w:rPr>
        <w:t>https://www.diva-software.com</w:t>
      </w:r>
      <w:r>
        <w:rPr>
          <w:rStyle w:val="Hyperlink"/>
          <w:rFonts w:cstheme="minorHAnsi"/>
          <w:color w:val="auto"/>
          <w:sz w:val="28"/>
          <w:szCs w:val="28"/>
          <w:lang w:val="en-US"/>
        </w:rPr>
        <w:fldChar w:fldCharType="end"/>
      </w:r>
    </w:p>
    <w:p w14:paraId="66F2229F" w14:textId="77777777" w:rsidR="008B0420" w:rsidRPr="00FB26C2" w:rsidRDefault="008B0420" w:rsidP="008B0420">
      <w:pPr>
        <w:ind w:left="1296"/>
        <w:rPr>
          <w:rFonts w:cstheme="minorHAnsi"/>
          <w:sz w:val="24"/>
          <w:szCs w:val="24"/>
          <w:lang w:val="en-US"/>
        </w:rPr>
      </w:pPr>
    </w:p>
    <w:p w14:paraId="72270E6B" w14:textId="77777777" w:rsidR="008B0420" w:rsidRPr="00FB26C2" w:rsidRDefault="008B0420" w:rsidP="008B0420">
      <w:pPr>
        <w:ind w:left="1296"/>
        <w:rPr>
          <w:rFonts w:cstheme="minorHAnsi"/>
          <w:sz w:val="24"/>
          <w:szCs w:val="24"/>
          <w:lang w:val="en-US"/>
        </w:rPr>
      </w:pPr>
    </w:p>
    <w:p w14:paraId="5F6104D9" w14:textId="77777777" w:rsidR="008B0420" w:rsidRDefault="008B0420" w:rsidP="008B0420">
      <w:pPr>
        <w:ind w:left="1296"/>
        <w:rPr>
          <w:rFonts w:cstheme="minorHAnsi"/>
          <w:sz w:val="24"/>
          <w:szCs w:val="24"/>
        </w:rPr>
      </w:pPr>
      <w:r>
        <w:rPr>
          <w:rFonts w:cstheme="minorHAnsi"/>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7">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2803DAEA" w14:textId="77777777" w:rsidR="008B0420" w:rsidRDefault="008B0420" w:rsidP="008B0420">
      <w:pPr>
        <w:ind w:left="1296"/>
        <w:rPr>
          <w:rFonts w:cstheme="minorHAnsi"/>
          <w:sz w:val="24"/>
          <w:szCs w:val="24"/>
        </w:rPr>
      </w:pPr>
    </w:p>
    <w:p w14:paraId="36F213EE" w14:textId="77777777" w:rsidR="008B0420" w:rsidRDefault="008B0420" w:rsidP="008B0420">
      <w:pPr>
        <w:ind w:left="1296"/>
        <w:rPr>
          <w:rFonts w:cstheme="minorHAnsi"/>
          <w:sz w:val="24"/>
          <w:szCs w:val="24"/>
        </w:rPr>
      </w:pPr>
    </w:p>
    <w:p w14:paraId="7FF371E4" w14:textId="77777777" w:rsidR="008B0420" w:rsidRDefault="008B0420" w:rsidP="008B0420">
      <w:pPr>
        <w:ind w:left="1296"/>
        <w:rPr>
          <w:rFonts w:cstheme="minorHAnsi"/>
          <w:sz w:val="24"/>
          <w:szCs w:val="24"/>
        </w:rPr>
      </w:pPr>
    </w:p>
    <w:p w14:paraId="39652F44" w14:textId="77777777" w:rsidR="008B0420" w:rsidRDefault="008B0420" w:rsidP="008B0420">
      <w:pPr>
        <w:ind w:left="1296"/>
        <w:rPr>
          <w:rFonts w:cstheme="minorHAnsi"/>
          <w:sz w:val="24"/>
          <w:szCs w:val="24"/>
        </w:rPr>
      </w:pPr>
    </w:p>
    <w:p w14:paraId="79D30BDB" w14:textId="77777777" w:rsidR="008B0420" w:rsidRDefault="008B0420" w:rsidP="008B0420">
      <w:pPr>
        <w:ind w:left="1296"/>
        <w:rPr>
          <w:rFonts w:cstheme="minorHAnsi"/>
          <w:sz w:val="24"/>
          <w:szCs w:val="24"/>
        </w:rPr>
      </w:pPr>
    </w:p>
    <w:p w14:paraId="307ACDB1" w14:textId="77777777" w:rsidR="008B0420" w:rsidRDefault="008B0420" w:rsidP="008B0420">
      <w:pPr>
        <w:ind w:left="1296"/>
        <w:rPr>
          <w:rFonts w:cstheme="minorHAnsi"/>
          <w:sz w:val="24"/>
          <w:szCs w:val="24"/>
        </w:rPr>
      </w:pPr>
    </w:p>
    <w:p w14:paraId="7231BFF6" w14:textId="77777777" w:rsidR="008B0420" w:rsidRDefault="008B0420" w:rsidP="008B0420">
      <w:pPr>
        <w:ind w:left="1296"/>
        <w:rPr>
          <w:rFonts w:cstheme="minorHAnsi"/>
          <w:sz w:val="24"/>
          <w:szCs w:val="24"/>
        </w:rPr>
      </w:pPr>
    </w:p>
    <w:p w14:paraId="799E3733" w14:textId="77777777" w:rsidR="008B0420" w:rsidRDefault="008B0420" w:rsidP="008B0420">
      <w:pPr>
        <w:pStyle w:val="ListParagraph"/>
        <w:numPr>
          <w:ilvl w:val="0"/>
          <w:numId w:val="3"/>
        </w:numPr>
        <w:rPr>
          <w:rFonts w:cstheme="minorHAnsi"/>
          <w:sz w:val="28"/>
          <w:szCs w:val="28"/>
        </w:rPr>
      </w:pPr>
      <w:r w:rsidRPr="00FB26C2">
        <w:rPr>
          <w:rFonts w:cstheme="minorHAnsi"/>
          <w:sz w:val="28"/>
          <w:szCs w:val="28"/>
        </w:rPr>
        <w:lastRenderedPageBreak/>
        <w:t>Activités :</w:t>
      </w:r>
    </w:p>
    <w:p w14:paraId="45B8A307" w14:textId="77777777" w:rsidR="008B0420" w:rsidRPr="00357D95" w:rsidRDefault="008B0420" w:rsidP="008B0420">
      <w:pPr>
        <w:pStyle w:val="ListParagraph"/>
        <w:ind w:left="1296"/>
        <w:rPr>
          <w:rFonts w:ascii="Segoe UI" w:hAnsi="Segoe UI" w:cs="Segoe UI"/>
          <w:color w:val="0D0D0D"/>
          <w:shd w:val="clear" w:color="auto" w:fill="FFFFFF"/>
        </w:rPr>
      </w:pPr>
      <w:r w:rsidRPr="00357D95">
        <w:rPr>
          <w:rFonts w:ascii="Segoe UI" w:hAnsi="Segoe UI" w:cs="Segoe UI"/>
          <w:color w:val="0D0D0D"/>
          <w:shd w:val="clear" w:color="auto" w:fill="FFFFFF"/>
        </w:rPr>
        <w:t xml:space="preserve">Diva Software intervient dans la conception, le développement et le déploiement des systèmes d’information, de la fabrication à la livraison. 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75314FD" w14:textId="77777777" w:rsidR="008B0420" w:rsidRDefault="008B0420" w:rsidP="008B0420">
      <w:pPr>
        <w:pStyle w:val="ListParagraph"/>
        <w:ind w:left="1296"/>
        <w:rPr>
          <w:rFonts w:cstheme="minorHAnsi"/>
          <w:sz w:val="28"/>
          <w:szCs w:val="28"/>
        </w:rPr>
      </w:pPr>
    </w:p>
    <w:p w14:paraId="295918C2" w14:textId="77777777" w:rsidR="008B0420" w:rsidRDefault="008B0420" w:rsidP="008B0420">
      <w:pPr>
        <w:pStyle w:val="ListParagraph"/>
        <w:numPr>
          <w:ilvl w:val="0"/>
          <w:numId w:val="3"/>
        </w:numPr>
        <w:rPr>
          <w:rFonts w:cstheme="minorHAnsi"/>
          <w:sz w:val="28"/>
          <w:szCs w:val="28"/>
        </w:rPr>
      </w:pPr>
      <w:r w:rsidRPr="00717033">
        <w:rPr>
          <w:rFonts w:cstheme="minorHAnsi"/>
          <w:sz w:val="28"/>
          <w:szCs w:val="28"/>
        </w:rPr>
        <w:t>Service de Diva software</w:t>
      </w:r>
      <w:r>
        <w:rPr>
          <w:rFonts w:cstheme="minorHAnsi"/>
          <w:sz w:val="28"/>
          <w:szCs w:val="28"/>
        </w:rPr>
        <w:t> :</w:t>
      </w:r>
    </w:p>
    <w:p w14:paraId="5A17A510" w14:textId="77777777" w:rsidR="008B0420" w:rsidRDefault="008B0420" w:rsidP="008B0420">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57D95" w:rsidRDefault="008B0420" w:rsidP="008B0420">
      <w:pPr>
        <w:pStyle w:val="ListParagraph"/>
        <w:ind w:left="1296"/>
        <w:rPr>
          <w:rFonts w:cstheme="minorHAnsi"/>
          <w:sz w:val="28"/>
          <w:szCs w:val="28"/>
        </w:rPr>
      </w:pPr>
    </w:p>
    <w:p w14:paraId="02E38062" w14:textId="77777777" w:rsidR="008B0420" w:rsidRDefault="008B0420" w:rsidP="008B0420">
      <w:pPr>
        <w:pStyle w:val="ListParagraph"/>
        <w:numPr>
          <w:ilvl w:val="1"/>
          <w:numId w:val="3"/>
        </w:numPr>
        <w:rPr>
          <w:rFonts w:cstheme="minorHAnsi"/>
          <w:sz w:val="28"/>
          <w:szCs w:val="28"/>
        </w:rPr>
      </w:pPr>
      <w:r>
        <w:rPr>
          <w:rFonts w:cstheme="minorHAnsi"/>
          <w:sz w:val="28"/>
          <w:szCs w:val="28"/>
        </w:rPr>
        <w:t xml:space="preserve"> </w:t>
      </w:r>
      <w:r w:rsidRPr="00717033">
        <w:rPr>
          <w:rFonts w:cstheme="minorHAnsi"/>
          <w:sz w:val="28"/>
          <w:szCs w:val="28"/>
        </w:rPr>
        <w:t>La gestion des stocks</w:t>
      </w:r>
      <w:r>
        <w:rPr>
          <w:rFonts w:cstheme="minorHAnsi"/>
          <w:sz w:val="28"/>
          <w:szCs w:val="28"/>
        </w:rPr>
        <w:t> :</w:t>
      </w:r>
    </w:p>
    <w:p w14:paraId="6CC0DB35" w14:textId="77777777" w:rsidR="008B0420" w:rsidRDefault="008B0420" w:rsidP="008B0420">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Ce module résout les problématiques liées à la gestion des stocks, des magasins et des articles. Il permet de définir l'état des stocks et de conserver un historique des mouvements de stocks dans les différents magasins et entrepôts. De plus, il autorise les entrées et sorties de stocks de manière manuelle ou automatique</w:t>
      </w:r>
    </w:p>
    <w:p w14:paraId="3DA67585" w14:textId="77777777" w:rsidR="008B0420" w:rsidRPr="00357D95" w:rsidRDefault="008B0420" w:rsidP="008B0420">
      <w:pPr>
        <w:pStyle w:val="ListParagraph"/>
        <w:ind w:left="1296"/>
        <w:rPr>
          <w:rFonts w:cstheme="minorHAnsi"/>
          <w:sz w:val="28"/>
          <w:szCs w:val="28"/>
        </w:rPr>
      </w:pPr>
    </w:p>
    <w:p w14:paraId="35F74410" w14:textId="77777777" w:rsidR="008B0420" w:rsidRDefault="008B0420" w:rsidP="008B0420">
      <w:pPr>
        <w:pStyle w:val="ListParagraph"/>
        <w:numPr>
          <w:ilvl w:val="1"/>
          <w:numId w:val="3"/>
        </w:numPr>
        <w:rPr>
          <w:rFonts w:cstheme="minorHAnsi"/>
          <w:sz w:val="28"/>
          <w:szCs w:val="28"/>
        </w:rPr>
      </w:pPr>
      <w:r>
        <w:rPr>
          <w:rFonts w:cstheme="minorHAnsi"/>
          <w:sz w:val="28"/>
          <w:szCs w:val="28"/>
        </w:rPr>
        <w:t xml:space="preserve"> </w:t>
      </w:r>
      <w:r w:rsidRPr="00717033">
        <w:rPr>
          <w:rFonts w:cstheme="minorHAnsi"/>
          <w:sz w:val="28"/>
          <w:szCs w:val="28"/>
        </w:rPr>
        <w:t>La gestion de la production</w:t>
      </w:r>
      <w:r>
        <w:rPr>
          <w:rFonts w:cstheme="minorHAnsi"/>
          <w:sz w:val="28"/>
          <w:szCs w:val="28"/>
        </w:rPr>
        <w:t> :</w:t>
      </w:r>
    </w:p>
    <w:p w14:paraId="69FADDFF" w14:textId="77777777" w:rsidR="008B0420" w:rsidRDefault="008B0420" w:rsidP="008B0420">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77777777" w:rsidR="008B0420" w:rsidRDefault="008B0420" w:rsidP="008B0420">
      <w:pPr>
        <w:pStyle w:val="ListParagraph"/>
        <w:ind w:left="1296"/>
        <w:rPr>
          <w:rFonts w:ascii="Segoe UI" w:hAnsi="Segoe UI" w:cs="Segoe UI"/>
          <w:color w:val="0D0D0D"/>
          <w:shd w:val="clear" w:color="auto" w:fill="FFFFFF"/>
        </w:rPr>
      </w:pPr>
    </w:p>
    <w:p w14:paraId="60DB9B97" w14:textId="77777777" w:rsidR="008B0420" w:rsidRDefault="008B0420" w:rsidP="008B0420">
      <w:pPr>
        <w:pStyle w:val="ListParagraph"/>
        <w:numPr>
          <w:ilvl w:val="1"/>
          <w:numId w:val="3"/>
        </w:numPr>
        <w:rPr>
          <w:rFonts w:cstheme="minorHAnsi"/>
          <w:color w:val="0D0D0D"/>
          <w:sz w:val="28"/>
          <w:szCs w:val="28"/>
          <w:shd w:val="clear" w:color="auto" w:fill="FFFFFF"/>
        </w:rPr>
      </w:pPr>
      <w:r>
        <w:rPr>
          <w:rFonts w:cstheme="minorHAnsi"/>
          <w:color w:val="0D0D0D"/>
          <w:sz w:val="28"/>
          <w:szCs w:val="28"/>
          <w:shd w:val="clear" w:color="auto" w:fill="FFFFFF"/>
        </w:rPr>
        <w:t xml:space="preserve"> </w:t>
      </w:r>
      <w:r w:rsidRPr="00357D95">
        <w:rPr>
          <w:rFonts w:cstheme="minorHAnsi"/>
          <w:color w:val="0D0D0D"/>
          <w:sz w:val="28"/>
          <w:szCs w:val="28"/>
          <w:shd w:val="clear" w:color="auto" w:fill="FFFFFF"/>
        </w:rPr>
        <w:t>La gestion de la qualité :</w:t>
      </w:r>
    </w:p>
    <w:p w14:paraId="63ECEB43" w14:textId="77777777" w:rsidR="008B0420" w:rsidRDefault="008B0420" w:rsidP="008B0420">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77777777" w:rsidR="008B0420" w:rsidRDefault="008B0420" w:rsidP="008B0420">
      <w:pPr>
        <w:pStyle w:val="ListParagraph"/>
        <w:ind w:left="1296"/>
        <w:rPr>
          <w:rFonts w:ascii="Segoe UI" w:hAnsi="Segoe UI" w:cs="Segoe UI"/>
          <w:color w:val="0D0D0D"/>
          <w:shd w:val="clear" w:color="auto" w:fill="FFFFFF"/>
        </w:rPr>
      </w:pPr>
    </w:p>
    <w:p w14:paraId="0CAEA2A7" w14:textId="77777777" w:rsidR="008B0420" w:rsidRPr="00357D95" w:rsidRDefault="008B0420" w:rsidP="008B0420">
      <w:pPr>
        <w:pStyle w:val="ListParagraph"/>
        <w:numPr>
          <w:ilvl w:val="1"/>
          <w:numId w:val="3"/>
        </w:numPr>
        <w:rPr>
          <w:rFonts w:cstheme="minorHAnsi"/>
          <w:color w:val="0D0D0D"/>
          <w:sz w:val="28"/>
          <w:szCs w:val="28"/>
          <w:shd w:val="clear" w:color="auto" w:fill="FFFFFF"/>
        </w:rPr>
      </w:pPr>
      <w:r>
        <w:rPr>
          <w:rFonts w:cstheme="minorHAnsi"/>
          <w:color w:val="0D0D0D"/>
          <w:sz w:val="28"/>
          <w:szCs w:val="28"/>
          <w:shd w:val="clear" w:color="auto" w:fill="FFFFFF"/>
        </w:rPr>
        <w:t xml:space="preserve"> </w:t>
      </w:r>
      <w:r w:rsidRPr="00357D95">
        <w:rPr>
          <w:rFonts w:cstheme="minorHAnsi"/>
          <w:color w:val="0D0D0D"/>
          <w:sz w:val="28"/>
          <w:szCs w:val="28"/>
          <w:shd w:val="clear" w:color="auto" w:fill="FFFFFF"/>
        </w:rPr>
        <w:t>La gestion des expéditions :</w:t>
      </w:r>
    </w:p>
    <w:p w14:paraId="22A296EB" w14:textId="77777777" w:rsidR="008B0420" w:rsidRDefault="008B0420" w:rsidP="008B0420">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77777777" w:rsidR="008B0420" w:rsidRDefault="008B0420" w:rsidP="008B0420">
      <w:pPr>
        <w:pStyle w:val="ListParagraph"/>
        <w:ind w:left="1296"/>
        <w:rPr>
          <w:rFonts w:ascii="Segoe UI" w:hAnsi="Segoe UI" w:cs="Segoe UI"/>
          <w:color w:val="0D0D0D"/>
          <w:shd w:val="clear" w:color="auto" w:fill="FFFFFF"/>
        </w:rPr>
      </w:pPr>
    </w:p>
    <w:p w14:paraId="3FA27CE1" w14:textId="77777777" w:rsidR="008B0420" w:rsidRDefault="008B0420" w:rsidP="008B0420">
      <w:pPr>
        <w:pStyle w:val="ListParagraph"/>
        <w:numPr>
          <w:ilvl w:val="1"/>
          <w:numId w:val="3"/>
        </w:numPr>
        <w:rPr>
          <w:rFonts w:cstheme="minorHAnsi"/>
          <w:sz w:val="28"/>
          <w:szCs w:val="28"/>
        </w:rPr>
      </w:pPr>
      <w:r>
        <w:rPr>
          <w:rFonts w:cstheme="minorHAnsi"/>
          <w:sz w:val="28"/>
          <w:szCs w:val="28"/>
        </w:rPr>
        <w:lastRenderedPageBreak/>
        <w:t xml:space="preserve"> </w:t>
      </w:r>
      <w:r w:rsidRPr="00357D95">
        <w:rPr>
          <w:rFonts w:cstheme="minorHAnsi"/>
          <w:sz w:val="28"/>
          <w:szCs w:val="28"/>
        </w:rPr>
        <w:t>La facturation</w:t>
      </w:r>
      <w:r>
        <w:rPr>
          <w:rFonts w:cstheme="minorHAnsi"/>
          <w:sz w:val="28"/>
          <w:szCs w:val="28"/>
        </w:rPr>
        <w:t> :</w:t>
      </w:r>
    </w:p>
    <w:p w14:paraId="579D9FD3" w14:textId="77777777" w:rsidR="008B0420" w:rsidRDefault="008B0420" w:rsidP="008B0420">
      <w:pPr>
        <w:pStyle w:val="ListParagraph"/>
        <w:ind w:left="1296"/>
        <w:rPr>
          <w:rFonts w:ascii="Segoe UI" w:hAnsi="Segoe UI" w:cs="Segoe UI"/>
          <w:sz w:val="24"/>
          <w:szCs w:val="24"/>
        </w:rPr>
      </w:pPr>
      <w:r w:rsidRPr="00357D95">
        <w:rPr>
          <w:rFonts w:ascii="Segoe UI" w:hAnsi="Segoe UI" w:cs="Segoe UI"/>
          <w:sz w:val="24"/>
          <w:szCs w:val="24"/>
        </w:rPr>
        <w:t>Ce module permet l’édition des factures.</w:t>
      </w:r>
    </w:p>
    <w:p w14:paraId="5509448F" w14:textId="77777777" w:rsidR="008B0420" w:rsidRPr="00357D95" w:rsidRDefault="008B0420" w:rsidP="008B0420">
      <w:pPr>
        <w:pStyle w:val="ListParagraph"/>
        <w:ind w:left="1296"/>
        <w:rPr>
          <w:rFonts w:ascii="Segoe UI" w:hAnsi="Segoe UI" w:cs="Segoe UI"/>
          <w:sz w:val="24"/>
          <w:szCs w:val="24"/>
        </w:rPr>
      </w:pPr>
    </w:p>
    <w:p w14:paraId="5F97F2CC" w14:textId="77777777" w:rsidR="008B0420" w:rsidRDefault="008B0420" w:rsidP="008B0420">
      <w:pPr>
        <w:pStyle w:val="ListParagraph"/>
        <w:numPr>
          <w:ilvl w:val="1"/>
          <w:numId w:val="3"/>
        </w:numPr>
        <w:rPr>
          <w:rFonts w:cstheme="minorHAnsi"/>
          <w:sz w:val="28"/>
          <w:szCs w:val="28"/>
        </w:rPr>
      </w:pPr>
      <w:r>
        <w:rPr>
          <w:rFonts w:cstheme="minorHAnsi"/>
          <w:sz w:val="28"/>
          <w:szCs w:val="28"/>
        </w:rPr>
        <w:t xml:space="preserve"> </w:t>
      </w:r>
      <w:r w:rsidRPr="00357D95">
        <w:rPr>
          <w:rFonts w:cstheme="minorHAnsi"/>
          <w:sz w:val="28"/>
          <w:szCs w:val="28"/>
        </w:rPr>
        <w:t>La gestion de la maintenance</w:t>
      </w:r>
      <w:r>
        <w:rPr>
          <w:rFonts w:cstheme="minorHAnsi"/>
          <w:sz w:val="28"/>
          <w:szCs w:val="28"/>
        </w:rPr>
        <w:t> :</w:t>
      </w:r>
    </w:p>
    <w:p w14:paraId="634A5592" w14:textId="77777777" w:rsidR="008B0420" w:rsidRDefault="008B0420" w:rsidP="008B0420">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Ce module est conçu pour gérer les différentes tâches de maintenance des équipements et assister quotidiennement les services de maintenance dans l'accomplissement de leurs missions.</w:t>
      </w:r>
    </w:p>
    <w:p w14:paraId="35C1BD99" w14:textId="77777777" w:rsidR="008B0420" w:rsidRDefault="008B0420" w:rsidP="008B0420">
      <w:pPr>
        <w:pStyle w:val="ListParagraph"/>
        <w:ind w:left="1296"/>
        <w:rPr>
          <w:rFonts w:ascii="Segoe UI" w:hAnsi="Segoe UI" w:cs="Segoe UI"/>
          <w:color w:val="0D0D0D"/>
          <w:shd w:val="clear" w:color="auto" w:fill="FFFFFF"/>
        </w:rPr>
      </w:pPr>
    </w:p>
    <w:p w14:paraId="64935E36" w14:textId="77777777" w:rsidR="008B0420" w:rsidRPr="00311084" w:rsidRDefault="008B0420" w:rsidP="008B0420">
      <w:pPr>
        <w:pStyle w:val="ListParagraph"/>
        <w:numPr>
          <w:ilvl w:val="0"/>
          <w:numId w:val="3"/>
        </w:numPr>
        <w:rPr>
          <w:rFonts w:ascii="Segoe UI" w:hAnsi="Segoe UI" w:cs="Segoe UI"/>
          <w:sz w:val="28"/>
          <w:szCs w:val="28"/>
        </w:rPr>
      </w:pPr>
      <w:r w:rsidRPr="0092315A">
        <w:rPr>
          <w:rFonts w:ascii="Segoe UI" w:hAnsi="Segoe UI" w:cs="Segoe UI"/>
          <w:color w:val="0D0D0D"/>
          <w:sz w:val="28"/>
          <w:szCs w:val="28"/>
          <w:shd w:val="clear" w:color="auto" w:fill="FFFFFF"/>
        </w:rPr>
        <w:t xml:space="preserve"> Organigramme de l'entreprise :</w:t>
      </w:r>
    </w:p>
    <w:p w14:paraId="04923056" w14:textId="77777777" w:rsidR="008B0420" w:rsidRDefault="008B0420" w:rsidP="008B0420">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L’entreprise est composée de 20 employés au total pour une gestion plus efficace et dynamique des principaux métiers de la société ; l'organigramme adopté est présenté dans la figure 2.</w:t>
      </w:r>
    </w:p>
    <w:p w14:paraId="77550A3D" w14:textId="77777777" w:rsidR="008B0420" w:rsidRDefault="008B0420" w:rsidP="008B0420">
      <w:pPr>
        <w:pStyle w:val="ListParagraph"/>
        <w:ind w:left="1296"/>
        <w:rPr>
          <w:rFonts w:ascii="Segoe UI" w:hAnsi="Segoe UI" w:cs="Segoe UI"/>
          <w:color w:val="0D0D0D"/>
          <w:shd w:val="clear" w:color="auto" w:fill="FFFFFF"/>
        </w:rPr>
      </w:pPr>
    </w:p>
    <w:p w14:paraId="1476AC71" w14:textId="77777777" w:rsidR="008B0420" w:rsidRDefault="008B0420" w:rsidP="008B0420">
      <w:pPr>
        <w:pStyle w:val="ListParagraph"/>
        <w:ind w:left="1296"/>
        <w:rPr>
          <w:rFonts w:ascii="Segoe UI" w:hAnsi="Segoe UI" w:cs="Segoe UI"/>
          <w:color w:val="0D0D0D"/>
          <w:shd w:val="clear" w:color="auto" w:fill="FFFFFF"/>
        </w:rPr>
      </w:pPr>
    </w:p>
    <w:p w14:paraId="27C21C48" w14:textId="77777777" w:rsidR="008B0420" w:rsidRDefault="008B0420" w:rsidP="008B0420">
      <w:pPr>
        <w:pStyle w:val="ListParagraph"/>
        <w:ind w:left="1296"/>
        <w:rPr>
          <w:rFonts w:ascii="Segoe UI" w:hAnsi="Segoe UI" w:cs="Segoe UI"/>
          <w:color w:val="0D0D0D"/>
          <w:shd w:val="clear" w:color="auto" w:fill="FFFFFF"/>
        </w:rPr>
      </w:pPr>
      <w:r>
        <w:rPr>
          <w:noProof/>
        </w:rPr>
        <w:drawing>
          <wp:anchor distT="0" distB="0" distL="114300" distR="114300" simplePos="0" relativeHeight="251659264" behindDoc="0" locked="0" layoutInCell="1" allowOverlap="1" wp14:anchorId="252BA664" wp14:editId="169B14F6">
            <wp:simplePos x="0" y="0"/>
            <wp:positionH relativeFrom="margin">
              <wp:posOffset>-194945</wp:posOffset>
            </wp:positionH>
            <wp:positionV relativeFrom="margin">
              <wp:posOffset>3329305</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8">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5CC3B698" w14:textId="77777777" w:rsidR="008B0420" w:rsidRDefault="008B0420" w:rsidP="008B0420">
      <w:pPr>
        <w:pStyle w:val="ListParagraph"/>
        <w:ind w:left="1296"/>
        <w:rPr>
          <w:rFonts w:ascii="Segoe UI" w:hAnsi="Segoe UI" w:cs="Segoe UI"/>
          <w:color w:val="0D0D0D"/>
          <w:shd w:val="clear" w:color="auto" w:fill="FFFFFF"/>
        </w:rPr>
      </w:pPr>
    </w:p>
    <w:p w14:paraId="5B40C726" w14:textId="77777777" w:rsidR="008B0420" w:rsidRDefault="008B0420" w:rsidP="008B0420">
      <w:pPr>
        <w:pStyle w:val="ListParagraph"/>
        <w:ind w:left="1296"/>
        <w:rPr>
          <w:rFonts w:ascii="Segoe UI" w:hAnsi="Segoe UI" w:cs="Segoe UI"/>
          <w:color w:val="0D0D0D"/>
          <w:shd w:val="clear" w:color="auto" w:fill="FFFFFF"/>
        </w:rPr>
      </w:pPr>
    </w:p>
    <w:p w14:paraId="5F24E627" w14:textId="77777777" w:rsidR="008B0420" w:rsidRDefault="008B0420" w:rsidP="008B0420">
      <w:pPr>
        <w:pStyle w:val="ListParagraph"/>
        <w:ind w:left="1296"/>
        <w:rPr>
          <w:rFonts w:ascii="Segoe UI" w:hAnsi="Segoe UI" w:cs="Segoe UI"/>
          <w:color w:val="0D0D0D"/>
          <w:shd w:val="clear" w:color="auto" w:fill="FFFFFF"/>
        </w:rPr>
      </w:pPr>
    </w:p>
    <w:p w14:paraId="259E4ED8" w14:textId="77777777" w:rsidR="008B0420" w:rsidRDefault="008B0420" w:rsidP="008B0420">
      <w:pPr>
        <w:pStyle w:val="ListParagraph"/>
        <w:ind w:left="1296"/>
        <w:rPr>
          <w:rFonts w:ascii="Segoe UI" w:hAnsi="Segoe UI" w:cs="Segoe UI"/>
          <w:color w:val="0D0D0D"/>
          <w:shd w:val="clear" w:color="auto" w:fill="FFFFFF"/>
        </w:rPr>
      </w:pPr>
    </w:p>
    <w:p w14:paraId="454384CB" w14:textId="77777777" w:rsidR="008B0420" w:rsidRDefault="008B0420" w:rsidP="008B0420">
      <w:pPr>
        <w:pStyle w:val="ListParagraph"/>
        <w:ind w:left="1296"/>
        <w:rPr>
          <w:rFonts w:ascii="Segoe UI" w:hAnsi="Segoe UI" w:cs="Segoe UI"/>
          <w:color w:val="0D0D0D"/>
          <w:shd w:val="clear" w:color="auto" w:fill="FFFFFF"/>
        </w:rPr>
      </w:pPr>
    </w:p>
    <w:p w14:paraId="4A4A2ECC" w14:textId="77777777" w:rsidR="008B0420" w:rsidRDefault="008B0420" w:rsidP="008B0420">
      <w:pPr>
        <w:pStyle w:val="ListParagraph"/>
        <w:ind w:left="1296"/>
        <w:rPr>
          <w:rFonts w:ascii="Segoe UI" w:hAnsi="Segoe UI" w:cs="Segoe UI"/>
          <w:color w:val="0D0D0D"/>
          <w:shd w:val="clear" w:color="auto" w:fill="FFFFFF"/>
        </w:rPr>
      </w:pPr>
    </w:p>
    <w:p w14:paraId="1AF213CA" w14:textId="77777777" w:rsidR="008B0420" w:rsidRDefault="008B0420" w:rsidP="008B0420">
      <w:pPr>
        <w:pStyle w:val="ListParagraph"/>
        <w:ind w:left="1296"/>
        <w:rPr>
          <w:rFonts w:ascii="Segoe UI" w:hAnsi="Segoe UI" w:cs="Segoe UI"/>
          <w:color w:val="0D0D0D"/>
          <w:shd w:val="clear" w:color="auto" w:fill="FFFFFF"/>
        </w:rPr>
      </w:pPr>
    </w:p>
    <w:p w14:paraId="53EDF164" w14:textId="77777777" w:rsidR="008B0420" w:rsidRDefault="008B0420" w:rsidP="008B0420">
      <w:pPr>
        <w:pStyle w:val="ListParagraph"/>
        <w:ind w:left="1296"/>
        <w:rPr>
          <w:rFonts w:ascii="Segoe UI" w:hAnsi="Segoe UI" w:cs="Segoe UI"/>
          <w:color w:val="0D0D0D"/>
          <w:shd w:val="clear" w:color="auto" w:fill="FFFFFF"/>
        </w:rPr>
      </w:pPr>
    </w:p>
    <w:p w14:paraId="6A526E54" w14:textId="77777777" w:rsidR="008B0420" w:rsidRDefault="008B0420" w:rsidP="008B0420">
      <w:pPr>
        <w:pStyle w:val="ListParagraph"/>
        <w:ind w:left="1296"/>
        <w:rPr>
          <w:rFonts w:ascii="Segoe UI" w:hAnsi="Segoe UI" w:cs="Segoe UI"/>
          <w:color w:val="0D0D0D"/>
          <w:shd w:val="clear" w:color="auto" w:fill="FFFFFF"/>
        </w:rPr>
      </w:pPr>
    </w:p>
    <w:p w14:paraId="775F8705" w14:textId="77777777" w:rsidR="008B0420" w:rsidRDefault="008B0420" w:rsidP="008B0420">
      <w:pPr>
        <w:pStyle w:val="ListParagraph"/>
        <w:ind w:left="1296"/>
        <w:rPr>
          <w:rFonts w:ascii="Segoe UI" w:hAnsi="Segoe UI" w:cs="Segoe UI"/>
          <w:color w:val="0D0D0D"/>
          <w:shd w:val="clear" w:color="auto" w:fill="FFFFFF"/>
        </w:rPr>
      </w:pPr>
    </w:p>
    <w:p w14:paraId="26CBCA59" w14:textId="77777777" w:rsidR="008B0420" w:rsidRDefault="008B0420" w:rsidP="008B0420">
      <w:pPr>
        <w:pStyle w:val="ListParagraph"/>
        <w:ind w:left="1296"/>
        <w:rPr>
          <w:rFonts w:ascii="Segoe UI" w:hAnsi="Segoe UI" w:cs="Segoe UI"/>
          <w:color w:val="0D0D0D"/>
          <w:shd w:val="clear" w:color="auto" w:fill="FFFFFF"/>
        </w:rPr>
      </w:pPr>
    </w:p>
    <w:p w14:paraId="731E71CD" w14:textId="77777777" w:rsidR="008B0420" w:rsidRDefault="008B0420" w:rsidP="008B0420">
      <w:pPr>
        <w:pStyle w:val="ListParagraph"/>
        <w:ind w:left="1296"/>
        <w:rPr>
          <w:rFonts w:ascii="Segoe UI" w:hAnsi="Segoe UI" w:cs="Segoe UI"/>
          <w:color w:val="0D0D0D"/>
          <w:shd w:val="clear" w:color="auto" w:fill="FFFFFF"/>
        </w:rPr>
      </w:pPr>
    </w:p>
    <w:p w14:paraId="7200AB86" w14:textId="77777777" w:rsidR="008B0420" w:rsidRDefault="008B0420" w:rsidP="008B0420">
      <w:pPr>
        <w:pStyle w:val="ListParagraph"/>
        <w:ind w:left="1296"/>
        <w:rPr>
          <w:rFonts w:ascii="Segoe UI" w:hAnsi="Segoe UI" w:cs="Segoe UI"/>
          <w:color w:val="0D0D0D"/>
          <w:shd w:val="clear" w:color="auto" w:fill="FFFFFF"/>
        </w:rPr>
      </w:pPr>
    </w:p>
    <w:p w14:paraId="1EC11CCE" w14:textId="77777777" w:rsidR="008B0420" w:rsidRDefault="008B0420" w:rsidP="008B0420">
      <w:pPr>
        <w:pStyle w:val="ListParagraph"/>
        <w:numPr>
          <w:ilvl w:val="0"/>
          <w:numId w:val="3"/>
        </w:numPr>
        <w:rPr>
          <w:rFonts w:ascii="Segoe UI" w:hAnsi="Segoe UI" w:cs="Segoe UI"/>
          <w:sz w:val="28"/>
          <w:szCs w:val="28"/>
        </w:rPr>
      </w:pPr>
      <w:r w:rsidRPr="00311084">
        <w:rPr>
          <w:rFonts w:ascii="Segoe UI" w:hAnsi="Segoe UI" w:cs="Segoe UI"/>
          <w:sz w:val="28"/>
          <w:szCs w:val="28"/>
        </w:rPr>
        <w:lastRenderedPageBreak/>
        <w:t>Présentation du projet</w:t>
      </w:r>
      <w:r>
        <w:rPr>
          <w:rFonts w:ascii="Segoe UI" w:hAnsi="Segoe UI" w:cs="Segoe UI"/>
          <w:sz w:val="28"/>
          <w:szCs w:val="28"/>
        </w:rPr>
        <w:t> :</w:t>
      </w:r>
    </w:p>
    <w:p w14:paraId="717ADEAE" w14:textId="77777777" w:rsidR="008B0420" w:rsidRDefault="008B0420" w:rsidP="008B0420">
      <w:pPr>
        <w:pStyle w:val="ListParagraph"/>
        <w:ind w:left="1296"/>
        <w:rPr>
          <w:rFonts w:ascii="Segoe UI" w:hAnsi="Segoe UI" w:cs="Segoe UI"/>
          <w:sz w:val="28"/>
          <w:szCs w:val="28"/>
        </w:rPr>
      </w:pPr>
    </w:p>
    <w:p w14:paraId="11BD9CDE" w14:textId="77777777" w:rsidR="008B0420" w:rsidRDefault="008B0420" w:rsidP="008B0420">
      <w:pPr>
        <w:pStyle w:val="ListParagraph"/>
        <w:numPr>
          <w:ilvl w:val="1"/>
          <w:numId w:val="3"/>
        </w:numPr>
        <w:rPr>
          <w:rFonts w:ascii="Segoe UI" w:hAnsi="Segoe UI" w:cs="Segoe UI"/>
          <w:sz w:val="28"/>
          <w:szCs w:val="28"/>
        </w:rPr>
      </w:pPr>
      <w:r>
        <w:rPr>
          <w:rFonts w:ascii="Segoe UI" w:hAnsi="Segoe UI" w:cs="Segoe UI"/>
          <w:sz w:val="28"/>
          <w:szCs w:val="28"/>
        </w:rPr>
        <w:t>Contexte :</w:t>
      </w:r>
    </w:p>
    <w:p w14:paraId="3237BA9B" w14:textId="77777777" w:rsidR="008B0420" w:rsidRDefault="008B0420" w:rsidP="008B0420">
      <w:pPr>
        <w:pStyle w:val="ListParagraph"/>
        <w:ind w:left="1296"/>
        <w:rPr>
          <w:rFonts w:ascii="Segoe UI" w:hAnsi="Segoe UI" w:cs="Segoe UI"/>
          <w:sz w:val="28"/>
          <w:szCs w:val="28"/>
        </w:rPr>
      </w:pPr>
    </w:p>
    <w:p w14:paraId="1EFE8A80" w14:textId="77777777" w:rsidR="008B0420" w:rsidRPr="009120E5" w:rsidRDefault="008B0420" w:rsidP="008B0420">
      <w:pPr>
        <w:pStyle w:val="ListParagraph"/>
        <w:ind w:left="1296"/>
        <w:rPr>
          <w:rFonts w:ascii="Segoe UI" w:hAnsi="Segoe UI" w:cs="Segoe UI"/>
          <w:shd w:val="clear" w:color="auto" w:fill="FFFFFF"/>
        </w:rPr>
      </w:pPr>
      <w:r w:rsidRPr="009120E5">
        <w:rPr>
          <w:rFonts w:ascii="Segoe UI" w:hAnsi="Segoe UI" w:cs="Segoe UI"/>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77777777" w:rsidR="008B0420" w:rsidRDefault="008B0420" w:rsidP="008B0420">
      <w:pPr>
        <w:rPr>
          <w:rFonts w:ascii="Segoe UI" w:hAnsi="Segoe UI" w:cs="Segoe UI"/>
          <w:sz w:val="28"/>
          <w:szCs w:val="28"/>
        </w:rPr>
      </w:pPr>
    </w:p>
    <w:p w14:paraId="6D4A6D0D" w14:textId="77777777" w:rsidR="008B0420" w:rsidRDefault="008B0420" w:rsidP="008B0420">
      <w:pPr>
        <w:pStyle w:val="ListParagraph"/>
        <w:numPr>
          <w:ilvl w:val="1"/>
          <w:numId w:val="3"/>
        </w:numPr>
        <w:rPr>
          <w:rFonts w:ascii="Segoe UI" w:hAnsi="Segoe UI" w:cs="Segoe UI"/>
          <w:sz w:val="28"/>
          <w:szCs w:val="28"/>
        </w:rPr>
      </w:pPr>
      <w:r>
        <w:rPr>
          <w:rFonts w:ascii="Segoe UI" w:hAnsi="Segoe UI" w:cs="Segoe UI"/>
          <w:sz w:val="28"/>
          <w:szCs w:val="28"/>
        </w:rPr>
        <w:t>Objectif :</w:t>
      </w:r>
    </w:p>
    <w:p w14:paraId="5B468F85" w14:textId="77777777" w:rsidR="008B0420" w:rsidRPr="009120E5" w:rsidRDefault="008B0420" w:rsidP="008B0420">
      <w:pPr>
        <w:pStyle w:val="ListParagraph"/>
        <w:ind w:left="1296"/>
        <w:rPr>
          <w:rFonts w:ascii="Segoe UI" w:hAnsi="Segoe UI" w:cs="Segoe UI"/>
          <w:sz w:val="28"/>
          <w:szCs w:val="28"/>
        </w:rPr>
      </w:pPr>
    </w:p>
    <w:p w14:paraId="3CFCCEA3" w14:textId="77777777" w:rsidR="008B0420" w:rsidRPr="009120E5" w:rsidRDefault="008B0420" w:rsidP="008B0420">
      <w:pPr>
        <w:pStyle w:val="ListParagraph"/>
        <w:numPr>
          <w:ilvl w:val="0"/>
          <w:numId w:val="5"/>
        </w:numPr>
        <w:rPr>
          <w:rStyle w:val="Strong"/>
          <w:rFonts w:ascii="Segoe UI" w:hAnsi="Segoe UI" w:cs="Segoe UI"/>
          <w:b w:val="0"/>
          <w:bCs w:val="0"/>
          <w:sz w:val="28"/>
          <w:szCs w:val="28"/>
        </w:rPr>
      </w:pPr>
      <w:r w:rsidRPr="009120E5">
        <w:rPr>
          <w:rStyle w:val="Strong"/>
          <w:rFonts w:ascii="Segoe UI" w:hAnsi="Segoe UI" w:cs="Segoe UI"/>
          <w:color w:val="0D0D0D"/>
          <w:bdr w:val="single" w:sz="2" w:space="0" w:color="E3E3E3" w:frame="1"/>
          <w:shd w:val="clear" w:color="auto" w:fill="FFFFFF"/>
        </w:rPr>
        <w:t>Optimisation de la gestion des équipements :</w:t>
      </w:r>
    </w:p>
    <w:p w14:paraId="49901D94" w14:textId="77777777" w:rsidR="008B0420" w:rsidRPr="009120E5" w:rsidRDefault="008B0420" w:rsidP="008B0420">
      <w:pPr>
        <w:pStyle w:val="ListParagraph"/>
        <w:numPr>
          <w:ilvl w:val="0"/>
          <w:numId w:val="5"/>
        </w:numPr>
        <w:rPr>
          <w:rStyle w:val="Strong"/>
          <w:rFonts w:ascii="Segoe UI" w:hAnsi="Segoe UI" w:cs="Segoe UI"/>
          <w:b w:val="0"/>
          <w:bCs w:val="0"/>
          <w:sz w:val="28"/>
          <w:szCs w:val="28"/>
        </w:rPr>
      </w:pPr>
      <w:r w:rsidRPr="009120E5">
        <w:rPr>
          <w:rStyle w:val="Strong"/>
          <w:rFonts w:ascii="Segoe UI" w:hAnsi="Segoe UI" w:cs="Segoe UI"/>
          <w:color w:val="0D0D0D"/>
          <w:bdr w:val="single" w:sz="2" w:space="0" w:color="E3E3E3" w:frame="1"/>
          <w:shd w:val="clear" w:color="auto" w:fill="FFFFFF"/>
        </w:rPr>
        <w:t>Planification des interventions :</w:t>
      </w:r>
    </w:p>
    <w:p w14:paraId="38CB92DA" w14:textId="77777777" w:rsidR="008B0420" w:rsidRPr="009120E5" w:rsidRDefault="008B0420" w:rsidP="008B0420">
      <w:pPr>
        <w:pStyle w:val="ListParagraph"/>
        <w:numPr>
          <w:ilvl w:val="0"/>
          <w:numId w:val="5"/>
        </w:numPr>
        <w:rPr>
          <w:rStyle w:val="Strong"/>
          <w:rFonts w:ascii="Segoe UI" w:hAnsi="Segoe UI" w:cs="Segoe UI"/>
          <w:b w:val="0"/>
          <w:bCs w:val="0"/>
          <w:sz w:val="28"/>
          <w:szCs w:val="28"/>
        </w:rPr>
      </w:pPr>
      <w:r w:rsidRPr="009120E5">
        <w:rPr>
          <w:rStyle w:val="Strong"/>
          <w:rFonts w:ascii="Segoe UI" w:hAnsi="Segoe UI" w:cs="Segoe UI"/>
          <w:color w:val="0D0D0D"/>
          <w:bdr w:val="single" w:sz="2" w:space="0" w:color="E3E3E3" w:frame="1"/>
          <w:shd w:val="clear" w:color="auto" w:fill="FFFFFF"/>
        </w:rPr>
        <w:t>Amélioration de la disponibilité des ressources</w:t>
      </w:r>
    </w:p>
    <w:p w14:paraId="74CD9819" w14:textId="77777777" w:rsidR="008B0420" w:rsidRPr="009120E5" w:rsidRDefault="008B0420" w:rsidP="008B0420">
      <w:pPr>
        <w:pStyle w:val="ListParagraph"/>
        <w:numPr>
          <w:ilvl w:val="0"/>
          <w:numId w:val="5"/>
        </w:numPr>
        <w:rPr>
          <w:rStyle w:val="Strong"/>
          <w:rFonts w:ascii="Segoe UI" w:hAnsi="Segoe UI" w:cs="Segoe UI"/>
          <w:b w:val="0"/>
          <w:bCs w:val="0"/>
          <w:sz w:val="28"/>
          <w:szCs w:val="28"/>
        </w:rPr>
      </w:pPr>
      <w:r w:rsidRPr="009120E5">
        <w:rPr>
          <w:rStyle w:val="Strong"/>
          <w:rFonts w:ascii="Segoe UI" w:hAnsi="Segoe UI" w:cs="Segoe UI"/>
          <w:color w:val="0D0D0D"/>
          <w:bdr w:val="single" w:sz="2" w:space="0" w:color="E3E3E3" w:frame="1"/>
          <w:shd w:val="clear" w:color="auto" w:fill="FFFFFF"/>
        </w:rPr>
        <w:t>Personnalisation pour les besoins spécifiques du secteur textile :</w:t>
      </w:r>
    </w:p>
    <w:p w14:paraId="0E50EE4C" w14:textId="77777777" w:rsidR="008B0420" w:rsidRPr="009120E5" w:rsidRDefault="008B0420" w:rsidP="008B0420">
      <w:pPr>
        <w:pStyle w:val="ListParagraph"/>
        <w:numPr>
          <w:ilvl w:val="0"/>
          <w:numId w:val="5"/>
        </w:numPr>
        <w:rPr>
          <w:rStyle w:val="Strong"/>
          <w:rFonts w:ascii="Segoe UI" w:hAnsi="Segoe UI" w:cs="Segoe UI"/>
          <w:b w:val="0"/>
          <w:bCs w:val="0"/>
          <w:sz w:val="28"/>
          <w:szCs w:val="28"/>
        </w:rPr>
      </w:pPr>
      <w:r w:rsidRPr="009120E5">
        <w:rPr>
          <w:rStyle w:val="Strong"/>
          <w:rFonts w:ascii="Segoe UI" w:hAnsi="Segoe UI" w:cs="Segoe UI"/>
          <w:color w:val="0D0D0D"/>
          <w:bdr w:val="single" w:sz="2" w:space="0" w:color="E3E3E3" w:frame="1"/>
          <w:shd w:val="clear" w:color="auto" w:fill="FFFFFF"/>
        </w:rPr>
        <w:t>Intégration de fonctionnalités stratégiques</w:t>
      </w:r>
    </w:p>
    <w:p w14:paraId="51D28CC9" w14:textId="77777777" w:rsidR="008B0420" w:rsidRPr="009120E5" w:rsidRDefault="008B0420" w:rsidP="008B0420">
      <w:pPr>
        <w:pStyle w:val="ListParagraph"/>
        <w:numPr>
          <w:ilvl w:val="0"/>
          <w:numId w:val="5"/>
        </w:numPr>
        <w:rPr>
          <w:rStyle w:val="Strong"/>
          <w:rFonts w:ascii="Segoe UI" w:hAnsi="Segoe UI" w:cs="Segoe UI"/>
          <w:b w:val="0"/>
          <w:bCs w:val="0"/>
          <w:sz w:val="28"/>
          <w:szCs w:val="28"/>
        </w:rPr>
      </w:pPr>
      <w:r w:rsidRPr="009120E5">
        <w:rPr>
          <w:rStyle w:val="Strong"/>
          <w:rFonts w:ascii="Segoe UI" w:hAnsi="Segoe UI" w:cs="Segoe UI"/>
          <w:color w:val="0D0D0D"/>
          <w:bdr w:val="single" w:sz="2" w:space="0" w:color="E3E3E3" w:frame="1"/>
          <w:shd w:val="clear" w:color="auto" w:fill="FFFFFF"/>
        </w:rPr>
        <w:t>Interface utilisateur conviviale</w:t>
      </w:r>
    </w:p>
    <w:p w14:paraId="156FD72F" w14:textId="77777777" w:rsidR="008B0420" w:rsidRPr="009120E5" w:rsidRDefault="008B0420" w:rsidP="008B0420">
      <w:pPr>
        <w:pStyle w:val="ListParagraph"/>
        <w:numPr>
          <w:ilvl w:val="0"/>
          <w:numId w:val="5"/>
        </w:numPr>
        <w:rPr>
          <w:rStyle w:val="Strong"/>
          <w:rFonts w:ascii="Segoe UI" w:hAnsi="Segoe UI" w:cs="Segoe UI"/>
          <w:bCs w:val="0"/>
          <w:sz w:val="28"/>
          <w:szCs w:val="28"/>
        </w:rPr>
      </w:pPr>
      <w:r w:rsidRPr="009120E5">
        <w:rPr>
          <w:rStyle w:val="Strong"/>
          <w:rFonts w:ascii="Segoe UI" w:hAnsi="Segoe UI" w:cs="Segoe UI"/>
          <w:color w:val="0D0D0D"/>
          <w:bdr w:val="single" w:sz="2" w:space="0" w:color="E3E3E3" w:frame="1"/>
          <w:shd w:val="clear" w:color="auto" w:fill="FFFFFF"/>
        </w:rPr>
        <w:t>Sécurité et fiabilité</w:t>
      </w:r>
    </w:p>
    <w:p w14:paraId="7E9EE995" w14:textId="77777777" w:rsidR="008B0420" w:rsidRDefault="008B0420" w:rsidP="008B0420">
      <w:pPr>
        <w:pStyle w:val="ListParagraph"/>
        <w:ind w:left="1296"/>
        <w:rPr>
          <w:rFonts w:ascii="Segoe UI" w:hAnsi="Segoe UI" w:cs="Segoe UI"/>
          <w:b/>
          <w:sz w:val="28"/>
          <w:szCs w:val="28"/>
        </w:rPr>
      </w:pPr>
    </w:p>
    <w:p w14:paraId="3173EC38" w14:textId="77777777" w:rsidR="008B0420" w:rsidRDefault="008B0420" w:rsidP="008B0420">
      <w:pPr>
        <w:pStyle w:val="ListParagraph"/>
        <w:ind w:left="1296"/>
        <w:rPr>
          <w:rFonts w:ascii="Segoe UI" w:hAnsi="Segoe UI" w:cs="Segoe UI"/>
          <w:b/>
          <w:sz w:val="28"/>
          <w:szCs w:val="28"/>
        </w:rPr>
      </w:pPr>
    </w:p>
    <w:p w14:paraId="4739FA2F" w14:textId="77777777" w:rsidR="008B0420" w:rsidRDefault="008B0420" w:rsidP="008B0420">
      <w:pPr>
        <w:pStyle w:val="ListParagraph"/>
        <w:ind w:left="1296"/>
        <w:rPr>
          <w:rFonts w:ascii="Segoe UI" w:hAnsi="Segoe UI" w:cs="Segoe UI"/>
          <w:b/>
          <w:sz w:val="28"/>
          <w:szCs w:val="28"/>
        </w:rPr>
      </w:pPr>
    </w:p>
    <w:p w14:paraId="163FAEC0" w14:textId="77777777" w:rsidR="008B0420" w:rsidRDefault="008B0420" w:rsidP="008B0420">
      <w:pPr>
        <w:pStyle w:val="ListParagraph"/>
        <w:ind w:left="1296"/>
        <w:rPr>
          <w:rFonts w:ascii="Segoe UI" w:hAnsi="Segoe UI" w:cs="Segoe UI"/>
          <w:b/>
          <w:sz w:val="28"/>
          <w:szCs w:val="28"/>
        </w:rPr>
      </w:pPr>
    </w:p>
    <w:p w14:paraId="241FAEC7" w14:textId="77777777" w:rsidR="008B0420" w:rsidRDefault="008B0420" w:rsidP="008B0420">
      <w:pPr>
        <w:pStyle w:val="ListParagraph"/>
        <w:ind w:left="1296"/>
        <w:rPr>
          <w:rFonts w:ascii="Segoe UI" w:hAnsi="Segoe UI" w:cs="Segoe UI"/>
          <w:b/>
          <w:sz w:val="28"/>
          <w:szCs w:val="28"/>
        </w:rPr>
      </w:pPr>
    </w:p>
    <w:p w14:paraId="6E80D684" w14:textId="77777777" w:rsidR="008B0420" w:rsidRDefault="008B0420" w:rsidP="008B0420">
      <w:pPr>
        <w:pStyle w:val="ListParagraph"/>
        <w:ind w:left="1296"/>
        <w:rPr>
          <w:rFonts w:ascii="Segoe UI" w:hAnsi="Segoe UI" w:cs="Segoe UI"/>
          <w:b/>
          <w:sz w:val="28"/>
          <w:szCs w:val="28"/>
        </w:rPr>
      </w:pPr>
    </w:p>
    <w:p w14:paraId="5FB27811" w14:textId="77777777" w:rsidR="008B0420" w:rsidRDefault="008B0420" w:rsidP="008B0420">
      <w:pPr>
        <w:pStyle w:val="ListParagraph"/>
        <w:ind w:left="1296"/>
        <w:rPr>
          <w:rFonts w:ascii="Segoe UI" w:hAnsi="Segoe UI" w:cs="Segoe UI"/>
          <w:b/>
          <w:sz w:val="28"/>
          <w:szCs w:val="28"/>
        </w:rPr>
      </w:pPr>
    </w:p>
    <w:p w14:paraId="5CB51697" w14:textId="77777777" w:rsidR="008B0420" w:rsidRDefault="008B0420" w:rsidP="008B0420">
      <w:pPr>
        <w:pStyle w:val="ListParagraph"/>
        <w:ind w:left="1296"/>
        <w:rPr>
          <w:rFonts w:ascii="Segoe UI" w:hAnsi="Segoe UI" w:cs="Segoe UI"/>
          <w:b/>
          <w:sz w:val="28"/>
          <w:szCs w:val="28"/>
        </w:rPr>
      </w:pPr>
    </w:p>
    <w:p w14:paraId="2A3086B5" w14:textId="77777777" w:rsidR="008B0420" w:rsidRDefault="008B0420" w:rsidP="008B0420">
      <w:pPr>
        <w:pStyle w:val="ListParagraph"/>
        <w:ind w:left="1296"/>
        <w:rPr>
          <w:rFonts w:ascii="Segoe UI" w:hAnsi="Segoe UI" w:cs="Segoe UI"/>
          <w:b/>
          <w:sz w:val="28"/>
          <w:szCs w:val="28"/>
        </w:rPr>
      </w:pPr>
    </w:p>
    <w:p w14:paraId="22AC9E27" w14:textId="77777777" w:rsidR="008B0420" w:rsidRDefault="008B0420" w:rsidP="008B0420">
      <w:pPr>
        <w:pStyle w:val="ListParagraph"/>
        <w:ind w:left="1296"/>
        <w:rPr>
          <w:rFonts w:ascii="Segoe UI" w:hAnsi="Segoe UI" w:cs="Segoe UI"/>
          <w:b/>
          <w:sz w:val="28"/>
          <w:szCs w:val="28"/>
        </w:rPr>
      </w:pPr>
    </w:p>
    <w:p w14:paraId="533C142F" w14:textId="77777777" w:rsidR="008B0420" w:rsidRDefault="008B0420" w:rsidP="008B0420">
      <w:pPr>
        <w:pStyle w:val="ListParagraph"/>
        <w:ind w:left="1296"/>
        <w:rPr>
          <w:rFonts w:ascii="Segoe UI" w:hAnsi="Segoe UI" w:cs="Segoe UI"/>
          <w:b/>
          <w:sz w:val="28"/>
          <w:szCs w:val="28"/>
        </w:rPr>
      </w:pPr>
    </w:p>
    <w:p w14:paraId="42DF3CFF" w14:textId="77777777" w:rsidR="008B0420" w:rsidRDefault="008B0420" w:rsidP="008B0420">
      <w:pPr>
        <w:pStyle w:val="ListParagraph"/>
        <w:ind w:left="1296"/>
        <w:rPr>
          <w:rFonts w:ascii="Segoe UI" w:hAnsi="Segoe UI" w:cs="Segoe UI"/>
          <w:b/>
          <w:sz w:val="28"/>
          <w:szCs w:val="28"/>
        </w:rPr>
      </w:pPr>
    </w:p>
    <w:p w14:paraId="0933C806" w14:textId="77777777" w:rsidR="008B0420" w:rsidRDefault="008B0420" w:rsidP="008B0420">
      <w:pPr>
        <w:pStyle w:val="ListParagraph"/>
        <w:ind w:left="1296"/>
        <w:rPr>
          <w:rFonts w:ascii="Segoe UI" w:hAnsi="Segoe UI" w:cs="Segoe UI"/>
          <w:b/>
          <w:sz w:val="28"/>
          <w:szCs w:val="28"/>
        </w:rPr>
      </w:pPr>
    </w:p>
    <w:p w14:paraId="228D494D" w14:textId="77777777" w:rsidR="008B0420" w:rsidRPr="009120E5" w:rsidRDefault="008B0420" w:rsidP="008B0420">
      <w:pPr>
        <w:pStyle w:val="ListParagraph"/>
        <w:ind w:left="1296"/>
        <w:rPr>
          <w:rFonts w:ascii="Segoe UI" w:hAnsi="Segoe UI" w:cs="Segoe UI"/>
          <w:b/>
          <w:sz w:val="28"/>
          <w:szCs w:val="28"/>
        </w:rPr>
      </w:pPr>
    </w:p>
    <w:p w14:paraId="2141CE84" w14:textId="77777777" w:rsidR="008B0420" w:rsidRDefault="008B0420" w:rsidP="008B0420">
      <w:pPr>
        <w:pStyle w:val="ListParagraph"/>
        <w:numPr>
          <w:ilvl w:val="0"/>
          <w:numId w:val="3"/>
        </w:numPr>
        <w:rPr>
          <w:rFonts w:ascii="Segoe UI" w:hAnsi="Segoe UI" w:cs="Segoe UI"/>
          <w:color w:val="0D0D0D"/>
          <w:sz w:val="28"/>
          <w:szCs w:val="28"/>
          <w:shd w:val="clear" w:color="auto" w:fill="FFFFFF"/>
        </w:rPr>
      </w:pPr>
      <w:r w:rsidRPr="00156E1F">
        <w:rPr>
          <w:rFonts w:ascii="Segoe UI" w:hAnsi="Segoe UI" w:cs="Segoe UI"/>
          <w:color w:val="0D0D0D"/>
          <w:sz w:val="28"/>
          <w:szCs w:val="28"/>
          <w:shd w:val="clear" w:color="auto" w:fill="FFFFFF"/>
        </w:rPr>
        <w:lastRenderedPageBreak/>
        <w:t xml:space="preserve"> Étude et analyse de l’existant</w:t>
      </w:r>
      <w:r>
        <w:rPr>
          <w:rFonts w:ascii="Segoe UI" w:hAnsi="Segoe UI" w:cs="Segoe UI"/>
          <w:color w:val="0D0D0D"/>
          <w:sz w:val="28"/>
          <w:szCs w:val="28"/>
          <w:shd w:val="clear" w:color="auto" w:fill="FFFFFF"/>
        </w:rPr>
        <w:t> :</w:t>
      </w:r>
      <w:r>
        <w:rPr>
          <w:rFonts w:ascii="Segoe UI" w:hAnsi="Segoe UI" w:cs="Segoe UI"/>
          <w:color w:val="0D0D0D"/>
          <w:sz w:val="28"/>
          <w:szCs w:val="28"/>
          <w:shd w:val="clear" w:color="auto" w:fill="FFFFFF"/>
        </w:rPr>
        <w:tab/>
      </w:r>
    </w:p>
    <w:p w14:paraId="749C52A0" w14:textId="77777777" w:rsidR="008B0420" w:rsidRDefault="008B0420" w:rsidP="008B0420">
      <w:pPr>
        <w:pStyle w:val="ListParagraph"/>
        <w:ind w:left="1296"/>
        <w:rPr>
          <w:rFonts w:ascii="Segoe UI" w:hAnsi="Segoe UI" w:cs="Segoe UI"/>
          <w:color w:val="0D0D0D"/>
          <w:sz w:val="28"/>
          <w:szCs w:val="28"/>
          <w:shd w:val="clear" w:color="auto" w:fill="FFFFFF"/>
        </w:rPr>
      </w:pPr>
    </w:p>
    <w:p w14:paraId="2C1AB891" w14:textId="77777777" w:rsidR="008B0420" w:rsidRDefault="008B0420" w:rsidP="008B0420">
      <w:pPr>
        <w:pStyle w:val="ListParagraph"/>
        <w:numPr>
          <w:ilvl w:val="1"/>
          <w:numId w:val="3"/>
        </w:numPr>
        <w:rPr>
          <w:rFonts w:ascii="Segoe UI" w:hAnsi="Segoe UI" w:cs="Segoe UI"/>
          <w:color w:val="0D0D0D"/>
          <w:sz w:val="28"/>
          <w:szCs w:val="28"/>
          <w:shd w:val="clear" w:color="auto" w:fill="FFFFFF"/>
        </w:rPr>
      </w:pPr>
      <w:r w:rsidRPr="00156E1F">
        <w:rPr>
          <w:rFonts w:ascii="Segoe UI" w:hAnsi="Segoe UI" w:cs="Segoe UI"/>
          <w:color w:val="0D0D0D"/>
          <w:sz w:val="28"/>
          <w:szCs w:val="28"/>
          <w:shd w:val="clear" w:color="auto" w:fill="FFFFFF"/>
        </w:rPr>
        <w:t>Description de l’existant</w:t>
      </w:r>
      <w:r>
        <w:rPr>
          <w:rFonts w:ascii="Segoe UI" w:hAnsi="Segoe UI" w:cs="Segoe UI"/>
          <w:color w:val="0D0D0D"/>
          <w:sz w:val="28"/>
          <w:szCs w:val="28"/>
          <w:shd w:val="clear" w:color="auto" w:fill="FFFFFF"/>
        </w:rPr>
        <w:t> :</w:t>
      </w:r>
    </w:p>
    <w:p w14:paraId="182750A5" w14:textId="77777777" w:rsidR="008B0420" w:rsidRPr="00156E1F" w:rsidRDefault="008B0420" w:rsidP="008B0420">
      <w:pPr>
        <w:pStyle w:val="ListParagraph"/>
        <w:ind w:left="1296"/>
        <w:rPr>
          <w:rFonts w:ascii="Segoe UI" w:hAnsi="Segoe UI" w:cs="Segoe UI"/>
          <w:color w:val="0D0D0D"/>
          <w:shd w:val="clear" w:color="auto" w:fill="FFFFFF"/>
        </w:rPr>
      </w:pPr>
      <w:r w:rsidRPr="00156E1F">
        <w:rPr>
          <w:rFonts w:ascii="Segoe UI" w:hAnsi="Segoe UI" w:cs="Segoe UI"/>
          <w:color w:val="0D0D0D"/>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156E1F" w:rsidRDefault="008B0420" w:rsidP="008B0420">
      <w:pPr>
        <w:pStyle w:val="ListParagraph"/>
        <w:ind w:left="1296"/>
        <w:rPr>
          <w:rFonts w:ascii="Segoe UI" w:hAnsi="Segoe UI" w:cs="Segoe UI"/>
          <w:color w:val="0D0D0D"/>
          <w:shd w:val="clear" w:color="auto" w:fill="FFFFFF"/>
        </w:rPr>
      </w:pPr>
    </w:p>
    <w:p w14:paraId="34105530" w14:textId="77777777" w:rsidR="008B0420" w:rsidRPr="00156E1F" w:rsidRDefault="008B0420" w:rsidP="008B0420">
      <w:pPr>
        <w:pStyle w:val="ListParagraph"/>
        <w:ind w:left="1296"/>
        <w:rPr>
          <w:rFonts w:ascii="Segoe UI" w:hAnsi="Segoe UI" w:cs="Segoe UI"/>
          <w:color w:val="0D0D0D"/>
          <w:shd w:val="clear" w:color="auto" w:fill="FFFFFF"/>
        </w:rPr>
      </w:pPr>
      <w:r w:rsidRPr="00156E1F">
        <w:rPr>
          <w:rFonts w:ascii="Segoe UI" w:hAnsi="Segoe UI" w:cs="Segoe UI"/>
          <w:color w:val="0D0D0D"/>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156E1F" w:rsidRDefault="008B0420" w:rsidP="008B0420">
      <w:pPr>
        <w:pStyle w:val="ListParagraph"/>
        <w:ind w:left="1296"/>
        <w:rPr>
          <w:rFonts w:ascii="Segoe UI" w:hAnsi="Segoe UI" w:cs="Segoe UI"/>
          <w:color w:val="0D0D0D"/>
          <w:shd w:val="clear" w:color="auto" w:fill="FFFFFF"/>
        </w:rPr>
      </w:pPr>
    </w:p>
    <w:p w14:paraId="45F40D32" w14:textId="77777777" w:rsidR="008B0420" w:rsidRDefault="008B0420" w:rsidP="008B0420">
      <w:pPr>
        <w:pStyle w:val="ListParagraph"/>
        <w:ind w:left="1296"/>
        <w:rPr>
          <w:rFonts w:ascii="Segoe UI" w:hAnsi="Segoe UI" w:cs="Segoe UI"/>
          <w:color w:val="0D0D0D"/>
          <w:shd w:val="clear" w:color="auto" w:fill="FFFFFF"/>
        </w:rPr>
      </w:pPr>
      <w:r w:rsidRPr="00156E1F">
        <w:rPr>
          <w:rFonts w:ascii="Segoe UI" w:hAnsi="Segoe UI" w:cs="Segoe UI"/>
          <w:color w:val="0D0D0D"/>
          <w:shd w:val="clear" w:color="auto" w:fill="FFFFFF"/>
        </w:rPr>
        <w:t>L'adoption d'une solution moderne de GMAO sur mesure s'avère ainsi essentielle pour centraliser et structurer les données de maintenance, automatiser les processus, optimiser les interventions, et améliorer la performance globale de la gestion de maintenance dans le secteur textile.</w:t>
      </w:r>
    </w:p>
    <w:p w14:paraId="3EAB2216" w14:textId="77777777" w:rsidR="008B0420" w:rsidRDefault="008B0420" w:rsidP="008B0420">
      <w:pPr>
        <w:pStyle w:val="ListParagraph"/>
        <w:ind w:left="1296"/>
        <w:rPr>
          <w:rFonts w:ascii="Segoe UI" w:hAnsi="Segoe UI" w:cs="Segoe UI"/>
          <w:color w:val="0D0D0D"/>
          <w:shd w:val="clear" w:color="auto" w:fill="FFFFFF"/>
        </w:rPr>
      </w:pPr>
    </w:p>
    <w:p w14:paraId="4647878C" w14:textId="77777777" w:rsidR="008B0420" w:rsidRDefault="008B0420" w:rsidP="008B0420">
      <w:pPr>
        <w:pStyle w:val="ListParagraph"/>
        <w:numPr>
          <w:ilvl w:val="1"/>
          <w:numId w:val="3"/>
        </w:numPr>
        <w:rPr>
          <w:rFonts w:ascii="Segoe UI" w:hAnsi="Segoe UI" w:cs="Segoe UI"/>
          <w:color w:val="0D0D0D"/>
          <w:sz w:val="28"/>
          <w:szCs w:val="28"/>
          <w:shd w:val="clear" w:color="auto" w:fill="FFFFFF"/>
        </w:rPr>
      </w:pPr>
      <w:r w:rsidRPr="00156E1F">
        <w:rPr>
          <w:rFonts w:ascii="Segoe UI" w:hAnsi="Segoe UI" w:cs="Segoe UI"/>
          <w:color w:val="0D0D0D"/>
          <w:sz w:val="28"/>
          <w:szCs w:val="28"/>
          <w:shd w:val="clear" w:color="auto" w:fill="FFFFFF"/>
        </w:rPr>
        <w:t>Critique de l’Existant :</w:t>
      </w:r>
    </w:p>
    <w:p w14:paraId="4127F2BB" w14:textId="77777777" w:rsidR="008B0420" w:rsidRDefault="008B0420" w:rsidP="008B0420">
      <w:pPr>
        <w:pStyle w:val="ListParagraph"/>
        <w:ind w:left="1296"/>
        <w:rPr>
          <w:rFonts w:ascii="Segoe UI" w:hAnsi="Segoe UI" w:cs="Segoe UI"/>
          <w:color w:val="0D0D0D"/>
          <w:shd w:val="clear" w:color="auto" w:fill="FFFFFF"/>
        </w:rPr>
      </w:pPr>
      <w:r w:rsidRPr="00156E1F">
        <w:rPr>
          <w:rFonts w:ascii="Segoe UI" w:hAnsi="Segoe UI" w:cs="Segoe UI"/>
          <w:color w:val="0D0D0D"/>
          <w:shd w:val="clear" w:color="auto" w:fill="FFFFFF"/>
        </w:rPr>
        <w:t>Lors de notre étude précédente, nous avons identifié les problèmes suivants :</w:t>
      </w:r>
    </w:p>
    <w:p w14:paraId="3497C6DA" w14:textId="77777777" w:rsidR="008B0420" w:rsidRPr="00156E1F" w:rsidRDefault="008B0420" w:rsidP="008B0420">
      <w:pPr>
        <w:pStyle w:val="ListParagraph"/>
        <w:ind w:left="1296"/>
        <w:rPr>
          <w:rFonts w:ascii="Segoe UI" w:hAnsi="Segoe UI" w:cs="Segoe UI"/>
          <w:color w:val="0D0D0D"/>
          <w:shd w:val="clear" w:color="auto" w:fill="FFFFFF"/>
        </w:rPr>
      </w:pPr>
    </w:p>
    <w:p w14:paraId="3DB467A5" w14:textId="77777777" w:rsidR="008B0420" w:rsidRPr="00156E1F" w:rsidRDefault="008B0420" w:rsidP="008B0420">
      <w:pPr>
        <w:pStyle w:val="ListParagraph"/>
        <w:numPr>
          <w:ilvl w:val="0"/>
          <w:numId w:val="6"/>
        </w:numPr>
        <w:rPr>
          <w:rStyle w:val="Strong"/>
          <w:rFonts w:ascii="Segoe UI" w:hAnsi="Segoe UI" w:cs="Segoe UI"/>
          <w:b w:val="0"/>
          <w:bCs w:val="0"/>
          <w:color w:val="0D0D0D"/>
          <w:sz w:val="28"/>
          <w:szCs w:val="28"/>
          <w:shd w:val="clear" w:color="auto" w:fill="FFFFFF"/>
        </w:rPr>
      </w:pPr>
      <w:r>
        <w:rPr>
          <w:rStyle w:val="Strong"/>
          <w:rFonts w:ascii="Segoe UI" w:hAnsi="Segoe UI" w:cs="Segoe UI"/>
          <w:color w:val="0D0D0D"/>
          <w:bdr w:val="single" w:sz="2" w:space="0" w:color="E3E3E3" w:frame="1"/>
          <w:shd w:val="clear" w:color="auto" w:fill="FFFFFF"/>
        </w:rPr>
        <w:t xml:space="preserve">Fragmentation des données </w:t>
      </w:r>
    </w:p>
    <w:p w14:paraId="4CF90599" w14:textId="77777777" w:rsidR="008B0420" w:rsidRPr="00156E1F" w:rsidRDefault="008B0420" w:rsidP="008B0420">
      <w:pPr>
        <w:pStyle w:val="ListParagraph"/>
        <w:numPr>
          <w:ilvl w:val="0"/>
          <w:numId w:val="6"/>
        </w:numPr>
        <w:rPr>
          <w:rStyle w:val="Strong"/>
          <w:rFonts w:ascii="Segoe UI" w:hAnsi="Segoe UI" w:cs="Segoe UI"/>
          <w:b w:val="0"/>
          <w:bCs w:val="0"/>
          <w:color w:val="0D0D0D"/>
          <w:sz w:val="28"/>
          <w:szCs w:val="28"/>
          <w:shd w:val="clear" w:color="auto" w:fill="FFFFFF"/>
        </w:rPr>
      </w:pPr>
      <w:r>
        <w:rPr>
          <w:rStyle w:val="Strong"/>
          <w:rFonts w:ascii="Segoe UI" w:hAnsi="Segoe UI" w:cs="Segoe UI"/>
          <w:color w:val="0D0D0D"/>
          <w:bdr w:val="single" w:sz="2" w:space="0" w:color="E3E3E3" w:frame="1"/>
          <w:shd w:val="clear" w:color="auto" w:fill="FFFFFF"/>
        </w:rPr>
        <w:t>Manque de traçabilité</w:t>
      </w:r>
    </w:p>
    <w:p w14:paraId="0858A490" w14:textId="77777777" w:rsidR="008B0420" w:rsidRPr="00156E1F" w:rsidRDefault="008B0420" w:rsidP="008B0420">
      <w:pPr>
        <w:pStyle w:val="ListParagraph"/>
        <w:numPr>
          <w:ilvl w:val="0"/>
          <w:numId w:val="6"/>
        </w:numPr>
        <w:rPr>
          <w:rStyle w:val="Strong"/>
          <w:rFonts w:ascii="Segoe UI" w:hAnsi="Segoe UI" w:cs="Segoe UI"/>
          <w:b w:val="0"/>
          <w:bCs w:val="0"/>
          <w:color w:val="0D0D0D"/>
          <w:sz w:val="28"/>
          <w:szCs w:val="28"/>
          <w:shd w:val="clear" w:color="auto" w:fill="FFFFFF"/>
        </w:rPr>
      </w:pPr>
      <w:r>
        <w:rPr>
          <w:rStyle w:val="Strong"/>
          <w:rFonts w:ascii="Segoe UI" w:hAnsi="Segoe UI" w:cs="Segoe UI"/>
          <w:color w:val="0D0D0D"/>
          <w:bdr w:val="single" w:sz="2" w:space="0" w:color="E3E3E3" w:frame="1"/>
          <w:shd w:val="clear" w:color="auto" w:fill="FFFFFF"/>
        </w:rPr>
        <w:t>Gestion des plannings des interventions</w:t>
      </w:r>
    </w:p>
    <w:p w14:paraId="4BADE3F4" w14:textId="77777777" w:rsidR="008B0420" w:rsidRPr="00156E1F" w:rsidRDefault="008B0420" w:rsidP="008B0420">
      <w:pPr>
        <w:pStyle w:val="ListParagraph"/>
        <w:numPr>
          <w:ilvl w:val="0"/>
          <w:numId w:val="6"/>
        </w:numPr>
        <w:rPr>
          <w:rStyle w:val="Strong"/>
          <w:rFonts w:ascii="Segoe UI" w:hAnsi="Segoe UI" w:cs="Segoe UI"/>
          <w:b w:val="0"/>
          <w:bCs w:val="0"/>
          <w:color w:val="0D0D0D"/>
          <w:sz w:val="28"/>
          <w:szCs w:val="28"/>
          <w:shd w:val="clear" w:color="auto" w:fill="FFFFFF"/>
        </w:rPr>
      </w:pPr>
      <w:r>
        <w:rPr>
          <w:rStyle w:val="Strong"/>
          <w:rFonts w:ascii="Segoe UI" w:hAnsi="Segoe UI" w:cs="Segoe UI"/>
          <w:color w:val="0D0D0D"/>
          <w:bdr w:val="single" w:sz="2" w:space="0" w:color="E3E3E3" w:frame="1"/>
          <w:shd w:val="clear" w:color="auto" w:fill="FFFFFF"/>
        </w:rPr>
        <w:t xml:space="preserve">Ressources sous-utilisées </w:t>
      </w:r>
    </w:p>
    <w:p w14:paraId="690EF7F5" w14:textId="77777777" w:rsidR="008B0420" w:rsidRPr="00156E1F" w:rsidRDefault="008B0420" w:rsidP="008B0420">
      <w:pPr>
        <w:pStyle w:val="ListParagraph"/>
        <w:numPr>
          <w:ilvl w:val="0"/>
          <w:numId w:val="6"/>
        </w:numPr>
        <w:rPr>
          <w:rStyle w:val="Strong"/>
          <w:rFonts w:ascii="Segoe UI" w:hAnsi="Segoe UI" w:cs="Segoe UI"/>
          <w:b w:val="0"/>
          <w:bCs w:val="0"/>
          <w:color w:val="0D0D0D"/>
          <w:sz w:val="28"/>
          <w:szCs w:val="28"/>
          <w:shd w:val="clear" w:color="auto" w:fill="FFFFFF"/>
        </w:rPr>
      </w:pPr>
      <w:r>
        <w:rPr>
          <w:rStyle w:val="Strong"/>
          <w:rFonts w:ascii="Segoe UI" w:hAnsi="Segoe UI" w:cs="Segoe UI"/>
          <w:color w:val="0D0D0D"/>
          <w:bdr w:val="single" w:sz="2" w:space="0" w:color="E3E3E3" w:frame="1"/>
          <w:shd w:val="clear" w:color="auto" w:fill="FFFFFF"/>
        </w:rPr>
        <w:t xml:space="preserve">Manque d'analyse et de </w:t>
      </w:r>
      <w:proofErr w:type="spellStart"/>
      <w:r>
        <w:rPr>
          <w:rStyle w:val="Strong"/>
          <w:rFonts w:ascii="Segoe UI" w:hAnsi="Segoe UI" w:cs="Segoe UI"/>
          <w:color w:val="0D0D0D"/>
          <w:bdr w:val="single" w:sz="2" w:space="0" w:color="E3E3E3" w:frame="1"/>
          <w:shd w:val="clear" w:color="auto" w:fill="FFFFFF"/>
        </w:rPr>
        <w:t>reporting</w:t>
      </w:r>
      <w:proofErr w:type="spellEnd"/>
      <w:r>
        <w:rPr>
          <w:rStyle w:val="Strong"/>
          <w:rFonts w:ascii="Segoe UI" w:hAnsi="Segoe UI" w:cs="Segoe UI"/>
          <w:color w:val="0D0D0D"/>
          <w:bdr w:val="single" w:sz="2" w:space="0" w:color="E3E3E3" w:frame="1"/>
          <w:shd w:val="clear" w:color="auto" w:fill="FFFFFF"/>
        </w:rPr>
        <w:t xml:space="preserve"> </w:t>
      </w:r>
    </w:p>
    <w:p w14:paraId="7E4B568E" w14:textId="77777777" w:rsidR="008B0420" w:rsidRDefault="008B0420" w:rsidP="008B0420">
      <w:pPr>
        <w:ind w:left="1656"/>
        <w:rPr>
          <w:rFonts w:ascii="Segoe UI" w:hAnsi="Segoe UI" w:cs="Segoe UI"/>
          <w:color w:val="0D0D0D"/>
          <w:shd w:val="clear" w:color="auto" w:fill="FFFFFF"/>
        </w:rPr>
      </w:pPr>
      <w:r>
        <w:br/>
      </w:r>
      <w:r>
        <w:rPr>
          <w:rFonts w:ascii="Segoe UI" w:hAnsi="Segoe UI" w:cs="Segoe UI"/>
          <w:color w:val="0D0D0D"/>
          <w:shd w:val="clear" w:color="auto" w:fill="FFFFFF"/>
        </w:rPr>
        <w:t>En résumé, la gestion actuelle de la maintenance dans le secteur textile souffre de lacunes importantes en matière de données fragmentées, de suivi insuffisant, de planification peu efficace des interventions, d'utilisation suboptimale des ressources et d'analyse limitée des performances. Ces défauts ont un impact négatif sur la qualité, l'efficacité et la rentabilité des opérations de maintenance, justifiant ainsi le besoin impérieux d'une solution moderne et intégrée comme notre proposition de GMAO sur mesure.</w:t>
      </w:r>
    </w:p>
    <w:p w14:paraId="2B447CA6" w14:textId="77777777" w:rsidR="008B0420" w:rsidRDefault="008B0420" w:rsidP="008B0420">
      <w:pPr>
        <w:ind w:left="1656"/>
        <w:rPr>
          <w:rFonts w:ascii="Segoe UI" w:hAnsi="Segoe UI" w:cs="Segoe UI"/>
          <w:color w:val="0D0D0D"/>
          <w:sz w:val="28"/>
          <w:szCs w:val="28"/>
          <w:shd w:val="clear" w:color="auto" w:fill="FFFFFF"/>
        </w:rPr>
      </w:pPr>
    </w:p>
    <w:p w14:paraId="7D6EB7E7" w14:textId="77777777" w:rsidR="008B0420" w:rsidRDefault="008B0420" w:rsidP="008B0420">
      <w:pPr>
        <w:ind w:left="1656"/>
        <w:rPr>
          <w:rFonts w:ascii="Segoe UI" w:hAnsi="Segoe UI" w:cs="Segoe UI"/>
          <w:color w:val="0D0D0D"/>
          <w:sz w:val="28"/>
          <w:szCs w:val="28"/>
          <w:shd w:val="clear" w:color="auto" w:fill="FFFFFF"/>
        </w:rPr>
      </w:pPr>
    </w:p>
    <w:p w14:paraId="1B9223B0" w14:textId="77777777" w:rsidR="008B0420" w:rsidRPr="00156E1F" w:rsidRDefault="008B0420" w:rsidP="008B0420">
      <w:pPr>
        <w:ind w:left="1656"/>
        <w:rPr>
          <w:rFonts w:ascii="Segoe UI" w:hAnsi="Segoe UI" w:cs="Segoe UI"/>
          <w:color w:val="0D0D0D"/>
          <w:sz w:val="28"/>
          <w:szCs w:val="28"/>
          <w:shd w:val="clear" w:color="auto" w:fill="FFFFFF"/>
        </w:rPr>
      </w:pPr>
    </w:p>
    <w:p w14:paraId="506FD9B3" w14:textId="77777777" w:rsidR="008B0420" w:rsidRDefault="008B0420" w:rsidP="008B0420">
      <w:pPr>
        <w:pStyle w:val="ListParagraph"/>
        <w:numPr>
          <w:ilvl w:val="0"/>
          <w:numId w:val="3"/>
        </w:numPr>
        <w:rPr>
          <w:rFonts w:ascii="Segoe UI" w:hAnsi="Segoe UI" w:cs="Segoe UI"/>
          <w:color w:val="0D0D0D"/>
          <w:sz w:val="28"/>
          <w:szCs w:val="28"/>
          <w:shd w:val="clear" w:color="auto" w:fill="FFFFFF"/>
        </w:rPr>
      </w:pPr>
      <w:r w:rsidRPr="00156E1F">
        <w:rPr>
          <w:rFonts w:ascii="Segoe UI" w:hAnsi="Segoe UI" w:cs="Segoe UI"/>
          <w:color w:val="0D0D0D"/>
          <w:sz w:val="28"/>
          <w:szCs w:val="28"/>
          <w:shd w:val="clear" w:color="auto" w:fill="FFFFFF"/>
        </w:rPr>
        <w:lastRenderedPageBreak/>
        <w:t xml:space="preserve"> Solution proposée</w:t>
      </w:r>
      <w:r>
        <w:rPr>
          <w:rFonts w:ascii="Segoe UI" w:hAnsi="Segoe UI" w:cs="Segoe UI"/>
          <w:color w:val="0D0D0D"/>
          <w:sz w:val="28"/>
          <w:szCs w:val="28"/>
          <w:shd w:val="clear" w:color="auto" w:fill="FFFFFF"/>
        </w:rPr>
        <w:t> :</w:t>
      </w:r>
    </w:p>
    <w:p w14:paraId="6DFF7BCB" w14:textId="77777777" w:rsidR="008B0420" w:rsidRDefault="008B0420" w:rsidP="008B0420">
      <w:pPr>
        <w:pStyle w:val="ListParagraph"/>
        <w:ind w:left="1296"/>
        <w:rPr>
          <w:rFonts w:ascii="Segoe UI" w:hAnsi="Segoe UI" w:cs="Segoe UI"/>
          <w:color w:val="0D0D0D"/>
          <w:shd w:val="clear" w:color="auto" w:fill="FFFFFF"/>
        </w:rPr>
      </w:pPr>
      <w:r>
        <w:br/>
      </w:r>
      <w:r>
        <w:rPr>
          <w:rFonts w:ascii="Segoe UI" w:hAnsi="Segoe UI" w:cs="Segoe UI"/>
          <w:color w:val="0D0D0D"/>
          <w:shd w:val="clear" w:color="auto" w:fill="FFFFFF"/>
        </w:rPr>
        <w:t>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acteurs,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7D3D1DCB" w14:textId="77777777" w:rsidR="008B0420" w:rsidRPr="00156E1F" w:rsidRDefault="008B0420" w:rsidP="008B0420">
      <w:pPr>
        <w:pStyle w:val="ListParagraph"/>
        <w:ind w:left="1296"/>
        <w:rPr>
          <w:rFonts w:ascii="Segoe UI" w:hAnsi="Segoe UI" w:cs="Segoe UI"/>
          <w:color w:val="0D0D0D"/>
          <w:sz w:val="28"/>
          <w:szCs w:val="28"/>
          <w:shd w:val="clear" w:color="auto" w:fill="FFFFFF"/>
        </w:rPr>
      </w:pPr>
    </w:p>
    <w:p w14:paraId="2CACE91C" w14:textId="77777777" w:rsidR="008B0420" w:rsidRPr="008459D6" w:rsidRDefault="008B0420" w:rsidP="008B0420">
      <w:pPr>
        <w:pStyle w:val="ListParagraph"/>
        <w:numPr>
          <w:ilvl w:val="0"/>
          <w:numId w:val="1"/>
        </w:numPr>
        <w:rPr>
          <w:rFonts w:ascii="Segoe UI" w:hAnsi="Segoe UI" w:cs="Segoe UI"/>
          <w:color w:val="0D0D0D"/>
          <w:sz w:val="28"/>
          <w:szCs w:val="28"/>
          <w:shd w:val="clear" w:color="auto" w:fill="FFFFFF"/>
        </w:rPr>
      </w:pPr>
      <w:r w:rsidRPr="008459D6">
        <w:rPr>
          <w:rFonts w:ascii="Segoe UI" w:hAnsi="Segoe UI" w:cs="Segoe UI"/>
          <w:color w:val="0D0D0D"/>
          <w:sz w:val="28"/>
          <w:szCs w:val="28"/>
          <w:shd w:val="clear" w:color="auto" w:fill="FFFFFF"/>
        </w:rPr>
        <w:t>Conclusion :</w:t>
      </w:r>
    </w:p>
    <w:p w14:paraId="0077B476" w14:textId="77777777" w:rsidR="008B0420" w:rsidRPr="00311084" w:rsidRDefault="008B0420" w:rsidP="008B0420">
      <w:pPr>
        <w:ind w:left="1296" w:firstLine="60"/>
        <w:rPr>
          <w:rFonts w:ascii="Segoe UI" w:hAnsi="Segoe UI" w:cs="Segoe UI"/>
          <w:color w:val="0D0D0D"/>
          <w:shd w:val="clear" w:color="auto" w:fill="FFFFFF"/>
        </w:rPr>
      </w:pPr>
      <w:r w:rsidRPr="00005A42">
        <w:rPr>
          <w:rFonts w:ascii="Segoe UI" w:hAnsi="Segoe UI" w:cs="Segoe UI"/>
          <w:color w:val="0D0D0D"/>
          <w:shd w:val="clear" w:color="auto" w:fill="FFFFFF"/>
        </w:rPr>
        <w:t>Dans ce chapitre, nous avons présenté le cadre général de projet. Nous avons fait l’étude et</w:t>
      </w:r>
      <w:r>
        <w:rPr>
          <w:rFonts w:ascii="Segoe UI" w:hAnsi="Segoe UI" w:cs="Segoe UI"/>
          <w:color w:val="0D0D0D"/>
          <w:shd w:val="clear" w:color="auto" w:fill="FFFFFF"/>
        </w:rPr>
        <w:t xml:space="preserve"> </w:t>
      </w:r>
      <w:r w:rsidRPr="00005A42">
        <w:rPr>
          <w:rFonts w:ascii="Segoe UI" w:hAnsi="Segoe UI" w:cs="Segoe UI"/>
          <w:color w:val="0D0D0D"/>
          <w:shd w:val="clear" w:color="auto" w:fill="FFFFFF"/>
        </w:rPr>
        <w:t>l’analyse de l’existant pour pouvoir proposer une solution sous forme d’une application web</w:t>
      </w:r>
      <w:r>
        <w:rPr>
          <w:rFonts w:ascii="Segoe UI" w:hAnsi="Segoe UI" w:cs="Segoe UI"/>
          <w:color w:val="0D0D0D"/>
          <w:shd w:val="clear" w:color="auto" w:fill="FFFFFF"/>
        </w:rPr>
        <w:t xml:space="preserve"> </w:t>
      </w:r>
      <w:r w:rsidRPr="00005A42">
        <w:rPr>
          <w:rFonts w:ascii="Segoe UI" w:hAnsi="Segoe UI" w:cs="Segoe UI"/>
          <w:color w:val="0D0D0D"/>
          <w:shd w:val="clear" w:color="auto" w:fill="FFFFFF"/>
        </w:rPr>
        <w:t>qui couvre les limites des projets similaires. Dans le deuxième chapitre, nous allons faire la</w:t>
      </w:r>
      <w:r>
        <w:rPr>
          <w:rFonts w:ascii="Segoe UI" w:hAnsi="Segoe UI" w:cs="Segoe UI"/>
          <w:color w:val="0D0D0D"/>
          <w:shd w:val="clear" w:color="auto" w:fill="FFFFFF"/>
        </w:rPr>
        <w:t xml:space="preserve"> </w:t>
      </w:r>
      <w:r w:rsidRPr="00005A42">
        <w:rPr>
          <w:rFonts w:ascii="Segoe UI" w:hAnsi="Segoe UI" w:cs="Segoe UI"/>
          <w:color w:val="0D0D0D"/>
          <w:shd w:val="clear" w:color="auto" w:fill="FFFFFF"/>
        </w:rPr>
        <w:t>spécification des besoins fonctionnels et non fonctionnels ainsi que le Framework agile suivi.</w:t>
      </w:r>
    </w:p>
    <w:p w14:paraId="0B52CBD1" w14:textId="77777777" w:rsidR="008B0420" w:rsidRDefault="008B0420" w:rsidP="008B0420">
      <w:pPr>
        <w:pStyle w:val="ListParagraph"/>
        <w:ind w:left="1296"/>
        <w:rPr>
          <w:rFonts w:ascii="Segoe UI" w:hAnsi="Segoe UI" w:cs="Segoe UI"/>
          <w:color w:val="0D0D0D"/>
          <w:shd w:val="clear" w:color="auto" w:fill="FFFFFF"/>
        </w:rPr>
      </w:pPr>
    </w:p>
    <w:p w14:paraId="0261C634" w14:textId="77777777" w:rsidR="008B0420" w:rsidRDefault="008B0420" w:rsidP="008B0420">
      <w:pPr>
        <w:pStyle w:val="ListParagraph"/>
        <w:ind w:left="1296"/>
        <w:jc w:val="center"/>
        <w:rPr>
          <w:rFonts w:ascii="Segoe UI" w:hAnsi="Segoe UI" w:cs="Segoe UI"/>
          <w:sz w:val="28"/>
          <w:szCs w:val="28"/>
        </w:rPr>
      </w:pPr>
    </w:p>
    <w:p w14:paraId="7BFD7D7C" w14:textId="77777777" w:rsidR="008B0420" w:rsidRDefault="008B0420" w:rsidP="008B0420">
      <w:pPr>
        <w:pStyle w:val="ListParagraph"/>
        <w:ind w:left="1296"/>
        <w:jc w:val="center"/>
        <w:rPr>
          <w:rFonts w:ascii="Segoe UI" w:hAnsi="Segoe UI" w:cs="Segoe UI"/>
          <w:sz w:val="28"/>
          <w:szCs w:val="28"/>
        </w:rPr>
      </w:pPr>
    </w:p>
    <w:p w14:paraId="46C3F646" w14:textId="77777777" w:rsidR="008B0420" w:rsidRDefault="008B0420" w:rsidP="008B0420">
      <w:pPr>
        <w:rPr>
          <w:rFonts w:ascii="Segoe UI" w:hAnsi="Segoe UI" w:cs="Segoe UI"/>
          <w:sz w:val="28"/>
          <w:szCs w:val="28"/>
        </w:rPr>
      </w:pPr>
      <w:r>
        <w:rPr>
          <w:rFonts w:ascii="Segoe UI" w:hAnsi="Segoe UI" w:cs="Segoe UI"/>
          <w:sz w:val="28"/>
          <w:szCs w:val="28"/>
        </w:rPr>
        <w:br w:type="page"/>
      </w:r>
    </w:p>
    <w:p w14:paraId="66CBA3BC" w14:textId="77777777" w:rsidR="008B0420" w:rsidRDefault="008B0420" w:rsidP="008B0420">
      <w:pPr>
        <w:rPr>
          <w:rFonts w:ascii="Segoe UI" w:hAnsi="Segoe UI" w:cs="Segoe UI"/>
          <w:sz w:val="28"/>
          <w:szCs w:val="28"/>
        </w:rPr>
      </w:pPr>
      <w:r>
        <w:rPr>
          <w:rFonts w:ascii="Segoe UI" w:hAnsi="Segoe UI" w:cs="Segoe UI"/>
          <w:sz w:val="28"/>
          <w:szCs w:val="28"/>
        </w:rPr>
        <w:lastRenderedPageBreak/>
        <w:t>Chapitre2 :</w:t>
      </w:r>
      <w:r w:rsidRPr="007A203F">
        <w:t xml:space="preserve"> </w:t>
      </w:r>
      <w:r w:rsidRPr="007A203F">
        <w:rPr>
          <w:rFonts w:ascii="Segoe UI" w:hAnsi="Segoe UI" w:cs="Segoe UI"/>
          <w:sz w:val="28"/>
          <w:szCs w:val="28"/>
        </w:rPr>
        <w:t>Spécification des besoins et pilotage du projet avec Scrum</w:t>
      </w:r>
    </w:p>
    <w:p w14:paraId="2D554801" w14:textId="77777777" w:rsidR="008B0420" w:rsidRDefault="008B0420" w:rsidP="008B0420">
      <w:pPr>
        <w:pStyle w:val="ListParagraph"/>
        <w:numPr>
          <w:ilvl w:val="0"/>
          <w:numId w:val="7"/>
        </w:numPr>
        <w:rPr>
          <w:rFonts w:ascii="Segoe UI" w:hAnsi="Segoe UI" w:cs="Segoe UI"/>
          <w:sz w:val="28"/>
          <w:szCs w:val="28"/>
        </w:rPr>
      </w:pPr>
      <w:r>
        <w:rPr>
          <w:rFonts w:ascii="Segoe UI" w:hAnsi="Segoe UI" w:cs="Segoe UI"/>
          <w:sz w:val="28"/>
          <w:szCs w:val="28"/>
        </w:rPr>
        <w:t>Introduction :</w:t>
      </w:r>
    </w:p>
    <w:p w14:paraId="3BB806A3" w14:textId="77777777" w:rsidR="008B0420" w:rsidRDefault="008B0420" w:rsidP="008B0420">
      <w:pPr>
        <w:pStyle w:val="ListParagraph"/>
        <w:ind w:left="1080"/>
        <w:rPr>
          <w:rFonts w:ascii="Segoe UI" w:hAnsi="Segoe UI" w:cs="Segoe UI"/>
          <w:sz w:val="28"/>
          <w:szCs w:val="28"/>
        </w:rPr>
      </w:pPr>
    </w:p>
    <w:p w14:paraId="1DE35E81" w14:textId="77777777" w:rsidR="008B0420" w:rsidRDefault="008B0420" w:rsidP="008B0420">
      <w:pPr>
        <w:pStyle w:val="ListParagraph"/>
        <w:numPr>
          <w:ilvl w:val="0"/>
          <w:numId w:val="8"/>
        </w:numPr>
        <w:rPr>
          <w:rFonts w:ascii="Segoe UI" w:hAnsi="Segoe UI" w:cs="Segoe UI"/>
          <w:sz w:val="28"/>
          <w:szCs w:val="28"/>
        </w:rPr>
      </w:pPr>
      <w:r w:rsidRPr="008459D6">
        <w:rPr>
          <w:rFonts w:ascii="Segoe UI" w:hAnsi="Segoe UI" w:cs="Segoe UI"/>
          <w:sz w:val="28"/>
          <w:szCs w:val="28"/>
        </w:rPr>
        <w:t>Identification des acteurs</w:t>
      </w:r>
      <w:r>
        <w:rPr>
          <w:rFonts w:ascii="Segoe UI" w:hAnsi="Segoe UI" w:cs="Segoe UI"/>
          <w:sz w:val="28"/>
          <w:szCs w:val="28"/>
        </w:rPr>
        <w:t> :</w:t>
      </w:r>
    </w:p>
    <w:p w14:paraId="36AD32B0" w14:textId="77777777" w:rsidR="008B0420" w:rsidRDefault="008B0420" w:rsidP="008B0420">
      <w:pPr>
        <w:pStyle w:val="ListParagraph"/>
        <w:ind w:left="1440"/>
        <w:rPr>
          <w:rFonts w:ascii="Segoe UI" w:hAnsi="Segoe UI" w:cs="Segoe UI"/>
        </w:rPr>
      </w:pPr>
      <w:r w:rsidRPr="008459D6">
        <w:rPr>
          <w:rFonts w:ascii="Segoe UI" w:hAnsi="Segoe UI" w:cs="Segoe UI"/>
        </w:rPr>
        <w:t>Un acteur dans une application est une entité externe qui interagit avec le système</w:t>
      </w:r>
      <w:r>
        <w:rPr>
          <w:rFonts w:ascii="Segoe UI" w:hAnsi="Segoe UI" w:cs="Segoe UI"/>
        </w:rPr>
        <w:t xml:space="preserve"> [1].</w:t>
      </w:r>
    </w:p>
    <w:p w14:paraId="2D7E49C7" w14:textId="77777777" w:rsidR="008B0420" w:rsidRDefault="008B0420" w:rsidP="008B0420">
      <w:pPr>
        <w:pStyle w:val="ListParagraph"/>
        <w:ind w:left="1440"/>
        <w:rPr>
          <w:rFonts w:ascii="Segoe UI" w:hAnsi="Segoe UI" w:cs="Segoe UI"/>
        </w:rPr>
      </w:pPr>
      <w:r w:rsidRPr="008459D6">
        <w:rPr>
          <w:rFonts w:ascii="Segoe UI" w:hAnsi="Segoe UI" w:cs="Segoe UI"/>
        </w:rPr>
        <w:t>Les trois</w:t>
      </w:r>
      <w:r>
        <w:rPr>
          <w:rFonts w:ascii="Segoe UI" w:hAnsi="Segoe UI" w:cs="Segoe UI"/>
        </w:rPr>
        <w:t xml:space="preserve"> </w:t>
      </w:r>
      <w:r w:rsidRPr="008459D6">
        <w:rPr>
          <w:rFonts w:ascii="Segoe UI" w:hAnsi="Segoe UI" w:cs="Segoe UI"/>
        </w:rPr>
        <w:t xml:space="preserve">types d’acteurs de l’Application de gestion de </w:t>
      </w:r>
      <w:r>
        <w:rPr>
          <w:rFonts w:ascii="Segoe UI" w:hAnsi="Segoe UI" w:cs="Segoe UI"/>
        </w:rPr>
        <w:t>maintenance assisté par un ordinateur</w:t>
      </w:r>
      <w:r w:rsidRPr="008459D6">
        <w:rPr>
          <w:rFonts w:ascii="Segoe UI" w:hAnsi="Segoe UI" w:cs="Segoe UI"/>
        </w:rPr>
        <w:t xml:space="preserve"> que nous proposons sont les suivants :</w:t>
      </w:r>
    </w:p>
    <w:p w14:paraId="60E127D7" w14:textId="77777777" w:rsidR="008B0420" w:rsidRDefault="008B0420" w:rsidP="008B0420">
      <w:pPr>
        <w:pStyle w:val="ListParagraph"/>
        <w:ind w:left="1440"/>
        <w:rPr>
          <w:rFonts w:ascii="Segoe UI" w:hAnsi="Segoe UI" w:cs="Segoe UI"/>
        </w:rPr>
      </w:pPr>
    </w:p>
    <w:p w14:paraId="38C24710" w14:textId="77777777" w:rsidR="008B0420" w:rsidRDefault="008B0420" w:rsidP="008B0420">
      <w:pPr>
        <w:pStyle w:val="ListParagraph"/>
        <w:numPr>
          <w:ilvl w:val="0"/>
          <w:numId w:val="9"/>
        </w:numPr>
        <w:rPr>
          <w:rFonts w:ascii="Segoe UI" w:hAnsi="Segoe UI" w:cs="Segoe UI"/>
        </w:rPr>
      </w:pPr>
      <w:r>
        <w:rPr>
          <w:rFonts w:ascii="Segoe UI" w:hAnsi="Segoe UI" w:cs="Segoe UI"/>
        </w:rPr>
        <w:t>Administrateur :</w:t>
      </w:r>
    </w:p>
    <w:p w14:paraId="102CF021" w14:textId="77777777" w:rsidR="008B0420" w:rsidRDefault="008B0420" w:rsidP="008B0420">
      <w:pPr>
        <w:pStyle w:val="ListParagraph"/>
        <w:numPr>
          <w:ilvl w:val="0"/>
          <w:numId w:val="9"/>
        </w:numPr>
        <w:rPr>
          <w:rFonts w:ascii="Segoe UI" w:hAnsi="Segoe UI" w:cs="Segoe UI"/>
        </w:rPr>
      </w:pPr>
      <w:r>
        <w:rPr>
          <w:rFonts w:ascii="Segoe UI" w:hAnsi="Segoe UI" w:cs="Segoe UI"/>
        </w:rPr>
        <w:t>Technicien :</w:t>
      </w:r>
    </w:p>
    <w:p w14:paraId="2704E81F" w14:textId="77777777" w:rsidR="008B0420" w:rsidRDefault="008B0420" w:rsidP="008B0420">
      <w:pPr>
        <w:pStyle w:val="ListParagraph"/>
        <w:numPr>
          <w:ilvl w:val="0"/>
          <w:numId w:val="9"/>
        </w:numPr>
        <w:rPr>
          <w:rFonts w:ascii="Segoe UI" w:hAnsi="Segoe UI" w:cs="Segoe UI"/>
        </w:rPr>
      </w:pPr>
      <w:r>
        <w:rPr>
          <w:rFonts w:ascii="Segoe UI" w:hAnsi="Segoe UI" w:cs="Segoe UI"/>
        </w:rPr>
        <w:t>Manager :</w:t>
      </w:r>
    </w:p>
    <w:p w14:paraId="0249C7B4" w14:textId="77777777" w:rsidR="008B0420" w:rsidRDefault="008B0420" w:rsidP="008B0420">
      <w:pPr>
        <w:pStyle w:val="ListParagraph"/>
        <w:ind w:left="1800"/>
        <w:rPr>
          <w:rFonts w:ascii="Segoe UI" w:hAnsi="Segoe UI" w:cs="Segoe UI"/>
        </w:rPr>
      </w:pPr>
    </w:p>
    <w:p w14:paraId="637F0115" w14:textId="545E5382" w:rsidR="008B0420" w:rsidRDefault="008B0420" w:rsidP="008B0420">
      <w:pPr>
        <w:pStyle w:val="ListParagraph"/>
        <w:numPr>
          <w:ilvl w:val="0"/>
          <w:numId w:val="7"/>
        </w:numPr>
        <w:rPr>
          <w:rFonts w:ascii="Segoe UI" w:hAnsi="Segoe UI" w:cs="Segoe UI"/>
        </w:rPr>
      </w:pPr>
      <w:r w:rsidRPr="008459D6">
        <w:rPr>
          <w:rFonts w:ascii="Segoe UI" w:hAnsi="Segoe UI" w:cs="Segoe UI"/>
        </w:rPr>
        <w:t xml:space="preserve"> Spécification des besoins</w:t>
      </w:r>
      <w:r>
        <w:rPr>
          <w:rFonts w:ascii="Segoe UI" w:hAnsi="Segoe UI" w:cs="Segoe UI"/>
        </w:rPr>
        <w:t> :</w:t>
      </w:r>
    </w:p>
    <w:p w14:paraId="41B6898E" w14:textId="655B7B0D" w:rsidR="006F19B2" w:rsidRDefault="006F19B2" w:rsidP="006F19B2">
      <w:pPr>
        <w:pStyle w:val="ListParagraph"/>
        <w:numPr>
          <w:ilvl w:val="0"/>
          <w:numId w:val="11"/>
        </w:numPr>
        <w:rPr>
          <w:rFonts w:ascii="Segoe UI" w:hAnsi="Segoe UI" w:cs="Segoe UI"/>
        </w:rPr>
      </w:pPr>
      <w:r w:rsidRPr="006F19B2">
        <w:rPr>
          <w:rFonts w:ascii="Segoe UI" w:hAnsi="Segoe UI" w:cs="Segoe UI"/>
        </w:rPr>
        <w:t>Spécification des besoins fonctionnels</w:t>
      </w:r>
      <w:r>
        <w:rPr>
          <w:rFonts w:ascii="Segoe UI" w:hAnsi="Segoe UI" w:cs="Segoe UI"/>
        </w:rPr>
        <w:t> :</w:t>
      </w:r>
    </w:p>
    <w:p w14:paraId="0A01E039" w14:textId="36D69DFB" w:rsidR="003C563D" w:rsidRDefault="003C563D" w:rsidP="003C563D">
      <w:pPr>
        <w:pStyle w:val="ListParagraph"/>
        <w:ind w:left="1296"/>
        <w:rPr>
          <w:rFonts w:ascii="Segoe UI" w:hAnsi="Segoe UI" w:cs="Segoe UI"/>
        </w:rPr>
      </w:pPr>
      <w:r w:rsidRPr="006F19B2">
        <w:rPr>
          <w:rFonts w:ascii="Segoe UI" w:hAnsi="Segoe UI" w:cs="Segoe UI"/>
        </w:rPr>
        <w:t>Le système doit remplir certaines actions, appelées exigences fonctionnelles, pour devenir opérationnel. Ces exigences englobent les tâches nécessaires que le système doit effectuer. Notre application a été conçue pour répondre aux besoins fonctionnels de différents types d'utilisateurs, notamment l</w:t>
      </w:r>
      <w:r>
        <w:rPr>
          <w:rFonts w:ascii="Segoe UI" w:hAnsi="Segoe UI" w:cs="Segoe UI"/>
        </w:rPr>
        <w:t>’admin</w:t>
      </w:r>
      <w:r w:rsidRPr="006F19B2">
        <w:rPr>
          <w:rFonts w:ascii="Segoe UI" w:hAnsi="Segoe UI" w:cs="Segoe UI"/>
        </w:rPr>
        <w:t xml:space="preserve">, les </w:t>
      </w:r>
      <w:r>
        <w:rPr>
          <w:rFonts w:ascii="Segoe UI" w:hAnsi="Segoe UI" w:cs="Segoe UI"/>
        </w:rPr>
        <w:t>techniciens</w:t>
      </w:r>
      <w:r w:rsidRPr="006F19B2">
        <w:rPr>
          <w:rFonts w:ascii="Segoe UI" w:hAnsi="Segoe UI" w:cs="Segoe UI"/>
        </w:rPr>
        <w:t xml:space="preserve"> et les </w:t>
      </w:r>
      <w:r>
        <w:rPr>
          <w:rFonts w:ascii="Segoe UI" w:hAnsi="Segoe UI" w:cs="Segoe UI"/>
        </w:rPr>
        <w:t>Managers</w:t>
      </w:r>
      <w:r w:rsidRPr="006F19B2">
        <w:rPr>
          <w:rFonts w:ascii="Segoe UI" w:hAnsi="Segoe UI" w:cs="Segoe UI"/>
        </w:rPr>
        <w:t>.</w:t>
      </w:r>
    </w:p>
    <w:p w14:paraId="62778604" w14:textId="77777777" w:rsidR="003C563D" w:rsidRDefault="003C563D" w:rsidP="003C563D">
      <w:pPr>
        <w:pStyle w:val="ListParagraph"/>
        <w:ind w:left="1296"/>
        <w:rPr>
          <w:rFonts w:ascii="Segoe UI" w:hAnsi="Segoe UI" w:cs="Segoe UI"/>
        </w:rPr>
      </w:pPr>
    </w:p>
    <w:p w14:paraId="0503A455" w14:textId="77777777" w:rsidR="003C563D" w:rsidRPr="00EC57CB" w:rsidRDefault="003C563D" w:rsidP="003C563D">
      <w:pPr>
        <w:pStyle w:val="ListParagraph"/>
        <w:numPr>
          <w:ilvl w:val="0"/>
          <w:numId w:val="13"/>
        </w:numPr>
        <w:rPr>
          <w:rFonts w:ascii="Segoe UI" w:hAnsi="Segoe UI" w:cs="Segoe UI"/>
          <w:b/>
        </w:rPr>
      </w:pPr>
      <w:r w:rsidRPr="00EC57CB">
        <w:rPr>
          <w:rFonts w:ascii="Segoe UI" w:hAnsi="Segoe UI" w:cs="Segoe UI"/>
          <w:b/>
        </w:rPr>
        <w:t>Administrateur :</w:t>
      </w:r>
    </w:p>
    <w:p w14:paraId="77C403A4" w14:textId="77777777" w:rsidR="003C563D" w:rsidRPr="00F96CCA" w:rsidRDefault="003C563D" w:rsidP="003C563D">
      <w:pPr>
        <w:pStyle w:val="ListParagraph"/>
        <w:numPr>
          <w:ilvl w:val="0"/>
          <w:numId w:val="12"/>
        </w:numPr>
        <w:rPr>
          <w:rStyle w:val="Strong"/>
          <w:rFonts w:ascii="Segoe UI" w:hAnsi="Segoe UI" w:cs="Segoe UI"/>
          <w:b w:val="0"/>
          <w:bCs w:val="0"/>
        </w:rPr>
      </w:pPr>
      <w:r>
        <w:rPr>
          <w:rStyle w:val="Strong"/>
          <w:rFonts w:ascii="Segoe UI" w:hAnsi="Segoe UI" w:cs="Segoe UI"/>
          <w:color w:val="0D0D0D"/>
          <w:bdr w:val="single" w:sz="2" w:space="0" w:color="E3E3E3" w:frame="1"/>
          <w:shd w:val="clear" w:color="auto" w:fill="FFFFFF"/>
        </w:rPr>
        <w:t>Gestion des Utilisateurs :</w:t>
      </w:r>
    </w:p>
    <w:p w14:paraId="35CC99F6" w14:textId="77777777" w:rsidR="003C563D" w:rsidRPr="00F96CCA" w:rsidRDefault="003C563D" w:rsidP="003C563D">
      <w:pPr>
        <w:pStyle w:val="ListParagraph"/>
        <w:numPr>
          <w:ilvl w:val="0"/>
          <w:numId w:val="12"/>
        </w:numPr>
        <w:rPr>
          <w:rFonts w:ascii="Segoe UI" w:hAnsi="Segoe UI" w:cs="Segoe UI"/>
        </w:rPr>
      </w:pPr>
      <w:r>
        <w:rPr>
          <w:rStyle w:val="Strong"/>
          <w:rFonts w:ascii="Segoe UI" w:hAnsi="Segoe UI" w:cs="Segoe UI"/>
          <w:color w:val="0D0D0D"/>
          <w:bdr w:val="single" w:sz="2" w:space="0" w:color="E3E3E3" w:frame="1"/>
          <w:shd w:val="clear" w:color="auto" w:fill="FFFFFF"/>
        </w:rPr>
        <w:t>Gestion des Données</w:t>
      </w:r>
      <w:r>
        <w:rPr>
          <w:rFonts w:ascii="Segoe UI" w:hAnsi="Segoe UI" w:cs="Segoe UI"/>
          <w:color w:val="0D0D0D"/>
          <w:shd w:val="clear" w:color="auto" w:fill="FFFFFF"/>
        </w:rPr>
        <w:t xml:space="preserve"> :</w:t>
      </w:r>
    </w:p>
    <w:p w14:paraId="053B397A" w14:textId="77777777" w:rsidR="003C563D" w:rsidRPr="00F96CCA" w:rsidRDefault="003C563D" w:rsidP="003C563D">
      <w:pPr>
        <w:pStyle w:val="ListParagraph"/>
        <w:numPr>
          <w:ilvl w:val="0"/>
          <w:numId w:val="12"/>
        </w:numPr>
        <w:rPr>
          <w:rFonts w:ascii="Segoe UI" w:hAnsi="Segoe UI" w:cs="Segoe UI"/>
        </w:rPr>
      </w:pPr>
      <w:r>
        <w:rPr>
          <w:rStyle w:val="Strong"/>
          <w:rFonts w:ascii="Segoe UI" w:hAnsi="Segoe UI" w:cs="Segoe UI"/>
          <w:color w:val="0D0D0D"/>
          <w:bdr w:val="single" w:sz="2" w:space="0" w:color="E3E3E3" w:frame="1"/>
          <w:shd w:val="clear" w:color="auto" w:fill="FFFFFF"/>
        </w:rPr>
        <w:t>Configuration du Système</w:t>
      </w:r>
      <w:r>
        <w:rPr>
          <w:rFonts w:ascii="Segoe UI" w:hAnsi="Segoe UI" w:cs="Segoe UI"/>
          <w:color w:val="0D0D0D"/>
          <w:shd w:val="clear" w:color="auto" w:fill="FFFFFF"/>
        </w:rPr>
        <w:t xml:space="preserve"> :</w:t>
      </w:r>
    </w:p>
    <w:p w14:paraId="4C18BF42" w14:textId="17482E6E" w:rsidR="003C563D" w:rsidRPr="00EC57CB" w:rsidRDefault="003C563D" w:rsidP="003C563D">
      <w:pPr>
        <w:pStyle w:val="ListParagraph"/>
        <w:numPr>
          <w:ilvl w:val="0"/>
          <w:numId w:val="12"/>
        </w:numPr>
        <w:rPr>
          <w:rFonts w:ascii="Segoe UI" w:hAnsi="Segoe UI" w:cs="Segoe UI"/>
        </w:rPr>
      </w:pPr>
      <w:proofErr w:type="spellStart"/>
      <w:r>
        <w:rPr>
          <w:rStyle w:val="Strong"/>
          <w:rFonts w:ascii="Segoe UI" w:hAnsi="Segoe UI" w:cs="Segoe UI"/>
          <w:color w:val="0D0D0D"/>
          <w:bdr w:val="single" w:sz="2" w:space="0" w:color="E3E3E3" w:frame="1"/>
          <w:shd w:val="clear" w:color="auto" w:fill="FFFFFF"/>
        </w:rPr>
        <w:t>Report</w:t>
      </w:r>
      <w:r w:rsidR="00515214">
        <w:rPr>
          <w:rStyle w:val="Strong"/>
          <w:rFonts w:ascii="Segoe UI" w:hAnsi="Segoe UI" w:cs="Segoe UI"/>
          <w:color w:val="0D0D0D"/>
          <w:bdr w:val="single" w:sz="2" w:space="0" w:color="E3E3E3" w:frame="1"/>
          <w:shd w:val="clear" w:color="auto" w:fill="FFFFFF"/>
        </w:rPr>
        <w:t>ing</w:t>
      </w:r>
      <w:proofErr w:type="spellEnd"/>
      <w:r>
        <w:rPr>
          <w:rStyle w:val="Strong"/>
          <w:rFonts w:ascii="Segoe UI" w:hAnsi="Segoe UI" w:cs="Segoe UI"/>
          <w:color w:val="0D0D0D"/>
          <w:bdr w:val="single" w:sz="2" w:space="0" w:color="E3E3E3" w:frame="1"/>
          <w:shd w:val="clear" w:color="auto" w:fill="FFFFFF"/>
        </w:rPr>
        <w:t xml:space="preserve"> et Analyse</w:t>
      </w:r>
      <w:r>
        <w:rPr>
          <w:rFonts w:ascii="Segoe UI" w:hAnsi="Segoe UI" w:cs="Segoe UI"/>
          <w:color w:val="0D0D0D"/>
          <w:shd w:val="clear" w:color="auto" w:fill="FFFFFF"/>
        </w:rPr>
        <w:t xml:space="preserve"> :</w:t>
      </w:r>
    </w:p>
    <w:p w14:paraId="6C6E1AD2" w14:textId="77777777" w:rsidR="003C563D" w:rsidRDefault="003C563D" w:rsidP="003C563D">
      <w:pPr>
        <w:pStyle w:val="ListParagraph"/>
        <w:numPr>
          <w:ilvl w:val="0"/>
          <w:numId w:val="13"/>
        </w:numPr>
        <w:rPr>
          <w:rFonts w:ascii="Segoe UI" w:hAnsi="Segoe UI" w:cs="Segoe UI"/>
          <w:b/>
        </w:rPr>
      </w:pPr>
      <w:proofErr w:type="gramStart"/>
      <w:r w:rsidRPr="00EC57CB">
        <w:rPr>
          <w:rFonts w:ascii="Segoe UI" w:hAnsi="Segoe UI" w:cs="Segoe UI"/>
          <w:b/>
        </w:rPr>
        <w:t>les</w:t>
      </w:r>
      <w:proofErr w:type="gramEnd"/>
      <w:r w:rsidRPr="00EC57CB">
        <w:rPr>
          <w:rFonts w:ascii="Segoe UI" w:hAnsi="Segoe UI" w:cs="Segoe UI"/>
          <w:b/>
        </w:rPr>
        <w:t xml:space="preserve"> techniciens :</w:t>
      </w:r>
    </w:p>
    <w:p w14:paraId="5707CDF1" w14:textId="77777777" w:rsidR="003C563D" w:rsidRPr="00521CE3" w:rsidRDefault="003C563D" w:rsidP="00515214">
      <w:pPr>
        <w:pStyle w:val="ListParagraph"/>
        <w:numPr>
          <w:ilvl w:val="0"/>
          <w:numId w:val="17"/>
        </w:numPr>
        <w:rPr>
          <w:rFonts w:ascii="Segoe UI" w:hAnsi="Segoe UI" w:cs="Segoe UI"/>
        </w:rPr>
      </w:pPr>
      <w:r>
        <w:rPr>
          <w:rStyle w:val="Strong"/>
          <w:rFonts w:ascii="Segoe UI" w:hAnsi="Segoe UI" w:cs="Segoe UI"/>
          <w:color w:val="0D0D0D"/>
          <w:bdr w:val="single" w:sz="2" w:space="0" w:color="E3E3E3" w:frame="1"/>
          <w:shd w:val="clear" w:color="auto" w:fill="FFFFFF"/>
        </w:rPr>
        <w:t>Gestion des Tâches de Maintenance</w:t>
      </w:r>
      <w:r>
        <w:rPr>
          <w:rFonts w:ascii="Segoe UI" w:hAnsi="Segoe UI" w:cs="Segoe UI"/>
          <w:color w:val="0D0D0D"/>
          <w:shd w:val="clear" w:color="auto" w:fill="FFFFFF"/>
        </w:rPr>
        <w:t xml:space="preserve"> :</w:t>
      </w:r>
    </w:p>
    <w:p w14:paraId="617486DE" w14:textId="4FE43602" w:rsidR="003C563D" w:rsidRPr="00521CE3" w:rsidRDefault="00515214" w:rsidP="00515214">
      <w:pPr>
        <w:pStyle w:val="ListParagraph"/>
        <w:numPr>
          <w:ilvl w:val="0"/>
          <w:numId w:val="17"/>
        </w:numPr>
        <w:rPr>
          <w:rFonts w:ascii="Segoe UI" w:hAnsi="Segoe UI" w:cs="Segoe UI"/>
        </w:rPr>
      </w:pPr>
      <w:r>
        <w:rPr>
          <w:rStyle w:val="Strong"/>
          <w:rFonts w:ascii="Segoe UI" w:hAnsi="Segoe UI" w:cs="Segoe UI"/>
          <w:color w:val="0D0D0D"/>
          <w:bdr w:val="single" w:sz="2" w:space="0" w:color="E3E3E3" w:frame="1"/>
          <w:shd w:val="clear" w:color="auto" w:fill="FFFFFF"/>
        </w:rPr>
        <w:t>Gestion</w:t>
      </w:r>
      <w:r w:rsidR="003C563D">
        <w:rPr>
          <w:rStyle w:val="Strong"/>
          <w:rFonts w:ascii="Segoe UI" w:hAnsi="Segoe UI" w:cs="Segoe UI"/>
          <w:color w:val="0D0D0D"/>
          <w:bdr w:val="single" w:sz="2" w:space="0" w:color="E3E3E3" w:frame="1"/>
          <w:shd w:val="clear" w:color="auto" w:fill="FFFFFF"/>
        </w:rPr>
        <w:t xml:space="preserve"> des Équipements</w:t>
      </w:r>
      <w:r w:rsidR="003C563D">
        <w:rPr>
          <w:rFonts w:ascii="Segoe UI" w:hAnsi="Segoe UI" w:cs="Segoe UI"/>
          <w:color w:val="0D0D0D"/>
          <w:shd w:val="clear" w:color="auto" w:fill="FFFFFF"/>
        </w:rPr>
        <w:t xml:space="preserve"> :</w:t>
      </w:r>
    </w:p>
    <w:p w14:paraId="4E66D734" w14:textId="77777777" w:rsidR="003C563D" w:rsidRPr="00521CE3" w:rsidRDefault="003C563D" w:rsidP="00515214">
      <w:pPr>
        <w:pStyle w:val="ListParagraph"/>
        <w:numPr>
          <w:ilvl w:val="0"/>
          <w:numId w:val="17"/>
        </w:numPr>
        <w:rPr>
          <w:rFonts w:ascii="Segoe UI" w:hAnsi="Segoe UI" w:cs="Segoe UI"/>
        </w:rPr>
      </w:pPr>
      <w:r>
        <w:rPr>
          <w:rStyle w:val="Strong"/>
          <w:rFonts w:ascii="Segoe UI" w:hAnsi="Segoe UI" w:cs="Segoe UI"/>
          <w:color w:val="0D0D0D"/>
          <w:bdr w:val="single" w:sz="2" w:space="0" w:color="E3E3E3" w:frame="1"/>
          <w:shd w:val="clear" w:color="auto" w:fill="FFFFFF"/>
        </w:rPr>
        <w:t>Gestion des Stocks</w:t>
      </w:r>
      <w:r>
        <w:rPr>
          <w:rFonts w:ascii="Segoe UI" w:hAnsi="Segoe UI" w:cs="Segoe UI"/>
          <w:color w:val="0D0D0D"/>
          <w:shd w:val="clear" w:color="auto" w:fill="FFFFFF"/>
        </w:rPr>
        <w:t xml:space="preserve"> :</w:t>
      </w:r>
    </w:p>
    <w:p w14:paraId="5A5AB696" w14:textId="77777777" w:rsidR="003C563D" w:rsidRPr="00521CE3" w:rsidRDefault="003C563D" w:rsidP="00515214">
      <w:pPr>
        <w:pStyle w:val="ListParagraph"/>
        <w:numPr>
          <w:ilvl w:val="0"/>
          <w:numId w:val="17"/>
        </w:numPr>
        <w:rPr>
          <w:rFonts w:ascii="Segoe UI" w:hAnsi="Segoe UI" w:cs="Segoe UI"/>
        </w:rPr>
      </w:pPr>
      <w:r w:rsidRPr="00521CE3">
        <w:rPr>
          <w:rStyle w:val="Strong"/>
          <w:rFonts w:ascii="Segoe UI" w:eastAsiaTheme="majorEastAsia" w:hAnsi="Segoe UI" w:cs="Segoe UI"/>
          <w:color w:val="0D0D0D"/>
          <w:bdr w:val="single" w:sz="2" w:space="0" w:color="E3E3E3" w:frame="1"/>
        </w:rPr>
        <w:t>Saisie des Rapports d'Intervention</w:t>
      </w:r>
      <w:r w:rsidRPr="00521CE3">
        <w:rPr>
          <w:rFonts w:ascii="Segoe UI" w:hAnsi="Segoe UI" w:cs="Segoe UI"/>
          <w:color w:val="0D0D0D"/>
        </w:rPr>
        <w:t xml:space="preserve"> :</w:t>
      </w:r>
    </w:p>
    <w:p w14:paraId="651B8A62" w14:textId="77777777" w:rsidR="003C563D" w:rsidRDefault="003C563D" w:rsidP="00515214">
      <w:pPr>
        <w:pStyle w:val="ListParagraph"/>
        <w:numPr>
          <w:ilvl w:val="0"/>
          <w:numId w:val="13"/>
        </w:numPr>
        <w:rPr>
          <w:rFonts w:ascii="Segoe UI" w:hAnsi="Segoe UI" w:cs="Segoe UI"/>
          <w:b/>
        </w:rPr>
      </w:pPr>
      <w:proofErr w:type="gramStart"/>
      <w:r w:rsidRPr="00521CE3">
        <w:rPr>
          <w:rFonts w:ascii="Segoe UI" w:hAnsi="Segoe UI" w:cs="Segoe UI"/>
          <w:b/>
        </w:rPr>
        <w:t>les</w:t>
      </w:r>
      <w:proofErr w:type="gramEnd"/>
      <w:r w:rsidRPr="00521CE3">
        <w:rPr>
          <w:rFonts w:ascii="Segoe UI" w:hAnsi="Segoe UI" w:cs="Segoe UI"/>
          <w:b/>
        </w:rPr>
        <w:t xml:space="preserve"> Managers :</w:t>
      </w:r>
    </w:p>
    <w:p w14:paraId="6C98AF09" w14:textId="77777777" w:rsidR="003C563D" w:rsidRPr="00521CE3" w:rsidRDefault="003C563D" w:rsidP="00515214">
      <w:pPr>
        <w:pStyle w:val="ListParagraph"/>
        <w:numPr>
          <w:ilvl w:val="0"/>
          <w:numId w:val="18"/>
        </w:numPr>
        <w:rPr>
          <w:rFonts w:ascii="Segoe UI" w:hAnsi="Segoe UI" w:cs="Segoe UI"/>
          <w:b/>
        </w:rPr>
      </w:pPr>
      <w:r>
        <w:rPr>
          <w:rStyle w:val="Strong"/>
          <w:rFonts w:ascii="Segoe UI" w:hAnsi="Segoe UI" w:cs="Segoe UI"/>
          <w:color w:val="0D0D0D"/>
          <w:bdr w:val="single" w:sz="2" w:space="0" w:color="E3E3E3" w:frame="1"/>
          <w:shd w:val="clear" w:color="auto" w:fill="FFFFFF"/>
        </w:rPr>
        <w:t>Planification des Interventions</w:t>
      </w:r>
      <w:r>
        <w:rPr>
          <w:rFonts w:ascii="Segoe UI" w:hAnsi="Segoe UI" w:cs="Segoe UI"/>
          <w:color w:val="0D0D0D"/>
          <w:shd w:val="clear" w:color="auto" w:fill="FFFFFF"/>
        </w:rPr>
        <w:t xml:space="preserve"> :</w:t>
      </w:r>
    </w:p>
    <w:p w14:paraId="387FD984" w14:textId="77777777" w:rsidR="003C563D" w:rsidRPr="00521CE3" w:rsidRDefault="003C563D" w:rsidP="00515214">
      <w:pPr>
        <w:pStyle w:val="ListParagraph"/>
        <w:numPr>
          <w:ilvl w:val="0"/>
          <w:numId w:val="18"/>
        </w:numPr>
        <w:rPr>
          <w:rFonts w:ascii="Segoe UI" w:hAnsi="Segoe UI" w:cs="Segoe UI"/>
          <w:b/>
        </w:rPr>
      </w:pPr>
      <w:r>
        <w:rPr>
          <w:rStyle w:val="Strong"/>
          <w:rFonts w:ascii="Segoe UI" w:hAnsi="Segoe UI" w:cs="Segoe UI"/>
          <w:color w:val="0D0D0D"/>
          <w:bdr w:val="single" w:sz="2" w:space="0" w:color="E3E3E3" w:frame="1"/>
          <w:shd w:val="clear" w:color="auto" w:fill="FFFFFF"/>
        </w:rPr>
        <w:t>Suivi des Performances</w:t>
      </w:r>
      <w:r>
        <w:rPr>
          <w:rFonts w:ascii="Segoe UI" w:hAnsi="Segoe UI" w:cs="Segoe UI"/>
          <w:color w:val="0D0D0D"/>
          <w:shd w:val="clear" w:color="auto" w:fill="FFFFFF"/>
        </w:rPr>
        <w:t xml:space="preserve"> :</w:t>
      </w:r>
    </w:p>
    <w:p w14:paraId="1BC87080" w14:textId="77777777" w:rsidR="003C563D" w:rsidRPr="00521CE3" w:rsidRDefault="003C563D" w:rsidP="00515214">
      <w:pPr>
        <w:pStyle w:val="ListParagraph"/>
        <w:numPr>
          <w:ilvl w:val="0"/>
          <w:numId w:val="18"/>
        </w:numPr>
        <w:rPr>
          <w:rFonts w:ascii="Segoe UI" w:hAnsi="Segoe UI" w:cs="Segoe UI"/>
          <w:b/>
        </w:rPr>
      </w:pPr>
      <w:r>
        <w:rPr>
          <w:rStyle w:val="Strong"/>
          <w:rFonts w:ascii="Segoe UI" w:hAnsi="Segoe UI" w:cs="Segoe UI"/>
          <w:color w:val="0D0D0D"/>
          <w:bdr w:val="single" w:sz="2" w:space="0" w:color="E3E3E3" w:frame="1"/>
          <w:shd w:val="clear" w:color="auto" w:fill="FFFFFF"/>
        </w:rPr>
        <w:t>Coordination des Équipes</w:t>
      </w:r>
      <w:r>
        <w:rPr>
          <w:rFonts w:ascii="Segoe UI" w:hAnsi="Segoe UI" w:cs="Segoe UI"/>
          <w:color w:val="0D0D0D"/>
          <w:shd w:val="clear" w:color="auto" w:fill="FFFFFF"/>
        </w:rPr>
        <w:t xml:space="preserve"> :</w:t>
      </w:r>
    </w:p>
    <w:p w14:paraId="018C9A23" w14:textId="07FF74B4" w:rsidR="003C563D" w:rsidRDefault="003C563D" w:rsidP="003C563D">
      <w:pPr>
        <w:pStyle w:val="ListParagraph"/>
        <w:ind w:left="1296"/>
        <w:rPr>
          <w:rFonts w:ascii="Segoe UI" w:hAnsi="Segoe UI" w:cs="Segoe UI"/>
        </w:rPr>
      </w:pPr>
    </w:p>
    <w:p w14:paraId="6E2CDB47" w14:textId="49E53458" w:rsidR="003C563D" w:rsidRDefault="003C563D" w:rsidP="003C563D">
      <w:pPr>
        <w:pStyle w:val="ListParagraph"/>
        <w:ind w:left="1296"/>
        <w:rPr>
          <w:rFonts w:ascii="Segoe UI" w:hAnsi="Segoe UI" w:cs="Segoe UI"/>
        </w:rPr>
      </w:pPr>
    </w:p>
    <w:p w14:paraId="7915F00D" w14:textId="59A72BFD" w:rsidR="003C563D" w:rsidRDefault="003C563D" w:rsidP="003C563D">
      <w:pPr>
        <w:pStyle w:val="ListParagraph"/>
        <w:ind w:left="1296"/>
        <w:rPr>
          <w:rFonts w:ascii="Segoe UI" w:hAnsi="Segoe UI" w:cs="Segoe UI"/>
        </w:rPr>
      </w:pPr>
    </w:p>
    <w:p w14:paraId="7D4F801E" w14:textId="6DF2FEB9" w:rsidR="003C563D" w:rsidRDefault="003C563D" w:rsidP="003C563D">
      <w:pPr>
        <w:pStyle w:val="ListParagraph"/>
        <w:ind w:left="1296"/>
        <w:rPr>
          <w:rFonts w:ascii="Segoe UI" w:hAnsi="Segoe UI" w:cs="Segoe UI"/>
        </w:rPr>
      </w:pPr>
    </w:p>
    <w:p w14:paraId="1E22FAEB" w14:textId="3F00B8A7" w:rsidR="003C563D" w:rsidRDefault="003C563D" w:rsidP="003C563D">
      <w:pPr>
        <w:pStyle w:val="ListParagraph"/>
        <w:ind w:left="1296"/>
        <w:rPr>
          <w:rFonts w:ascii="Segoe UI" w:hAnsi="Segoe UI" w:cs="Segoe UI"/>
        </w:rPr>
      </w:pPr>
    </w:p>
    <w:p w14:paraId="19B8A9C0" w14:textId="5C54DE60" w:rsidR="003C563D" w:rsidRDefault="003C563D" w:rsidP="003C563D">
      <w:pPr>
        <w:pStyle w:val="ListParagraph"/>
        <w:ind w:left="1296"/>
        <w:rPr>
          <w:rFonts w:ascii="Segoe UI" w:hAnsi="Segoe UI" w:cs="Segoe UI"/>
        </w:rPr>
      </w:pPr>
    </w:p>
    <w:p w14:paraId="3EE3E87C" w14:textId="77777777" w:rsidR="003C563D" w:rsidRDefault="003C563D" w:rsidP="003C563D">
      <w:pPr>
        <w:pStyle w:val="ListParagraph"/>
        <w:ind w:left="1296"/>
        <w:rPr>
          <w:rFonts w:ascii="Segoe UI" w:hAnsi="Segoe UI" w:cs="Segoe UI"/>
        </w:rPr>
      </w:pPr>
    </w:p>
    <w:p w14:paraId="0253E977" w14:textId="562CD49B" w:rsidR="003C563D" w:rsidRDefault="003C563D" w:rsidP="006F19B2">
      <w:pPr>
        <w:pStyle w:val="ListParagraph"/>
        <w:numPr>
          <w:ilvl w:val="0"/>
          <w:numId w:val="11"/>
        </w:numPr>
        <w:rPr>
          <w:rFonts w:ascii="Segoe UI" w:hAnsi="Segoe UI" w:cs="Segoe UI"/>
        </w:rPr>
      </w:pPr>
      <w:r w:rsidRPr="003C563D">
        <w:rPr>
          <w:rFonts w:ascii="Segoe UI" w:hAnsi="Segoe UI" w:cs="Segoe UI"/>
        </w:rPr>
        <w:lastRenderedPageBreak/>
        <w:t>Spécification des besoins non fonctionnelles</w:t>
      </w:r>
      <w:r>
        <w:rPr>
          <w:rFonts w:ascii="Segoe UI" w:hAnsi="Segoe UI" w:cs="Segoe UI"/>
        </w:rPr>
        <w:t> :</w:t>
      </w:r>
    </w:p>
    <w:p w14:paraId="3EAB7E80" w14:textId="77777777" w:rsidR="003C563D" w:rsidRDefault="003C563D" w:rsidP="003C563D">
      <w:pPr>
        <w:pStyle w:val="ListParagraph"/>
        <w:ind w:left="1296"/>
        <w:rPr>
          <w:rFonts w:ascii="Segoe UI" w:hAnsi="Segoe UI" w:cs="Segoe UI"/>
        </w:rPr>
      </w:pPr>
    </w:p>
    <w:p w14:paraId="44A8D4AC" w14:textId="217FE530" w:rsidR="003C563D" w:rsidRDefault="0087379D" w:rsidP="00F96CCA">
      <w:pPr>
        <w:pStyle w:val="ListParagraph"/>
        <w:ind w:left="1296"/>
        <w:rPr>
          <w:rFonts w:ascii="Segoe UI" w:hAnsi="Segoe UI" w:cs="Segoe UI"/>
          <w:color w:val="0D0D0D"/>
          <w:shd w:val="clear" w:color="auto" w:fill="FFFFFF"/>
        </w:rPr>
      </w:pPr>
      <w:r>
        <w:br/>
      </w:r>
      <w:r>
        <w:rPr>
          <w:rFonts w:ascii="Segoe UI" w:hAnsi="Segoe UI" w:cs="Segoe UI"/>
          <w:color w:val="0D0D0D"/>
          <w:shd w:val="clear" w:color="auto" w:fill="FFFFFF"/>
        </w:rPr>
        <w:t>Les besoins non fonctionnels sont des exigences qui définissent la qualité globale d'un système logiciel plutôt que ses fonctionnalités spécifiques. Contrairement aux besoins fonctionnels qui décrivent ce que le système doit faire, les besoins non fonctionnels se concentrent sur la manière dont le système doit fonctionner.</w:t>
      </w:r>
    </w:p>
    <w:p w14:paraId="42881DEE" w14:textId="1308E0E4" w:rsidR="0087379D" w:rsidRDefault="0087379D" w:rsidP="0087379D">
      <w:pPr>
        <w:pStyle w:val="ListParagraph"/>
        <w:ind w:left="1296"/>
        <w:rPr>
          <w:rFonts w:ascii="Segoe UI" w:hAnsi="Segoe UI" w:cs="Segoe UI"/>
        </w:rPr>
      </w:pPr>
      <w:r w:rsidRPr="0087379D">
        <w:rPr>
          <w:rFonts w:ascii="Segoe UI" w:hAnsi="Segoe UI" w:cs="Segoe UI"/>
        </w:rPr>
        <w:t>Les principaux besoins</w:t>
      </w:r>
      <w:r>
        <w:rPr>
          <w:rFonts w:ascii="Segoe UI" w:hAnsi="Segoe UI" w:cs="Segoe UI"/>
        </w:rPr>
        <w:t xml:space="preserve"> </w:t>
      </w:r>
      <w:r w:rsidRPr="0087379D">
        <w:rPr>
          <w:rFonts w:ascii="Segoe UI" w:hAnsi="Segoe UI" w:cs="Segoe UI"/>
        </w:rPr>
        <w:t>non fonctionnels de notre application se résument dans les points suivants :</w:t>
      </w:r>
    </w:p>
    <w:p w14:paraId="56A8548E" w14:textId="77777777" w:rsidR="00CE218A" w:rsidRDefault="00CE218A" w:rsidP="0087379D">
      <w:pPr>
        <w:pStyle w:val="ListParagraph"/>
        <w:ind w:left="1296"/>
        <w:rPr>
          <w:rFonts w:ascii="Segoe UI" w:hAnsi="Segoe UI" w:cs="Segoe UI"/>
        </w:rPr>
      </w:pPr>
    </w:p>
    <w:p w14:paraId="6197602A" w14:textId="12C0C19A" w:rsidR="00CE218A" w:rsidRDefault="00CE218A" w:rsidP="00CE218A">
      <w:pPr>
        <w:pStyle w:val="ListParagraph"/>
        <w:numPr>
          <w:ilvl w:val="0"/>
          <w:numId w:val="20"/>
        </w:numPr>
        <w:rPr>
          <w:rFonts w:ascii="Segoe UI" w:hAnsi="Segoe UI" w:cs="Segoe UI"/>
        </w:rPr>
      </w:pPr>
      <w:r w:rsidRPr="00CE218A">
        <w:rPr>
          <w:rFonts w:ascii="Segoe UI" w:hAnsi="Segoe UI" w:cs="Segoe UI"/>
          <w:b/>
        </w:rPr>
        <w:t>Performance :</w:t>
      </w:r>
      <w:r w:rsidRPr="00CE218A">
        <w:rPr>
          <w:rFonts w:ascii="Segoe UI" w:hAnsi="Segoe UI" w:cs="Segoe UI"/>
        </w:rPr>
        <w:t xml:space="preserve"> </w:t>
      </w:r>
      <w:r>
        <w:rPr>
          <w:rFonts w:ascii="Segoe UI" w:hAnsi="Segoe UI" w:cs="Segoe UI"/>
        </w:rPr>
        <w:t xml:space="preserve"> </w:t>
      </w:r>
      <w:r w:rsidRPr="00CE218A">
        <w:rPr>
          <w:rFonts w:ascii="Segoe UI" w:hAnsi="Segoe UI" w:cs="Segoe UI"/>
        </w:rPr>
        <w:t>l’application doit être rapide et réactif lorsque les utilisateurs effectuent des actions ou accèdent à des informations. Cela garantit une expérience fluide et efficace pour tous les utilisateurs.</w:t>
      </w:r>
    </w:p>
    <w:p w14:paraId="07CFE7A6" w14:textId="26796BBE" w:rsidR="00CE218A" w:rsidRDefault="00CE218A" w:rsidP="00CE218A">
      <w:pPr>
        <w:pStyle w:val="ListParagraph"/>
        <w:numPr>
          <w:ilvl w:val="0"/>
          <w:numId w:val="20"/>
        </w:numPr>
        <w:rPr>
          <w:rFonts w:ascii="Segoe UI" w:hAnsi="Segoe UI" w:cs="Segoe UI"/>
        </w:rPr>
      </w:pPr>
      <w:r w:rsidRPr="00CE218A">
        <w:rPr>
          <w:rFonts w:ascii="Segoe UI" w:hAnsi="Segoe UI" w:cs="Segoe UI"/>
          <w:b/>
        </w:rPr>
        <w:t>Fiabilité :</w:t>
      </w:r>
      <w:r w:rsidRPr="00CE218A">
        <w:rPr>
          <w:rFonts w:ascii="Segoe UI" w:hAnsi="Segoe UI" w:cs="Segoe UI"/>
        </w:rPr>
        <w:t xml:space="preserve"> Minimiser les temps d'arrêt du système et garantir la disponibilité des fonctionnalités critiques en tout temps.</w:t>
      </w:r>
    </w:p>
    <w:p w14:paraId="0C40220D" w14:textId="2B6FE01A" w:rsidR="00CE218A" w:rsidRDefault="00CE218A" w:rsidP="006A5E0B">
      <w:pPr>
        <w:pStyle w:val="ListParagraph"/>
        <w:numPr>
          <w:ilvl w:val="0"/>
          <w:numId w:val="20"/>
        </w:numPr>
        <w:rPr>
          <w:rFonts w:ascii="Segoe UI" w:hAnsi="Segoe UI" w:cs="Segoe UI"/>
        </w:rPr>
      </w:pPr>
      <w:r w:rsidRPr="00CE218A">
        <w:rPr>
          <w:rFonts w:ascii="Segoe UI" w:hAnsi="Segoe UI" w:cs="Segoe UI"/>
          <w:b/>
        </w:rPr>
        <w:t>Sécurité</w:t>
      </w:r>
      <w:r w:rsidR="006A5E0B">
        <w:rPr>
          <w:rFonts w:ascii="Segoe UI" w:hAnsi="Segoe UI" w:cs="Segoe UI"/>
          <w:b/>
        </w:rPr>
        <w:t> :</w:t>
      </w:r>
      <w:r w:rsidRPr="00CE218A">
        <w:rPr>
          <w:rFonts w:ascii="Segoe UI" w:hAnsi="Segoe UI" w:cs="Segoe UI"/>
          <w:b/>
        </w:rPr>
        <w:t xml:space="preserve"> </w:t>
      </w:r>
      <w:r w:rsidR="006A5E0B" w:rsidRPr="006A5E0B">
        <w:rPr>
          <w:rFonts w:ascii="Segoe UI" w:hAnsi="Segoe UI" w:cs="Segoe UI"/>
        </w:rPr>
        <w:t>L'application garantit la sécurité en attribuant des rôles à chaque utilisateur pour gérer leurs activités, et en sécurisant les comptes des utilisateurs avec des mots de passe cryptés. De plus, elle utilise un mécanisme de vérification d'authentification par Token JWT pour chaque tentative de connexion.</w:t>
      </w:r>
    </w:p>
    <w:p w14:paraId="30ED8FDE" w14:textId="6AA8F80B" w:rsidR="00703C46" w:rsidRDefault="00703C46" w:rsidP="006A5E0B">
      <w:pPr>
        <w:pStyle w:val="ListParagraph"/>
        <w:numPr>
          <w:ilvl w:val="0"/>
          <w:numId w:val="20"/>
        </w:numPr>
        <w:rPr>
          <w:rFonts w:ascii="Segoe UI" w:hAnsi="Segoe UI" w:cs="Segoe UI"/>
        </w:rPr>
      </w:pPr>
      <w:r w:rsidRPr="00703C46">
        <w:rPr>
          <w:rFonts w:ascii="Segoe UI" w:hAnsi="Segoe UI" w:cs="Segoe UI"/>
          <w:b/>
        </w:rPr>
        <w:t>Évolutivité :</w:t>
      </w:r>
      <w:r w:rsidRPr="00703C46">
        <w:rPr>
          <w:rFonts w:ascii="Segoe UI" w:hAnsi="Segoe UI" w:cs="Segoe UI"/>
        </w:rPr>
        <w:t xml:space="preserve"> </w:t>
      </w:r>
    </w:p>
    <w:p w14:paraId="2F2DA3AE" w14:textId="77777777" w:rsidR="00E533E9" w:rsidRDefault="00E533E9" w:rsidP="00E533E9">
      <w:pPr>
        <w:pStyle w:val="ListParagraph"/>
        <w:numPr>
          <w:ilvl w:val="1"/>
          <w:numId w:val="20"/>
        </w:numPr>
        <w:rPr>
          <w:rFonts w:ascii="Segoe UI" w:hAnsi="Segoe UI" w:cs="Segoe UI"/>
        </w:rPr>
      </w:pPr>
      <w:r w:rsidRPr="00703C46">
        <w:rPr>
          <w:rFonts w:ascii="Segoe UI" w:hAnsi="Segoe UI" w:cs="Segoe UI"/>
        </w:rPr>
        <w:t xml:space="preserve">Extensibilité : Concevoir le système de manière à ce qu'il puisse être étendu facilement pour intégrer de nouvelles fonctionnalités et s'adapter à l'évolution des besoins de l'entreprise. </w:t>
      </w:r>
    </w:p>
    <w:p w14:paraId="6F40B2F5" w14:textId="035EEACB" w:rsidR="00E533E9" w:rsidRPr="00E533E9" w:rsidRDefault="00E533E9" w:rsidP="00E533E9">
      <w:pPr>
        <w:pStyle w:val="ListParagraph"/>
        <w:numPr>
          <w:ilvl w:val="1"/>
          <w:numId w:val="20"/>
        </w:numPr>
        <w:rPr>
          <w:rFonts w:ascii="Segoe UI" w:hAnsi="Segoe UI" w:cs="Segoe UI"/>
        </w:rPr>
      </w:pPr>
      <w:r w:rsidRPr="00703C46">
        <w:rPr>
          <w:rFonts w:ascii="Segoe UI" w:hAnsi="Segoe UI" w:cs="Segoe UI"/>
        </w:rPr>
        <w:t>Interopérabilité : Assurer que le système peut interagir de manière transparente avec d'autres systèmes et services externes, le cas échéant.</w:t>
      </w:r>
    </w:p>
    <w:p w14:paraId="59B37A8F" w14:textId="162DA8DF" w:rsidR="00E533E9" w:rsidRPr="00E533E9" w:rsidRDefault="00E533E9" w:rsidP="006A5E0B">
      <w:pPr>
        <w:pStyle w:val="ListParagraph"/>
        <w:numPr>
          <w:ilvl w:val="0"/>
          <w:numId w:val="20"/>
        </w:numPr>
        <w:rPr>
          <w:rFonts w:ascii="Segoe UI" w:hAnsi="Segoe UI" w:cs="Segoe UI"/>
        </w:rPr>
      </w:pPr>
      <w:r w:rsidRPr="00703C46">
        <w:rPr>
          <w:rFonts w:ascii="Segoe UI" w:hAnsi="Segoe UI" w:cs="Segoe UI"/>
          <w:b/>
        </w:rPr>
        <w:t>Convivialité</w:t>
      </w:r>
      <w:r>
        <w:rPr>
          <w:rFonts w:ascii="Segoe UI" w:hAnsi="Segoe UI" w:cs="Segoe UI"/>
          <w:b/>
        </w:rPr>
        <w:t> :</w:t>
      </w:r>
    </w:p>
    <w:p w14:paraId="4B352F92" w14:textId="77777777" w:rsidR="00E533E9" w:rsidRDefault="00E533E9" w:rsidP="00E533E9">
      <w:pPr>
        <w:pStyle w:val="ListParagraph"/>
        <w:numPr>
          <w:ilvl w:val="1"/>
          <w:numId w:val="20"/>
        </w:numPr>
        <w:rPr>
          <w:rFonts w:ascii="Segoe UI" w:hAnsi="Segoe UI" w:cs="Segoe UI"/>
        </w:rPr>
      </w:pPr>
      <w:r w:rsidRPr="00703C46">
        <w:rPr>
          <w:rFonts w:ascii="Segoe UI" w:hAnsi="Segoe UI" w:cs="Segoe UI"/>
        </w:rPr>
        <w:t xml:space="preserve">Interface utilisateur conviviale : Concevoir une interface utilisateur intuitive et conviviale pour faciliter l'adoption du système par les utilisateurs finaux et réduire le besoin de formation approfondie. </w:t>
      </w:r>
    </w:p>
    <w:p w14:paraId="526EDE5D" w14:textId="77777777" w:rsidR="00E533E9" w:rsidRDefault="00E533E9" w:rsidP="00E533E9">
      <w:pPr>
        <w:pStyle w:val="ListParagraph"/>
        <w:numPr>
          <w:ilvl w:val="1"/>
          <w:numId w:val="20"/>
        </w:numPr>
        <w:rPr>
          <w:rFonts w:ascii="Segoe UI" w:hAnsi="Segoe UI" w:cs="Segoe UI"/>
        </w:rPr>
      </w:pPr>
      <w:r w:rsidRPr="00703C46">
        <w:rPr>
          <w:rFonts w:ascii="Segoe UI" w:hAnsi="Segoe UI" w:cs="Segoe UI"/>
        </w:rPr>
        <w:t>Accessibilité : Assurer que le système est accessible à tous les utilisateurs, y compris ceux ayant des besoins spécifiques en matière d'accessibilité.</w:t>
      </w:r>
    </w:p>
    <w:p w14:paraId="70B42D27" w14:textId="77777777" w:rsidR="00E533E9" w:rsidRPr="00E533E9" w:rsidRDefault="00E533E9" w:rsidP="00E533E9">
      <w:pPr>
        <w:pStyle w:val="ListParagraph"/>
        <w:ind w:left="2016"/>
        <w:rPr>
          <w:rFonts w:ascii="Segoe UI" w:hAnsi="Segoe UI" w:cs="Segoe UI"/>
        </w:rPr>
      </w:pPr>
    </w:p>
    <w:p w14:paraId="27AB0C4F" w14:textId="3E0F2911" w:rsidR="00E533E9" w:rsidRDefault="00E533E9" w:rsidP="006A5E0B">
      <w:pPr>
        <w:pStyle w:val="ListParagraph"/>
        <w:numPr>
          <w:ilvl w:val="0"/>
          <w:numId w:val="20"/>
        </w:numPr>
        <w:rPr>
          <w:rFonts w:ascii="Segoe UI" w:hAnsi="Segoe UI" w:cs="Segoe UI"/>
        </w:rPr>
      </w:pPr>
      <w:r>
        <w:rPr>
          <w:rStyle w:val="Strong"/>
          <w:rFonts w:ascii="Segoe UI" w:hAnsi="Segoe UI" w:cs="Segoe UI"/>
          <w:color w:val="0D0D0D"/>
          <w:bdr w:val="single" w:sz="2" w:space="0" w:color="E3E3E3" w:frame="1"/>
          <w:shd w:val="clear" w:color="auto" w:fill="FFFFFF"/>
        </w:rPr>
        <w:t>Robustesse :</w:t>
      </w:r>
      <w:r w:rsidRPr="00E533E9">
        <w:rPr>
          <w:rFonts w:ascii="Segoe UI" w:hAnsi="Segoe UI" w:cs="Segoe UI"/>
          <w:color w:val="0D0D0D"/>
          <w:shd w:val="clear" w:color="auto" w:fill="FFFFFF"/>
        </w:rPr>
        <w:t xml:space="preserve"> </w:t>
      </w:r>
      <w:r>
        <w:rPr>
          <w:rFonts w:ascii="Segoe UI" w:hAnsi="Segoe UI" w:cs="Segoe UI"/>
          <w:color w:val="0D0D0D"/>
          <w:shd w:val="clear" w:color="auto" w:fill="FFFFFF"/>
        </w:rPr>
        <w:t>Le logiciel doit être solide et capable de résister à des situations difficiles sans tomber en panne.</w:t>
      </w:r>
    </w:p>
    <w:p w14:paraId="4A325D4B" w14:textId="77777777" w:rsidR="00E533E9" w:rsidRPr="00703C46" w:rsidRDefault="00E533E9" w:rsidP="00E533E9">
      <w:pPr>
        <w:pStyle w:val="ListParagraph"/>
        <w:ind w:left="2016"/>
        <w:rPr>
          <w:rFonts w:ascii="Segoe UI" w:hAnsi="Segoe UI" w:cs="Segoe UI"/>
        </w:rPr>
      </w:pPr>
    </w:p>
    <w:p w14:paraId="0E1D7B94" w14:textId="1EA97472" w:rsidR="00A76A25" w:rsidRPr="00E533E9" w:rsidRDefault="00E533E9" w:rsidP="00E533E9">
      <w:pPr>
        <w:pStyle w:val="ListParagraph"/>
        <w:numPr>
          <w:ilvl w:val="0"/>
          <w:numId w:val="28"/>
        </w:numPr>
        <w:rPr>
          <w:rFonts w:ascii="Segoe UI" w:hAnsi="Segoe UI" w:cs="Segoe UI"/>
          <w:color w:val="0D0D0D"/>
          <w:shd w:val="clear" w:color="auto" w:fill="FFFFFF"/>
        </w:rPr>
      </w:pPr>
      <w:r>
        <w:rPr>
          <w:rFonts w:ascii="Segoe UI" w:hAnsi="Segoe UI" w:cs="Segoe UI"/>
          <w:color w:val="0D0D0D"/>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2EF4B5A1" w14:textId="0A38F689" w:rsidR="00E533E9" w:rsidRDefault="00E533E9" w:rsidP="00E533E9">
      <w:pPr>
        <w:pStyle w:val="ListParagraph"/>
        <w:numPr>
          <w:ilvl w:val="0"/>
          <w:numId w:val="11"/>
        </w:numPr>
        <w:rPr>
          <w:rFonts w:ascii="Segoe UI" w:hAnsi="Segoe UI" w:cs="Segoe UI"/>
          <w:color w:val="0D0D0D"/>
          <w:shd w:val="clear" w:color="auto" w:fill="FFFFFF"/>
        </w:rPr>
      </w:pPr>
      <w:r w:rsidRPr="00E533E9">
        <w:rPr>
          <w:rFonts w:ascii="Segoe UI" w:hAnsi="Segoe UI" w:cs="Segoe UI"/>
          <w:color w:val="0D0D0D"/>
          <w:shd w:val="clear" w:color="auto" w:fill="FFFFFF"/>
        </w:rPr>
        <w:lastRenderedPageBreak/>
        <w:t>Architecture</w:t>
      </w:r>
      <w:r>
        <w:rPr>
          <w:rFonts w:ascii="Segoe UI" w:hAnsi="Segoe UI" w:cs="Segoe UI"/>
          <w:color w:val="0D0D0D"/>
          <w:shd w:val="clear" w:color="auto" w:fill="FFFFFF"/>
        </w:rPr>
        <w:t> :</w:t>
      </w:r>
    </w:p>
    <w:p w14:paraId="465697E6" w14:textId="1CC0B67F" w:rsidR="00E533E9" w:rsidRDefault="00E533E9" w:rsidP="00E533E9">
      <w:pPr>
        <w:pStyle w:val="ListParagraph"/>
        <w:ind w:left="1296"/>
        <w:rPr>
          <w:rFonts w:ascii="Segoe UI" w:hAnsi="Segoe UI" w:cs="Segoe UI"/>
          <w:color w:val="0D0D0D"/>
          <w:shd w:val="clear" w:color="auto" w:fill="FFFFFF"/>
        </w:rPr>
      </w:pPr>
      <w:r w:rsidRPr="00E533E9">
        <w:rPr>
          <w:rFonts w:ascii="Segoe UI" w:hAnsi="Segoe UI" w:cs="Segoe UI"/>
          <w:color w:val="0D0D0D"/>
          <w:shd w:val="clear" w:color="auto" w:fill="FFFFFF"/>
        </w:rPr>
        <w:t>Avant de commencer à concevoir et à développer un système informatisé, il est essentiel de planifier son architecture.</w:t>
      </w:r>
    </w:p>
    <w:p w14:paraId="13F0F4A4" w14:textId="06176D77" w:rsidR="00425FCB" w:rsidRDefault="00E533E9" w:rsidP="00E533E9">
      <w:pPr>
        <w:pStyle w:val="ListParagraph"/>
        <w:numPr>
          <w:ilvl w:val="1"/>
          <w:numId w:val="11"/>
        </w:numPr>
        <w:rPr>
          <w:rFonts w:ascii="Segoe UI" w:hAnsi="Segoe UI" w:cs="Segoe UI"/>
          <w:color w:val="0D0D0D"/>
          <w:shd w:val="clear" w:color="auto" w:fill="FFFFFF"/>
        </w:rPr>
      </w:pPr>
      <w:r w:rsidRPr="00E533E9">
        <w:rPr>
          <w:rFonts w:ascii="Segoe UI" w:hAnsi="Segoe UI" w:cs="Segoe UI"/>
          <w:color w:val="0D0D0D"/>
          <w:shd w:val="clear" w:color="auto" w:fill="FFFFFF"/>
        </w:rPr>
        <w:t>Architecture fonctionnelle</w:t>
      </w:r>
      <w:r>
        <w:rPr>
          <w:rFonts w:ascii="Segoe UI" w:hAnsi="Segoe UI" w:cs="Segoe UI"/>
          <w:color w:val="0D0D0D"/>
          <w:shd w:val="clear" w:color="auto" w:fill="FFFFFF"/>
        </w:rPr>
        <w:t> :</w:t>
      </w:r>
    </w:p>
    <w:p w14:paraId="4BCF0F33" w14:textId="77777777" w:rsidR="0010132C" w:rsidRDefault="0010132C" w:rsidP="0010132C">
      <w:pPr>
        <w:pStyle w:val="ListParagraph"/>
        <w:ind w:left="1656"/>
        <w:rPr>
          <w:rFonts w:ascii="Segoe UI" w:hAnsi="Segoe UI" w:cs="Segoe UI"/>
          <w:color w:val="0D0D0D"/>
          <w:shd w:val="clear" w:color="auto" w:fill="FFFFFF"/>
        </w:rPr>
      </w:pPr>
    </w:p>
    <w:p w14:paraId="6CC4E646" w14:textId="77777777" w:rsidR="00FE3B5D" w:rsidRDefault="00FE3B5D" w:rsidP="00FE3B5D">
      <w:pPr>
        <w:pStyle w:val="ListParagraph"/>
        <w:ind w:left="1656"/>
        <w:rPr>
          <w:rFonts w:ascii="Segoe UI" w:hAnsi="Segoe UI" w:cs="Segoe UI"/>
          <w:color w:val="0D0D0D"/>
          <w:shd w:val="clear" w:color="auto" w:fill="FFFFFF"/>
        </w:rPr>
      </w:pPr>
    </w:p>
    <w:p w14:paraId="58DD95D2" w14:textId="7BA12C0A" w:rsidR="00425FCB" w:rsidRDefault="00FE3B5D" w:rsidP="0010132C">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7123832D" wp14:editId="148FC993">
            <wp:extent cx="5406543" cy="4126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9">
                      <a:extLst>
                        <a:ext uri="{28A0092B-C50C-407E-A947-70E740481C1C}">
                          <a14:useLocalDpi xmlns:a14="http://schemas.microsoft.com/office/drawing/2010/main" val="0"/>
                        </a:ext>
                      </a:extLst>
                    </a:blip>
                    <a:stretch>
                      <a:fillRect/>
                    </a:stretch>
                  </pic:blipFill>
                  <pic:spPr>
                    <a:xfrm>
                      <a:off x="0" y="0"/>
                      <a:ext cx="5406543" cy="4126651"/>
                    </a:xfrm>
                    <a:prstGeom prst="rect">
                      <a:avLst/>
                    </a:prstGeom>
                  </pic:spPr>
                </pic:pic>
              </a:graphicData>
            </a:graphic>
          </wp:inline>
        </w:drawing>
      </w:r>
    </w:p>
    <w:p w14:paraId="4D9F37CD" w14:textId="702C9EEB" w:rsidR="00FE3B5D" w:rsidRDefault="00FE3B5D" w:rsidP="00425FCB">
      <w:pPr>
        <w:pStyle w:val="ListParagraph"/>
        <w:ind w:left="1656"/>
        <w:rPr>
          <w:rFonts w:ascii="Segoe UI" w:hAnsi="Segoe UI" w:cs="Segoe UI"/>
          <w:color w:val="0D0D0D"/>
          <w:shd w:val="clear" w:color="auto" w:fill="FFFFFF"/>
        </w:rPr>
      </w:pPr>
    </w:p>
    <w:p w14:paraId="7AD98957" w14:textId="77777777" w:rsidR="00FE3B5D" w:rsidRDefault="00FE3B5D" w:rsidP="00425FCB">
      <w:pPr>
        <w:pStyle w:val="ListParagraph"/>
        <w:ind w:left="1656"/>
        <w:rPr>
          <w:rFonts w:ascii="Segoe UI" w:hAnsi="Segoe UI" w:cs="Segoe UI"/>
          <w:color w:val="0D0D0D"/>
          <w:shd w:val="clear" w:color="auto" w:fill="FFFFFF"/>
        </w:rPr>
      </w:pPr>
    </w:p>
    <w:p w14:paraId="652CF5B8" w14:textId="2612AA0C" w:rsidR="00425FCB" w:rsidRDefault="00425FCB" w:rsidP="00425FCB">
      <w:pPr>
        <w:pStyle w:val="ListParagraph"/>
        <w:ind w:left="1656"/>
        <w:rPr>
          <w:rFonts w:ascii="Segoe UI" w:hAnsi="Segoe UI" w:cs="Segoe UI"/>
          <w:color w:val="0D0D0D"/>
          <w:shd w:val="clear" w:color="auto" w:fill="FFFFFF"/>
        </w:rPr>
      </w:pPr>
      <w:r>
        <w:rPr>
          <w:rFonts w:ascii="Segoe UI" w:hAnsi="Segoe UI" w:cs="Segoe UI"/>
          <w:color w:val="0D0D0D"/>
          <w:shd w:val="clear" w:color="auto" w:fill="FFFFFF"/>
        </w:rPr>
        <w:t xml:space="preserve"> </w:t>
      </w:r>
    </w:p>
    <w:p w14:paraId="35124F53" w14:textId="1A79E923" w:rsidR="00031974" w:rsidRDefault="00031974" w:rsidP="00425FCB">
      <w:pPr>
        <w:pStyle w:val="ListParagraph"/>
        <w:ind w:left="1656"/>
        <w:rPr>
          <w:rFonts w:ascii="Segoe UI" w:hAnsi="Segoe UI" w:cs="Segoe UI"/>
          <w:color w:val="0D0D0D"/>
          <w:shd w:val="clear" w:color="auto" w:fill="FFFFFF"/>
        </w:rPr>
      </w:pPr>
    </w:p>
    <w:p w14:paraId="51F1B037" w14:textId="40021947" w:rsidR="00031974" w:rsidRDefault="00031974" w:rsidP="00425FCB">
      <w:pPr>
        <w:pStyle w:val="ListParagraph"/>
        <w:ind w:left="1656"/>
        <w:rPr>
          <w:rFonts w:ascii="Segoe UI" w:hAnsi="Segoe UI" w:cs="Segoe UI"/>
          <w:color w:val="0D0D0D"/>
          <w:shd w:val="clear" w:color="auto" w:fill="FFFFFF"/>
        </w:rPr>
      </w:pPr>
    </w:p>
    <w:p w14:paraId="2B9096D4" w14:textId="64F71B47" w:rsidR="00031974" w:rsidRDefault="00031974" w:rsidP="00425FCB">
      <w:pPr>
        <w:pStyle w:val="ListParagraph"/>
        <w:ind w:left="1656"/>
        <w:rPr>
          <w:rFonts w:ascii="Segoe UI" w:hAnsi="Segoe UI" w:cs="Segoe UI"/>
          <w:color w:val="0D0D0D"/>
          <w:shd w:val="clear" w:color="auto" w:fill="FFFFFF"/>
        </w:rPr>
      </w:pPr>
    </w:p>
    <w:p w14:paraId="76DE71F1" w14:textId="4EC6341E" w:rsidR="00031974" w:rsidRDefault="00031974" w:rsidP="00425FCB">
      <w:pPr>
        <w:pStyle w:val="ListParagraph"/>
        <w:ind w:left="1656"/>
        <w:rPr>
          <w:rFonts w:ascii="Segoe UI" w:hAnsi="Segoe UI" w:cs="Segoe UI"/>
          <w:color w:val="0D0D0D"/>
          <w:shd w:val="clear" w:color="auto" w:fill="FFFFFF"/>
        </w:rPr>
      </w:pPr>
    </w:p>
    <w:p w14:paraId="24CA4F9F" w14:textId="005D4FBF" w:rsidR="00031974" w:rsidRDefault="00031974" w:rsidP="00425FCB">
      <w:pPr>
        <w:pStyle w:val="ListParagraph"/>
        <w:ind w:left="1656"/>
        <w:rPr>
          <w:rFonts w:ascii="Segoe UI" w:hAnsi="Segoe UI" w:cs="Segoe UI"/>
          <w:color w:val="0D0D0D"/>
          <w:shd w:val="clear" w:color="auto" w:fill="FFFFFF"/>
        </w:rPr>
      </w:pPr>
    </w:p>
    <w:p w14:paraId="16C902B8" w14:textId="387A0664" w:rsidR="00031974" w:rsidRDefault="00031974" w:rsidP="00425FCB">
      <w:pPr>
        <w:pStyle w:val="ListParagraph"/>
        <w:ind w:left="1656"/>
        <w:rPr>
          <w:rFonts w:ascii="Segoe UI" w:hAnsi="Segoe UI" w:cs="Segoe UI"/>
          <w:color w:val="0D0D0D"/>
          <w:shd w:val="clear" w:color="auto" w:fill="FFFFFF"/>
        </w:rPr>
      </w:pPr>
    </w:p>
    <w:p w14:paraId="3C53FF5B" w14:textId="7D78079E" w:rsidR="00031974" w:rsidRDefault="00031974" w:rsidP="00425FCB">
      <w:pPr>
        <w:pStyle w:val="ListParagraph"/>
        <w:ind w:left="1656"/>
        <w:rPr>
          <w:rFonts w:ascii="Segoe UI" w:hAnsi="Segoe UI" w:cs="Segoe UI"/>
          <w:color w:val="0D0D0D"/>
          <w:shd w:val="clear" w:color="auto" w:fill="FFFFFF"/>
        </w:rPr>
      </w:pPr>
    </w:p>
    <w:p w14:paraId="00C93622" w14:textId="422E6209" w:rsidR="00031974" w:rsidRDefault="00031974" w:rsidP="00425FCB">
      <w:pPr>
        <w:pStyle w:val="ListParagraph"/>
        <w:ind w:left="1656"/>
        <w:rPr>
          <w:rFonts w:ascii="Segoe UI" w:hAnsi="Segoe UI" w:cs="Segoe UI"/>
          <w:color w:val="0D0D0D"/>
          <w:shd w:val="clear" w:color="auto" w:fill="FFFFFF"/>
        </w:rPr>
      </w:pPr>
    </w:p>
    <w:p w14:paraId="0873C924" w14:textId="5CF82F29" w:rsidR="00031974" w:rsidRDefault="00031974" w:rsidP="00425FCB">
      <w:pPr>
        <w:pStyle w:val="ListParagraph"/>
        <w:ind w:left="1656"/>
        <w:rPr>
          <w:rFonts w:ascii="Segoe UI" w:hAnsi="Segoe UI" w:cs="Segoe UI"/>
          <w:color w:val="0D0D0D"/>
          <w:shd w:val="clear" w:color="auto" w:fill="FFFFFF"/>
        </w:rPr>
      </w:pPr>
    </w:p>
    <w:p w14:paraId="383623DE" w14:textId="100ACBAD" w:rsidR="00031974" w:rsidRDefault="00031974" w:rsidP="00425FCB">
      <w:pPr>
        <w:pStyle w:val="ListParagraph"/>
        <w:ind w:left="1656"/>
        <w:rPr>
          <w:rFonts w:ascii="Segoe UI" w:hAnsi="Segoe UI" w:cs="Segoe UI"/>
          <w:color w:val="0D0D0D"/>
          <w:shd w:val="clear" w:color="auto" w:fill="FFFFFF"/>
        </w:rPr>
      </w:pPr>
    </w:p>
    <w:p w14:paraId="09345F07" w14:textId="392E4558" w:rsidR="00031974" w:rsidRDefault="00031974" w:rsidP="00425FCB">
      <w:pPr>
        <w:pStyle w:val="ListParagraph"/>
        <w:ind w:left="1656"/>
        <w:rPr>
          <w:rFonts w:ascii="Segoe UI" w:hAnsi="Segoe UI" w:cs="Segoe UI"/>
          <w:color w:val="0D0D0D"/>
          <w:shd w:val="clear" w:color="auto" w:fill="FFFFFF"/>
        </w:rPr>
      </w:pPr>
    </w:p>
    <w:p w14:paraId="3F27047B" w14:textId="56E3AF69" w:rsidR="00031974" w:rsidRDefault="00031974" w:rsidP="00425FCB">
      <w:pPr>
        <w:pStyle w:val="ListParagraph"/>
        <w:ind w:left="1656"/>
        <w:rPr>
          <w:rFonts w:ascii="Segoe UI" w:hAnsi="Segoe UI" w:cs="Segoe UI"/>
          <w:color w:val="0D0D0D"/>
          <w:shd w:val="clear" w:color="auto" w:fill="FFFFFF"/>
        </w:rPr>
      </w:pPr>
    </w:p>
    <w:p w14:paraId="77CD28FB" w14:textId="0CEDA844" w:rsidR="00031974" w:rsidRDefault="00031974" w:rsidP="00425FCB">
      <w:pPr>
        <w:pStyle w:val="ListParagraph"/>
        <w:ind w:left="1656"/>
        <w:rPr>
          <w:rFonts w:ascii="Segoe UI" w:hAnsi="Segoe UI" w:cs="Segoe UI"/>
          <w:color w:val="0D0D0D"/>
          <w:shd w:val="clear" w:color="auto" w:fill="FFFFFF"/>
        </w:rPr>
      </w:pPr>
    </w:p>
    <w:p w14:paraId="145CFC37" w14:textId="77777777" w:rsidR="00031974" w:rsidRDefault="00031974" w:rsidP="00425FCB">
      <w:pPr>
        <w:pStyle w:val="ListParagraph"/>
        <w:ind w:left="1656"/>
        <w:rPr>
          <w:rFonts w:ascii="Segoe UI" w:hAnsi="Segoe UI" w:cs="Segoe UI"/>
          <w:color w:val="0D0D0D"/>
          <w:shd w:val="clear" w:color="auto" w:fill="FFFFFF"/>
        </w:rPr>
      </w:pPr>
    </w:p>
    <w:p w14:paraId="54E6CB84" w14:textId="4E4496B5" w:rsidR="00E533E9" w:rsidRDefault="00E533E9" w:rsidP="00E533E9">
      <w:pPr>
        <w:pStyle w:val="ListParagraph"/>
        <w:numPr>
          <w:ilvl w:val="1"/>
          <w:numId w:val="11"/>
        </w:numPr>
        <w:rPr>
          <w:rFonts w:ascii="Segoe UI" w:hAnsi="Segoe UI" w:cs="Segoe UI"/>
          <w:color w:val="0D0D0D"/>
          <w:shd w:val="clear" w:color="auto" w:fill="FFFFFF"/>
        </w:rPr>
      </w:pPr>
      <w:r w:rsidRPr="00E533E9">
        <w:rPr>
          <w:rFonts w:ascii="Segoe UI" w:hAnsi="Segoe UI" w:cs="Segoe UI"/>
          <w:color w:val="0D0D0D"/>
          <w:shd w:val="clear" w:color="auto" w:fill="FFFFFF"/>
        </w:rPr>
        <w:lastRenderedPageBreak/>
        <w:t>Architecture physique</w:t>
      </w:r>
      <w:r>
        <w:rPr>
          <w:rFonts w:ascii="Segoe UI" w:hAnsi="Segoe UI" w:cs="Segoe UI"/>
          <w:color w:val="0D0D0D"/>
          <w:shd w:val="clear" w:color="auto" w:fill="FFFFFF"/>
        </w:rPr>
        <w:t> :</w:t>
      </w:r>
    </w:p>
    <w:p w14:paraId="38567798" w14:textId="77777777" w:rsidR="00031974" w:rsidRDefault="00031974" w:rsidP="00031974">
      <w:pPr>
        <w:pStyle w:val="ListParagraph"/>
        <w:ind w:left="1656"/>
        <w:rPr>
          <w:rFonts w:ascii="Segoe UI" w:hAnsi="Segoe UI" w:cs="Segoe UI"/>
          <w:color w:val="0D0D0D"/>
          <w:shd w:val="clear" w:color="auto" w:fill="FFFFFF"/>
        </w:rPr>
      </w:pPr>
    </w:p>
    <w:p w14:paraId="3FE3619A" w14:textId="661FEDB8" w:rsidR="00402D0C" w:rsidRDefault="00402D0C" w:rsidP="00402D0C">
      <w:pPr>
        <w:pStyle w:val="ListParagraph"/>
        <w:ind w:left="1656"/>
        <w:rPr>
          <w:rFonts w:ascii="Segoe UI" w:hAnsi="Segoe UI" w:cs="Segoe UI"/>
          <w:color w:val="0D0D0D"/>
          <w:shd w:val="clear" w:color="auto" w:fill="FFFFFF"/>
        </w:rPr>
      </w:pPr>
      <w:r>
        <w:rPr>
          <w:rFonts w:ascii="Segoe UI" w:hAnsi="Segoe UI" w:cs="Segoe UI"/>
          <w:color w:val="0D0D0D"/>
          <w:shd w:val="clear" w:color="auto" w:fill="FFFFFF"/>
        </w:rPr>
        <w:t xml:space="preserve"> </w:t>
      </w:r>
      <w:r w:rsidRPr="00E533E9">
        <w:rPr>
          <w:rFonts w:ascii="Segoe UI" w:hAnsi="Segoe UI" w:cs="Segoe UI"/>
          <w:color w:val="0D0D0D"/>
          <w:shd w:val="clear" w:color="auto" w:fill="FFFFFF"/>
        </w:rPr>
        <w:t>Notre application utilise une architecture en 3 tiers, une approche qui sépare clairement le système en trois couches distinctes. Ces trois couches sont représentées dans la figure 4</w:t>
      </w:r>
      <w:r>
        <w:rPr>
          <w:rFonts w:ascii="Segoe UI" w:hAnsi="Segoe UI" w:cs="Segoe UI"/>
          <w:color w:val="0D0D0D"/>
          <w:shd w:val="clear" w:color="auto" w:fill="FFFFFF"/>
        </w:rPr>
        <w:t> :</w:t>
      </w:r>
    </w:p>
    <w:p w14:paraId="112438CD" w14:textId="77777777" w:rsidR="00402D0C" w:rsidRDefault="00402D0C" w:rsidP="00402D0C">
      <w:pPr>
        <w:pStyle w:val="ListParagraph"/>
        <w:ind w:left="1656"/>
        <w:rPr>
          <w:rFonts w:ascii="Segoe UI" w:hAnsi="Segoe UI" w:cs="Segoe UI"/>
          <w:color w:val="0D0D0D"/>
          <w:shd w:val="clear" w:color="auto" w:fill="FFFFFF"/>
        </w:rPr>
      </w:pPr>
    </w:p>
    <w:p w14:paraId="35A3BA82" w14:textId="16B087C2" w:rsidR="00402D0C" w:rsidRDefault="00402D0C" w:rsidP="00402D0C">
      <w:pPr>
        <w:pStyle w:val="ListParagraph"/>
        <w:ind w:left="1656"/>
        <w:rPr>
          <w:rFonts w:ascii="Segoe UI" w:hAnsi="Segoe UI" w:cs="Segoe UI"/>
          <w:color w:val="0D0D0D"/>
          <w:shd w:val="clear" w:color="auto" w:fill="FFFFFF"/>
        </w:rPr>
      </w:pPr>
    </w:p>
    <w:p w14:paraId="6536E33E" w14:textId="64B2E391" w:rsidR="00402D0C" w:rsidRDefault="00031974" w:rsidP="00031974">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0">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Default="00BD3272" w:rsidP="00402D0C">
      <w:pPr>
        <w:pStyle w:val="ListParagraph"/>
        <w:ind w:left="1656"/>
        <w:rPr>
          <w:rFonts w:ascii="Segoe UI" w:hAnsi="Segoe UI" w:cs="Segoe UI"/>
          <w:color w:val="0D0D0D"/>
          <w:shd w:val="clear" w:color="auto" w:fill="FFFFFF"/>
        </w:rPr>
      </w:pPr>
    </w:p>
    <w:p w14:paraId="134BF7EC" w14:textId="77777777" w:rsidR="00425FCB" w:rsidRDefault="00425FCB" w:rsidP="00402D0C">
      <w:pPr>
        <w:pStyle w:val="ListParagraph"/>
        <w:ind w:left="1656"/>
        <w:rPr>
          <w:rFonts w:ascii="Segoe UI" w:hAnsi="Segoe UI" w:cs="Segoe UI"/>
          <w:color w:val="0D0D0D"/>
          <w:shd w:val="clear" w:color="auto" w:fill="FFFFFF"/>
        </w:rPr>
      </w:pPr>
    </w:p>
    <w:p w14:paraId="05B8AF72" w14:textId="1D6738C3" w:rsidR="00402D0C" w:rsidRDefault="00BD3272" w:rsidP="00402D0C">
      <w:pPr>
        <w:pStyle w:val="ListParagraph"/>
        <w:ind w:left="1656"/>
        <w:rPr>
          <w:rFonts w:ascii="Segoe UI" w:hAnsi="Segoe UI" w:cs="Segoe UI"/>
          <w:color w:val="0D0D0D"/>
          <w:shd w:val="clear" w:color="auto" w:fill="FFFFFF"/>
        </w:rPr>
      </w:pPr>
      <w:r w:rsidRPr="00BD3272">
        <w:rPr>
          <w:rFonts w:ascii="Segoe UI" w:hAnsi="Segoe UI" w:cs="Segoe UI"/>
          <w:color w:val="0D0D0D"/>
          <w:shd w:val="clear" w:color="auto" w:fill="FFFFFF"/>
        </w:rPr>
        <w:t>Il s’agit d’une architecture 3-tiers composé par 3 principaux couches :</w:t>
      </w:r>
    </w:p>
    <w:p w14:paraId="1011FEC3" w14:textId="14AA1D39" w:rsidR="00BD3272" w:rsidRDefault="00BD3272" w:rsidP="00402D0C">
      <w:pPr>
        <w:pStyle w:val="ListParagraph"/>
        <w:ind w:left="1656"/>
        <w:rPr>
          <w:rFonts w:ascii="Segoe UI" w:hAnsi="Segoe UI" w:cs="Segoe UI"/>
          <w:color w:val="0D0D0D"/>
          <w:shd w:val="clear" w:color="auto" w:fill="FFFFFF"/>
        </w:rPr>
      </w:pPr>
    </w:p>
    <w:p w14:paraId="5D2FC6E2" w14:textId="77777777" w:rsidR="00031974" w:rsidRDefault="00031974" w:rsidP="00402D0C">
      <w:pPr>
        <w:pStyle w:val="ListParagraph"/>
        <w:ind w:left="1656"/>
        <w:rPr>
          <w:rFonts w:ascii="Segoe UI" w:hAnsi="Segoe UI" w:cs="Segoe UI"/>
          <w:color w:val="0D0D0D"/>
          <w:shd w:val="clear" w:color="auto" w:fill="FFFFFF"/>
        </w:rPr>
      </w:pPr>
    </w:p>
    <w:p w14:paraId="192F6DCD" w14:textId="77777777" w:rsidR="00402D0C" w:rsidRDefault="00402D0C" w:rsidP="00402D0C">
      <w:pPr>
        <w:pStyle w:val="ListParagraph"/>
        <w:ind w:left="1656"/>
        <w:rPr>
          <w:rFonts w:ascii="Segoe UI" w:hAnsi="Segoe UI" w:cs="Segoe UI"/>
          <w:color w:val="0D0D0D"/>
          <w:shd w:val="clear" w:color="auto" w:fill="FFFFFF"/>
        </w:rPr>
      </w:pPr>
      <w:r w:rsidRPr="005E1235">
        <w:rPr>
          <w:rFonts w:ascii="Segoe UI Symbol" w:hAnsi="Segoe UI Symbol" w:cs="Segoe UI Symbol"/>
          <w:b/>
          <w:color w:val="0D0D0D"/>
          <w:shd w:val="clear" w:color="auto" w:fill="FFFFFF"/>
        </w:rPr>
        <w:t>✓</w:t>
      </w:r>
      <w:r w:rsidRPr="005E1235">
        <w:rPr>
          <w:rFonts w:ascii="Segoe UI" w:hAnsi="Segoe UI" w:cs="Segoe UI"/>
          <w:b/>
          <w:color w:val="0D0D0D"/>
          <w:shd w:val="clear" w:color="auto" w:fill="FFFFFF"/>
        </w:rPr>
        <w:t xml:space="preserve"> Couche Client :</w:t>
      </w:r>
      <w:r w:rsidRPr="005E1235">
        <w:rPr>
          <w:rFonts w:ascii="Segoe UI" w:hAnsi="Segoe UI" w:cs="Segoe UI"/>
          <w:color w:val="0D0D0D"/>
          <w:shd w:val="clear" w:color="auto" w:fill="FFFFFF"/>
        </w:rPr>
        <w:t xml:space="preserve"> Elle </w:t>
      </w:r>
      <w:r>
        <w:rPr>
          <w:rFonts w:ascii="Segoe UI" w:hAnsi="Segoe UI" w:cs="Segoe UI"/>
          <w:color w:val="0D0D0D"/>
          <w:shd w:val="clear" w:color="auto" w:fill="FFFFFF"/>
        </w:rPr>
        <w:t xml:space="preserve">représente l'interface utilisateur avec laquelle les utilisateurs interagissent directement. </w:t>
      </w:r>
    </w:p>
    <w:p w14:paraId="4B940C97" w14:textId="77777777" w:rsidR="00402D0C" w:rsidRPr="005E1235" w:rsidRDefault="00402D0C" w:rsidP="00402D0C">
      <w:pPr>
        <w:pStyle w:val="ListParagraph"/>
        <w:ind w:left="1656"/>
        <w:rPr>
          <w:rFonts w:ascii="Segoe UI" w:hAnsi="Segoe UI" w:cs="Segoe UI"/>
          <w:color w:val="0D0D0D"/>
          <w:shd w:val="clear" w:color="auto" w:fill="FFFFFF"/>
        </w:rPr>
      </w:pPr>
      <w:r w:rsidRPr="005E1235">
        <w:rPr>
          <w:rFonts w:ascii="Segoe UI Symbol" w:hAnsi="Segoe UI Symbol" w:cs="Segoe UI Symbol"/>
          <w:b/>
          <w:color w:val="0D0D0D"/>
          <w:shd w:val="clear" w:color="auto" w:fill="FFFFFF"/>
        </w:rPr>
        <w:t>✓</w:t>
      </w:r>
      <w:r w:rsidRPr="005E1235">
        <w:rPr>
          <w:rFonts w:ascii="Segoe UI" w:hAnsi="Segoe UI" w:cs="Segoe UI"/>
          <w:b/>
          <w:color w:val="0D0D0D"/>
          <w:shd w:val="clear" w:color="auto" w:fill="FFFFFF"/>
        </w:rPr>
        <w:t xml:space="preserve"> Couche Web :</w:t>
      </w:r>
      <w:r w:rsidRPr="005E1235">
        <w:rPr>
          <w:rFonts w:ascii="Segoe UI" w:hAnsi="Segoe UI" w:cs="Segoe UI"/>
          <w:color w:val="0D0D0D"/>
          <w:shd w:val="clear" w:color="auto" w:fill="FFFFFF"/>
        </w:rPr>
        <w:t xml:space="preserve"> Elle </w:t>
      </w:r>
      <w:r>
        <w:rPr>
          <w:rFonts w:ascii="Segoe UI" w:hAnsi="Segoe UI" w:cs="Segoe UI"/>
          <w:color w:val="0D0D0D"/>
          <w:shd w:val="clear" w:color="auto" w:fill="FFFFFF"/>
        </w:rPr>
        <w:t>fait référence à la partie de l'application qui traite les requêtes HTTP et génère des réponses pour les clients.</w:t>
      </w:r>
    </w:p>
    <w:p w14:paraId="09B3E2C3" w14:textId="77777777" w:rsidR="00402D0C" w:rsidRDefault="00402D0C" w:rsidP="00402D0C">
      <w:pPr>
        <w:pStyle w:val="ListParagraph"/>
        <w:ind w:left="1656"/>
        <w:rPr>
          <w:rFonts w:ascii="Segoe UI" w:hAnsi="Segoe UI" w:cs="Segoe UI"/>
          <w:color w:val="0D0D0D"/>
          <w:shd w:val="clear" w:color="auto" w:fill="FFFFFF"/>
        </w:rPr>
      </w:pPr>
      <w:r w:rsidRPr="005E1235">
        <w:rPr>
          <w:rFonts w:ascii="Segoe UI Symbol" w:hAnsi="Segoe UI Symbol" w:cs="Segoe UI Symbol"/>
          <w:b/>
          <w:color w:val="0D0D0D"/>
          <w:shd w:val="clear" w:color="auto" w:fill="FFFFFF"/>
        </w:rPr>
        <w:t>✓</w:t>
      </w:r>
      <w:r w:rsidRPr="005E1235">
        <w:rPr>
          <w:rFonts w:ascii="Segoe UI" w:hAnsi="Segoe UI" w:cs="Segoe UI"/>
          <w:b/>
          <w:color w:val="0D0D0D"/>
          <w:shd w:val="clear" w:color="auto" w:fill="FFFFFF"/>
        </w:rPr>
        <w:t xml:space="preserve"> Couche de données :</w:t>
      </w:r>
      <w:r w:rsidRPr="005E1235">
        <w:rPr>
          <w:rFonts w:ascii="Segoe UI" w:hAnsi="Segoe UI" w:cs="Segoe UI"/>
          <w:color w:val="0D0D0D"/>
          <w:shd w:val="clear" w:color="auto" w:fill="FFFFFF"/>
        </w:rPr>
        <w:t xml:space="preserve"> Elle représente le serveur de base de données, fournisseur des</w:t>
      </w:r>
      <w:r>
        <w:rPr>
          <w:rFonts w:ascii="Segoe UI" w:hAnsi="Segoe UI" w:cs="Segoe UI"/>
          <w:color w:val="0D0D0D"/>
          <w:shd w:val="clear" w:color="auto" w:fill="FFFFFF"/>
        </w:rPr>
        <w:t xml:space="preserve"> </w:t>
      </w:r>
      <w:r w:rsidRPr="005E1235">
        <w:rPr>
          <w:rFonts w:ascii="Segoe UI" w:hAnsi="Segoe UI" w:cs="Segoe UI"/>
          <w:color w:val="0D0D0D"/>
          <w:shd w:val="clear" w:color="auto" w:fill="FFFFFF"/>
        </w:rPr>
        <w:t>données au serveur web.</w:t>
      </w:r>
    </w:p>
    <w:p w14:paraId="55E16B78" w14:textId="0676C512" w:rsidR="00402D0C" w:rsidRDefault="00402D0C" w:rsidP="00402D0C">
      <w:pPr>
        <w:pStyle w:val="ListParagraph"/>
        <w:ind w:left="1656"/>
        <w:rPr>
          <w:rFonts w:ascii="Segoe UI" w:hAnsi="Segoe UI" w:cs="Segoe UI"/>
          <w:color w:val="0D0D0D"/>
          <w:shd w:val="clear" w:color="auto" w:fill="FFFFFF"/>
        </w:rPr>
      </w:pPr>
    </w:p>
    <w:p w14:paraId="1572FDC3" w14:textId="77777777" w:rsidR="00FE3B5D" w:rsidRDefault="00FE3B5D" w:rsidP="00402D0C">
      <w:pPr>
        <w:pStyle w:val="ListParagraph"/>
        <w:ind w:left="1656"/>
        <w:rPr>
          <w:rFonts w:ascii="Segoe UI" w:hAnsi="Segoe UI" w:cs="Segoe UI"/>
          <w:color w:val="0D0D0D"/>
          <w:shd w:val="clear" w:color="auto" w:fill="FFFFFF"/>
        </w:rPr>
      </w:pPr>
    </w:p>
    <w:p w14:paraId="471FE5AF" w14:textId="57462923" w:rsidR="00402D0C" w:rsidRDefault="00402D0C" w:rsidP="00E533E9">
      <w:pPr>
        <w:pStyle w:val="ListParagraph"/>
        <w:numPr>
          <w:ilvl w:val="1"/>
          <w:numId w:val="11"/>
        </w:numPr>
        <w:rPr>
          <w:rFonts w:ascii="Segoe UI" w:hAnsi="Segoe UI" w:cs="Segoe UI"/>
          <w:color w:val="0D0D0D"/>
          <w:shd w:val="clear" w:color="auto" w:fill="FFFFFF"/>
        </w:rPr>
      </w:pPr>
      <w:proofErr w:type="gramStart"/>
      <w:r>
        <w:rPr>
          <w:rFonts w:ascii="Segoe UI" w:hAnsi="Segoe UI" w:cs="Segoe UI"/>
          <w:color w:val="0D0D0D"/>
          <w:shd w:val="clear" w:color="auto" w:fill="FFFFFF"/>
        </w:rPr>
        <w:t xml:space="preserve">Architecture </w:t>
      </w:r>
      <w:r w:rsidRPr="00402D0C">
        <w:rPr>
          <w:rFonts w:ascii="Segoe UI" w:hAnsi="Segoe UI" w:cs="Segoe UI"/>
          <w:color w:val="0D0D0D"/>
          <w:shd w:val="clear" w:color="auto" w:fill="FFFFFF"/>
        </w:rPr>
        <w:t xml:space="preserve"> technique</w:t>
      </w:r>
      <w:proofErr w:type="gramEnd"/>
      <w:r>
        <w:rPr>
          <w:rFonts w:ascii="Segoe UI" w:hAnsi="Segoe UI" w:cs="Segoe UI"/>
          <w:color w:val="0D0D0D"/>
          <w:shd w:val="clear" w:color="auto" w:fill="FFFFFF"/>
        </w:rPr>
        <w:t> :</w:t>
      </w:r>
    </w:p>
    <w:p w14:paraId="39A50785" w14:textId="6289A75D" w:rsidR="008D2FBE" w:rsidRDefault="008D2FBE" w:rsidP="00E533E9">
      <w:pPr>
        <w:pStyle w:val="ListParagraph"/>
        <w:numPr>
          <w:ilvl w:val="1"/>
          <w:numId w:val="11"/>
        </w:numPr>
        <w:rPr>
          <w:rFonts w:ascii="Segoe UI" w:hAnsi="Segoe UI" w:cs="Segoe UI"/>
          <w:color w:val="0D0D0D"/>
          <w:shd w:val="clear" w:color="auto" w:fill="FFFFFF"/>
        </w:rPr>
      </w:pPr>
      <w:r w:rsidRPr="008D2FBE">
        <w:rPr>
          <w:rFonts w:ascii="Segoe UI" w:hAnsi="Segoe UI" w:cs="Segoe UI"/>
          <w:color w:val="0D0D0D"/>
          <w:shd w:val="clear" w:color="auto" w:fill="FFFFFF"/>
        </w:rPr>
        <w:t>Architecture logicielle</w:t>
      </w:r>
      <w:r>
        <w:rPr>
          <w:rFonts w:ascii="Segoe UI" w:hAnsi="Segoe UI" w:cs="Segoe UI"/>
          <w:color w:val="0D0D0D"/>
          <w:shd w:val="clear" w:color="auto" w:fill="FFFFFF"/>
        </w:rPr>
        <w:t> :</w:t>
      </w:r>
    </w:p>
    <w:p w14:paraId="0587EAA1" w14:textId="77777777" w:rsidR="00184630" w:rsidRDefault="00184630" w:rsidP="00184630">
      <w:pPr>
        <w:pStyle w:val="ListParagraph"/>
        <w:ind w:left="1656"/>
        <w:rPr>
          <w:rFonts w:ascii="Segoe UI" w:hAnsi="Segoe UI" w:cs="Segoe UI"/>
          <w:color w:val="0D0D0D"/>
          <w:shd w:val="clear" w:color="auto" w:fill="FFFFFF"/>
        </w:rPr>
      </w:pPr>
    </w:p>
    <w:p w14:paraId="4A40CA20" w14:textId="77777777" w:rsidR="00184630" w:rsidRDefault="00184630" w:rsidP="00184630">
      <w:pPr>
        <w:pStyle w:val="ListParagraph"/>
        <w:ind w:left="1440"/>
        <w:rPr>
          <w:rFonts w:ascii="Segoe UI" w:hAnsi="Segoe UI" w:cs="Segoe UI"/>
          <w:color w:val="0D0D0D"/>
          <w:shd w:val="clear" w:color="auto" w:fill="FFFFFF"/>
        </w:rPr>
      </w:pPr>
      <w:r w:rsidRPr="008A0797">
        <w:rPr>
          <w:rFonts w:ascii="Segoe UI" w:hAnsi="Segoe UI" w:cs="Segoe UI"/>
          <w:color w:val="0D0D0D"/>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8A0797">
        <w:rPr>
          <w:rFonts w:ascii="Segoe UI" w:hAnsi="Segoe UI" w:cs="Segoe UI"/>
          <w:color w:val="0D0D0D"/>
          <w:shd w:val="clear" w:color="auto" w:fill="FFFFFF"/>
        </w:rPr>
        <w:t>conception</w:t>
      </w:r>
      <w:r>
        <w:rPr>
          <w:rFonts w:ascii="Segoe UI" w:hAnsi="Segoe UI" w:cs="Segoe UI"/>
          <w:color w:val="0D0D0D"/>
          <w:shd w:val="clear" w:color="auto" w:fill="FFFFFF"/>
        </w:rPr>
        <w:t>[</w:t>
      </w:r>
      <w:proofErr w:type="gramEnd"/>
      <w:r>
        <w:rPr>
          <w:rFonts w:ascii="Segoe UI" w:hAnsi="Segoe UI" w:cs="Segoe UI"/>
          <w:color w:val="0D0D0D"/>
          <w:shd w:val="clear" w:color="auto" w:fill="FFFFFF"/>
        </w:rPr>
        <w:t>2].</w:t>
      </w:r>
    </w:p>
    <w:p w14:paraId="32970AD6" w14:textId="77777777" w:rsidR="00184630" w:rsidRDefault="00184630" w:rsidP="00184630">
      <w:pPr>
        <w:pStyle w:val="ListParagraph"/>
        <w:ind w:left="1440"/>
        <w:rPr>
          <w:rFonts w:ascii="Segoe UI" w:hAnsi="Segoe UI" w:cs="Segoe UI"/>
          <w:color w:val="0D0D0D"/>
          <w:shd w:val="clear" w:color="auto" w:fill="FFFFFF"/>
        </w:rPr>
      </w:pPr>
    </w:p>
    <w:p w14:paraId="67878C15" w14:textId="77777777" w:rsidR="00184630" w:rsidRDefault="00184630" w:rsidP="00184630">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Notre système est conçu en utilisant l'architecture « MVC » pour la partie Back-end, « MVC » pour le Front-end, et « SOA » comme architecture globale de l'application.</w:t>
      </w:r>
    </w:p>
    <w:p w14:paraId="5615E163" w14:textId="77777777" w:rsidR="00184630" w:rsidRDefault="00184630" w:rsidP="00184630">
      <w:pPr>
        <w:pStyle w:val="ListParagraph"/>
        <w:ind w:left="1440"/>
        <w:rPr>
          <w:rFonts w:ascii="Segoe UI" w:hAnsi="Segoe UI" w:cs="Segoe UI"/>
          <w:color w:val="0D0D0D"/>
          <w:shd w:val="clear" w:color="auto" w:fill="FFFFFF"/>
        </w:rPr>
      </w:pPr>
    </w:p>
    <w:p w14:paraId="2074720D" w14:textId="77777777" w:rsidR="00184630" w:rsidRDefault="00184630" w:rsidP="00184630">
      <w:pPr>
        <w:pStyle w:val="ListParagraph"/>
        <w:ind w:left="1440"/>
        <w:rPr>
          <w:rFonts w:ascii="Segoe UI" w:hAnsi="Segoe UI" w:cs="Segoe UI"/>
          <w:color w:val="0D0D0D"/>
          <w:shd w:val="clear" w:color="auto" w:fill="FFFFFF"/>
        </w:rPr>
      </w:pPr>
    </w:p>
    <w:p w14:paraId="2E482375" w14:textId="77777777" w:rsidR="00184630" w:rsidRDefault="00184630" w:rsidP="00184630">
      <w:pPr>
        <w:pStyle w:val="ListParagraph"/>
        <w:ind w:left="1440"/>
        <w:rPr>
          <w:rFonts w:ascii="Segoe UI" w:hAnsi="Segoe UI" w:cs="Segoe UI"/>
          <w:color w:val="0D0D0D"/>
          <w:shd w:val="clear" w:color="auto" w:fill="FFFFFF"/>
        </w:rPr>
      </w:pPr>
    </w:p>
    <w:p w14:paraId="208504F7" w14:textId="77777777" w:rsidR="00184630" w:rsidRDefault="00184630" w:rsidP="00184630">
      <w:pPr>
        <w:pStyle w:val="ListParagraph"/>
        <w:ind w:left="1440"/>
        <w:rPr>
          <w:rFonts w:ascii="Segoe UI" w:hAnsi="Segoe UI" w:cs="Segoe UI"/>
          <w:color w:val="0D0D0D"/>
          <w:shd w:val="clear" w:color="auto" w:fill="FFFFFF"/>
        </w:rPr>
      </w:pPr>
    </w:p>
    <w:p w14:paraId="2A1C39D2" w14:textId="77777777" w:rsidR="00184630" w:rsidRDefault="00184630" w:rsidP="00184630">
      <w:pPr>
        <w:pStyle w:val="ListParagraph"/>
        <w:ind w:left="1440"/>
        <w:rPr>
          <w:rFonts w:ascii="Segoe UI" w:hAnsi="Segoe UI" w:cs="Segoe UI"/>
          <w:color w:val="0D0D0D"/>
          <w:shd w:val="clear" w:color="auto" w:fill="FFFFFF"/>
        </w:rPr>
      </w:pPr>
    </w:p>
    <w:p w14:paraId="17E2E8B6" w14:textId="77777777" w:rsidR="00184630" w:rsidRDefault="00184630" w:rsidP="00184630">
      <w:pPr>
        <w:pStyle w:val="ListParagraph"/>
        <w:ind w:left="1440"/>
        <w:rPr>
          <w:rFonts w:ascii="Segoe UI" w:hAnsi="Segoe UI" w:cs="Segoe UI"/>
          <w:color w:val="0D0D0D"/>
          <w:shd w:val="clear" w:color="auto" w:fill="FFFFFF"/>
        </w:rPr>
      </w:pPr>
    </w:p>
    <w:p w14:paraId="7706432A" w14:textId="77777777" w:rsidR="00184630" w:rsidRDefault="00184630" w:rsidP="00184630">
      <w:pPr>
        <w:pStyle w:val="ListParagraph"/>
        <w:numPr>
          <w:ilvl w:val="0"/>
          <w:numId w:val="34"/>
        </w:numPr>
        <w:rPr>
          <w:rFonts w:ascii="Segoe UI" w:hAnsi="Segoe UI" w:cs="Segoe UI"/>
          <w:color w:val="0D0D0D"/>
          <w:shd w:val="clear" w:color="auto" w:fill="FFFFFF"/>
        </w:rPr>
      </w:pPr>
      <w:r w:rsidRPr="008A0797">
        <w:rPr>
          <w:rFonts w:ascii="Segoe UI" w:hAnsi="Segoe UI" w:cs="Segoe UI"/>
          <w:color w:val="0D0D0D"/>
          <w:shd w:val="clear" w:color="auto" w:fill="FFFFFF"/>
        </w:rPr>
        <w:lastRenderedPageBreak/>
        <w:t>Choix de l’architecture côté back-end (côte serveur)</w:t>
      </w:r>
      <w:r>
        <w:rPr>
          <w:rFonts w:ascii="Segoe UI" w:hAnsi="Segoe UI" w:cs="Segoe UI"/>
          <w:color w:val="0D0D0D"/>
          <w:shd w:val="clear" w:color="auto" w:fill="FFFFFF"/>
        </w:rPr>
        <w:t> :</w:t>
      </w:r>
    </w:p>
    <w:p w14:paraId="464B932D" w14:textId="77777777" w:rsidR="00184630" w:rsidRDefault="00184630" w:rsidP="00184630">
      <w:pPr>
        <w:pStyle w:val="ListParagraph"/>
        <w:ind w:left="1440"/>
        <w:rPr>
          <w:rFonts w:ascii="Segoe UI" w:hAnsi="Segoe UI" w:cs="Segoe UI"/>
          <w:color w:val="0D0D0D"/>
          <w:shd w:val="clear" w:color="auto" w:fill="FFFFFF"/>
        </w:rPr>
      </w:pPr>
    </w:p>
    <w:p w14:paraId="5C59F4FF" w14:textId="77777777" w:rsidR="00184630" w:rsidRDefault="00184630" w:rsidP="00184630">
      <w:pPr>
        <w:pStyle w:val="ListParagraph"/>
        <w:ind w:left="1440"/>
        <w:rPr>
          <w:rFonts w:ascii="Segoe UI" w:hAnsi="Segoe UI" w:cs="Segoe UI"/>
          <w:color w:val="0D0D0D"/>
          <w:shd w:val="clear" w:color="auto" w:fill="FFFFFF"/>
        </w:rPr>
      </w:pPr>
      <w:r w:rsidRPr="00053762">
        <w:rPr>
          <w:rFonts w:ascii="Segoe UI" w:hAnsi="Segoe UI" w:cs="Segoe UI"/>
          <w:color w:val="0D0D0D"/>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Default="00184630" w:rsidP="00184630">
      <w:pPr>
        <w:pStyle w:val="ListParagraph"/>
        <w:ind w:left="1440"/>
        <w:rPr>
          <w:rFonts w:ascii="Segoe UI" w:hAnsi="Segoe UI" w:cs="Segoe UI"/>
          <w:color w:val="0D0D0D"/>
          <w:shd w:val="clear" w:color="auto" w:fill="FFFFFF"/>
        </w:rPr>
      </w:pPr>
    </w:p>
    <w:p w14:paraId="094C186F" w14:textId="77777777" w:rsidR="00184630" w:rsidRPr="001B792D" w:rsidRDefault="00184630" w:rsidP="00184630">
      <w:pPr>
        <w:pStyle w:val="ListParagraph"/>
        <w:numPr>
          <w:ilvl w:val="0"/>
          <w:numId w:val="35"/>
        </w:numPr>
        <w:rPr>
          <w:rFonts w:ascii="Segoe UI" w:hAnsi="Segoe UI" w:cs="Segoe UI"/>
          <w:color w:val="0D0D0D"/>
          <w:shd w:val="clear" w:color="auto" w:fill="FFFFFF"/>
        </w:rPr>
      </w:pPr>
      <w:r w:rsidRPr="001B792D">
        <w:rPr>
          <w:rFonts w:ascii="Segoe UI" w:hAnsi="Segoe UI" w:cs="Segoe UI"/>
          <w:b/>
          <w:color w:val="0D0D0D"/>
          <w:shd w:val="clear" w:color="auto" w:fill="FFFFFF"/>
        </w:rPr>
        <w:t xml:space="preserve">Architecture MVC (Modèle-Vue-Contrôleur) </w:t>
      </w:r>
      <w:r w:rsidRPr="001B792D">
        <w:rPr>
          <w:rFonts w:ascii="Segoe UI" w:hAnsi="Segoe UI" w:cs="Segoe UI"/>
          <w:color w:val="0D0D0D"/>
          <w:shd w:val="clear" w:color="auto" w:fill="FFFFFF"/>
        </w:rPr>
        <w:t>:</w:t>
      </w:r>
    </w:p>
    <w:p w14:paraId="47521BF7" w14:textId="77777777" w:rsidR="00184630" w:rsidRDefault="00184630" w:rsidP="00184630">
      <w:pPr>
        <w:numPr>
          <w:ilvl w:val="0"/>
          <w:numId w:val="28"/>
        </w:numPr>
        <w:shd w:val="clear" w:color="auto" w:fill="FFFFFF"/>
        <w:spacing w:after="45" w:line="240" w:lineRule="auto"/>
        <w:rPr>
          <w:rFonts w:ascii="Segoe UI" w:eastAsia="Times New Roman" w:hAnsi="Segoe UI" w:cs="Segoe UI"/>
          <w:sz w:val="24"/>
          <w:szCs w:val="24"/>
          <w:lang w:eastAsia="fr-FR"/>
        </w:rPr>
      </w:pPr>
      <w:r w:rsidRPr="00053762">
        <w:rPr>
          <w:rFonts w:ascii="Segoe UI" w:eastAsia="Times New Roman" w:hAnsi="Segoe UI" w:cs="Segoe UI"/>
          <w:b/>
          <w:bCs/>
          <w:sz w:val="24"/>
          <w:szCs w:val="24"/>
          <w:lang w:eastAsia="fr-FR"/>
        </w:rPr>
        <w:t>Modèle</w:t>
      </w:r>
      <w:r w:rsidRPr="00053762">
        <w:rPr>
          <w:rFonts w:ascii="Segoe UI" w:eastAsia="Times New Roman" w:hAnsi="Segoe UI" w:cs="Segoe UI"/>
          <w:b/>
          <w:sz w:val="24"/>
          <w:szCs w:val="24"/>
          <w:lang w:eastAsia="fr-FR"/>
        </w:rPr>
        <w:t> :</w:t>
      </w:r>
      <w:r w:rsidRPr="00053762">
        <w:rPr>
          <w:rFonts w:ascii="Segoe UI" w:eastAsia="Times New Roman" w:hAnsi="Segoe UI" w:cs="Segoe UI"/>
          <w:sz w:val="24"/>
          <w:szCs w:val="24"/>
          <w:lang w:eastAsia="fr-FR"/>
        </w:rPr>
        <w:t xml:space="preserve"> cette partie gère ce qu'on appelle la </w:t>
      </w:r>
      <w:r w:rsidRPr="00053762">
        <w:rPr>
          <w:rFonts w:ascii="Segoe UI" w:eastAsia="Times New Roman" w:hAnsi="Segoe UI" w:cs="Segoe UI"/>
          <w:b/>
          <w:bCs/>
          <w:sz w:val="24"/>
          <w:szCs w:val="24"/>
          <w:lang w:eastAsia="fr-FR"/>
        </w:rPr>
        <w:t>logique métier</w:t>
      </w:r>
      <w:r w:rsidRPr="00053762">
        <w:rPr>
          <w:rFonts w:ascii="Segoe UI" w:eastAsia="Times New Roman" w:hAnsi="Segoe UI" w:cs="Segoe UI"/>
          <w:sz w:val="24"/>
          <w:szCs w:val="24"/>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053762">
        <w:rPr>
          <w:rFonts w:ascii="Segoe UI" w:eastAsia="Times New Roman" w:hAnsi="Segoe UI" w:cs="Segoe UI"/>
          <w:sz w:val="24"/>
          <w:szCs w:val="24"/>
          <w:lang w:eastAsia="fr-FR"/>
        </w:rPr>
        <w:t>la plus simple possible</w:t>
      </w:r>
      <w:proofErr w:type="gramEnd"/>
      <w:r w:rsidRPr="00053762">
        <w:rPr>
          <w:rFonts w:ascii="Segoe UI" w:eastAsia="Times New Roman" w:hAnsi="Segoe UI" w:cs="Segoe UI"/>
          <w:sz w:val="24"/>
          <w:szCs w:val="24"/>
          <w:lang w:eastAsia="fr-FR"/>
        </w:rPr>
        <w:t xml:space="preserve"> au contrôleur. On y trouve donc entre autres des algorithmes complexes et des requêtes SQL.</w:t>
      </w:r>
    </w:p>
    <w:p w14:paraId="3407A1B2" w14:textId="77777777" w:rsidR="00184630" w:rsidRPr="00053762" w:rsidRDefault="00184630" w:rsidP="00184630">
      <w:pPr>
        <w:shd w:val="clear" w:color="auto" w:fill="FFFFFF"/>
        <w:spacing w:after="45" w:line="240" w:lineRule="auto"/>
        <w:ind w:left="2016"/>
        <w:rPr>
          <w:rFonts w:ascii="Segoe UI" w:eastAsia="Times New Roman" w:hAnsi="Segoe UI" w:cs="Segoe UI"/>
          <w:sz w:val="24"/>
          <w:szCs w:val="24"/>
          <w:lang w:eastAsia="fr-FR"/>
        </w:rPr>
      </w:pPr>
    </w:p>
    <w:p w14:paraId="23D30574" w14:textId="77777777" w:rsidR="00184630" w:rsidRDefault="00184630" w:rsidP="00184630">
      <w:pPr>
        <w:numPr>
          <w:ilvl w:val="0"/>
          <w:numId w:val="28"/>
        </w:numPr>
        <w:shd w:val="clear" w:color="auto" w:fill="FFFFFF"/>
        <w:spacing w:after="45" w:line="240" w:lineRule="auto"/>
        <w:rPr>
          <w:rFonts w:ascii="Segoe UI" w:eastAsia="Times New Roman" w:hAnsi="Segoe UI" w:cs="Segoe UI"/>
          <w:sz w:val="24"/>
          <w:szCs w:val="24"/>
          <w:lang w:eastAsia="fr-FR"/>
        </w:rPr>
      </w:pPr>
      <w:r w:rsidRPr="00053762">
        <w:rPr>
          <w:rFonts w:ascii="Segoe UI" w:eastAsia="Times New Roman" w:hAnsi="Segoe UI" w:cs="Segoe UI"/>
          <w:b/>
          <w:bCs/>
          <w:sz w:val="24"/>
          <w:szCs w:val="24"/>
          <w:lang w:eastAsia="fr-FR"/>
        </w:rPr>
        <w:t>Vue</w:t>
      </w:r>
      <w:r w:rsidRPr="00053762">
        <w:rPr>
          <w:rFonts w:ascii="Segoe UI" w:eastAsia="Times New Roman" w:hAnsi="Segoe UI" w:cs="Segoe UI"/>
          <w:sz w:val="24"/>
          <w:szCs w:val="24"/>
          <w:lang w:eastAsia="fr-FR"/>
        </w:rPr>
        <w:t> : cette partie se concentre sur l'</w:t>
      </w:r>
      <w:r w:rsidRPr="00053762">
        <w:rPr>
          <w:rFonts w:ascii="Segoe UI" w:eastAsia="Times New Roman" w:hAnsi="Segoe UI" w:cs="Segoe UI"/>
          <w:b/>
          <w:bCs/>
          <w:sz w:val="24"/>
          <w:szCs w:val="24"/>
          <w:lang w:eastAsia="fr-FR"/>
        </w:rPr>
        <w:t>affichage</w:t>
      </w:r>
      <w:r w:rsidRPr="00053762">
        <w:rPr>
          <w:rFonts w:ascii="Segoe UI" w:eastAsia="Times New Roman" w:hAnsi="Segoe UI" w:cs="Segoe UI"/>
          <w:sz w:val="24"/>
          <w:szCs w:val="24"/>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053762" w:rsidRDefault="00184630" w:rsidP="00184630">
      <w:pPr>
        <w:shd w:val="clear" w:color="auto" w:fill="FFFFFF"/>
        <w:spacing w:after="45" w:line="240" w:lineRule="auto"/>
        <w:rPr>
          <w:rFonts w:ascii="Segoe UI" w:eastAsia="Times New Roman" w:hAnsi="Segoe UI" w:cs="Segoe UI"/>
          <w:sz w:val="24"/>
          <w:szCs w:val="24"/>
          <w:lang w:eastAsia="fr-FR"/>
        </w:rPr>
      </w:pPr>
    </w:p>
    <w:p w14:paraId="157E4B52" w14:textId="77777777" w:rsidR="00184630" w:rsidRPr="00053762" w:rsidRDefault="00184630" w:rsidP="00184630">
      <w:pPr>
        <w:numPr>
          <w:ilvl w:val="0"/>
          <w:numId w:val="28"/>
        </w:numPr>
        <w:shd w:val="clear" w:color="auto" w:fill="FFFFFF"/>
        <w:spacing w:after="45" w:line="240" w:lineRule="auto"/>
        <w:rPr>
          <w:rFonts w:ascii="Segoe UI" w:eastAsia="Times New Roman" w:hAnsi="Segoe UI" w:cs="Segoe UI"/>
          <w:sz w:val="24"/>
          <w:szCs w:val="24"/>
          <w:lang w:eastAsia="fr-FR"/>
        </w:rPr>
      </w:pPr>
      <w:r w:rsidRPr="00053762">
        <w:rPr>
          <w:rFonts w:ascii="Segoe UI" w:eastAsia="Times New Roman" w:hAnsi="Segoe UI" w:cs="Segoe UI"/>
          <w:b/>
          <w:bCs/>
          <w:sz w:val="24"/>
          <w:szCs w:val="24"/>
          <w:lang w:eastAsia="fr-FR"/>
        </w:rPr>
        <w:t>Contrôleur</w:t>
      </w:r>
      <w:r w:rsidRPr="00053762">
        <w:rPr>
          <w:rFonts w:ascii="Segoe UI" w:eastAsia="Times New Roman" w:hAnsi="Segoe UI" w:cs="Segoe UI"/>
          <w:sz w:val="24"/>
          <w:szCs w:val="24"/>
          <w:lang w:eastAsia="fr-FR"/>
        </w:rPr>
        <w:t> : cette partie gère les </w:t>
      </w:r>
      <w:r w:rsidRPr="00053762">
        <w:rPr>
          <w:rFonts w:ascii="Segoe UI" w:eastAsia="Times New Roman" w:hAnsi="Segoe UI" w:cs="Segoe UI"/>
          <w:b/>
          <w:bCs/>
          <w:sz w:val="24"/>
          <w:szCs w:val="24"/>
          <w:lang w:eastAsia="fr-FR"/>
        </w:rPr>
        <w:t>échanges</w:t>
      </w:r>
      <w:r w:rsidRPr="00053762">
        <w:rPr>
          <w:rFonts w:ascii="Segoe UI" w:eastAsia="Times New Roman" w:hAnsi="Segoe UI" w:cs="Segoe UI"/>
          <w:sz w:val="24"/>
          <w:szCs w:val="24"/>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053762">
        <w:rPr>
          <w:rFonts w:ascii="Segoe UI" w:eastAsia="Times New Roman" w:hAnsi="Segoe UI" w:cs="Segoe UI"/>
          <w:i/>
          <w:iCs/>
          <w:sz w:val="24"/>
          <w:szCs w:val="24"/>
          <w:lang w:eastAsia="fr-FR"/>
        </w:rPr>
        <w:t>adapter</w:t>
      </w:r>
      <w:r w:rsidRPr="00053762">
        <w:rPr>
          <w:rFonts w:ascii="Segoe UI" w:eastAsia="Times New Roman" w:hAnsi="Segoe UI" w:cs="Segoe UI"/>
          <w:sz w:val="24"/>
          <w:szCs w:val="24"/>
          <w:lang w:eastAsia="fr-FR"/>
        </w:rPr>
        <w:t> ce résultat et le donner à la vue. Enfin, il va renvoyer la nouvelle page HTML, générée par la vue, à l’utilisateur. [</w:t>
      </w:r>
      <w:r>
        <w:rPr>
          <w:rFonts w:ascii="Segoe UI" w:eastAsia="Times New Roman" w:hAnsi="Segoe UI" w:cs="Segoe UI"/>
          <w:sz w:val="24"/>
          <w:szCs w:val="24"/>
          <w:lang w:eastAsia="fr-FR"/>
        </w:rPr>
        <w:t>3]</w:t>
      </w:r>
    </w:p>
    <w:p w14:paraId="291C3A78" w14:textId="77777777" w:rsidR="00184630" w:rsidRDefault="00184630" w:rsidP="00184630">
      <w:pPr>
        <w:pStyle w:val="ListParagraph"/>
        <w:ind w:left="1440"/>
        <w:rPr>
          <w:rFonts w:ascii="Segoe UI" w:hAnsi="Segoe UI" w:cs="Segoe UI"/>
          <w:color w:val="0D0D0D"/>
          <w:shd w:val="clear" w:color="auto" w:fill="FFFFFF"/>
        </w:rPr>
      </w:pPr>
    </w:p>
    <w:p w14:paraId="3AFBD17B" w14:textId="77777777" w:rsidR="00184630" w:rsidRDefault="00184630" w:rsidP="00184630">
      <w:pPr>
        <w:pStyle w:val="ListParagraph"/>
        <w:ind w:left="1440"/>
        <w:rPr>
          <w:rFonts w:ascii="Segoe UI" w:hAnsi="Segoe UI" w:cs="Segoe UI"/>
          <w:color w:val="0D0D0D"/>
          <w:shd w:val="clear" w:color="auto" w:fill="FFFFFF"/>
        </w:rPr>
      </w:pPr>
    </w:p>
    <w:p w14:paraId="69A024E3" w14:textId="77777777" w:rsidR="00184630" w:rsidRDefault="00184630" w:rsidP="00184630">
      <w:pPr>
        <w:pStyle w:val="ListParagraph"/>
        <w:ind w:left="1440"/>
        <w:rPr>
          <w:rFonts w:ascii="Segoe UI" w:hAnsi="Segoe UI" w:cs="Segoe UI"/>
          <w:color w:val="0D0D0D"/>
          <w:shd w:val="clear" w:color="auto" w:fill="FFFFFF"/>
        </w:rPr>
      </w:pPr>
    </w:p>
    <w:p w14:paraId="3FB40410" w14:textId="77777777" w:rsidR="00184630" w:rsidRDefault="00184630" w:rsidP="00184630">
      <w:pPr>
        <w:pStyle w:val="ListParagraph"/>
        <w:ind w:left="1440"/>
        <w:rPr>
          <w:rFonts w:ascii="Segoe UI" w:hAnsi="Segoe UI" w:cs="Segoe UI"/>
          <w:color w:val="0D0D0D"/>
          <w:shd w:val="clear" w:color="auto" w:fill="FFFFFF"/>
        </w:rPr>
      </w:pPr>
    </w:p>
    <w:p w14:paraId="780CAD5B" w14:textId="77777777" w:rsidR="00184630" w:rsidRDefault="00184630" w:rsidP="00184630">
      <w:pPr>
        <w:pStyle w:val="ListParagraph"/>
        <w:ind w:left="1440"/>
        <w:rPr>
          <w:rFonts w:ascii="Segoe UI" w:hAnsi="Segoe UI" w:cs="Segoe UI"/>
          <w:color w:val="0D0D0D"/>
          <w:shd w:val="clear" w:color="auto" w:fill="FFFFFF"/>
        </w:rPr>
      </w:pPr>
    </w:p>
    <w:p w14:paraId="19636A35" w14:textId="77777777" w:rsidR="00184630" w:rsidRDefault="00184630" w:rsidP="00184630">
      <w:pPr>
        <w:pStyle w:val="ListParagraph"/>
        <w:ind w:left="1440"/>
        <w:rPr>
          <w:rFonts w:ascii="Segoe UI" w:hAnsi="Segoe UI" w:cs="Segoe UI"/>
          <w:color w:val="0D0D0D"/>
          <w:shd w:val="clear" w:color="auto" w:fill="FFFFFF"/>
        </w:rPr>
      </w:pPr>
    </w:p>
    <w:p w14:paraId="15EE2755" w14:textId="77777777" w:rsidR="00184630" w:rsidRDefault="00184630" w:rsidP="00184630">
      <w:pPr>
        <w:pStyle w:val="ListParagraph"/>
        <w:ind w:left="1440"/>
        <w:rPr>
          <w:rFonts w:ascii="Segoe UI" w:hAnsi="Segoe UI" w:cs="Segoe UI"/>
          <w:color w:val="0D0D0D"/>
          <w:shd w:val="clear" w:color="auto" w:fill="FFFFFF"/>
        </w:rPr>
      </w:pPr>
    </w:p>
    <w:p w14:paraId="6C67A492" w14:textId="77777777" w:rsidR="00184630" w:rsidRDefault="00184630" w:rsidP="00184630">
      <w:pPr>
        <w:pStyle w:val="ListParagraph"/>
        <w:ind w:left="1440"/>
        <w:rPr>
          <w:rFonts w:ascii="Segoe UI" w:hAnsi="Segoe UI" w:cs="Segoe UI"/>
          <w:color w:val="0D0D0D"/>
          <w:shd w:val="clear" w:color="auto" w:fill="FFFFFF"/>
        </w:rPr>
      </w:pPr>
    </w:p>
    <w:p w14:paraId="5F2153D2" w14:textId="77777777" w:rsidR="00184630" w:rsidRDefault="00184630" w:rsidP="00184630">
      <w:pPr>
        <w:pStyle w:val="ListParagraph"/>
        <w:ind w:left="1440"/>
        <w:rPr>
          <w:rFonts w:ascii="Segoe UI" w:hAnsi="Segoe UI" w:cs="Segoe UI"/>
          <w:color w:val="0D0D0D"/>
          <w:shd w:val="clear" w:color="auto" w:fill="FFFFFF"/>
        </w:rPr>
      </w:pPr>
    </w:p>
    <w:p w14:paraId="1C9996F4" w14:textId="77777777" w:rsidR="00184630" w:rsidRDefault="00184630" w:rsidP="00184630">
      <w:pPr>
        <w:pStyle w:val="ListParagraph"/>
        <w:ind w:left="1440"/>
        <w:rPr>
          <w:rFonts w:ascii="Segoe UI" w:hAnsi="Segoe UI" w:cs="Segoe UI"/>
          <w:color w:val="0D0D0D"/>
          <w:shd w:val="clear" w:color="auto" w:fill="FFFFFF"/>
        </w:rPr>
      </w:pPr>
    </w:p>
    <w:p w14:paraId="4B40C530" w14:textId="77777777" w:rsidR="00184630" w:rsidRDefault="00184630" w:rsidP="00184630">
      <w:pPr>
        <w:pStyle w:val="ListParagraph"/>
        <w:ind w:left="1440"/>
        <w:rPr>
          <w:rFonts w:ascii="Segoe UI" w:hAnsi="Segoe UI" w:cs="Segoe UI"/>
          <w:color w:val="0D0D0D"/>
          <w:shd w:val="clear" w:color="auto" w:fill="FFFFFF"/>
        </w:rPr>
      </w:pPr>
    </w:p>
    <w:p w14:paraId="0ED9A545" w14:textId="77777777" w:rsidR="00184630" w:rsidRDefault="00184630" w:rsidP="00184630">
      <w:pPr>
        <w:pStyle w:val="ListParagraph"/>
        <w:ind w:left="1440"/>
        <w:rPr>
          <w:rFonts w:ascii="Segoe UI" w:hAnsi="Segoe UI" w:cs="Segoe UI"/>
          <w:color w:val="0D0D0D"/>
          <w:shd w:val="clear" w:color="auto" w:fill="FFFFFF"/>
        </w:rPr>
      </w:pPr>
    </w:p>
    <w:p w14:paraId="4EA611F2" w14:textId="77777777" w:rsidR="00184630" w:rsidRDefault="00184630" w:rsidP="00184630">
      <w:pPr>
        <w:pStyle w:val="ListParagraph"/>
        <w:ind w:left="1440"/>
        <w:rPr>
          <w:rFonts w:ascii="Segoe UI" w:hAnsi="Segoe UI" w:cs="Segoe UI"/>
          <w:color w:val="0D0D0D"/>
          <w:shd w:val="clear" w:color="auto" w:fill="FFFFFF"/>
        </w:rPr>
      </w:pPr>
    </w:p>
    <w:p w14:paraId="540B4E80" w14:textId="77777777" w:rsidR="00184630" w:rsidRPr="001B792D" w:rsidRDefault="00184630" w:rsidP="00184630">
      <w:pPr>
        <w:ind w:left="1284"/>
        <w:rPr>
          <w:rFonts w:ascii="Segoe UI" w:hAnsi="Segoe UI" w:cs="Segoe UI"/>
          <w:shd w:val="clear" w:color="auto" w:fill="FFFFFF"/>
        </w:rPr>
      </w:pPr>
      <w:r w:rsidRPr="001B792D">
        <w:rPr>
          <w:rFonts w:ascii="Segoe UI" w:hAnsi="Segoe UI" w:cs="Segoe UI"/>
          <w:shd w:val="clear" w:color="auto" w:fill="FFFFFF"/>
        </w:rPr>
        <w:lastRenderedPageBreak/>
        <w:t>La figure suivante schématise le rôle de chacun de ces éléments :</w:t>
      </w:r>
    </w:p>
    <w:p w14:paraId="50CF5951" w14:textId="77777777" w:rsidR="00184630" w:rsidRDefault="00184630" w:rsidP="00184630">
      <w:pPr>
        <w:pStyle w:val="ListParagraph"/>
        <w:ind w:left="1440" w:firstLine="576"/>
        <w:rPr>
          <w:rFonts w:ascii="Segoe UI" w:hAnsi="Segoe UI" w:cs="Segoe UI"/>
          <w:shd w:val="clear" w:color="auto" w:fill="FFFFFF"/>
        </w:rPr>
      </w:pPr>
    </w:p>
    <w:p w14:paraId="3DA269F1" w14:textId="77777777" w:rsidR="00184630" w:rsidRDefault="00184630" w:rsidP="00184630">
      <w:pPr>
        <w:pStyle w:val="ListParagraph"/>
        <w:ind w:left="1440" w:firstLine="576"/>
        <w:rPr>
          <w:rFonts w:ascii="Segoe UI" w:hAnsi="Segoe UI" w:cs="Segoe UI"/>
          <w:shd w:val="clear" w:color="auto" w:fill="FFFFFF"/>
        </w:rPr>
      </w:pPr>
    </w:p>
    <w:p w14:paraId="1AC72383" w14:textId="77777777" w:rsidR="00184630" w:rsidRPr="001B792D" w:rsidRDefault="00184630" w:rsidP="00184630">
      <w:pPr>
        <w:pStyle w:val="ListParagraph"/>
        <w:ind w:left="708" w:firstLine="576"/>
        <w:rPr>
          <w:rFonts w:ascii="Segoe UI" w:hAnsi="Segoe UI" w:cs="Segoe UI"/>
          <w:shd w:val="clear" w:color="auto" w:fill="FFFFFF"/>
        </w:rPr>
      </w:pPr>
      <w:r>
        <w:rPr>
          <w:rFonts w:ascii="Segoe UI" w:hAnsi="Segoe UI" w:cs="Segoe UI"/>
          <w:noProof/>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1">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Default="00184630" w:rsidP="00184630">
      <w:pPr>
        <w:pStyle w:val="ListParagraph"/>
        <w:ind w:left="1440"/>
        <w:rPr>
          <w:rFonts w:ascii="Segoe UI" w:hAnsi="Segoe UI" w:cs="Segoe UI"/>
          <w:color w:val="0D0D0D"/>
          <w:shd w:val="clear" w:color="auto" w:fill="FFFFFF"/>
        </w:rPr>
      </w:pPr>
    </w:p>
    <w:p w14:paraId="6ADCF700" w14:textId="77777777" w:rsidR="00184630" w:rsidRDefault="00184630" w:rsidP="00184630">
      <w:pPr>
        <w:pStyle w:val="ListParagraph"/>
        <w:ind w:left="1440"/>
        <w:rPr>
          <w:rFonts w:ascii="Segoe UI" w:hAnsi="Segoe UI" w:cs="Segoe UI"/>
          <w:color w:val="0D0D0D"/>
          <w:shd w:val="clear" w:color="auto" w:fill="FFFFFF"/>
        </w:rPr>
      </w:pPr>
    </w:p>
    <w:p w14:paraId="39FCACD1" w14:textId="77777777" w:rsidR="00184630" w:rsidRDefault="00184630" w:rsidP="00184630">
      <w:pPr>
        <w:pStyle w:val="ListParagraph"/>
        <w:numPr>
          <w:ilvl w:val="0"/>
          <w:numId w:val="34"/>
        </w:numPr>
        <w:rPr>
          <w:rFonts w:ascii="Segoe UI" w:hAnsi="Segoe UI" w:cs="Segoe UI"/>
          <w:color w:val="0D0D0D"/>
          <w:shd w:val="clear" w:color="auto" w:fill="FFFFFF"/>
        </w:rPr>
      </w:pPr>
      <w:r w:rsidRPr="001B792D">
        <w:rPr>
          <w:rFonts w:ascii="Segoe UI" w:hAnsi="Segoe UI" w:cs="Segoe UI"/>
          <w:color w:val="0D0D0D"/>
          <w:shd w:val="clear" w:color="auto" w:fill="FFFFFF"/>
        </w:rPr>
        <w:t>Choix de l’architecture côté front-end (côte client)</w:t>
      </w:r>
      <w:r>
        <w:rPr>
          <w:rFonts w:ascii="Segoe UI" w:hAnsi="Segoe UI" w:cs="Segoe UI"/>
          <w:color w:val="0D0D0D"/>
          <w:shd w:val="clear" w:color="auto" w:fill="FFFFFF"/>
        </w:rPr>
        <w:t> :</w:t>
      </w:r>
    </w:p>
    <w:p w14:paraId="55E6779F" w14:textId="77777777" w:rsidR="00184630" w:rsidRDefault="00184630" w:rsidP="00184630">
      <w:pPr>
        <w:pStyle w:val="ListParagraph"/>
        <w:ind w:left="1656"/>
        <w:rPr>
          <w:rFonts w:ascii="Segoe UI" w:hAnsi="Segoe UI" w:cs="Segoe UI"/>
          <w:color w:val="0D0D0D"/>
          <w:shd w:val="clear" w:color="auto" w:fill="FFFFFF"/>
        </w:rPr>
      </w:pPr>
    </w:p>
    <w:p w14:paraId="215C60B0" w14:textId="1886E6D5" w:rsidR="00184630" w:rsidRDefault="00184630" w:rsidP="00E533E9">
      <w:pPr>
        <w:pStyle w:val="ListParagraph"/>
        <w:numPr>
          <w:ilvl w:val="1"/>
          <w:numId w:val="11"/>
        </w:numPr>
        <w:rPr>
          <w:rFonts w:ascii="Segoe UI" w:hAnsi="Segoe UI" w:cs="Segoe UI"/>
          <w:color w:val="0D0D0D"/>
          <w:shd w:val="clear" w:color="auto" w:fill="FFFFFF"/>
        </w:rPr>
      </w:pPr>
      <w:r w:rsidRPr="00184630">
        <w:rPr>
          <w:rFonts w:ascii="Segoe UI" w:hAnsi="Segoe UI" w:cs="Segoe UI"/>
          <w:color w:val="0D0D0D"/>
          <w:shd w:val="clear" w:color="auto" w:fill="FFFFFF"/>
        </w:rPr>
        <w:t>L’architecture SOA</w:t>
      </w:r>
      <w:r>
        <w:rPr>
          <w:rFonts w:ascii="Segoe UI" w:hAnsi="Segoe UI" w:cs="Segoe UI"/>
          <w:color w:val="0D0D0D"/>
          <w:shd w:val="clear" w:color="auto" w:fill="FFFFFF"/>
        </w:rPr>
        <w:t> :</w:t>
      </w:r>
    </w:p>
    <w:p w14:paraId="0A522CEF" w14:textId="77777777" w:rsidR="00184630" w:rsidRDefault="00184630" w:rsidP="00184630">
      <w:pPr>
        <w:pStyle w:val="ListParagraph"/>
        <w:ind w:left="1656"/>
        <w:rPr>
          <w:rFonts w:ascii="Segoe UI" w:hAnsi="Segoe UI" w:cs="Segoe UI"/>
          <w:color w:val="0D0D0D"/>
          <w:shd w:val="clear" w:color="auto" w:fill="FFFFFF"/>
        </w:rPr>
      </w:pPr>
    </w:p>
    <w:p w14:paraId="1225D996" w14:textId="7C609996" w:rsidR="00184630" w:rsidRDefault="00184630" w:rsidP="00184630">
      <w:pPr>
        <w:pStyle w:val="ListParagraph"/>
        <w:ind w:left="1656"/>
        <w:rPr>
          <w:rFonts w:ascii="Segoe UI" w:hAnsi="Segoe UI" w:cs="Segoe UI"/>
          <w:color w:val="0D0D0D"/>
          <w:shd w:val="clear" w:color="auto" w:fill="FFFFFF"/>
        </w:rPr>
      </w:pPr>
      <w:r w:rsidRPr="00184630">
        <w:rPr>
          <w:rFonts w:ascii="Segoe UI" w:hAnsi="Segoe UI" w:cs="Segoe UI"/>
          <w:color w:val="0D0D0D"/>
          <w:shd w:val="clear" w:color="auto" w:fill="FFFFFF"/>
        </w:rPr>
        <w:t xml:space="preserve">Notre </w:t>
      </w:r>
      <w:r>
        <w:rPr>
          <w:rFonts w:ascii="Segoe UI" w:hAnsi="Segoe UI" w:cs="Segoe UI"/>
          <w:color w:val="0D0D0D"/>
          <w:shd w:val="clear" w:color="auto" w:fill="FFFFFF"/>
        </w:rPr>
        <w:t>application</w:t>
      </w:r>
      <w:r w:rsidRPr="00184630">
        <w:rPr>
          <w:rFonts w:ascii="Segoe UI" w:hAnsi="Segoe UI" w:cs="Segoe UI"/>
          <w:color w:val="0D0D0D"/>
          <w:shd w:val="clear" w:color="auto" w:fill="FFFFFF"/>
        </w:rPr>
        <w:t xml:space="preserve"> est basée sur l’architecture orientée services (SOA) qui est une approche</w:t>
      </w:r>
      <w:r>
        <w:rPr>
          <w:rFonts w:ascii="Segoe UI" w:hAnsi="Segoe UI" w:cs="Segoe UI"/>
          <w:color w:val="0D0D0D"/>
          <w:shd w:val="clear" w:color="auto" w:fill="FFFFFF"/>
        </w:rPr>
        <w:t xml:space="preserve"> </w:t>
      </w:r>
      <w:r w:rsidRPr="00184630">
        <w:rPr>
          <w:rFonts w:ascii="Segoe UI" w:hAnsi="Segoe UI" w:cs="Segoe UI"/>
          <w:color w:val="0D0D0D"/>
          <w:shd w:val="clear" w:color="auto" w:fill="FFFFFF"/>
        </w:rPr>
        <w:t>utilisée pour créer une architecture basée sur l’utilisation d’un ensemble des services</w:t>
      </w:r>
      <w:r>
        <w:rPr>
          <w:rFonts w:ascii="Segoe UI" w:hAnsi="Segoe UI" w:cs="Segoe UI"/>
          <w:color w:val="0D0D0D"/>
          <w:shd w:val="clear" w:color="auto" w:fill="FFFFFF"/>
        </w:rPr>
        <w:t>.</w:t>
      </w:r>
    </w:p>
    <w:p w14:paraId="4CACAA8F" w14:textId="00E5EDE3" w:rsidR="00184630" w:rsidRDefault="00184630" w:rsidP="00184630">
      <w:pPr>
        <w:pStyle w:val="ListParagraph"/>
        <w:ind w:left="1656"/>
        <w:rPr>
          <w:rFonts w:ascii="Segoe UI" w:hAnsi="Segoe UI" w:cs="Segoe UI"/>
          <w:color w:val="0D0D0D"/>
          <w:shd w:val="clear" w:color="auto" w:fill="FFFFFF"/>
        </w:rPr>
      </w:pPr>
      <w:r>
        <w:rPr>
          <w:rFonts w:ascii="Segoe UI" w:hAnsi="Segoe UI" w:cs="Segoe UI"/>
          <w:color w:val="0D0D0D"/>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184630" w:rsidRDefault="00184630" w:rsidP="00184630">
      <w:pPr>
        <w:pStyle w:val="ListParagraph"/>
        <w:ind w:left="1656"/>
        <w:rPr>
          <w:rFonts w:ascii="Segoe UI" w:hAnsi="Segoe UI" w:cs="Segoe UI"/>
          <w:color w:val="0D0D0D"/>
          <w:shd w:val="clear" w:color="auto" w:fill="FFFFFF"/>
        </w:rPr>
      </w:pPr>
    </w:p>
    <w:p w14:paraId="1C43E829" w14:textId="07D88AF9" w:rsidR="001B792D" w:rsidRDefault="00184630" w:rsidP="00184630">
      <w:pPr>
        <w:rPr>
          <w:rFonts w:ascii="Segoe UI" w:hAnsi="Segoe UI" w:cs="Segoe UI"/>
          <w:b/>
          <w:color w:val="0D0D0D"/>
          <w:shd w:val="clear" w:color="auto" w:fill="FFFFFF"/>
        </w:rPr>
      </w:pPr>
      <w:r>
        <w:rPr>
          <w:rFonts w:ascii="Segoe UI" w:hAnsi="Segoe UI" w:cs="Segoe UI"/>
          <w:color w:val="0D0D0D"/>
          <w:shd w:val="clear" w:color="auto" w:fill="FFFFFF"/>
        </w:rPr>
        <w:tab/>
      </w:r>
      <w:r>
        <w:rPr>
          <w:rFonts w:ascii="Segoe UI" w:hAnsi="Segoe UI" w:cs="Segoe UI"/>
          <w:color w:val="0D0D0D"/>
          <w:shd w:val="clear" w:color="auto" w:fill="FFFFFF"/>
        </w:rPr>
        <w:tab/>
      </w:r>
      <w:r w:rsidRPr="00184630">
        <w:rPr>
          <w:rFonts w:ascii="Segoe UI" w:hAnsi="Segoe UI" w:cs="Segoe UI"/>
          <w:b/>
          <w:color w:val="0D0D0D"/>
          <w:shd w:val="clear" w:color="auto" w:fill="FFFFFF"/>
        </w:rPr>
        <w:t xml:space="preserve">    SOA visant à :</w:t>
      </w:r>
    </w:p>
    <w:p w14:paraId="3119E8B8" w14:textId="3B45D40D" w:rsidR="00184630" w:rsidRPr="00184630" w:rsidRDefault="00184630" w:rsidP="00184630">
      <w:pPr>
        <w:pStyle w:val="ListParagraph"/>
        <w:numPr>
          <w:ilvl w:val="0"/>
          <w:numId w:val="37"/>
        </w:numPr>
        <w:rPr>
          <w:rFonts w:ascii="Segoe UI" w:hAnsi="Segoe UI" w:cs="Segoe UI"/>
          <w:color w:val="0D0D0D"/>
          <w:shd w:val="clear" w:color="auto" w:fill="FFFFFF"/>
        </w:rPr>
      </w:pPr>
      <w:r w:rsidRPr="00184630">
        <w:rPr>
          <w:rFonts w:ascii="Segoe UI" w:hAnsi="Segoe UI" w:cs="Segoe UI"/>
          <w:color w:val="0D0D0D"/>
          <w:shd w:val="clear" w:color="auto" w:fill="FFFFFF"/>
        </w:rPr>
        <w:t>La décomposition d'une fonctionnalité en un ensemble de services.</w:t>
      </w:r>
    </w:p>
    <w:p w14:paraId="4A019A75" w14:textId="00E4C76D" w:rsidR="00184630" w:rsidRPr="00184630" w:rsidRDefault="00184630" w:rsidP="00184630">
      <w:pPr>
        <w:pStyle w:val="ListParagraph"/>
        <w:numPr>
          <w:ilvl w:val="0"/>
          <w:numId w:val="37"/>
        </w:numPr>
        <w:rPr>
          <w:rFonts w:ascii="Segoe UI" w:hAnsi="Segoe UI" w:cs="Segoe UI"/>
          <w:color w:val="0D0D0D"/>
          <w:shd w:val="clear" w:color="auto" w:fill="FFFFFF"/>
        </w:rPr>
      </w:pPr>
      <w:r w:rsidRPr="00184630">
        <w:rPr>
          <w:rFonts w:ascii="Segoe UI" w:hAnsi="Segoe UI" w:cs="Segoe UI"/>
          <w:color w:val="0D0D0D"/>
          <w:shd w:val="clear" w:color="auto" w:fill="FFFFFF"/>
        </w:rPr>
        <w:t xml:space="preserve"> L'optimisation des performances des organisations.</w:t>
      </w:r>
    </w:p>
    <w:p w14:paraId="3A8F5C83" w14:textId="73943100" w:rsidR="00184630" w:rsidRPr="00184630" w:rsidRDefault="00184630" w:rsidP="00184630">
      <w:pPr>
        <w:pStyle w:val="ListParagraph"/>
        <w:numPr>
          <w:ilvl w:val="0"/>
          <w:numId w:val="37"/>
        </w:numPr>
        <w:rPr>
          <w:rFonts w:ascii="Segoe UI" w:hAnsi="Segoe UI" w:cs="Segoe UI"/>
          <w:color w:val="0D0D0D"/>
          <w:shd w:val="clear" w:color="auto" w:fill="FFFFFF"/>
        </w:rPr>
      </w:pPr>
      <w:r>
        <w:rPr>
          <w:rFonts w:ascii="Segoe UI" w:hAnsi="Segoe UI" w:cs="Segoe UI"/>
          <w:color w:val="0D0D0D"/>
          <w:shd w:val="clear" w:color="auto" w:fill="FFFFFF"/>
        </w:rPr>
        <w:t xml:space="preserve"> </w:t>
      </w:r>
      <w:r w:rsidRPr="00184630">
        <w:rPr>
          <w:rFonts w:ascii="Segoe UI" w:hAnsi="Segoe UI" w:cs="Segoe UI"/>
          <w:color w:val="0D0D0D"/>
          <w:shd w:val="clear" w:color="auto" w:fill="FFFFFF"/>
        </w:rPr>
        <w:t>La diminution des coûts.</w:t>
      </w:r>
    </w:p>
    <w:p w14:paraId="2524D501" w14:textId="6485109E" w:rsidR="00184630" w:rsidRDefault="00184630" w:rsidP="00184630">
      <w:pPr>
        <w:pStyle w:val="ListParagraph"/>
        <w:numPr>
          <w:ilvl w:val="0"/>
          <w:numId w:val="37"/>
        </w:numPr>
        <w:rPr>
          <w:rFonts w:ascii="Segoe UI" w:hAnsi="Segoe UI" w:cs="Segoe UI"/>
          <w:color w:val="0D0D0D"/>
          <w:shd w:val="clear" w:color="auto" w:fill="FFFFFF"/>
        </w:rPr>
      </w:pPr>
      <w:r w:rsidRPr="00184630">
        <w:rPr>
          <w:rFonts w:ascii="Segoe UI" w:hAnsi="Segoe UI" w:cs="Segoe UI"/>
          <w:color w:val="0D0D0D"/>
          <w:shd w:val="clear" w:color="auto" w:fill="FFFFFF"/>
        </w:rPr>
        <w:t>L'amélioration de la souplesse des processus.</w:t>
      </w:r>
    </w:p>
    <w:p w14:paraId="5FDB7462" w14:textId="1C6E628F" w:rsidR="00184630" w:rsidRDefault="00184630" w:rsidP="00184630">
      <w:pPr>
        <w:ind w:left="1416"/>
        <w:rPr>
          <w:rFonts w:ascii="Segoe UI" w:hAnsi="Segoe UI" w:cs="Segoe UI"/>
          <w:color w:val="0D0D0D"/>
          <w:shd w:val="clear" w:color="auto" w:fill="FFFFFF"/>
        </w:rPr>
      </w:pPr>
    </w:p>
    <w:p w14:paraId="51C7DA98" w14:textId="58A46855" w:rsidR="00184630" w:rsidRDefault="00184630" w:rsidP="00184630">
      <w:pPr>
        <w:ind w:left="1416"/>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6C5A6127" wp14:editId="2338E48B">
            <wp:extent cx="3957955" cy="344925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2">
                      <a:extLst>
                        <a:ext uri="{28A0092B-C50C-407E-A947-70E740481C1C}">
                          <a14:useLocalDpi xmlns:a14="http://schemas.microsoft.com/office/drawing/2010/main" val="0"/>
                        </a:ext>
                      </a:extLst>
                    </a:blip>
                    <a:stretch>
                      <a:fillRect/>
                    </a:stretch>
                  </pic:blipFill>
                  <pic:spPr>
                    <a:xfrm>
                      <a:off x="0" y="0"/>
                      <a:ext cx="4005773" cy="3490928"/>
                    </a:xfrm>
                    <a:prstGeom prst="rect">
                      <a:avLst/>
                    </a:prstGeom>
                  </pic:spPr>
                </pic:pic>
              </a:graphicData>
            </a:graphic>
          </wp:inline>
        </w:drawing>
      </w:r>
    </w:p>
    <w:p w14:paraId="36437BCB" w14:textId="07371617" w:rsidR="00184630" w:rsidRDefault="00184630" w:rsidP="00184630">
      <w:pPr>
        <w:ind w:left="1416"/>
        <w:rPr>
          <w:rFonts w:ascii="Segoe UI" w:hAnsi="Segoe UI" w:cs="Segoe UI"/>
          <w:color w:val="0D0D0D"/>
          <w:shd w:val="clear" w:color="auto" w:fill="FFFFFF"/>
        </w:rPr>
      </w:pPr>
    </w:p>
    <w:p w14:paraId="67572D0C" w14:textId="66C36E83" w:rsidR="00184630" w:rsidRPr="00184630" w:rsidRDefault="00184630" w:rsidP="00184630">
      <w:pPr>
        <w:pStyle w:val="ListParagraph"/>
        <w:numPr>
          <w:ilvl w:val="1"/>
          <w:numId w:val="11"/>
        </w:numPr>
        <w:rPr>
          <w:rFonts w:ascii="Segoe UI" w:hAnsi="Segoe UI" w:cs="Segoe UI"/>
          <w:color w:val="0D0D0D"/>
          <w:shd w:val="clear" w:color="auto" w:fill="FFFFFF"/>
        </w:rPr>
      </w:pPr>
      <w:r w:rsidRPr="00184630">
        <w:rPr>
          <w:rFonts w:ascii="Segoe UI" w:hAnsi="Segoe UI" w:cs="Segoe UI"/>
          <w:color w:val="0D0D0D"/>
          <w:shd w:val="clear" w:color="auto" w:fill="FFFFFF"/>
        </w:rPr>
        <w:t>Architecture de sécurité :</w:t>
      </w:r>
    </w:p>
    <w:p w14:paraId="502CEE6B" w14:textId="31262224" w:rsidR="00184630" w:rsidRDefault="00FD6820" w:rsidP="00FD6820">
      <w:pPr>
        <w:pStyle w:val="ListParagraph"/>
        <w:numPr>
          <w:ilvl w:val="0"/>
          <w:numId w:val="38"/>
        </w:numPr>
        <w:rPr>
          <w:rFonts w:ascii="Segoe UI" w:hAnsi="Segoe UI" w:cs="Segoe UI"/>
          <w:b/>
          <w:color w:val="0D0D0D"/>
          <w:shd w:val="clear" w:color="auto" w:fill="FFFFFF"/>
        </w:rPr>
      </w:pPr>
      <w:r w:rsidRPr="00FD6820">
        <w:rPr>
          <w:rFonts w:ascii="Segoe UI" w:hAnsi="Segoe UI" w:cs="Segoe UI"/>
          <w:b/>
          <w:color w:val="0D0D0D"/>
          <w:shd w:val="clear" w:color="auto" w:fill="FFFFFF"/>
        </w:rPr>
        <w:t>L’intérêt de développer d’une API pour un progiciel</w:t>
      </w:r>
      <w:r>
        <w:rPr>
          <w:rFonts w:ascii="Segoe UI" w:hAnsi="Segoe UI" w:cs="Segoe UI"/>
          <w:b/>
          <w:color w:val="0D0D0D"/>
          <w:shd w:val="clear" w:color="auto" w:fill="FFFFFF"/>
        </w:rPr>
        <w:t> :</w:t>
      </w:r>
    </w:p>
    <w:p w14:paraId="5E7F5219" w14:textId="77777777" w:rsidR="00FD6820" w:rsidRDefault="00FD6820" w:rsidP="00FD6820">
      <w:pPr>
        <w:ind w:left="1656"/>
        <w:rPr>
          <w:rFonts w:ascii="Segoe UI" w:hAnsi="Segoe UI" w:cs="Segoe UI"/>
          <w:color w:val="0D0D0D"/>
          <w:shd w:val="clear" w:color="auto" w:fill="FFFFFF"/>
        </w:rPr>
      </w:pPr>
      <w:r w:rsidRPr="00FD6820">
        <w:rPr>
          <w:rFonts w:ascii="Segoe UI" w:hAnsi="Segoe UI" w:cs="Segoe UI"/>
          <w:color w:val="0D0D0D"/>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Default="00FD6820" w:rsidP="00FD6820">
      <w:pPr>
        <w:ind w:left="1656"/>
        <w:rPr>
          <w:rFonts w:ascii="Segoe UI" w:hAnsi="Segoe UI" w:cs="Segoe UI"/>
          <w:color w:val="0D0D0D"/>
          <w:shd w:val="clear" w:color="auto" w:fill="FFFFFF"/>
        </w:rPr>
      </w:pPr>
      <w:r w:rsidRPr="00FD6820">
        <w:rPr>
          <w:rFonts w:ascii="Segoe UI" w:hAnsi="Segoe UI" w:cs="Segoe UI"/>
          <w:color w:val="0D0D0D"/>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 laissant aux membres la possibilité de coder des fonctionnalités supplémentaires selon leurs besoins spécifiques.</w:t>
      </w:r>
    </w:p>
    <w:p w14:paraId="1EF89C24" w14:textId="7D7AD4D4" w:rsidR="00FD6820" w:rsidRPr="00FD6820" w:rsidRDefault="00FD6820" w:rsidP="00FD6820">
      <w:pPr>
        <w:ind w:left="1656"/>
        <w:rPr>
          <w:rFonts w:ascii="Segoe UI" w:hAnsi="Segoe UI" w:cs="Segoe UI"/>
          <w:color w:val="0D0D0D"/>
          <w:shd w:val="clear" w:color="auto" w:fill="FFFFFF"/>
        </w:rPr>
      </w:pPr>
      <w:r w:rsidRPr="00FD6820">
        <w:rPr>
          <w:rFonts w:ascii="Segoe UI" w:hAnsi="Segoe UI" w:cs="Segoe UI"/>
          <w:color w:val="0D0D0D"/>
          <w:shd w:val="clear" w:color="auto" w:fill="FFFFFF"/>
        </w:rPr>
        <w:t xml:space="preserve"> En somme, l'API joue un rôle central dans l'architecture logicielle moderne, favorisant la flexibilité, la modularité et l'efficacité des systèmes informatiques interconnectés.</w:t>
      </w:r>
    </w:p>
    <w:p w14:paraId="590587A7" w14:textId="7009EB9E" w:rsidR="00184630" w:rsidRDefault="00184630" w:rsidP="00184630">
      <w:pPr>
        <w:rPr>
          <w:rFonts w:ascii="Segoe UI" w:hAnsi="Segoe UI" w:cs="Segoe UI"/>
          <w:b/>
          <w:color w:val="0D0D0D"/>
          <w:shd w:val="clear" w:color="auto" w:fill="FFFFFF"/>
        </w:rPr>
      </w:pPr>
      <w:r w:rsidRPr="00FD6820">
        <w:rPr>
          <w:rFonts w:ascii="Segoe UI" w:hAnsi="Segoe UI" w:cs="Segoe UI"/>
          <w:b/>
          <w:color w:val="0D0D0D"/>
          <w:shd w:val="clear" w:color="auto" w:fill="FFFFFF"/>
        </w:rPr>
        <w:tab/>
      </w:r>
      <w:r w:rsidRPr="00FD6820">
        <w:rPr>
          <w:rFonts w:ascii="Segoe UI" w:hAnsi="Segoe UI" w:cs="Segoe UI"/>
          <w:b/>
          <w:color w:val="0D0D0D"/>
          <w:shd w:val="clear" w:color="auto" w:fill="FFFFFF"/>
        </w:rPr>
        <w:tab/>
      </w:r>
      <w:r w:rsidR="00FD6820" w:rsidRPr="00FD6820">
        <w:rPr>
          <w:rFonts w:ascii="Segoe UI" w:hAnsi="Segoe UI" w:cs="Segoe UI"/>
          <w:b/>
          <w:color w:val="0D0D0D"/>
          <w:shd w:val="clear" w:color="auto" w:fill="FFFFFF"/>
        </w:rPr>
        <w:t xml:space="preserve">   ▪ </w:t>
      </w:r>
      <w:r w:rsidR="00FD6820">
        <w:rPr>
          <w:rFonts w:ascii="Segoe UI" w:hAnsi="Segoe UI" w:cs="Segoe UI"/>
          <w:b/>
          <w:color w:val="0D0D0D"/>
          <w:shd w:val="clear" w:color="auto" w:fill="FFFFFF"/>
        </w:rPr>
        <w:t xml:space="preserve">  </w:t>
      </w:r>
      <w:r w:rsidR="00FD6820" w:rsidRPr="00FD6820">
        <w:rPr>
          <w:rFonts w:ascii="Segoe UI" w:hAnsi="Segoe UI" w:cs="Segoe UI"/>
          <w:b/>
          <w:color w:val="0D0D0D"/>
          <w:shd w:val="clear" w:color="auto" w:fill="FFFFFF"/>
        </w:rPr>
        <w:t>Les diverses structures d'API :</w:t>
      </w:r>
    </w:p>
    <w:p w14:paraId="0C0B367E" w14:textId="77777777" w:rsidR="00FD6820" w:rsidRDefault="00FD6820" w:rsidP="00FD6820">
      <w:pPr>
        <w:ind w:left="2124" w:firstLine="6"/>
        <w:jc w:val="both"/>
        <w:rPr>
          <w:rFonts w:ascii="Segoe UI" w:hAnsi="Segoe UI" w:cs="Segoe UI"/>
          <w:color w:val="0D0D0D"/>
          <w:shd w:val="clear" w:color="auto" w:fill="FFFFFF"/>
        </w:rPr>
      </w:pPr>
      <w:r w:rsidRPr="00FD6820">
        <w:rPr>
          <w:rFonts w:ascii="Segoe UI" w:hAnsi="Segoe UI" w:cs="Segoe UI"/>
          <w:color w:val="0D0D0D"/>
          <w:shd w:val="clear" w:color="auto" w:fill="FFFFFF"/>
        </w:rPr>
        <w:t>Il existe deux principaux protocoles de communication sur lesquels reposent les API : le Simple Object Access Protocol (SOAP) et le Representational State Transfer (REST).</w:t>
      </w:r>
    </w:p>
    <w:p w14:paraId="31667233" w14:textId="346E71A9" w:rsidR="00FD6820" w:rsidRPr="00FD6820" w:rsidRDefault="00FD6820" w:rsidP="00FD6820">
      <w:pPr>
        <w:ind w:left="2124"/>
        <w:jc w:val="both"/>
        <w:rPr>
          <w:rFonts w:ascii="Segoe UI" w:hAnsi="Segoe UI" w:cs="Segoe UI"/>
          <w:color w:val="0D0D0D"/>
          <w:shd w:val="clear" w:color="auto" w:fill="FFFFFF"/>
        </w:rPr>
      </w:pPr>
      <w:r w:rsidRPr="00FD6820">
        <w:rPr>
          <w:rFonts w:ascii="Segoe UI" w:hAnsi="Segoe UI" w:cs="Segoe UI"/>
          <w:color w:val="0D0D0D"/>
          <w:shd w:val="clear" w:color="auto" w:fill="FFFFFF"/>
        </w:rPr>
        <w:lastRenderedPageBreak/>
        <w:t xml:space="preserve"> Le REST s'est progressivement imposé comme le choix privilégié par rapport au SOAP en raison de sa flexibilité accrue. Cette évolution a conduit à l'émergence des API REST ou RESTful.</w:t>
      </w:r>
    </w:p>
    <w:p w14:paraId="4237EC43" w14:textId="77777777" w:rsidR="00FD6820" w:rsidRPr="00FD6820" w:rsidRDefault="00FD6820" w:rsidP="00FD6820">
      <w:pPr>
        <w:jc w:val="both"/>
        <w:rPr>
          <w:rFonts w:ascii="Segoe UI" w:hAnsi="Segoe UI" w:cs="Segoe UI"/>
          <w:color w:val="0D0D0D"/>
          <w:shd w:val="clear" w:color="auto" w:fill="FFFFFF"/>
        </w:rPr>
      </w:pPr>
    </w:p>
    <w:p w14:paraId="47A111B2" w14:textId="2A9768D0" w:rsidR="00FD6820" w:rsidRDefault="00FD6820" w:rsidP="00FD6820">
      <w:pPr>
        <w:ind w:left="2124"/>
        <w:jc w:val="both"/>
        <w:rPr>
          <w:rFonts w:ascii="Segoe UI" w:hAnsi="Segoe UI" w:cs="Segoe UI"/>
          <w:color w:val="0D0D0D"/>
          <w:shd w:val="clear" w:color="auto" w:fill="FFFFFF"/>
        </w:rPr>
      </w:pPr>
      <w:r w:rsidRPr="00FD6820">
        <w:rPr>
          <w:rFonts w:ascii="Segoe UI" w:hAnsi="Segoe UI" w:cs="Segoe UI"/>
          <w:color w:val="0D0D0D"/>
          <w:shd w:val="clear" w:color="auto" w:fill="FFFFFF"/>
        </w:rPr>
        <w:t>La distinction fondamentale entre ces deux protocoles réside dans le niveau de couplage entre le client et le serveur.</w:t>
      </w:r>
    </w:p>
    <w:p w14:paraId="0D9CC384" w14:textId="22086921" w:rsidR="003A2129" w:rsidRDefault="003A2129" w:rsidP="00FD6820">
      <w:pPr>
        <w:ind w:left="2124"/>
        <w:jc w:val="both"/>
        <w:rPr>
          <w:rFonts w:ascii="Segoe UI" w:hAnsi="Segoe UI" w:cs="Segoe UI"/>
          <w:color w:val="0D0D0D"/>
          <w:shd w:val="clear" w:color="auto" w:fill="FFFFFF"/>
        </w:rPr>
      </w:pPr>
      <w:r>
        <w:rPr>
          <w:rFonts w:ascii="Segoe UI" w:hAnsi="Segoe UI" w:cs="Segoe UI"/>
          <w:color w:val="0D0D0D"/>
          <w:shd w:val="clear" w:color="auto" w:fill="FFFFFF"/>
        </w:rPr>
        <w:t>La figure suivante montre la différence entre les 2 services :</w:t>
      </w:r>
    </w:p>
    <w:p w14:paraId="37B5E1B2" w14:textId="77777777" w:rsidR="0022736D" w:rsidRDefault="0022736D" w:rsidP="00FD6820">
      <w:pPr>
        <w:ind w:left="2124"/>
        <w:jc w:val="both"/>
        <w:rPr>
          <w:rFonts w:ascii="Segoe UI" w:hAnsi="Segoe UI" w:cs="Segoe UI"/>
          <w:color w:val="0D0D0D"/>
          <w:shd w:val="clear" w:color="auto" w:fill="FFFFFF"/>
        </w:rPr>
      </w:pPr>
    </w:p>
    <w:p w14:paraId="3138A547" w14:textId="553C1F33" w:rsidR="003A2129" w:rsidRPr="00FD6820" w:rsidRDefault="0022736D" w:rsidP="0022736D">
      <w:pPr>
        <w:ind w:left="708"/>
        <w:jc w:val="both"/>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7E85CD94" wp14:editId="2FEF636F">
            <wp:extent cx="5760720" cy="3456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5A616A4" w14:textId="57A02C50" w:rsidR="001B792D" w:rsidRDefault="001B792D" w:rsidP="001B792D">
      <w:pPr>
        <w:pStyle w:val="ListParagraph"/>
        <w:ind w:left="1800"/>
        <w:rPr>
          <w:rFonts w:ascii="Segoe UI" w:hAnsi="Segoe UI" w:cs="Segoe UI"/>
          <w:color w:val="0D0D0D"/>
          <w:shd w:val="clear" w:color="auto" w:fill="FFFFFF"/>
        </w:rPr>
      </w:pPr>
    </w:p>
    <w:p w14:paraId="36D0D586" w14:textId="049C5511" w:rsidR="0022736D" w:rsidRDefault="0022736D" w:rsidP="001B792D">
      <w:pPr>
        <w:pStyle w:val="ListParagraph"/>
        <w:ind w:left="1800"/>
        <w:rPr>
          <w:rFonts w:ascii="Segoe UI" w:hAnsi="Segoe UI" w:cs="Segoe UI"/>
          <w:color w:val="0D0D0D"/>
          <w:shd w:val="clear" w:color="auto" w:fill="FFFFFF"/>
        </w:rPr>
      </w:pPr>
    </w:p>
    <w:p w14:paraId="7C78296A" w14:textId="77777777" w:rsidR="0022736D" w:rsidRDefault="0022736D" w:rsidP="001B792D">
      <w:pPr>
        <w:pStyle w:val="ListParagraph"/>
        <w:ind w:left="1800"/>
        <w:rPr>
          <w:rFonts w:ascii="Segoe UI" w:hAnsi="Segoe UI" w:cs="Segoe UI"/>
          <w:color w:val="0D0D0D"/>
          <w:shd w:val="clear" w:color="auto" w:fill="FFFFFF"/>
        </w:rPr>
      </w:pPr>
    </w:p>
    <w:p w14:paraId="1B01A957" w14:textId="2B150B65" w:rsidR="00031974" w:rsidRDefault="003A2129" w:rsidP="003A2129">
      <w:pPr>
        <w:pStyle w:val="ListParagraph"/>
        <w:numPr>
          <w:ilvl w:val="0"/>
          <w:numId w:val="38"/>
        </w:numPr>
        <w:rPr>
          <w:rFonts w:ascii="Segoe UI" w:hAnsi="Segoe UI" w:cs="Segoe UI"/>
          <w:b/>
          <w:color w:val="0D0D0D"/>
          <w:shd w:val="clear" w:color="auto" w:fill="FFFFFF"/>
        </w:rPr>
      </w:pPr>
      <w:r w:rsidRPr="003A2129">
        <w:rPr>
          <w:rFonts w:ascii="Segoe UI" w:hAnsi="Segoe UI" w:cs="Segoe UI"/>
          <w:b/>
          <w:color w:val="0D0D0D"/>
          <w:shd w:val="clear" w:color="auto" w:fill="FFFFFF"/>
        </w:rPr>
        <w:t>Modèle d'API basé sur SOAP :</w:t>
      </w:r>
    </w:p>
    <w:p w14:paraId="4E5FBEF0" w14:textId="77777777" w:rsidR="003A2129" w:rsidRDefault="003A2129" w:rsidP="003A2129">
      <w:pPr>
        <w:pStyle w:val="ListParagraph"/>
        <w:ind w:left="2016"/>
        <w:rPr>
          <w:rFonts w:ascii="Segoe UI" w:hAnsi="Segoe UI" w:cs="Segoe UI"/>
          <w:color w:val="0D0D0D"/>
          <w:shd w:val="clear" w:color="auto" w:fill="FFFFFF"/>
        </w:rPr>
      </w:pPr>
      <w:r w:rsidRPr="003A2129">
        <w:rPr>
          <w:rFonts w:ascii="Segoe UI" w:hAnsi="Segoe UI" w:cs="Segoe UI"/>
          <w:color w:val="0D0D0D"/>
          <w:shd w:val="clear" w:color="auto" w:fill="FFFFFF"/>
        </w:rPr>
        <w:t>L'architecture d'API SOAP utilise le protocole SOAP (Simple Object Access Protocol) basé sur XML.</w:t>
      </w:r>
    </w:p>
    <w:p w14:paraId="381C23D5" w14:textId="77777777" w:rsidR="003A2129" w:rsidRDefault="003A2129" w:rsidP="003A2129">
      <w:pPr>
        <w:pStyle w:val="ListParagraph"/>
        <w:ind w:left="2016"/>
        <w:rPr>
          <w:rFonts w:ascii="Segoe UI" w:hAnsi="Segoe UI" w:cs="Segoe UI"/>
          <w:color w:val="0D0D0D"/>
          <w:shd w:val="clear" w:color="auto" w:fill="FFFFFF"/>
        </w:rPr>
      </w:pPr>
      <w:r w:rsidRPr="003A2129">
        <w:rPr>
          <w:rFonts w:ascii="Segoe UI" w:hAnsi="Segoe UI" w:cs="Segoe UI"/>
          <w:color w:val="0D0D0D"/>
          <w:shd w:val="clear" w:color="auto" w:fill="FFFFFF"/>
        </w:rPr>
        <w:t xml:space="preserve"> Les services sont décrits via des fichiers WSDL, assurant un contrôle élevé sur la sécurité et la fiabilité des communications, ce qui la rend adaptée aux environnements critiques. </w:t>
      </w:r>
    </w:p>
    <w:p w14:paraId="6162DFA8" w14:textId="5D90DE74" w:rsidR="003A2129" w:rsidRDefault="003A2129" w:rsidP="003A2129">
      <w:pPr>
        <w:pStyle w:val="ListParagraph"/>
        <w:ind w:left="2016"/>
        <w:rPr>
          <w:rFonts w:ascii="Segoe UI" w:hAnsi="Segoe UI" w:cs="Segoe UI"/>
          <w:color w:val="0D0D0D"/>
          <w:shd w:val="clear" w:color="auto" w:fill="FFFFFF"/>
        </w:rPr>
      </w:pPr>
      <w:r w:rsidRPr="003A2129">
        <w:rPr>
          <w:rFonts w:ascii="Segoe UI" w:hAnsi="Segoe UI" w:cs="Segoe UI"/>
          <w:color w:val="0D0D0D"/>
          <w:shd w:val="clear" w:color="auto" w:fill="FFFFFF"/>
        </w:rPr>
        <w:t>Cependant, cette architecture est souvent critiquée pour sa complexité et sa lourdeur par rapport à d'autres approches plus légères comme REST, ce qui limite son adoption dans certains cas d'utilisation.</w:t>
      </w:r>
    </w:p>
    <w:p w14:paraId="19B3001A" w14:textId="0317B7DF" w:rsidR="0022736D" w:rsidRDefault="0022736D" w:rsidP="003A2129">
      <w:pPr>
        <w:pStyle w:val="ListParagraph"/>
        <w:ind w:left="2016"/>
        <w:rPr>
          <w:rFonts w:ascii="Segoe UI" w:hAnsi="Segoe UI" w:cs="Segoe UI"/>
          <w:color w:val="0D0D0D"/>
          <w:shd w:val="clear" w:color="auto" w:fill="FFFFFF"/>
        </w:rPr>
      </w:pPr>
    </w:p>
    <w:p w14:paraId="3FF591FF" w14:textId="4AEEAF04" w:rsidR="0022736D" w:rsidRDefault="0022736D" w:rsidP="003A2129">
      <w:pPr>
        <w:pStyle w:val="ListParagraph"/>
        <w:ind w:left="2016"/>
        <w:rPr>
          <w:rFonts w:ascii="Segoe UI" w:hAnsi="Segoe UI" w:cs="Segoe UI"/>
          <w:color w:val="0D0D0D"/>
          <w:shd w:val="clear" w:color="auto" w:fill="FFFFFF"/>
        </w:rPr>
      </w:pPr>
    </w:p>
    <w:p w14:paraId="41BD12F5" w14:textId="77777777" w:rsidR="0022736D" w:rsidRPr="003A2129" w:rsidRDefault="0022736D" w:rsidP="003A2129">
      <w:pPr>
        <w:pStyle w:val="ListParagraph"/>
        <w:ind w:left="2016"/>
        <w:rPr>
          <w:rFonts w:ascii="Segoe UI" w:hAnsi="Segoe UI" w:cs="Segoe UI"/>
          <w:color w:val="0D0D0D"/>
          <w:shd w:val="clear" w:color="auto" w:fill="FFFFFF"/>
        </w:rPr>
      </w:pPr>
    </w:p>
    <w:p w14:paraId="4A36F50D" w14:textId="3963D189" w:rsidR="00031974" w:rsidRDefault="00031974" w:rsidP="00402D0C">
      <w:pPr>
        <w:pStyle w:val="ListParagraph"/>
        <w:ind w:left="1440"/>
        <w:rPr>
          <w:rFonts w:ascii="Segoe UI" w:hAnsi="Segoe UI" w:cs="Segoe UI"/>
          <w:color w:val="0D0D0D"/>
          <w:shd w:val="clear" w:color="auto" w:fill="FFFFFF"/>
        </w:rPr>
      </w:pPr>
    </w:p>
    <w:p w14:paraId="456A3821" w14:textId="588A5EBC" w:rsidR="00031974" w:rsidRDefault="003A2129" w:rsidP="00402D0C">
      <w:pPr>
        <w:pStyle w:val="ListParagraph"/>
        <w:ind w:left="1440"/>
        <w:rPr>
          <w:rFonts w:ascii="Segoe UI" w:hAnsi="Segoe UI" w:cs="Segoe UI"/>
          <w:color w:val="0D0D0D"/>
          <w:shd w:val="clear" w:color="auto" w:fill="FFFFFF"/>
        </w:rPr>
      </w:pPr>
      <w:r w:rsidRPr="003A2129">
        <w:rPr>
          <w:rFonts w:ascii="Segoe UI" w:hAnsi="Segoe UI" w:cs="Segoe UI"/>
          <w:color w:val="0D0D0D"/>
          <w:shd w:val="clear" w:color="auto" w:fill="FFFFFF"/>
        </w:rPr>
        <w:lastRenderedPageBreak/>
        <w:t xml:space="preserve">La figure </w:t>
      </w:r>
      <w:r>
        <w:rPr>
          <w:rFonts w:ascii="Segoe UI" w:hAnsi="Segoe UI" w:cs="Segoe UI"/>
          <w:color w:val="0D0D0D"/>
          <w:shd w:val="clear" w:color="auto" w:fill="FFFFFF"/>
        </w:rPr>
        <w:t>suivante présente la mode de communication :</w:t>
      </w:r>
    </w:p>
    <w:p w14:paraId="7996991B" w14:textId="217CA92E" w:rsidR="0022736D" w:rsidRDefault="0022736D" w:rsidP="00402D0C">
      <w:pPr>
        <w:pStyle w:val="ListParagraph"/>
        <w:ind w:left="1440"/>
        <w:rPr>
          <w:rFonts w:ascii="Segoe UI" w:hAnsi="Segoe UI" w:cs="Segoe UI"/>
          <w:color w:val="0D0D0D"/>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77777777" w:rsidR="0022736D" w:rsidRPr="00402D0C" w:rsidRDefault="0022736D" w:rsidP="00402D0C">
      <w:pPr>
        <w:pStyle w:val="ListParagraph"/>
        <w:ind w:left="1440"/>
        <w:rPr>
          <w:rFonts w:ascii="Segoe UI" w:hAnsi="Segoe UI" w:cs="Segoe UI"/>
          <w:color w:val="0D0D0D"/>
          <w:shd w:val="clear" w:color="auto" w:fill="FFFFFF"/>
        </w:rPr>
      </w:pPr>
    </w:p>
    <w:p w14:paraId="7686805A" w14:textId="13F7C85B" w:rsidR="005E1235" w:rsidRDefault="0022736D" w:rsidP="0022736D">
      <w:pPr>
        <w:pStyle w:val="ListParagraph"/>
        <w:numPr>
          <w:ilvl w:val="0"/>
          <w:numId w:val="39"/>
        </w:numPr>
        <w:rPr>
          <w:rFonts w:ascii="Segoe UI" w:hAnsi="Segoe UI" w:cs="Segoe UI"/>
          <w:b/>
          <w:color w:val="0D0D0D"/>
          <w:shd w:val="clear" w:color="auto" w:fill="FFFFFF"/>
        </w:rPr>
      </w:pPr>
      <w:r w:rsidRPr="0022736D">
        <w:rPr>
          <w:rFonts w:ascii="Segoe UI" w:hAnsi="Segoe UI" w:cs="Segoe UI"/>
          <w:b/>
          <w:color w:val="0D0D0D"/>
          <w:shd w:val="clear" w:color="auto" w:fill="FFFFFF"/>
        </w:rPr>
        <w:t>Structure d’un message SOAP :</w:t>
      </w:r>
    </w:p>
    <w:p w14:paraId="23CDFB9D" w14:textId="77777777" w:rsidR="0022736D" w:rsidRPr="0022736D" w:rsidRDefault="0022736D" w:rsidP="0022736D">
      <w:pPr>
        <w:pStyle w:val="ListParagraph"/>
        <w:ind w:left="2376"/>
        <w:rPr>
          <w:rFonts w:ascii="Segoe UI" w:hAnsi="Segoe UI" w:cs="Segoe UI"/>
          <w:b/>
          <w:color w:val="0D0D0D"/>
          <w:shd w:val="clear" w:color="auto" w:fill="FFFFFF"/>
        </w:rPr>
      </w:pPr>
    </w:p>
    <w:p w14:paraId="3D8D5E19" w14:textId="5107121E" w:rsidR="005E1235" w:rsidRDefault="0022736D" w:rsidP="005E1235">
      <w:pPr>
        <w:pStyle w:val="ListParagraph"/>
        <w:ind w:left="1656"/>
        <w:rPr>
          <w:rFonts w:ascii="Segoe UI" w:hAnsi="Segoe UI" w:cs="Segoe UI"/>
          <w:color w:val="0D0D0D"/>
          <w:shd w:val="clear" w:color="auto" w:fill="FFFFFF"/>
        </w:rPr>
      </w:pPr>
      <w:r>
        <w:rPr>
          <w:rFonts w:ascii="Segoe UI" w:hAnsi="Segoe UI" w:cs="Segoe UI"/>
          <w:color w:val="0D0D0D"/>
          <w:shd w:val="clear" w:color="auto" w:fill="FFFFFF"/>
        </w:rPr>
        <w:t>La figure suivante montre la structure d’un message SOAP :</w:t>
      </w:r>
    </w:p>
    <w:p w14:paraId="174ED986" w14:textId="46FBAE3D" w:rsidR="0022736D" w:rsidRDefault="0022736D" w:rsidP="005E1235">
      <w:pPr>
        <w:pStyle w:val="ListParagraph"/>
        <w:ind w:left="1656"/>
        <w:rPr>
          <w:rFonts w:ascii="Segoe UI" w:hAnsi="Segoe UI" w:cs="Segoe UI"/>
          <w:color w:val="0D0D0D"/>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5">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Default="0022736D" w:rsidP="008B0420">
      <w:pPr>
        <w:pStyle w:val="ListParagraph"/>
        <w:ind w:left="1296"/>
        <w:rPr>
          <w:rFonts w:ascii="Segoe UI" w:hAnsi="Segoe UI" w:cs="Segoe UI"/>
          <w:color w:val="0D0D0D"/>
          <w:shd w:val="clear" w:color="auto" w:fill="FFFFFF"/>
        </w:rPr>
      </w:pPr>
    </w:p>
    <w:p w14:paraId="32C3ED9A" w14:textId="52F82EFA" w:rsidR="0022736D" w:rsidRDefault="0022736D" w:rsidP="0022736D">
      <w:pPr>
        <w:pStyle w:val="ListParagraph"/>
        <w:numPr>
          <w:ilvl w:val="0"/>
          <w:numId w:val="38"/>
        </w:numPr>
        <w:rPr>
          <w:rFonts w:ascii="Segoe UI" w:hAnsi="Segoe UI" w:cs="Segoe UI"/>
          <w:b/>
          <w:color w:val="0D0D0D"/>
          <w:shd w:val="clear" w:color="auto" w:fill="FFFFFF"/>
        </w:rPr>
      </w:pPr>
      <w:r w:rsidRPr="0022736D">
        <w:rPr>
          <w:rFonts w:ascii="Segoe UI" w:hAnsi="Segoe UI" w:cs="Segoe UI"/>
          <w:b/>
          <w:color w:val="0D0D0D"/>
          <w:shd w:val="clear" w:color="auto" w:fill="FFFFFF"/>
        </w:rPr>
        <w:t>Architecture d’API REST :</w:t>
      </w:r>
    </w:p>
    <w:p w14:paraId="162F04F0" w14:textId="63F00789" w:rsidR="0022736D" w:rsidRDefault="0022736D" w:rsidP="0022736D">
      <w:pPr>
        <w:ind w:left="1416"/>
        <w:rPr>
          <w:rFonts w:ascii="Segoe UI" w:hAnsi="Segoe UI" w:cs="Segoe UI"/>
          <w:color w:val="0D0D0D"/>
          <w:shd w:val="clear" w:color="auto" w:fill="FFFFFF"/>
        </w:rPr>
      </w:pPr>
      <w:r w:rsidRPr="0022736D">
        <w:rPr>
          <w:rFonts w:ascii="Segoe UI" w:hAnsi="Segoe UI" w:cs="Segoe UI"/>
          <w:color w:val="0D0D0D"/>
          <w:shd w:val="clear" w:color="auto" w:fill="FFFFFF"/>
        </w:rPr>
        <w:t xml:space="preserve">L'architecture REST est un style d'architecture qui offre une approche plus légère que SOAP. Contrairement à SOAP qui utilise XML pour les requêtes, </w:t>
      </w:r>
      <w:r w:rsidRPr="0022736D">
        <w:rPr>
          <w:rFonts w:ascii="Segoe UI" w:hAnsi="Segoe UI" w:cs="Segoe UI"/>
          <w:color w:val="0D0D0D"/>
          <w:shd w:val="clear" w:color="auto" w:fill="FFFFFF"/>
        </w:rPr>
        <w:lastRenderedPageBreak/>
        <w:t>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Default="0022736D" w:rsidP="0022736D">
      <w:pPr>
        <w:ind w:left="1416"/>
        <w:rPr>
          <w:rFonts w:ascii="Segoe UI" w:hAnsi="Segoe UI" w:cs="Segoe UI"/>
          <w:b/>
          <w:color w:val="0D0D0D"/>
          <w:shd w:val="clear" w:color="auto" w:fill="FFFFFF"/>
        </w:rPr>
      </w:pPr>
    </w:p>
    <w:p w14:paraId="1F4C8E43" w14:textId="4844A46A" w:rsidR="0022736D" w:rsidRDefault="0048542F" w:rsidP="0048542F">
      <w:pPr>
        <w:pStyle w:val="ListParagraph"/>
        <w:numPr>
          <w:ilvl w:val="0"/>
          <w:numId w:val="38"/>
        </w:numPr>
        <w:rPr>
          <w:rFonts w:ascii="Segoe UI" w:hAnsi="Segoe UI" w:cs="Segoe UI"/>
          <w:b/>
          <w:color w:val="0D0D0D"/>
          <w:shd w:val="clear" w:color="auto" w:fill="FFFFFF"/>
        </w:rPr>
      </w:pPr>
      <w:r w:rsidRPr="0048542F">
        <w:rPr>
          <w:rFonts w:ascii="Segoe UI" w:hAnsi="Segoe UI" w:cs="Segoe UI"/>
          <w:b/>
          <w:color w:val="0D0D0D"/>
          <w:shd w:val="clear" w:color="auto" w:fill="FFFFFF"/>
        </w:rPr>
        <w:t>L'architecture d'API utilisée</w:t>
      </w:r>
      <w:r>
        <w:rPr>
          <w:rFonts w:ascii="Segoe UI" w:hAnsi="Segoe UI" w:cs="Segoe UI"/>
          <w:b/>
          <w:color w:val="0D0D0D"/>
          <w:shd w:val="clear" w:color="auto" w:fill="FFFFFF"/>
        </w:rPr>
        <w:t> :</w:t>
      </w:r>
    </w:p>
    <w:p w14:paraId="0C646328" w14:textId="77777777" w:rsidR="0048542F" w:rsidRPr="0048542F" w:rsidRDefault="0048542F" w:rsidP="0048542F">
      <w:pPr>
        <w:pStyle w:val="ListParagraph"/>
        <w:ind w:left="2016"/>
        <w:rPr>
          <w:rFonts w:ascii="Segoe UI" w:hAnsi="Segoe UI" w:cs="Segoe UI"/>
          <w:b/>
          <w:color w:val="0D0D0D"/>
          <w:shd w:val="clear" w:color="auto" w:fill="FFFFFF"/>
        </w:rPr>
      </w:pPr>
    </w:p>
    <w:p w14:paraId="143FF9D1" w14:textId="444A1BB4" w:rsidR="0048542F" w:rsidRDefault="0048542F" w:rsidP="0048542F">
      <w:pPr>
        <w:ind w:left="1416"/>
        <w:rPr>
          <w:rFonts w:ascii="Segoe UI" w:hAnsi="Segoe UI" w:cs="Segoe UI"/>
          <w:b/>
          <w:color w:val="0D0D0D"/>
          <w:shd w:val="clear" w:color="auto" w:fill="FFFFFF"/>
        </w:rPr>
      </w:pPr>
      <w:r>
        <w:br/>
      </w:r>
      <w:r w:rsidRPr="0048542F">
        <w:rPr>
          <w:rFonts w:ascii="Segoe UI" w:hAnsi="Segoe UI" w:cs="Segoe UI"/>
          <w:color w:val="0D0D0D"/>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48542F">
        <w:rPr>
          <w:rFonts w:ascii="Segoe UI" w:hAnsi="Segoe UI" w:cs="Segoe UI"/>
          <w:color w:val="0D0D0D"/>
          <w:shd w:val="clear" w:color="auto" w:fill="FFFFFF"/>
        </w:rPr>
        <w:t>Passeport</w:t>
      </w:r>
      <w:r w:rsidRPr="0048542F">
        <w:rPr>
          <w:rFonts w:ascii="Segoe UI" w:hAnsi="Segoe UI" w:cs="Segoe UI"/>
          <w:color w:val="0D0D0D"/>
          <w:shd w:val="clear" w:color="auto" w:fill="FFFFFF"/>
        </w:rPr>
        <w:t xml:space="preserve"> pour l'authentification et la gestion des jetons JWT (JSON Web Tokens). Cette approche assure un accès sécurisé à notre API REST de manière stateless, grâce à la gestion des </w:t>
      </w:r>
      <w:r w:rsidRPr="0048542F">
        <w:rPr>
          <w:rFonts w:ascii="Segoe UI" w:hAnsi="Segoe UI" w:cs="Segoe UI"/>
          <w:color w:val="0D0D0D"/>
          <w:shd w:val="clear" w:color="auto" w:fill="FFFFFF"/>
        </w:rPr>
        <w:lastRenderedPageBreak/>
        <w:t xml:space="preserve">autorisations par Laravel </w:t>
      </w:r>
      <w:r w:rsidR="005326DF" w:rsidRPr="0048542F">
        <w:rPr>
          <w:rFonts w:ascii="Segoe UI" w:hAnsi="Segoe UI" w:cs="Segoe UI"/>
          <w:color w:val="0D0D0D"/>
          <w:shd w:val="clear" w:color="auto" w:fill="FFFFFF"/>
        </w:rPr>
        <w:t>Passeport</w:t>
      </w:r>
      <w:r w:rsidRPr="0048542F">
        <w:rPr>
          <w:rFonts w:ascii="Segoe UI" w:hAnsi="Segoe UI" w:cs="Segoe UI"/>
          <w:color w:val="0D0D0D"/>
          <w:shd w:val="clear" w:color="auto" w:fill="FFFFFF"/>
        </w:rPr>
        <w:t xml:space="preserve"> et l'utilisation des JWT pour l'authentification et l'autorisation des requêtes.</w:t>
      </w:r>
    </w:p>
    <w:p w14:paraId="6BD3487C" w14:textId="210C3C18" w:rsidR="0048542F" w:rsidRDefault="004473C1" w:rsidP="0022736D">
      <w:pPr>
        <w:ind w:left="1416"/>
        <w:rPr>
          <w:rFonts w:ascii="Segoe UI" w:hAnsi="Segoe UI" w:cs="Segoe UI"/>
          <w:b/>
          <w:color w:val="0D0D0D"/>
          <w:shd w:val="clear" w:color="auto" w:fill="FFFFFF"/>
        </w:rPr>
      </w:pPr>
      <w:r w:rsidRPr="004473C1">
        <w:rPr>
          <w:rFonts w:ascii="Segoe UI" w:hAnsi="Segoe UI" w:cs="Segoe UI"/>
          <w:b/>
          <w:color w:val="0D0D0D"/>
          <w:shd w:val="clear" w:color="auto" w:fill="FFFFFF"/>
        </w:rPr>
        <w:t>▪ Principe de JWT :</w:t>
      </w:r>
    </w:p>
    <w:p w14:paraId="0C0A14DB" w14:textId="77777777" w:rsidR="004473C1" w:rsidRDefault="004473C1" w:rsidP="0022736D">
      <w:pPr>
        <w:ind w:left="1416"/>
        <w:rPr>
          <w:rFonts w:ascii="Segoe UI" w:hAnsi="Segoe UI" w:cs="Segoe UI"/>
          <w:color w:val="0D0D0D"/>
          <w:shd w:val="clear" w:color="auto" w:fill="FFFFFF"/>
        </w:rPr>
      </w:pPr>
      <w:r w:rsidRPr="004473C1">
        <w:rPr>
          <w:rFonts w:ascii="Segoe UI" w:hAnsi="Segoe UI" w:cs="Segoe UI"/>
          <w:color w:val="0D0D0D"/>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Default="004473C1" w:rsidP="0022736D">
      <w:pPr>
        <w:ind w:left="1416"/>
        <w:rPr>
          <w:rFonts w:ascii="Segoe UI" w:hAnsi="Segoe UI" w:cs="Segoe UI"/>
          <w:color w:val="0D0D0D"/>
          <w:shd w:val="clear" w:color="auto" w:fill="FFFFFF"/>
        </w:rPr>
      </w:pPr>
      <w:r w:rsidRPr="004473C1">
        <w:rPr>
          <w:rFonts w:ascii="Segoe UI" w:hAnsi="Segoe UI" w:cs="Segoe UI"/>
          <w:color w:val="0D0D0D"/>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4473C1" w:rsidRDefault="004473C1" w:rsidP="004473C1">
      <w:pPr>
        <w:pStyle w:val="ListParagraph"/>
        <w:numPr>
          <w:ilvl w:val="0"/>
          <w:numId w:val="41"/>
        </w:numPr>
        <w:rPr>
          <w:rFonts w:ascii="Segoe UI" w:hAnsi="Segoe UI" w:cs="Segoe UI"/>
          <w:b/>
          <w:color w:val="0D0D0D"/>
          <w:shd w:val="clear" w:color="auto" w:fill="FFFFFF"/>
        </w:rPr>
      </w:pPr>
      <w:r w:rsidRPr="004473C1">
        <w:rPr>
          <w:rFonts w:ascii="Segoe UI" w:hAnsi="Segoe UI" w:cs="Segoe UI"/>
          <w:color w:val="0D0D0D"/>
          <w:shd w:val="clear" w:color="auto" w:fill="FFFFFF"/>
        </w:rPr>
        <w:t>En résumé, JWT offre une solution sécurisée et efficace pour gérer l'authentification et l'autorisation dans les applications web modernes.</w:t>
      </w:r>
    </w:p>
    <w:p w14:paraId="1EB3AC49" w14:textId="6DE53C64" w:rsidR="004473C1" w:rsidRDefault="004473C1" w:rsidP="004473C1">
      <w:pPr>
        <w:pStyle w:val="ListParagraph"/>
        <w:ind w:left="2196"/>
        <w:rPr>
          <w:rFonts w:ascii="Segoe UI" w:hAnsi="Segoe UI" w:cs="Segoe UI"/>
          <w:b/>
          <w:color w:val="0D0D0D"/>
          <w:shd w:val="clear" w:color="auto" w:fill="FFFFFF"/>
        </w:rPr>
      </w:pPr>
    </w:p>
    <w:p w14:paraId="0E4ABA4C" w14:textId="77777777" w:rsidR="004473C1" w:rsidRPr="004473C1" w:rsidRDefault="004473C1" w:rsidP="004473C1">
      <w:pPr>
        <w:pStyle w:val="ListParagraph"/>
        <w:ind w:left="2196"/>
        <w:rPr>
          <w:rFonts w:ascii="Segoe UI" w:hAnsi="Segoe UI" w:cs="Segoe UI"/>
          <w:b/>
          <w:color w:val="0D0D0D"/>
          <w:shd w:val="clear" w:color="auto" w:fill="FFFFFF"/>
        </w:rPr>
      </w:pPr>
    </w:p>
    <w:p w14:paraId="3DA40DB7" w14:textId="01C7FACB" w:rsidR="004473C1" w:rsidRPr="004473C1" w:rsidRDefault="004473C1" w:rsidP="004473C1">
      <w:pPr>
        <w:ind w:left="708"/>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Default="004473C1" w:rsidP="008B0420">
      <w:pPr>
        <w:pStyle w:val="ListParagraph"/>
        <w:ind w:left="1296"/>
        <w:rPr>
          <w:rFonts w:ascii="Segoe UI" w:hAnsi="Segoe UI" w:cs="Segoe UI"/>
          <w:color w:val="0D0D0D"/>
          <w:shd w:val="clear" w:color="auto" w:fill="FFFFFF"/>
        </w:rPr>
      </w:pPr>
    </w:p>
    <w:p w14:paraId="51B6C316" w14:textId="2D10870D" w:rsidR="004473C1" w:rsidRDefault="004473C1" w:rsidP="008B0420">
      <w:pPr>
        <w:pStyle w:val="ListParagraph"/>
        <w:ind w:left="1296"/>
        <w:rPr>
          <w:rFonts w:ascii="Segoe UI" w:hAnsi="Segoe UI" w:cs="Segoe UI"/>
          <w:b/>
          <w:color w:val="0D0D0D"/>
          <w:shd w:val="clear" w:color="auto" w:fill="FFFFFF"/>
        </w:rPr>
      </w:pPr>
      <w:r w:rsidRPr="004473C1">
        <w:rPr>
          <w:rFonts w:ascii="Segoe UI" w:hAnsi="Segoe UI" w:cs="Segoe UI"/>
          <w:b/>
          <w:color w:val="0D0D0D"/>
          <w:shd w:val="clear" w:color="auto" w:fill="FFFFFF"/>
        </w:rPr>
        <w:t>▪ Structure de JWT :</w:t>
      </w:r>
    </w:p>
    <w:p w14:paraId="6E19D529" w14:textId="77777777" w:rsidR="004473C1" w:rsidRPr="004473C1" w:rsidRDefault="004473C1" w:rsidP="008B0420">
      <w:pPr>
        <w:pStyle w:val="ListParagraph"/>
        <w:ind w:left="1296"/>
        <w:rPr>
          <w:rFonts w:ascii="Segoe UI" w:hAnsi="Segoe UI" w:cs="Segoe UI"/>
          <w:b/>
          <w:color w:val="0D0D0D"/>
          <w:shd w:val="clear" w:color="auto" w:fill="FFFFFF"/>
        </w:rPr>
      </w:pPr>
    </w:p>
    <w:p w14:paraId="0BAB5AD1" w14:textId="77777777" w:rsidR="00F75342" w:rsidRDefault="00F75342" w:rsidP="008B0420">
      <w:pPr>
        <w:pStyle w:val="ListParagraph"/>
        <w:ind w:left="1296"/>
        <w:rPr>
          <w:rFonts w:ascii="Segoe UI" w:hAnsi="Segoe UI" w:cs="Segoe UI"/>
          <w:color w:val="0D0D0D"/>
          <w:shd w:val="clear" w:color="auto" w:fill="FFFFFF"/>
        </w:rPr>
      </w:pPr>
      <w:r w:rsidRPr="00F75342">
        <w:rPr>
          <w:rFonts w:ascii="Segoe UI" w:hAnsi="Segoe UI" w:cs="Segoe UI"/>
          <w:color w:val="0D0D0D"/>
          <w:shd w:val="clear" w:color="auto" w:fill="FFFFFF"/>
        </w:rPr>
        <w:t xml:space="preserve">Un JSON Web Token (JWT) est composé de trois parties distinctes qui en définissent la structure. </w:t>
      </w:r>
    </w:p>
    <w:p w14:paraId="0383D143" w14:textId="07380884" w:rsidR="00F75342" w:rsidRDefault="00F75342" w:rsidP="008B0420">
      <w:pPr>
        <w:pStyle w:val="ListParagraph"/>
        <w:ind w:left="1296"/>
        <w:rPr>
          <w:rFonts w:ascii="Segoe UI" w:hAnsi="Segoe UI" w:cs="Segoe UI"/>
          <w:color w:val="0D0D0D"/>
          <w:shd w:val="clear" w:color="auto" w:fill="FFFFFF"/>
        </w:rPr>
      </w:pPr>
      <w:r w:rsidRPr="00F75342">
        <w:rPr>
          <w:rFonts w:ascii="Segoe UI" w:hAnsi="Segoe UI" w:cs="Segoe UI"/>
          <w:color w:val="0D0D0D"/>
          <w:shd w:val="clear" w:color="auto" w:fill="FFFFFF"/>
        </w:rPr>
        <w:t>Tout d'abord, l'en-tête (</w:t>
      </w:r>
      <w:r w:rsidRPr="00F75342">
        <w:rPr>
          <w:rFonts w:ascii="Segoe UI" w:hAnsi="Segoe UI" w:cs="Segoe UI"/>
          <w:b/>
          <w:color w:val="0D0D0D"/>
          <w:shd w:val="clear" w:color="auto" w:fill="FFFFFF"/>
        </w:rPr>
        <w:t>header</w:t>
      </w:r>
      <w:r w:rsidRPr="00F75342">
        <w:rPr>
          <w:rFonts w:ascii="Segoe UI" w:hAnsi="Segoe UI" w:cs="Segoe UI"/>
          <w:color w:val="0D0D0D"/>
          <w:shd w:val="clear" w:color="auto" w:fill="FFFFFF"/>
        </w:rPr>
        <w:t>) contient des métadonnées telles que le type de token (typ) et l'algorithme de signature utilisé (alg).</w:t>
      </w:r>
    </w:p>
    <w:p w14:paraId="533E42D0" w14:textId="77777777" w:rsidR="00F75342" w:rsidRDefault="00F75342" w:rsidP="008B0420">
      <w:pPr>
        <w:pStyle w:val="ListParagraph"/>
        <w:ind w:left="1296"/>
        <w:rPr>
          <w:rFonts w:ascii="Segoe UI" w:hAnsi="Segoe UI" w:cs="Segoe UI"/>
          <w:color w:val="0D0D0D"/>
          <w:shd w:val="clear" w:color="auto" w:fill="FFFFFF"/>
        </w:rPr>
      </w:pPr>
      <w:r w:rsidRPr="00F75342">
        <w:rPr>
          <w:rFonts w:ascii="Segoe UI" w:hAnsi="Segoe UI" w:cs="Segoe UI"/>
          <w:color w:val="0D0D0D"/>
          <w:shd w:val="clear" w:color="auto" w:fill="FFFFFF"/>
        </w:rPr>
        <w:t xml:space="preserve"> Ensuite, la charge utile (</w:t>
      </w:r>
      <w:r w:rsidRPr="00F75342">
        <w:rPr>
          <w:rFonts w:ascii="Segoe UI" w:hAnsi="Segoe UI" w:cs="Segoe UI"/>
          <w:b/>
          <w:shd w:val="clear" w:color="auto" w:fill="FFFFFF"/>
        </w:rPr>
        <w:t>payload</w:t>
      </w:r>
      <w:r w:rsidRPr="00F75342">
        <w:rPr>
          <w:rFonts w:ascii="Segoe UI" w:hAnsi="Segoe UI" w:cs="Segoe UI"/>
          <w:color w:val="0D0D0D"/>
          <w:shd w:val="clear" w:color="auto" w:fill="FFFFFF"/>
        </w:rPr>
        <w:t>) transporte les données d'authentification ou d'autorisation, telles que l'identifiant de l'utilisateur, les rôles ou les autorisations.</w:t>
      </w:r>
    </w:p>
    <w:p w14:paraId="16C0FE12" w14:textId="77777777" w:rsidR="00F75342" w:rsidRDefault="00F75342" w:rsidP="008B0420">
      <w:pPr>
        <w:pStyle w:val="ListParagraph"/>
        <w:ind w:left="1296"/>
        <w:rPr>
          <w:rFonts w:ascii="Segoe UI" w:hAnsi="Segoe UI" w:cs="Segoe UI"/>
          <w:color w:val="0D0D0D"/>
          <w:shd w:val="clear" w:color="auto" w:fill="FFFFFF"/>
        </w:rPr>
      </w:pPr>
      <w:r w:rsidRPr="00F75342">
        <w:rPr>
          <w:rFonts w:ascii="Segoe UI" w:hAnsi="Segoe UI" w:cs="Segoe UI"/>
          <w:color w:val="0D0D0D"/>
          <w:shd w:val="clear" w:color="auto" w:fill="FFFFFF"/>
        </w:rPr>
        <w:lastRenderedPageBreak/>
        <w:t xml:space="preserve"> Enfin, la </w:t>
      </w:r>
      <w:r w:rsidRPr="00F75342">
        <w:rPr>
          <w:rFonts w:ascii="Segoe UI" w:hAnsi="Segoe UI" w:cs="Segoe UI"/>
          <w:b/>
          <w:shd w:val="clear" w:color="auto" w:fill="FFFFFF"/>
        </w:rPr>
        <w:t>signature</w:t>
      </w:r>
      <w:r w:rsidRPr="00F75342">
        <w:rPr>
          <w:rFonts w:ascii="Segoe UI" w:hAnsi="Segoe UI" w:cs="Segoe UI"/>
          <w:shd w:val="clear" w:color="auto" w:fill="FFFFFF"/>
        </w:rPr>
        <w:t xml:space="preserve"> </w:t>
      </w:r>
      <w:r w:rsidRPr="00F75342">
        <w:rPr>
          <w:rFonts w:ascii="Segoe UI" w:hAnsi="Segoe UI" w:cs="Segoe UI"/>
          <w:color w:val="0D0D0D"/>
          <w:shd w:val="clear" w:color="auto" w:fill="FFFFFF"/>
        </w:rPr>
        <w:t>garantit l'intégrité du token en combinant de manière sécurisée l'en-tête et la charge utile avec une clé secrète, générant ainsi un hash unique.</w:t>
      </w:r>
    </w:p>
    <w:p w14:paraId="69AAC14A" w14:textId="01ABEE16" w:rsidR="004473C1" w:rsidRDefault="00F75342" w:rsidP="008B0420">
      <w:pPr>
        <w:pStyle w:val="ListParagraph"/>
        <w:ind w:left="1296"/>
        <w:rPr>
          <w:rFonts w:ascii="Segoe UI" w:hAnsi="Segoe UI" w:cs="Segoe UI"/>
          <w:b/>
          <w:color w:val="0D0D0D"/>
          <w:shd w:val="clear" w:color="auto" w:fill="FFFFFF"/>
        </w:rPr>
      </w:pPr>
      <w:r w:rsidRPr="00F75342">
        <w:rPr>
          <w:rFonts w:ascii="Segoe UI" w:hAnsi="Segoe UI" w:cs="Segoe UI"/>
          <w:color w:val="0D0D0D"/>
          <w:shd w:val="clear" w:color="auto" w:fill="FFFFFF"/>
        </w:rPr>
        <w:t xml:space="preserve"> La structure complète du JWT se présente sous la forme suivante</w:t>
      </w:r>
      <w:r>
        <w:rPr>
          <w:rFonts w:ascii="Segoe UI" w:hAnsi="Segoe UI" w:cs="Segoe UI"/>
          <w:color w:val="0D0D0D"/>
          <w:shd w:val="clear" w:color="auto" w:fill="FFFFFF"/>
        </w:rPr>
        <w:t> :</w:t>
      </w:r>
      <w:r w:rsidRPr="00F75342">
        <w:rPr>
          <w:rFonts w:ascii="Segoe UI" w:hAnsi="Segoe UI" w:cs="Segoe UI"/>
          <w:color w:val="0D0D0D"/>
          <w:shd w:val="clear" w:color="auto" w:fill="FFFFFF"/>
        </w:rPr>
        <w:t xml:space="preserve"> </w:t>
      </w:r>
      <w:proofErr w:type="gramStart"/>
      <w:r w:rsidRPr="00F75342">
        <w:rPr>
          <w:rFonts w:ascii="Segoe UI" w:hAnsi="Segoe UI" w:cs="Segoe UI"/>
          <w:b/>
          <w:color w:val="0D0D0D"/>
          <w:shd w:val="clear" w:color="auto" w:fill="FFFFFF"/>
        </w:rPr>
        <w:t>header.payload</w:t>
      </w:r>
      <w:proofErr w:type="gramEnd"/>
      <w:r w:rsidRPr="00F75342">
        <w:rPr>
          <w:rFonts w:ascii="Segoe UI" w:hAnsi="Segoe UI" w:cs="Segoe UI"/>
          <w:b/>
          <w:color w:val="0D0D0D"/>
          <w:shd w:val="clear" w:color="auto" w:fill="FFFFFF"/>
        </w:rPr>
        <w:t>.signature.</w:t>
      </w:r>
    </w:p>
    <w:p w14:paraId="3BD96EBA" w14:textId="77777777" w:rsidR="00F75342" w:rsidRDefault="00F75342" w:rsidP="008B0420">
      <w:pPr>
        <w:pStyle w:val="ListParagraph"/>
        <w:ind w:left="1296"/>
        <w:rPr>
          <w:rFonts w:ascii="Segoe UI" w:hAnsi="Segoe UI" w:cs="Segoe UI"/>
          <w:color w:val="0D0D0D"/>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Default="00F75342" w:rsidP="00F75342">
      <w:pPr>
        <w:pStyle w:val="ListParagraph"/>
        <w:ind w:left="1296"/>
        <w:rPr>
          <w:rFonts w:ascii="Segoe UI" w:hAnsi="Segoe UI" w:cs="Segoe UI"/>
          <w:color w:val="0D0D0D"/>
          <w:shd w:val="clear" w:color="auto" w:fill="FFFFFF"/>
        </w:rPr>
      </w:pPr>
    </w:p>
    <w:p w14:paraId="600B2B37" w14:textId="77777777" w:rsidR="0091044F" w:rsidRDefault="0091044F" w:rsidP="0091044F">
      <w:pPr>
        <w:pStyle w:val="ListParagraph"/>
        <w:numPr>
          <w:ilvl w:val="0"/>
          <w:numId w:val="42"/>
        </w:numPr>
        <w:rPr>
          <w:rFonts w:ascii="Segoe UI" w:hAnsi="Segoe UI" w:cs="Segoe UI"/>
          <w:color w:val="0D0D0D"/>
          <w:shd w:val="clear" w:color="auto" w:fill="FFFFFF"/>
        </w:rPr>
      </w:pPr>
      <w:r>
        <w:rPr>
          <w:rFonts w:ascii="Segoe UI" w:hAnsi="Segoe UI" w:cs="Segoe UI"/>
          <w:color w:val="0D0D0D"/>
          <w:shd w:val="clear" w:color="auto" w:fill="FFFFFF"/>
        </w:rPr>
        <w:t xml:space="preserve">La figure suivante montre </w:t>
      </w:r>
      <w:r w:rsidRPr="0091044F">
        <w:rPr>
          <w:rFonts w:ascii="Segoe UI" w:hAnsi="Segoe UI" w:cs="Segoe UI"/>
          <w:color w:val="0D0D0D"/>
          <w:shd w:val="clear" w:color="auto" w:fill="FFFFFF"/>
        </w:rPr>
        <w:t>un JWT qui a le Header et le Payload précédents et il est signé avec un</w:t>
      </w:r>
      <w:r>
        <w:rPr>
          <w:rFonts w:ascii="Segoe UI" w:hAnsi="Segoe UI" w:cs="Segoe UI"/>
          <w:color w:val="0D0D0D"/>
          <w:shd w:val="clear" w:color="auto" w:fill="FFFFFF"/>
        </w:rPr>
        <w:t xml:space="preserve">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4FC367F6" w14:textId="244D0E25" w:rsidR="0091044F" w:rsidRDefault="0091044F" w:rsidP="0091044F">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B246D6B" wp14:editId="1865EE7F">
            <wp:extent cx="5760720" cy="4077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77335"/>
                    </a:xfrm>
                    <a:prstGeom prst="rect">
                      <a:avLst/>
                    </a:prstGeom>
                  </pic:spPr>
                </pic:pic>
              </a:graphicData>
            </a:graphic>
          </wp:inline>
        </w:drawing>
      </w:r>
    </w:p>
    <w:p w14:paraId="4BBA6CE0" w14:textId="77777777" w:rsidR="00F75342" w:rsidRDefault="00F75342" w:rsidP="00F75342">
      <w:pPr>
        <w:pStyle w:val="ListParagraph"/>
        <w:ind w:left="1296"/>
        <w:rPr>
          <w:rFonts w:ascii="Segoe UI" w:hAnsi="Segoe UI" w:cs="Segoe UI"/>
          <w:color w:val="0D0D0D"/>
          <w:shd w:val="clear" w:color="auto" w:fill="FFFFFF"/>
        </w:rPr>
      </w:pPr>
    </w:p>
    <w:p w14:paraId="42CE8102" w14:textId="77777777" w:rsidR="00F75342" w:rsidRDefault="00F75342" w:rsidP="008B0420">
      <w:pPr>
        <w:pStyle w:val="ListParagraph"/>
        <w:ind w:left="1296"/>
        <w:rPr>
          <w:rFonts w:ascii="Segoe UI" w:hAnsi="Segoe UI" w:cs="Segoe UI"/>
          <w:color w:val="0D0D0D"/>
          <w:shd w:val="clear" w:color="auto" w:fill="FFFFFF"/>
        </w:rPr>
      </w:pPr>
    </w:p>
    <w:p w14:paraId="59B6C0FD" w14:textId="45247910" w:rsidR="004473C1" w:rsidRDefault="004473C1" w:rsidP="008B0420">
      <w:pPr>
        <w:pStyle w:val="ListParagraph"/>
        <w:ind w:left="1296"/>
        <w:rPr>
          <w:rFonts w:ascii="Segoe UI" w:hAnsi="Segoe UI" w:cs="Segoe UI"/>
          <w:color w:val="0D0D0D"/>
          <w:shd w:val="clear" w:color="auto" w:fill="FFFFFF"/>
        </w:rPr>
      </w:pPr>
    </w:p>
    <w:p w14:paraId="2345327B" w14:textId="4C1F61B8" w:rsidR="0091044F" w:rsidRDefault="0091044F" w:rsidP="0091044F">
      <w:pPr>
        <w:pStyle w:val="ListParagraph"/>
        <w:numPr>
          <w:ilvl w:val="0"/>
          <w:numId w:val="11"/>
        </w:numPr>
        <w:rPr>
          <w:rFonts w:ascii="Segoe UI" w:hAnsi="Segoe UI" w:cs="Segoe UI"/>
          <w:color w:val="0D0D0D"/>
          <w:shd w:val="clear" w:color="auto" w:fill="FFFFFF"/>
        </w:rPr>
      </w:pPr>
      <w:r w:rsidRPr="0091044F">
        <w:rPr>
          <w:rFonts w:ascii="Segoe UI" w:hAnsi="Segoe UI" w:cs="Segoe UI"/>
          <w:color w:val="0D0D0D"/>
          <w:shd w:val="clear" w:color="auto" w:fill="FFFFFF"/>
        </w:rPr>
        <w:t>Choix de la méthodologie et formalisme adoptés</w:t>
      </w:r>
      <w:r>
        <w:rPr>
          <w:rFonts w:ascii="Segoe UI" w:hAnsi="Segoe UI" w:cs="Segoe UI"/>
          <w:color w:val="0D0D0D"/>
          <w:shd w:val="clear" w:color="auto" w:fill="FFFFFF"/>
        </w:rPr>
        <w:t> :</w:t>
      </w:r>
    </w:p>
    <w:p w14:paraId="77F5366A" w14:textId="77777777" w:rsidR="0091044F" w:rsidRPr="0091044F" w:rsidRDefault="0091044F" w:rsidP="0091044F">
      <w:pPr>
        <w:pStyle w:val="ListParagraph"/>
        <w:ind w:left="1296"/>
        <w:rPr>
          <w:rFonts w:ascii="Segoe UI" w:hAnsi="Segoe UI" w:cs="Segoe UI"/>
          <w:color w:val="0D0D0D"/>
          <w:shd w:val="clear" w:color="auto" w:fill="FFFFFF"/>
        </w:rPr>
      </w:pPr>
    </w:p>
    <w:p w14:paraId="308496E8" w14:textId="5D6450C4" w:rsidR="0091044F" w:rsidRDefault="001852C7" w:rsidP="0091044F">
      <w:pPr>
        <w:pStyle w:val="ListParagraph"/>
        <w:ind w:left="1296"/>
        <w:rPr>
          <w:rFonts w:ascii="Segoe UI" w:hAnsi="Segoe UI" w:cs="Segoe UI"/>
          <w:color w:val="0D0D0D"/>
          <w:shd w:val="clear" w:color="auto" w:fill="FFFFFF"/>
        </w:rPr>
      </w:pPr>
      <w:r>
        <w:rPr>
          <w:rFonts w:ascii="Segoe UI" w:hAnsi="Segoe UI" w:cs="Segoe UI"/>
          <w:color w:val="0D0D0D"/>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Default="001852C7" w:rsidP="0091044F">
      <w:pPr>
        <w:pStyle w:val="ListParagraph"/>
        <w:ind w:left="1296"/>
        <w:rPr>
          <w:rFonts w:ascii="Segoe UI" w:hAnsi="Segoe UI" w:cs="Segoe UI"/>
          <w:color w:val="0D0D0D"/>
          <w:shd w:val="clear" w:color="auto" w:fill="FFFFFF"/>
        </w:rPr>
      </w:pPr>
    </w:p>
    <w:p w14:paraId="57503596" w14:textId="17435399" w:rsidR="001852C7" w:rsidRDefault="001852C7" w:rsidP="001852C7">
      <w:pPr>
        <w:pStyle w:val="ListParagraph"/>
        <w:numPr>
          <w:ilvl w:val="1"/>
          <w:numId w:val="11"/>
        </w:numPr>
        <w:rPr>
          <w:rFonts w:ascii="Segoe UI" w:hAnsi="Segoe UI" w:cs="Segoe UI"/>
          <w:color w:val="0D0D0D"/>
          <w:shd w:val="clear" w:color="auto" w:fill="FFFFFF"/>
        </w:rPr>
      </w:pPr>
      <w:r w:rsidRPr="001852C7">
        <w:rPr>
          <w:rFonts w:ascii="Segoe UI" w:hAnsi="Segoe UI" w:cs="Segoe UI"/>
          <w:color w:val="0D0D0D"/>
          <w:shd w:val="clear" w:color="auto" w:fill="FFFFFF"/>
        </w:rPr>
        <w:t>Choix de la méthodologie</w:t>
      </w:r>
      <w:r>
        <w:rPr>
          <w:rFonts w:ascii="Segoe UI" w:hAnsi="Segoe UI" w:cs="Segoe UI"/>
          <w:color w:val="0D0D0D"/>
          <w:shd w:val="clear" w:color="auto" w:fill="FFFFFF"/>
        </w:rPr>
        <w:t> :</w:t>
      </w:r>
    </w:p>
    <w:p w14:paraId="472CA85A" w14:textId="77777777" w:rsidR="001852C7" w:rsidRDefault="001852C7" w:rsidP="001852C7">
      <w:pPr>
        <w:pStyle w:val="ListParagraph"/>
        <w:ind w:left="2832"/>
        <w:rPr>
          <w:rFonts w:ascii="Segoe UI" w:hAnsi="Segoe UI" w:cs="Segoe UI"/>
          <w:color w:val="0D0D0D"/>
          <w:shd w:val="clear" w:color="auto" w:fill="FFFFFF"/>
        </w:rPr>
      </w:pPr>
    </w:p>
    <w:p w14:paraId="79FF1F10" w14:textId="3D801B02" w:rsidR="0091044F" w:rsidRDefault="001852C7" w:rsidP="00F74415">
      <w:pPr>
        <w:ind w:left="1416"/>
        <w:rPr>
          <w:rFonts w:ascii="Segoe UI" w:hAnsi="Segoe UI" w:cs="Segoe UI"/>
          <w:color w:val="0D0D0D"/>
          <w:shd w:val="clear" w:color="auto" w:fill="FFFFFF"/>
        </w:rPr>
      </w:pPr>
      <w:r w:rsidRPr="001852C7">
        <w:rPr>
          <w:rFonts w:ascii="Segoe UI" w:hAnsi="Segoe UI" w:cs="Segoe UI"/>
          <w:color w:val="0D0D0D"/>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1852C7" w:rsidRDefault="001852C7" w:rsidP="00F74415">
      <w:pPr>
        <w:ind w:left="1416"/>
        <w:rPr>
          <w:rFonts w:ascii="Segoe UI" w:hAnsi="Segoe UI" w:cs="Segoe UI"/>
          <w:color w:val="0D0D0D"/>
          <w:shd w:val="clear" w:color="auto" w:fill="FFFFFF"/>
        </w:rPr>
      </w:pPr>
      <w:r w:rsidRPr="001852C7">
        <w:rPr>
          <w:rFonts w:ascii="Segoe UI" w:hAnsi="Segoe UI" w:cs="Segoe UI"/>
          <w:color w:val="0D0D0D"/>
          <w:shd w:val="clear" w:color="auto" w:fill="FFFFFF"/>
        </w:rPr>
        <w:lastRenderedPageBreak/>
        <w:t>Une méthode Agile</w:t>
      </w:r>
      <w:r w:rsidR="00F74415">
        <w:rPr>
          <w:rFonts w:ascii="Segoe UI" w:hAnsi="Segoe UI" w:cs="Segoe UI"/>
          <w:color w:val="0D0D0D"/>
          <w:shd w:val="clear" w:color="auto" w:fill="FFFFFF"/>
        </w:rPr>
        <w:t xml:space="preserve"> </w:t>
      </w:r>
      <w:r w:rsidRPr="001852C7">
        <w:rPr>
          <w:rFonts w:ascii="Segoe UI" w:hAnsi="Segoe UI" w:cs="Segoe UI"/>
          <w:color w:val="0D0D0D"/>
          <w:shd w:val="clear" w:color="auto" w:fill="FFFFFF"/>
        </w:rPr>
        <w:t>garantit une meilleure qualité de communication avec l’utilisateur, une meilleure visibilité du</w:t>
      </w:r>
      <w:r w:rsidR="00F74415">
        <w:rPr>
          <w:rFonts w:ascii="Segoe UI" w:hAnsi="Segoe UI" w:cs="Segoe UI"/>
          <w:color w:val="0D0D0D"/>
          <w:shd w:val="clear" w:color="auto" w:fill="FFFFFF"/>
        </w:rPr>
        <w:t xml:space="preserve"> </w:t>
      </w:r>
      <w:r w:rsidRPr="001852C7">
        <w:rPr>
          <w:rFonts w:ascii="Segoe UI" w:hAnsi="Segoe UI" w:cs="Segoe UI"/>
          <w:color w:val="0D0D0D"/>
          <w:shd w:val="clear" w:color="auto" w:fill="FFFFFF"/>
        </w:rPr>
        <w:t>client sur l’avancement des travaux, un meilleur contrôle de qualité par le fait que les tests sont</w:t>
      </w:r>
      <w:r w:rsidR="00F74415">
        <w:rPr>
          <w:rFonts w:ascii="Segoe UI" w:hAnsi="Segoe UI" w:cs="Segoe UI"/>
          <w:color w:val="0D0D0D"/>
          <w:shd w:val="clear" w:color="auto" w:fill="FFFFFF"/>
        </w:rPr>
        <w:t xml:space="preserve"> </w:t>
      </w:r>
      <w:r w:rsidRPr="001852C7">
        <w:rPr>
          <w:rFonts w:ascii="Segoe UI" w:hAnsi="Segoe UI" w:cs="Segoe UI"/>
          <w:color w:val="0D0D0D"/>
          <w:shd w:val="clear" w:color="auto" w:fill="FFFFFF"/>
        </w:rPr>
        <w:t>effectués en continu, ce qui permet de détecter rapidement les problèmes. Elle intègre aussi la</w:t>
      </w:r>
      <w:r w:rsidR="00F74415">
        <w:rPr>
          <w:rFonts w:ascii="Segoe UI" w:hAnsi="Segoe UI" w:cs="Segoe UI"/>
          <w:color w:val="0D0D0D"/>
          <w:shd w:val="clear" w:color="auto" w:fill="FFFFFF"/>
        </w:rPr>
        <w:t xml:space="preserve"> </w:t>
      </w:r>
      <w:r w:rsidRPr="001852C7">
        <w:rPr>
          <w:rFonts w:ascii="Segoe UI" w:hAnsi="Segoe UI" w:cs="Segoe UI"/>
          <w:color w:val="0D0D0D"/>
          <w:shd w:val="clear" w:color="auto" w:fill="FFFFFF"/>
        </w:rPr>
        <w:t>notion de travail en équipe [</w:t>
      </w:r>
      <w:r w:rsidR="00F74415">
        <w:rPr>
          <w:rFonts w:ascii="Segoe UI" w:hAnsi="Segoe UI" w:cs="Segoe UI"/>
          <w:color w:val="0D0D0D"/>
          <w:shd w:val="clear" w:color="auto" w:fill="FFFFFF"/>
        </w:rPr>
        <w:t>6</w:t>
      </w:r>
      <w:r w:rsidRPr="001852C7">
        <w:rPr>
          <w:rFonts w:ascii="Segoe UI" w:hAnsi="Segoe UI" w:cs="Segoe UI"/>
          <w:color w:val="0D0D0D"/>
          <w:shd w:val="clear" w:color="auto" w:fill="FFFFFF"/>
        </w:rPr>
        <w:t>].</w:t>
      </w:r>
    </w:p>
    <w:p w14:paraId="1915D320" w14:textId="77777777" w:rsidR="00F74415" w:rsidRDefault="00F74415" w:rsidP="00F74415">
      <w:pPr>
        <w:pStyle w:val="ListParagraph"/>
        <w:ind w:left="1416"/>
        <w:rPr>
          <w:rFonts w:ascii="Segoe UI" w:hAnsi="Segoe UI" w:cs="Segoe UI"/>
          <w:color w:val="0D0D0D"/>
          <w:shd w:val="clear" w:color="auto" w:fill="FFFFFF"/>
        </w:rPr>
      </w:pPr>
      <w:r w:rsidRPr="00F74415">
        <w:rPr>
          <w:rFonts w:ascii="Segoe UI" w:hAnsi="Segoe UI" w:cs="Segoe UI"/>
          <w:color w:val="0D0D0D"/>
          <w:shd w:val="clear" w:color="auto" w:fill="FFFFFF"/>
        </w:rPr>
        <w:t xml:space="preserve">Parmi les méthodes Agiles, nous utilisons « </w:t>
      </w:r>
      <w:r w:rsidRPr="00F74415">
        <w:rPr>
          <w:rFonts w:ascii="Segoe UI" w:hAnsi="Segoe UI" w:cs="Segoe UI"/>
          <w:b/>
          <w:shd w:val="clear" w:color="auto" w:fill="FFFFFF"/>
        </w:rPr>
        <w:t>SCRUM</w:t>
      </w:r>
      <w:r w:rsidRPr="00F74415">
        <w:rPr>
          <w:rFonts w:ascii="Segoe UI" w:hAnsi="Segoe UI" w:cs="Segoe UI"/>
          <w:shd w:val="clear" w:color="auto" w:fill="FFFFFF"/>
        </w:rPr>
        <w:t xml:space="preserve"> </w:t>
      </w:r>
      <w:r w:rsidRPr="00F74415">
        <w:rPr>
          <w:rFonts w:ascii="Segoe UI" w:hAnsi="Segoe UI" w:cs="Segoe UI"/>
          <w:color w:val="0D0D0D"/>
          <w:shd w:val="clear" w:color="auto" w:fill="FFFFFF"/>
        </w:rPr>
        <w:t xml:space="preserve">» pour la réalisation de notre projet. </w:t>
      </w:r>
    </w:p>
    <w:p w14:paraId="79587A19" w14:textId="5F95E504" w:rsidR="0091044F" w:rsidRDefault="00F74415" w:rsidP="00F74415">
      <w:pPr>
        <w:pStyle w:val="ListParagraph"/>
        <w:ind w:left="1416"/>
        <w:rPr>
          <w:rFonts w:ascii="Segoe UI" w:hAnsi="Segoe UI" w:cs="Segoe UI"/>
          <w:color w:val="0D0D0D"/>
          <w:shd w:val="clear" w:color="auto" w:fill="FFFFFF"/>
        </w:rPr>
      </w:pPr>
      <w:r w:rsidRPr="00F74415">
        <w:rPr>
          <w:rFonts w:ascii="Segoe UI" w:hAnsi="Segoe UI" w:cs="Segoe UI"/>
          <w:color w:val="0D0D0D"/>
          <w:shd w:val="clear" w:color="auto" w:fill="FFFFFF"/>
        </w:rPr>
        <w:t>En</w:t>
      </w:r>
      <w:r>
        <w:rPr>
          <w:rFonts w:ascii="Segoe UI" w:hAnsi="Segoe UI" w:cs="Segoe UI"/>
          <w:color w:val="0D0D0D"/>
          <w:shd w:val="clear" w:color="auto" w:fill="FFFFFF"/>
        </w:rPr>
        <w:t xml:space="preserve"> </w:t>
      </w:r>
      <w:r w:rsidRPr="00F74415">
        <w:rPr>
          <w:rFonts w:ascii="Segoe UI" w:hAnsi="Segoe UI" w:cs="Segoe UI"/>
          <w:color w:val="0D0D0D"/>
          <w:shd w:val="clear" w:color="auto" w:fill="FFFFFF"/>
        </w:rPr>
        <w:t>effet, nous travaillons en équipe et le produit est livré à chaque terminaison d’une tâche. En plus le client est toujours intervenant dans le test de la solution.</w:t>
      </w:r>
    </w:p>
    <w:p w14:paraId="147FA485" w14:textId="77777777" w:rsidR="00F74415" w:rsidRDefault="00F74415" w:rsidP="00F74415">
      <w:pPr>
        <w:pStyle w:val="ListParagraph"/>
        <w:ind w:left="1416"/>
        <w:rPr>
          <w:rFonts w:ascii="Segoe UI" w:hAnsi="Segoe UI" w:cs="Segoe UI"/>
          <w:color w:val="0D0D0D"/>
          <w:shd w:val="clear" w:color="auto" w:fill="FFFFFF"/>
        </w:rPr>
      </w:pPr>
    </w:p>
    <w:p w14:paraId="17BDC8F5" w14:textId="0AB3EDB1" w:rsidR="00F74415" w:rsidRPr="00F74415" w:rsidRDefault="00F74415" w:rsidP="00F74415">
      <w:pPr>
        <w:pStyle w:val="ListParagraph"/>
        <w:numPr>
          <w:ilvl w:val="0"/>
          <w:numId w:val="42"/>
        </w:numPr>
        <w:rPr>
          <w:rFonts w:ascii="Segoe UI" w:hAnsi="Segoe UI" w:cs="Segoe UI"/>
          <w:color w:val="0D0D0D"/>
          <w:shd w:val="clear" w:color="auto" w:fill="FFFFFF"/>
        </w:rPr>
      </w:pPr>
      <w:r>
        <w:rPr>
          <w:rFonts w:ascii="Segoe UI" w:hAnsi="Segoe UI" w:cs="Segoe UI"/>
          <w:color w:val="0D0D0D"/>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Pr>
          <w:rFonts w:ascii="Segoe UI" w:hAnsi="Segoe UI" w:cs="Segoe UI"/>
          <w:color w:val="0D0D0D"/>
          <w:shd w:val="clear" w:color="auto" w:fill="FFFFFF"/>
        </w:rPr>
        <w:t>l‘admin</w:t>
      </w:r>
      <w:r>
        <w:rPr>
          <w:rFonts w:ascii="Segoe UI" w:hAnsi="Segoe UI" w:cs="Segoe UI"/>
          <w:color w:val="0D0D0D"/>
          <w:shd w:val="clear" w:color="auto" w:fill="FFFFFF"/>
        </w:rPr>
        <w:t xml:space="preserve"> dans le processus de test de la solution, assurant ainsi une adaptation continue aux besoins et une qualité optimale du produit final.</w:t>
      </w:r>
    </w:p>
    <w:p w14:paraId="0AEB9107" w14:textId="0BECB263" w:rsidR="0091044F" w:rsidRDefault="0091044F" w:rsidP="00F74415">
      <w:pPr>
        <w:pStyle w:val="ListParagraph"/>
        <w:ind w:left="1296"/>
        <w:rPr>
          <w:rFonts w:ascii="Segoe UI" w:hAnsi="Segoe UI" w:cs="Segoe UI"/>
          <w:color w:val="0D0D0D"/>
          <w:shd w:val="clear" w:color="auto" w:fill="FFFFFF"/>
        </w:rPr>
      </w:pPr>
    </w:p>
    <w:p w14:paraId="12843E29" w14:textId="4BC3D3A8" w:rsidR="00F74415" w:rsidRDefault="00F74415" w:rsidP="00F74415">
      <w:pPr>
        <w:pStyle w:val="ListParagraph"/>
        <w:numPr>
          <w:ilvl w:val="1"/>
          <w:numId w:val="11"/>
        </w:numPr>
        <w:rPr>
          <w:rFonts w:ascii="Segoe UI" w:hAnsi="Segoe UI" w:cs="Segoe UI"/>
          <w:color w:val="0D0D0D"/>
          <w:shd w:val="clear" w:color="auto" w:fill="FFFFFF"/>
        </w:rPr>
      </w:pPr>
      <w:r w:rsidRPr="00F74415">
        <w:rPr>
          <w:rFonts w:ascii="Segoe UI" w:hAnsi="Segoe UI" w:cs="Segoe UI"/>
          <w:color w:val="0D0D0D"/>
          <w:shd w:val="clear" w:color="auto" w:fill="FFFFFF"/>
        </w:rPr>
        <w:t>Définition du Scrum</w:t>
      </w:r>
      <w:r>
        <w:rPr>
          <w:rFonts w:ascii="Segoe UI" w:hAnsi="Segoe UI" w:cs="Segoe UI"/>
          <w:color w:val="0D0D0D"/>
          <w:shd w:val="clear" w:color="auto" w:fill="FFFFFF"/>
        </w:rPr>
        <w:t> :</w:t>
      </w:r>
    </w:p>
    <w:p w14:paraId="69E9DCAD" w14:textId="77777777" w:rsidR="00F74415" w:rsidRDefault="00F74415" w:rsidP="00F74415">
      <w:pPr>
        <w:pStyle w:val="ListParagraph"/>
        <w:ind w:left="1656"/>
        <w:rPr>
          <w:rFonts w:ascii="Segoe UI" w:hAnsi="Segoe UI" w:cs="Segoe UI"/>
          <w:color w:val="0D0D0D"/>
          <w:shd w:val="clear" w:color="auto" w:fill="FFFFFF"/>
        </w:rPr>
      </w:pPr>
    </w:p>
    <w:p w14:paraId="2296CE1B" w14:textId="77777777" w:rsidR="00B546D0" w:rsidRPr="00B546D0" w:rsidRDefault="00B546D0" w:rsidP="00B546D0">
      <w:pPr>
        <w:pStyle w:val="ListParagraph"/>
        <w:ind w:left="1296"/>
        <w:rPr>
          <w:rFonts w:ascii="Segoe UI" w:hAnsi="Segoe UI" w:cs="Segoe UI"/>
          <w:color w:val="0D0D0D"/>
          <w:shd w:val="clear" w:color="auto" w:fill="FFFFFF"/>
        </w:rPr>
      </w:pPr>
      <w:r w:rsidRPr="00B546D0">
        <w:rPr>
          <w:rFonts w:ascii="Segoe UI" w:hAnsi="Segoe UI" w:cs="Segoe UI"/>
          <w:color w:val="0D0D0D"/>
          <w:shd w:val="clear" w:color="auto" w:fill="FFFFFF"/>
        </w:rPr>
        <w:t>Son principe est d’accuser et de donner le choix d’organisation à</w:t>
      </w:r>
    </w:p>
    <w:p w14:paraId="3FE7441A" w14:textId="1CDF14D0" w:rsidR="00B546D0" w:rsidRPr="00B546D0" w:rsidRDefault="00B546D0" w:rsidP="00B546D0">
      <w:pPr>
        <w:pStyle w:val="ListParagraph"/>
        <w:ind w:left="1296"/>
        <w:rPr>
          <w:rFonts w:ascii="Segoe UI" w:hAnsi="Segoe UI" w:cs="Segoe UI"/>
          <w:color w:val="0D0D0D"/>
          <w:shd w:val="clear" w:color="auto" w:fill="FFFFFF"/>
        </w:rPr>
      </w:pPr>
      <w:proofErr w:type="gramStart"/>
      <w:r w:rsidRPr="00B546D0">
        <w:rPr>
          <w:rFonts w:ascii="Segoe UI" w:hAnsi="Segoe UI" w:cs="Segoe UI"/>
          <w:color w:val="0D0D0D"/>
          <w:shd w:val="clear" w:color="auto" w:fill="FFFFFF"/>
        </w:rPr>
        <w:t>une</w:t>
      </w:r>
      <w:proofErr w:type="gramEnd"/>
      <w:r w:rsidRPr="00B546D0">
        <w:rPr>
          <w:rFonts w:ascii="Segoe UI" w:hAnsi="Segoe UI" w:cs="Segoe UI"/>
          <w:color w:val="0D0D0D"/>
          <w:shd w:val="clear" w:color="auto" w:fill="FFFFFF"/>
        </w:rPr>
        <w:t xml:space="preserve"> équipe qui est livrée d’élaborer un produit utilisable lors d’itérations dans une durée bien</w:t>
      </w:r>
      <w:r>
        <w:rPr>
          <w:rFonts w:ascii="Segoe UI" w:hAnsi="Segoe UI" w:cs="Segoe UI"/>
          <w:color w:val="0D0D0D"/>
          <w:shd w:val="clear" w:color="auto" w:fill="FFFFFF"/>
        </w:rPr>
        <w:t xml:space="preserve"> </w:t>
      </w:r>
      <w:r w:rsidRPr="00B546D0">
        <w:rPr>
          <w:rFonts w:ascii="Segoe UI" w:hAnsi="Segoe UI" w:cs="Segoe UI"/>
          <w:color w:val="0D0D0D"/>
          <w:shd w:val="clear" w:color="auto" w:fill="FFFFFF"/>
        </w:rPr>
        <w:t>déterminée. Scrum se base sur un petit jeu de pratiques et quelques rôles. Cette méthode peut</w:t>
      </w:r>
      <w:r>
        <w:rPr>
          <w:rFonts w:ascii="Segoe UI" w:hAnsi="Segoe UI" w:cs="Segoe UI"/>
          <w:color w:val="0D0D0D"/>
          <w:shd w:val="clear" w:color="auto" w:fill="FFFFFF"/>
        </w:rPr>
        <w:t xml:space="preserve"> </w:t>
      </w:r>
      <w:r w:rsidRPr="00B546D0">
        <w:rPr>
          <w:rFonts w:ascii="Segoe UI" w:hAnsi="Segoe UI" w:cs="Segoe UI"/>
          <w:color w:val="0D0D0D"/>
          <w:shd w:val="clear" w:color="auto" w:fill="FFFFFF"/>
        </w:rPr>
        <w:t>être utilisée dans n’importe quelle condition ou un groupe de personnes ont besoin de travailler</w:t>
      </w:r>
    </w:p>
    <w:p w14:paraId="43C8DA8B" w14:textId="49968F1D" w:rsidR="0091044F" w:rsidRDefault="00B546D0" w:rsidP="00B546D0">
      <w:pPr>
        <w:pStyle w:val="ListParagraph"/>
        <w:ind w:left="1296"/>
        <w:rPr>
          <w:rFonts w:ascii="Segoe UI" w:hAnsi="Segoe UI" w:cs="Segoe UI"/>
          <w:color w:val="0D0D0D"/>
          <w:shd w:val="clear" w:color="auto" w:fill="FFFFFF"/>
        </w:rPr>
      </w:pPr>
      <w:proofErr w:type="gramStart"/>
      <w:r w:rsidRPr="00B546D0">
        <w:rPr>
          <w:rFonts w:ascii="Segoe UI" w:hAnsi="Segoe UI" w:cs="Segoe UI"/>
          <w:color w:val="0D0D0D"/>
          <w:shd w:val="clear" w:color="auto" w:fill="FFFFFF"/>
        </w:rPr>
        <w:t>ensemble</w:t>
      </w:r>
      <w:proofErr w:type="gramEnd"/>
      <w:r w:rsidRPr="00B546D0">
        <w:rPr>
          <w:rFonts w:ascii="Segoe UI" w:hAnsi="Segoe UI" w:cs="Segoe UI"/>
          <w:color w:val="0D0D0D"/>
          <w:shd w:val="clear" w:color="auto" w:fill="FFFFFF"/>
        </w:rPr>
        <w:t xml:space="preserve"> pour atteindre un but commun.[</w:t>
      </w:r>
      <w:r>
        <w:rPr>
          <w:rFonts w:ascii="Segoe UI" w:hAnsi="Segoe UI" w:cs="Segoe UI"/>
          <w:color w:val="0D0D0D"/>
          <w:shd w:val="clear" w:color="auto" w:fill="FFFFFF"/>
        </w:rPr>
        <w:t>7</w:t>
      </w:r>
      <w:r w:rsidRPr="00B546D0">
        <w:rPr>
          <w:rFonts w:ascii="Segoe UI" w:hAnsi="Segoe UI" w:cs="Segoe UI"/>
          <w:color w:val="0D0D0D"/>
          <w:shd w:val="clear" w:color="auto" w:fill="FFFFFF"/>
        </w:rPr>
        <w:t>]</w:t>
      </w:r>
    </w:p>
    <w:p w14:paraId="1AC9D7B5" w14:textId="571C42B1" w:rsidR="0091044F" w:rsidRDefault="0091044F" w:rsidP="00F74415">
      <w:pPr>
        <w:pStyle w:val="ListParagraph"/>
        <w:ind w:left="1296"/>
        <w:rPr>
          <w:rFonts w:ascii="Segoe UI" w:hAnsi="Segoe UI" w:cs="Segoe UI"/>
          <w:color w:val="0D0D0D"/>
          <w:shd w:val="clear" w:color="auto" w:fill="FFFFFF"/>
        </w:rPr>
      </w:pPr>
    </w:p>
    <w:p w14:paraId="72376C92" w14:textId="0B6B44F7" w:rsidR="00BC7FDA" w:rsidRDefault="00BC7FDA" w:rsidP="00BC7FDA">
      <w:pPr>
        <w:pStyle w:val="ListParagraph"/>
        <w:numPr>
          <w:ilvl w:val="1"/>
          <w:numId w:val="11"/>
        </w:numPr>
        <w:rPr>
          <w:rFonts w:ascii="Segoe UI" w:hAnsi="Segoe UI" w:cs="Segoe UI"/>
          <w:color w:val="0D0D0D"/>
          <w:shd w:val="clear" w:color="auto" w:fill="FFFFFF"/>
        </w:rPr>
      </w:pPr>
      <w:r w:rsidRPr="00BC7FDA">
        <w:rPr>
          <w:rFonts w:ascii="Segoe UI" w:hAnsi="Segoe UI" w:cs="Segoe UI"/>
          <w:color w:val="0D0D0D"/>
          <w:shd w:val="clear" w:color="auto" w:fill="FFFFFF"/>
        </w:rPr>
        <w:t>Cycle de vie de la méthode S</w:t>
      </w:r>
      <w:r>
        <w:rPr>
          <w:rFonts w:ascii="Segoe UI" w:hAnsi="Segoe UI" w:cs="Segoe UI"/>
          <w:color w:val="0D0D0D"/>
          <w:shd w:val="clear" w:color="auto" w:fill="FFFFFF"/>
        </w:rPr>
        <w:t>crum :</w:t>
      </w:r>
    </w:p>
    <w:p w14:paraId="566A86BC" w14:textId="21507B12" w:rsidR="0091044F" w:rsidRDefault="00BC7FDA" w:rsidP="00BC7FDA">
      <w:pPr>
        <w:ind w:left="1416"/>
        <w:rPr>
          <w:rFonts w:ascii="Segoe UI" w:hAnsi="Segoe UI" w:cs="Segoe UI"/>
          <w:color w:val="0D0D0D"/>
          <w:shd w:val="clear" w:color="auto" w:fill="FFFFFF"/>
        </w:rPr>
      </w:pPr>
      <w:r w:rsidRPr="00BC7FDA">
        <w:rPr>
          <w:rFonts w:ascii="Segoe UI" w:hAnsi="Segoe UI" w:cs="Segoe UI"/>
          <w:noProof/>
          <w:color w:val="0D0D0D"/>
          <w:shd w:val="clear" w:color="auto" w:fill="FFFFFF"/>
        </w:rPr>
        <mc:AlternateContent>
          <mc:Choice Requires="wps">
            <w:drawing>
              <wp:anchor distT="45720" distB="45720" distL="114300" distR="114300" simplePos="0" relativeHeight="251665408" behindDoc="0" locked="0" layoutInCell="1" allowOverlap="1" wp14:anchorId="4F82BC6E" wp14:editId="22605DF9">
                <wp:simplePos x="0" y="0"/>
                <wp:positionH relativeFrom="margin">
                  <wp:posOffset>916940</wp:posOffset>
                </wp:positionH>
                <wp:positionV relativeFrom="paragraph">
                  <wp:posOffset>685800</wp:posOffset>
                </wp:positionV>
                <wp:extent cx="4826000" cy="1404620"/>
                <wp:effectExtent l="0" t="0" r="12700" b="273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1404620"/>
                        </a:xfrm>
                        <a:prstGeom prst="rect">
                          <a:avLst/>
                        </a:prstGeom>
                        <a:solidFill>
                          <a:srgbClr val="FFFFFF"/>
                        </a:solidFill>
                        <a:ln w="9525">
                          <a:solidFill>
                            <a:srgbClr val="000000"/>
                          </a:solidFill>
                          <a:miter lim="800000"/>
                          <a:headEnd/>
                          <a:tailEnd/>
                        </a:ln>
                      </wps:spPr>
                      <wps:txbx>
                        <w:txbxContent>
                          <w:p w14:paraId="1F07D326" w14:textId="77777777" w:rsidR="007576E9" w:rsidRDefault="007576E9" w:rsidP="007576E9">
                            <w:pPr>
                              <w:pStyle w:val="ListParagraph"/>
                              <w:numPr>
                                <w:ilvl w:val="0"/>
                                <w:numId w:val="43"/>
                              </w:numPr>
                            </w:pPr>
                            <w:r w:rsidRPr="007576E9">
                              <w:rPr>
                                <w:b/>
                              </w:rPr>
                              <w:t>Product Owner (PO) :</w:t>
                            </w:r>
                            <w:r>
                              <w:t xml:space="preserve"> I</w:t>
                            </w:r>
                            <w:r w:rsidRPr="00BC7FDA">
                              <w:t>l est l'un des acteurs clés du processus scrum.</w:t>
                            </w:r>
                          </w:p>
                          <w:p w14:paraId="7D036145" w14:textId="77777777" w:rsidR="007576E9" w:rsidRDefault="007576E9">
                            <w:r>
                              <w:t xml:space="preserve">Son rôle </w:t>
                            </w:r>
                            <w:r w:rsidRPr="00BC7FDA">
                              <w:t>est de faire le pont entre la partie métier et la partie technique du projet. Il est donc le relai entre le client et l’équipe de développement.</w:t>
                            </w:r>
                          </w:p>
                          <w:p w14:paraId="3D6D1A82" w14:textId="232C7EA6" w:rsidR="007576E9" w:rsidRDefault="007576E9">
                            <w:r w:rsidRPr="00BC7FDA">
                              <w:t xml:space="preserve"> Le Product Owner porte la vision du produit scrum. </w:t>
                            </w:r>
                          </w:p>
                          <w:p w14:paraId="5B8CEFF2" w14:textId="3E5E37B0" w:rsidR="007576E9" w:rsidRPr="00BC7FDA" w:rsidRDefault="007576E9">
                            <w:r>
                              <w:t>I</w:t>
                            </w:r>
                            <w:r w:rsidRPr="00BC7FDA">
                              <w:t xml:space="preserve">l est responsable de la rédaction des user stories et chargé de maintenir le Product </w:t>
                            </w:r>
                            <w:proofErr w:type="spellStart"/>
                            <w:r w:rsidRPr="00BC7FDA">
                              <w:t>Backlog</w:t>
                            </w:r>
                            <w:proofErr w:type="spellEnd"/>
                            <w:r w:rsidRPr="00BC7FDA">
                              <w:t xml:space="preserve"> à </w:t>
                            </w:r>
                            <w:proofErr w:type="gramStart"/>
                            <w:r w:rsidRPr="00BC7FDA">
                              <w:t>jour.</w:t>
                            </w:r>
                            <w:r>
                              <w:t>[</w:t>
                            </w:r>
                            <w:proofErr w:type="gramEnd"/>
                            <w: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left:0;text-align:left;margin-left:72.2pt;margin-top:54pt;width:380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">
                <v:textbox style="mso-fit-shape-to-text:t">
                  <w:txbxContent>
                    <w:p w14:paraId="1F07D326" w14:textId="77777777" w:rsidR="007576E9" w:rsidRDefault="007576E9" w:rsidP="007576E9">
                      <w:pPr>
                        <w:pStyle w:val="ListParagraph"/>
                        <w:numPr>
                          <w:ilvl w:val="0"/>
                          <w:numId w:val="43"/>
                        </w:numPr>
                      </w:pPr>
                      <w:r w:rsidRPr="007576E9">
                        <w:rPr>
                          <w:b/>
                        </w:rPr>
                        <w:t>Product Owner (PO) :</w:t>
                      </w:r>
                      <w:r>
                        <w:t xml:space="preserve"> I</w:t>
                      </w:r>
                      <w:r w:rsidRPr="00BC7FDA">
                        <w:t>l est l'un des acteurs clés du processus scrum.</w:t>
                      </w:r>
                    </w:p>
                    <w:p w14:paraId="7D036145" w14:textId="77777777" w:rsidR="007576E9" w:rsidRDefault="007576E9">
                      <w:r>
                        <w:t xml:space="preserve">Son rôle </w:t>
                      </w:r>
                      <w:r w:rsidRPr="00BC7FDA">
                        <w:t>est de faire le pont entre la partie métier et la partie technique du projet. Il est donc le relai entre le client et l’équipe de développement.</w:t>
                      </w:r>
                    </w:p>
                    <w:p w14:paraId="3D6D1A82" w14:textId="232C7EA6" w:rsidR="007576E9" w:rsidRDefault="007576E9">
                      <w:r w:rsidRPr="00BC7FDA">
                        <w:t xml:space="preserve"> Le Product Owner porte la vision du produit scrum. </w:t>
                      </w:r>
                    </w:p>
                    <w:p w14:paraId="5B8CEFF2" w14:textId="3E5E37B0" w:rsidR="007576E9" w:rsidRPr="00BC7FDA" w:rsidRDefault="007576E9">
                      <w:r>
                        <w:t>I</w:t>
                      </w:r>
                      <w:r w:rsidRPr="00BC7FDA">
                        <w:t xml:space="preserve">l est responsable de la rédaction des user stories et chargé de maintenir le Product </w:t>
                      </w:r>
                      <w:proofErr w:type="spellStart"/>
                      <w:r w:rsidRPr="00BC7FDA">
                        <w:t>Backlog</w:t>
                      </w:r>
                      <w:proofErr w:type="spellEnd"/>
                      <w:r w:rsidRPr="00BC7FDA">
                        <w:t xml:space="preserve"> à </w:t>
                      </w:r>
                      <w:proofErr w:type="gramStart"/>
                      <w:r w:rsidRPr="00BC7FDA">
                        <w:t>jour.</w:t>
                      </w:r>
                      <w:r>
                        <w:t>[</w:t>
                      </w:r>
                      <w:proofErr w:type="gramEnd"/>
                      <w:r>
                        <w:t>8]</w:t>
                      </w:r>
                    </w:p>
                  </w:txbxContent>
                </v:textbox>
                <w10:wrap type="square" anchorx="margin"/>
              </v:shape>
            </w:pict>
          </mc:Fallback>
        </mc:AlternateContent>
      </w:r>
      <w:r>
        <w:rPr>
          <w:rFonts w:ascii="Segoe UI" w:hAnsi="Segoe UI" w:cs="Segoe UI"/>
          <w:color w:val="0D0D0D"/>
          <w:shd w:val="clear" w:color="auto" w:fill="FFFFFF"/>
        </w:rPr>
        <w:t xml:space="preserve">Elle est composée </w:t>
      </w:r>
      <w:r w:rsidRPr="00BC7FDA">
        <w:rPr>
          <w:rFonts w:ascii="Segoe UI" w:hAnsi="Segoe UI" w:cs="Segoe UI"/>
          <w:color w:val="0D0D0D"/>
          <w:shd w:val="clear" w:color="auto" w:fill="FFFFFF"/>
        </w:rPr>
        <w:t>d’un Scrum Master, d’un Product Owner et d’équipe de développement.</w:t>
      </w:r>
    </w:p>
    <w:p w14:paraId="20F0D612" w14:textId="77777777" w:rsidR="00BC7FDA" w:rsidRDefault="00BC7FDA" w:rsidP="00BC7FDA">
      <w:pPr>
        <w:rPr>
          <w:rFonts w:ascii="Segoe UI" w:hAnsi="Segoe UI" w:cs="Segoe UI"/>
          <w:color w:val="0D0D0D"/>
          <w:shd w:val="clear" w:color="auto" w:fill="FFFFFF"/>
        </w:rPr>
      </w:pPr>
    </w:p>
    <w:p w14:paraId="6D092A03" w14:textId="77777777" w:rsidR="00BC7FDA" w:rsidRDefault="00BC7FDA" w:rsidP="00BC7FDA">
      <w:pPr>
        <w:ind w:left="1416"/>
        <w:rPr>
          <w:rFonts w:ascii="Segoe UI" w:hAnsi="Segoe UI" w:cs="Segoe UI"/>
          <w:color w:val="0D0D0D"/>
          <w:shd w:val="clear" w:color="auto" w:fill="FFFFFF"/>
        </w:rPr>
      </w:pPr>
    </w:p>
    <w:p w14:paraId="688199A9" w14:textId="5B9E12E1" w:rsidR="00BC7FDA" w:rsidRPr="00BC7FDA" w:rsidRDefault="00BC7FDA" w:rsidP="00BC7FDA">
      <w:pPr>
        <w:ind w:left="1416"/>
        <w:rPr>
          <w:rFonts w:ascii="Segoe UI" w:hAnsi="Segoe UI" w:cs="Segoe UI"/>
          <w:color w:val="0D0D0D"/>
          <w:shd w:val="clear" w:color="auto" w:fill="FFFFFF"/>
        </w:rPr>
      </w:pPr>
    </w:p>
    <w:p w14:paraId="21F37531" w14:textId="6B1800F4" w:rsidR="00B546D0" w:rsidRDefault="007576E9" w:rsidP="00F74415">
      <w:pPr>
        <w:pStyle w:val="ListParagraph"/>
        <w:ind w:left="1296"/>
        <w:rPr>
          <w:rFonts w:ascii="Segoe UI" w:hAnsi="Segoe UI" w:cs="Segoe UI"/>
          <w:color w:val="0D0D0D"/>
          <w:shd w:val="clear" w:color="auto" w:fill="FFFFFF"/>
        </w:rPr>
      </w:pPr>
      <w:r w:rsidRPr="007576E9">
        <w:rPr>
          <w:rFonts w:ascii="Segoe UI" w:hAnsi="Segoe UI" w:cs="Segoe UI"/>
          <w:noProof/>
          <w:color w:val="0D0D0D"/>
          <w:shd w:val="clear" w:color="auto" w:fill="FFFFFF"/>
        </w:rPr>
        <w:lastRenderedPageBreak/>
        <mc:AlternateContent>
          <mc:Choice Requires="wps">
            <w:drawing>
              <wp:anchor distT="45720" distB="45720" distL="114300" distR="114300" simplePos="0" relativeHeight="251669504" behindDoc="0" locked="0" layoutInCell="1" allowOverlap="1" wp14:anchorId="563F1650" wp14:editId="334612E5">
                <wp:simplePos x="0" y="0"/>
                <wp:positionH relativeFrom="margin">
                  <wp:align>right</wp:align>
                </wp:positionH>
                <wp:positionV relativeFrom="paragraph">
                  <wp:posOffset>1518285</wp:posOffset>
                </wp:positionV>
                <wp:extent cx="4813935" cy="1064895"/>
                <wp:effectExtent l="0" t="0" r="24765" b="2095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1064895"/>
                        </a:xfrm>
                        <a:prstGeom prst="rect">
                          <a:avLst/>
                        </a:prstGeom>
                        <a:solidFill>
                          <a:srgbClr val="FFFFFF"/>
                        </a:solidFill>
                        <a:ln w="9525">
                          <a:solidFill>
                            <a:srgbClr val="000000"/>
                          </a:solidFill>
                          <a:miter lim="800000"/>
                          <a:headEnd/>
                          <a:tailEnd/>
                        </a:ln>
                      </wps:spPr>
                      <wps:txbx>
                        <w:txbxContent>
                          <w:p w14:paraId="407B60E6" w14:textId="2808F8C8" w:rsidR="007576E9" w:rsidRPr="0019171E" w:rsidRDefault="0019171E" w:rsidP="0019171E">
                            <w:pPr>
                              <w:pStyle w:val="ListParagraph"/>
                              <w:numPr>
                                <w:ilvl w:val="0"/>
                                <w:numId w:val="45"/>
                              </w:numPr>
                              <w:rPr>
                                <w:rFonts w:ascii="Segoe UI" w:hAnsi="Segoe UI" w:cs="Segoe UI"/>
                              </w:rPr>
                            </w:pPr>
                            <w:r w:rsidRPr="0019171E">
                              <w:rPr>
                                <w:rFonts w:ascii="Segoe UI" w:hAnsi="Segoe UI" w:cs="Segoe UI"/>
                                <w:b/>
                              </w:rPr>
                              <w:t>Équipe Scrum (l’équipe de développement) :</w:t>
                            </w:r>
                            <w:r w:rsidRPr="0019171E">
                              <w:t xml:space="preserve"> </w:t>
                            </w:r>
                            <w:r w:rsidRPr="0019171E">
                              <w:rPr>
                                <w:rFonts w:ascii="Segoe UI" w:hAnsi="Segoe UI" w:cs="Segoe UI"/>
                              </w:rPr>
                              <w:t>cette équipe se compose de trois à dix</w:t>
                            </w:r>
                            <w:r>
                              <w:rPr>
                                <w:rFonts w:ascii="Segoe UI" w:hAnsi="Segoe UI" w:cs="Segoe UI"/>
                              </w:rPr>
                              <w:t xml:space="preserve"> </w:t>
                            </w:r>
                            <w:r w:rsidRPr="0019171E">
                              <w:rPr>
                                <w:rFonts w:ascii="Segoe UI" w:hAnsi="Segoe UI" w:cs="Segoe UI"/>
                              </w:rPr>
                              <w:t>développeurs. Elle est responsable de la mise en œuvre des solutions techniques et de</w:t>
                            </w:r>
                            <w:r>
                              <w:rPr>
                                <w:rFonts w:ascii="Segoe UI" w:hAnsi="Segoe UI" w:cs="Segoe UI"/>
                              </w:rPr>
                              <w:t xml:space="preserve"> </w:t>
                            </w:r>
                            <w:r w:rsidRPr="0019171E">
                              <w:rPr>
                                <w:rFonts w:ascii="Segoe UI" w:hAnsi="Segoe UI" w:cs="Segoe UI"/>
                              </w:rPr>
                              <w:t>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left:0;text-align:left;margin-left:327.85pt;margin-top:119.55pt;width:379.05pt;height:83.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">
                <v:textbox>
                  <w:txbxContent>
                    <w:p w14:paraId="407B60E6" w14:textId="2808F8C8" w:rsidR="007576E9" w:rsidRPr="0019171E" w:rsidRDefault="0019171E" w:rsidP="0019171E">
                      <w:pPr>
                        <w:pStyle w:val="ListParagraph"/>
                        <w:numPr>
                          <w:ilvl w:val="0"/>
                          <w:numId w:val="45"/>
                        </w:numPr>
                        <w:rPr>
                          <w:rFonts w:ascii="Segoe UI" w:hAnsi="Segoe UI" w:cs="Segoe UI"/>
                        </w:rPr>
                      </w:pPr>
                      <w:r w:rsidRPr="0019171E">
                        <w:rPr>
                          <w:rFonts w:ascii="Segoe UI" w:hAnsi="Segoe UI" w:cs="Segoe UI"/>
                          <w:b/>
                        </w:rPr>
                        <w:t>Équipe Scrum (l’équipe de développement) :</w:t>
                      </w:r>
                      <w:r w:rsidRPr="0019171E">
                        <w:t xml:space="preserve"> </w:t>
                      </w:r>
                      <w:r w:rsidRPr="0019171E">
                        <w:rPr>
                          <w:rFonts w:ascii="Segoe UI" w:hAnsi="Segoe UI" w:cs="Segoe UI"/>
                        </w:rPr>
                        <w:t>cette équipe se compose de trois à dix</w:t>
                      </w:r>
                      <w:r>
                        <w:rPr>
                          <w:rFonts w:ascii="Segoe UI" w:hAnsi="Segoe UI" w:cs="Segoe UI"/>
                        </w:rPr>
                        <w:t xml:space="preserve"> </w:t>
                      </w:r>
                      <w:r w:rsidRPr="0019171E">
                        <w:rPr>
                          <w:rFonts w:ascii="Segoe UI" w:hAnsi="Segoe UI" w:cs="Segoe UI"/>
                        </w:rPr>
                        <w:t>développeurs. Elle est responsable de la mise en œuvre des solutions techniques et de</w:t>
                      </w:r>
                      <w:r>
                        <w:rPr>
                          <w:rFonts w:ascii="Segoe UI" w:hAnsi="Segoe UI" w:cs="Segoe UI"/>
                        </w:rPr>
                        <w:t xml:space="preserve"> </w:t>
                      </w:r>
                      <w:r w:rsidRPr="0019171E">
                        <w:rPr>
                          <w:rFonts w:ascii="Segoe UI" w:hAnsi="Segoe UI" w:cs="Segoe UI"/>
                        </w:rPr>
                        <w:t>la réalisation des tâches de développement [8].</w:t>
                      </w:r>
                    </w:p>
                  </w:txbxContent>
                </v:textbox>
                <w10:wrap type="square" anchorx="margin"/>
              </v:shape>
            </w:pict>
          </mc:Fallback>
        </mc:AlternateContent>
      </w:r>
      <w:r w:rsidRPr="00BC7FDA">
        <w:rPr>
          <w:rFonts w:ascii="Segoe UI" w:hAnsi="Segoe UI" w:cs="Segoe UI"/>
          <w:noProof/>
          <w:color w:val="0D0D0D"/>
          <w:shd w:val="clear" w:color="auto" w:fill="FFFFFF"/>
        </w:rPr>
        <mc:AlternateContent>
          <mc:Choice Requires="wps">
            <w:drawing>
              <wp:anchor distT="45720" distB="45720" distL="114300" distR="114300" simplePos="0" relativeHeight="251667456" behindDoc="0" locked="0" layoutInCell="1" allowOverlap="1" wp14:anchorId="60BA7552" wp14:editId="546111A8">
                <wp:simplePos x="0" y="0"/>
                <wp:positionH relativeFrom="margin">
                  <wp:align>right</wp:align>
                </wp:positionH>
                <wp:positionV relativeFrom="paragraph">
                  <wp:posOffset>202565</wp:posOffset>
                </wp:positionV>
                <wp:extent cx="4827270" cy="1318895"/>
                <wp:effectExtent l="0" t="0" r="11430" b="1460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270" cy="1319514"/>
                        </a:xfrm>
                        <a:prstGeom prst="rect">
                          <a:avLst/>
                        </a:prstGeom>
                        <a:solidFill>
                          <a:srgbClr val="FFFFFF"/>
                        </a:solidFill>
                        <a:ln w="9525">
                          <a:solidFill>
                            <a:srgbClr val="000000"/>
                          </a:solidFill>
                          <a:miter lim="800000"/>
                          <a:headEnd/>
                          <a:tailEnd/>
                        </a:ln>
                      </wps:spPr>
                      <wps:txbx>
                        <w:txbxContent>
                          <w:p w14:paraId="624131CE" w14:textId="0A9A9755" w:rsidR="007576E9" w:rsidRPr="0019171E" w:rsidRDefault="007576E9" w:rsidP="007576E9">
                            <w:pPr>
                              <w:pStyle w:val="ListParagraph"/>
                              <w:numPr>
                                <w:ilvl w:val="0"/>
                                <w:numId w:val="44"/>
                              </w:numPr>
                              <w:rPr>
                                <w:rFonts w:ascii="Segoe UI" w:hAnsi="Segoe UI" w:cs="Segoe UI"/>
                              </w:rPr>
                            </w:pPr>
                            <w:r w:rsidRPr="0019171E">
                              <w:rPr>
                                <w:rFonts w:ascii="Segoe UI" w:hAnsi="Segoe UI" w:cs="Segoe UI"/>
                                <w:b/>
                              </w:rPr>
                              <w:t>Scrum master (SM) :</w:t>
                            </w:r>
                            <w:r w:rsidRPr="007576E9">
                              <w:t xml:space="preserve"> </w:t>
                            </w:r>
                            <w:r w:rsidRPr="0019171E">
                              <w:rPr>
                                <w:rFonts w:ascii="Segoe UI" w:hAnsi="Segoe UI" w:cs="Segoe UI"/>
                              </w:rPr>
                              <w:t>C’est un facilitateur et un coach plus qu’un superviseur.</w:t>
                            </w:r>
                          </w:p>
                          <w:p w14:paraId="5970C152" w14:textId="2E9C6258" w:rsidR="007576E9" w:rsidRPr="0019171E" w:rsidRDefault="007576E9" w:rsidP="007576E9">
                            <w:pPr>
                              <w:pStyle w:val="ListParagraph"/>
                              <w:rPr>
                                <w:rFonts w:ascii="Segoe UI" w:hAnsi="Segoe UI" w:cs="Segoe UI"/>
                                <w:b/>
                              </w:rPr>
                            </w:pPr>
                            <w:r w:rsidRPr="0019171E">
                              <w:rPr>
                                <w:rStyle w:val="Heading1Char"/>
                                <w:rFonts w:ascii="Segoe UI" w:hAnsi="Segoe UI" w:cs="Segoe UI"/>
                                <w:color w:val="000000"/>
                                <w:sz w:val="22"/>
                                <w:szCs w:val="22"/>
                                <w:bdr w:val="none" w:sz="0" w:space="0" w:color="auto" w:frame="1"/>
                                <w:shd w:val="clear" w:color="auto" w:fill="FFFFFF"/>
                              </w:rPr>
                              <w:t>Il</w:t>
                            </w:r>
                            <w:r w:rsidRPr="0019171E">
                              <w:rPr>
                                <w:rFonts w:ascii="Segoe UI" w:hAnsi="Segoe UI" w:cs="Segoe UI"/>
                                <w:color w:val="000000"/>
                                <w:shd w:val="clear" w:color="auto" w:fill="FFFFFF"/>
                              </w:rPr>
                              <w:t xml:space="preserve"> a comme rôle d’aider l’équipe à mettre un cadre Scrum adapté au contexte de l’équipe. </w:t>
                            </w:r>
                          </w:p>
                          <w:p w14:paraId="3DB42130" w14:textId="77777777" w:rsidR="0019171E" w:rsidRPr="0019171E" w:rsidRDefault="0019171E" w:rsidP="0019171E">
                            <w:pPr>
                              <w:pStyle w:val="ListParagraph"/>
                              <w:rPr>
                                <w:rFonts w:ascii="Segoe UI" w:hAnsi="Segoe UI" w:cs="Segoe UI"/>
                              </w:rPr>
                            </w:pPr>
                            <w:r w:rsidRPr="0019171E">
                              <w:rPr>
                                <w:rFonts w:ascii="Segoe UI" w:hAnsi="Segoe UI" w:cs="Segoe UI"/>
                              </w:rPr>
                              <w:t>Il protège l’équipe des éléments perturbateurs, ainsi que des</w:t>
                            </w:r>
                          </w:p>
                          <w:p w14:paraId="5FE52E0A" w14:textId="4269FB9D" w:rsidR="007576E9" w:rsidRPr="0019171E" w:rsidRDefault="0019171E" w:rsidP="0019171E">
                            <w:pPr>
                              <w:pStyle w:val="ListParagraph"/>
                              <w:rPr>
                                <w:rFonts w:ascii="Segoe UI" w:hAnsi="Segoe UI" w:cs="Segoe UI"/>
                              </w:rPr>
                            </w:pPr>
                            <w:proofErr w:type="gramStart"/>
                            <w:r w:rsidRPr="0019171E">
                              <w:rPr>
                                <w:rFonts w:ascii="Segoe UI" w:hAnsi="Segoe UI" w:cs="Segoe UI"/>
                              </w:rPr>
                              <w:t>problèmes</w:t>
                            </w:r>
                            <w:proofErr w:type="gramEnd"/>
                            <w:r w:rsidRPr="0019171E">
                              <w:rPr>
                                <w:rFonts w:ascii="Segoe UI" w:hAnsi="Segoe UI" w:cs="Segoe UI"/>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left:0;text-align:left;margin-left:328.9pt;margin-top:15.95pt;width:380.1pt;height:103.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">
                <v:textbox>
                  <w:txbxContent>
                    <w:p w14:paraId="624131CE" w14:textId="0A9A9755" w:rsidR="007576E9" w:rsidRPr="0019171E" w:rsidRDefault="007576E9" w:rsidP="007576E9">
                      <w:pPr>
                        <w:pStyle w:val="ListParagraph"/>
                        <w:numPr>
                          <w:ilvl w:val="0"/>
                          <w:numId w:val="44"/>
                        </w:numPr>
                        <w:rPr>
                          <w:rFonts w:ascii="Segoe UI" w:hAnsi="Segoe UI" w:cs="Segoe UI"/>
                        </w:rPr>
                      </w:pPr>
                      <w:r w:rsidRPr="0019171E">
                        <w:rPr>
                          <w:rFonts w:ascii="Segoe UI" w:hAnsi="Segoe UI" w:cs="Segoe UI"/>
                          <w:b/>
                        </w:rPr>
                        <w:t>Scrum master (SM) :</w:t>
                      </w:r>
                      <w:r w:rsidRPr="007576E9">
                        <w:t xml:space="preserve"> </w:t>
                      </w:r>
                      <w:r w:rsidRPr="0019171E">
                        <w:rPr>
                          <w:rFonts w:ascii="Segoe UI" w:hAnsi="Segoe UI" w:cs="Segoe UI"/>
                        </w:rPr>
                        <w:t>C’est un facilitateur et un coach plus qu’un superviseur.</w:t>
                      </w:r>
                    </w:p>
                    <w:p w14:paraId="5970C152" w14:textId="2E9C6258" w:rsidR="007576E9" w:rsidRPr="0019171E" w:rsidRDefault="007576E9" w:rsidP="007576E9">
                      <w:pPr>
                        <w:pStyle w:val="ListParagraph"/>
                        <w:rPr>
                          <w:rFonts w:ascii="Segoe UI" w:hAnsi="Segoe UI" w:cs="Segoe UI"/>
                          <w:b/>
                        </w:rPr>
                      </w:pPr>
                      <w:r w:rsidRPr="0019171E">
                        <w:rPr>
                          <w:rStyle w:val="Heading1Char"/>
                          <w:rFonts w:ascii="Segoe UI" w:hAnsi="Segoe UI" w:cs="Segoe UI"/>
                          <w:color w:val="000000"/>
                          <w:sz w:val="22"/>
                          <w:szCs w:val="22"/>
                          <w:bdr w:val="none" w:sz="0" w:space="0" w:color="auto" w:frame="1"/>
                          <w:shd w:val="clear" w:color="auto" w:fill="FFFFFF"/>
                        </w:rPr>
                        <w:t>Il</w:t>
                      </w:r>
                      <w:r w:rsidRPr="0019171E">
                        <w:rPr>
                          <w:rFonts w:ascii="Segoe UI" w:hAnsi="Segoe UI" w:cs="Segoe UI"/>
                          <w:color w:val="000000"/>
                          <w:shd w:val="clear" w:color="auto" w:fill="FFFFFF"/>
                        </w:rPr>
                        <w:t xml:space="preserve"> a comme rôle d’aider l’équipe à mettre un cadre Scrum adapté au contexte de l’équipe. </w:t>
                      </w:r>
                    </w:p>
                    <w:p w14:paraId="3DB42130" w14:textId="77777777" w:rsidR="0019171E" w:rsidRPr="0019171E" w:rsidRDefault="0019171E" w:rsidP="0019171E">
                      <w:pPr>
                        <w:pStyle w:val="ListParagraph"/>
                        <w:rPr>
                          <w:rFonts w:ascii="Segoe UI" w:hAnsi="Segoe UI" w:cs="Segoe UI"/>
                        </w:rPr>
                      </w:pPr>
                      <w:r w:rsidRPr="0019171E">
                        <w:rPr>
                          <w:rFonts w:ascii="Segoe UI" w:hAnsi="Segoe UI" w:cs="Segoe UI"/>
                        </w:rPr>
                        <w:t>Il protège l’équipe des éléments perturbateurs, ainsi que des</w:t>
                      </w:r>
                    </w:p>
                    <w:p w14:paraId="5FE52E0A" w14:textId="4269FB9D" w:rsidR="007576E9" w:rsidRPr="0019171E" w:rsidRDefault="0019171E" w:rsidP="0019171E">
                      <w:pPr>
                        <w:pStyle w:val="ListParagraph"/>
                        <w:rPr>
                          <w:rFonts w:ascii="Segoe UI" w:hAnsi="Segoe UI" w:cs="Segoe UI"/>
                        </w:rPr>
                      </w:pPr>
                      <w:proofErr w:type="gramStart"/>
                      <w:r w:rsidRPr="0019171E">
                        <w:rPr>
                          <w:rFonts w:ascii="Segoe UI" w:hAnsi="Segoe UI" w:cs="Segoe UI"/>
                        </w:rPr>
                        <w:t>problèmes</w:t>
                      </w:r>
                      <w:proofErr w:type="gramEnd"/>
                      <w:r w:rsidRPr="0019171E">
                        <w:rPr>
                          <w:rFonts w:ascii="Segoe UI" w:hAnsi="Segoe UI" w:cs="Segoe UI"/>
                        </w:rPr>
                        <w:t xml:space="preserve"> non techniques.</w:t>
                      </w:r>
                    </w:p>
                  </w:txbxContent>
                </v:textbox>
                <w10:wrap type="square" anchorx="margin"/>
              </v:shape>
            </w:pict>
          </mc:Fallback>
        </mc:AlternateContent>
      </w:r>
    </w:p>
    <w:p w14:paraId="1D861A94" w14:textId="4BB31FDB" w:rsidR="00B546D0" w:rsidRDefault="00B546D0" w:rsidP="00F74415">
      <w:pPr>
        <w:pStyle w:val="ListParagraph"/>
        <w:ind w:left="1296"/>
        <w:rPr>
          <w:rFonts w:ascii="Segoe UI" w:hAnsi="Segoe UI" w:cs="Segoe UI"/>
          <w:color w:val="0D0D0D"/>
          <w:shd w:val="clear" w:color="auto" w:fill="FFFFFF"/>
        </w:rPr>
      </w:pPr>
    </w:p>
    <w:p w14:paraId="397EE4E1" w14:textId="52049F7F" w:rsidR="00B546D0" w:rsidRDefault="00B546D0" w:rsidP="00F74415">
      <w:pPr>
        <w:pStyle w:val="ListParagraph"/>
        <w:ind w:left="1296"/>
        <w:rPr>
          <w:rFonts w:ascii="Segoe UI" w:hAnsi="Segoe UI" w:cs="Segoe UI"/>
          <w:color w:val="0D0D0D"/>
          <w:shd w:val="clear" w:color="auto" w:fill="FFFFFF"/>
        </w:rPr>
      </w:pPr>
    </w:p>
    <w:p w14:paraId="4FFF392D" w14:textId="02C3D35C" w:rsidR="00B546D0" w:rsidRDefault="00B546D0" w:rsidP="00F74415">
      <w:pPr>
        <w:pStyle w:val="ListParagraph"/>
        <w:ind w:left="1296"/>
        <w:rPr>
          <w:rFonts w:ascii="Segoe UI" w:hAnsi="Segoe UI" w:cs="Segoe UI"/>
          <w:color w:val="0D0D0D"/>
          <w:shd w:val="clear" w:color="auto" w:fill="FFFFFF"/>
        </w:rPr>
      </w:pPr>
    </w:p>
    <w:p w14:paraId="1C3B279F" w14:textId="798CF5CA" w:rsidR="00B546D0" w:rsidRDefault="00F36A37" w:rsidP="00F74415">
      <w:pPr>
        <w:pStyle w:val="ListParagraph"/>
        <w:ind w:left="1296"/>
        <w:rPr>
          <w:rFonts w:ascii="Segoe UI" w:hAnsi="Segoe UI" w:cs="Segoe UI"/>
          <w:color w:val="0D0D0D"/>
          <w:shd w:val="clear" w:color="auto" w:fill="FFFFFF"/>
        </w:rPr>
      </w:pPr>
      <w:r w:rsidRPr="00F36A37">
        <w:rPr>
          <w:rFonts w:ascii="Segoe UI" w:hAnsi="Segoe UI" w:cs="Segoe UI"/>
          <w:color w:val="0D0D0D"/>
          <w:shd w:val="clear" w:color="auto" w:fill="FFFFFF"/>
        </w:rPr>
        <w:t xml:space="preserve">La figure </w:t>
      </w:r>
      <w:r>
        <w:rPr>
          <w:rFonts w:ascii="Segoe UI" w:hAnsi="Segoe UI" w:cs="Segoe UI"/>
          <w:color w:val="0D0D0D"/>
          <w:shd w:val="clear" w:color="auto" w:fill="FFFFFF"/>
        </w:rPr>
        <w:t>suivante</w:t>
      </w:r>
      <w:r w:rsidRPr="00F36A37">
        <w:rPr>
          <w:rFonts w:ascii="Segoe UI" w:hAnsi="Segoe UI" w:cs="Segoe UI"/>
          <w:color w:val="0D0D0D"/>
          <w:shd w:val="clear" w:color="auto" w:fill="FFFFFF"/>
        </w:rPr>
        <w:t xml:space="preserve"> représente la zone d'intersection des responsabilités des divers acteurs impliqués dans un </w:t>
      </w:r>
      <w:r>
        <w:rPr>
          <w:rFonts w:ascii="Segoe UI" w:hAnsi="Segoe UI" w:cs="Segoe UI"/>
          <w:color w:val="0D0D0D"/>
          <w:shd w:val="clear" w:color="auto" w:fill="FFFFFF"/>
        </w:rPr>
        <w:t>Framework</w:t>
      </w:r>
      <w:r w:rsidRPr="00F36A37">
        <w:rPr>
          <w:rFonts w:ascii="Segoe UI" w:hAnsi="Segoe UI" w:cs="Segoe UI"/>
          <w:color w:val="0D0D0D"/>
          <w:shd w:val="clear" w:color="auto" w:fill="FFFFFF"/>
        </w:rPr>
        <w:t xml:space="preserve"> Scrum</w:t>
      </w:r>
      <w:r>
        <w:rPr>
          <w:rFonts w:ascii="Segoe UI" w:hAnsi="Segoe UI" w:cs="Segoe UI"/>
          <w:color w:val="0D0D0D"/>
          <w:shd w:val="clear" w:color="auto" w:fill="FFFFFF"/>
        </w:rPr>
        <w:t>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2777E2" w:rsidRDefault="002777E2" w:rsidP="002777E2">
      <w:pPr>
        <w:rPr>
          <w:rFonts w:ascii="Segoe UI" w:hAnsi="Segoe UI" w:cs="Segoe UI"/>
          <w:color w:val="0D0D0D"/>
          <w:shd w:val="clear" w:color="auto" w:fill="FFFFFF"/>
        </w:rPr>
      </w:pPr>
    </w:p>
    <w:p w14:paraId="302B060D" w14:textId="358F6FCD" w:rsidR="00B546D0" w:rsidRDefault="002777E2" w:rsidP="002777E2">
      <w:pPr>
        <w:pStyle w:val="ListParagraph"/>
        <w:ind w:left="1296"/>
        <w:rPr>
          <w:rFonts w:ascii="Segoe UI" w:hAnsi="Segoe UI" w:cs="Segoe UI"/>
          <w:color w:val="0D0D0D"/>
          <w:shd w:val="clear" w:color="auto" w:fill="FFFFFF"/>
        </w:rPr>
      </w:pPr>
      <w:r w:rsidRPr="002777E2">
        <w:rPr>
          <w:rFonts w:ascii="Segoe UI" w:hAnsi="Segoe UI" w:cs="Segoe UI"/>
          <w:color w:val="0D0D0D"/>
          <w:shd w:val="clear" w:color="auto" w:fill="FFFFFF"/>
        </w:rPr>
        <w:lastRenderedPageBreak/>
        <w:t>Le tableau 1 met en perspective le Framework Scrum par rapport à notre projet. Il détaille les intervenants impliqués, leurs fonctions respectives, ainsi que les tâches qui leur incombent.</w:t>
      </w:r>
    </w:p>
    <w:p w14:paraId="31C0CF52" w14:textId="4CDE4EAF" w:rsidR="00B546D0" w:rsidRDefault="00B546D0"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1">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Default="00681D60" w:rsidP="00681D60">
      <w:pPr>
        <w:pStyle w:val="ListParagraph"/>
        <w:ind w:left="0"/>
        <w:rPr>
          <w:rFonts w:ascii="Segoe UI" w:hAnsi="Segoe UI" w:cs="Segoe UI"/>
          <w:color w:val="0D0D0D"/>
          <w:shd w:val="clear" w:color="auto" w:fill="FFFFFF"/>
        </w:rPr>
      </w:pPr>
    </w:p>
    <w:p w14:paraId="516AB629" w14:textId="77777777" w:rsidR="00681D60" w:rsidRDefault="00681D60" w:rsidP="00681D60">
      <w:pPr>
        <w:pStyle w:val="ListParagraph"/>
        <w:ind w:left="0"/>
        <w:rPr>
          <w:rFonts w:ascii="Segoe UI" w:hAnsi="Segoe UI" w:cs="Segoe UI"/>
          <w:color w:val="0D0D0D"/>
          <w:shd w:val="clear" w:color="auto" w:fill="FFFFFF"/>
        </w:rPr>
      </w:pPr>
    </w:p>
    <w:p w14:paraId="0E9454EB" w14:textId="26D702A9" w:rsidR="00681D60" w:rsidRPr="009711CB" w:rsidRDefault="00681D60" w:rsidP="00681D60">
      <w:pPr>
        <w:pStyle w:val="ListParagraph"/>
        <w:ind w:left="0"/>
        <w:rPr>
          <w:rFonts w:ascii="Segoe UI" w:hAnsi="Segoe UI" w:cs="Segoe UI"/>
          <w:color w:val="0D0D0D"/>
          <w:sz w:val="24"/>
          <w:szCs w:val="24"/>
          <w:shd w:val="clear" w:color="auto" w:fill="FFFFFF"/>
        </w:rPr>
      </w:pPr>
      <w:r w:rsidRPr="009711CB">
        <w:rPr>
          <w:rFonts w:ascii="Segoe UI Symbol" w:hAnsi="Segoe UI Symbol" w:cs="Segoe UI Symbol"/>
          <w:color w:val="0D0D0D"/>
          <w:sz w:val="24"/>
          <w:szCs w:val="24"/>
          <w:shd w:val="clear" w:color="auto" w:fill="FFFFFF"/>
        </w:rPr>
        <w:lastRenderedPageBreak/>
        <w:t>➢</w:t>
      </w:r>
      <w:r w:rsidRPr="009711CB">
        <w:rPr>
          <w:rFonts w:ascii="Segoe UI" w:hAnsi="Segoe UI" w:cs="Segoe UI"/>
          <w:color w:val="0D0D0D"/>
          <w:sz w:val="24"/>
          <w:szCs w:val="24"/>
          <w:shd w:val="clear" w:color="auto" w:fill="FFFFFF"/>
        </w:rPr>
        <w:t xml:space="preserve"> Démarrage du projet avec Scrum :</w:t>
      </w:r>
    </w:p>
    <w:p w14:paraId="04846550" w14:textId="77777777" w:rsidR="00681D60" w:rsidRPr="009711CB" w:rsidRDefault="00681D60" w:rsidP="00681D60">
      <w:pPr>
        <w:pStyle w:val="ListParagraph"/>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xml:space="preserve">Le Product Owner est responsable de l’entretien du Product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 Il s’agit de la liste des</w:t>
      </w:r>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foncionnalités</w:t>
      </w:r>
      <w:proofErr w:type="spellEnd"/>
      <w:r w:rsidRPr="009711CB">
        <w:rPr>
          <w:rFonts w:ascii="Segoe UI" w:hAnsi="Segoe UI" w:cs="Segoe UI"/>
          <w:color w:val="0D0D0D"/>
          <w:sz w:val="24"/>
          <w:szCs w:val="24"/>
          <w:shd w:val="clear" w:color="auto" w:fill="FFFFFF"/>
        </w:rPr>
        <w:t xml:space="preserve"> du produit à </w:t>
      </w:r>
      <w:proofErr w:type="spellStart"/>
      <w:r w:rsidRPr="009711CB">
        <w:rPr>
          <w:rFonts w:ascii="Segoe UI" w:hAnsi="Segoe UI" w:cs="Segoe UI"/>
          <w:color w:val="0D0D0D"/>
          <w:sz w:val="24"/>
          <w:szCs w:val="24"/>
          <w:shd w:val="clear" w:color="auto" w:fill="FFFFFF"/>
        </w:rPr>
        <w:t>developper</w:t>
      </w:r>
      <w:proofErr w:type="spellEnd"/>
      <w:r w:rsidRPr="009711CB">
        <w:rPr>
          <w:rFonts w:ascii="Segoe UI" w:hAnsi="Segoe UI" w:cs="Segoe UI"/>
          <w:color w:val="0D0D0D"/>
          <w:sz w:val="24"/>
          <w:szCs w:val="24"/>
          <w:shd w:val="clear" w:color="auto" w:fill="FFFFFF"/>
        </w:rPr>
        <w:t xml:space="preserve">. Le Product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 xml:space="preserve"> est une liste ordonnée par priorité</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des besoins fonctionnels et exigences de l’utilisateur qui sont appelées des histoires utilisateurs</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 xml:space="preserve">(User Stories). </w:t>
      </w:r>
    </w:p>
    <w:p w14:paraId="04DCDE08" w14:textId="3E48A8E6" w:rsidR="00681D60" w:rsidRPr="009711CB" w:rsidRDefault="00681D60" w:rsidP="00681D60">
      <w:pPr>
        <w:pStyle w:val="ListParagraph"/>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Ces dernières sont une description courte de l’exigence fonctionnelle formulée</w:t>
      </w:r>
    </w:p>
    <w:p w14:paraId="0528DFEC" w14:textId="288083E2" w:rsidR="00681D60" w:rsidRPr="009711CB" w:rsidRDefault="00681D60" w:rsidP="00681D60">
      <w:pPr>
        <w:pStyle w:val="ListParagraph"/>
        <w:rPr>
          <w:rFonts w:ascii="Segoe UI" w:hAnsi="Segoe UI" w:cs="Segoe UI"/>
          <w:color w:val="0D0D0D"/>
          <w:sz w:val="24"/>
          <w:szCs w:val="24"/>
          <w:shd w:val="clear" w:color="auto" w:fill="FFFFFF"/>
        </w:rPr>
      </w:pPr>
      <w:proofErr w:type="gramStart"/>
      <w:r w:rsidRPr="009711CB">
        <w:rPr>
          <w:rFonts w:ascii="Segoe UI" w:hAnsi="Segoe UI" w:cs="Segoe UI"/>
          <w:color w:val="0D0D0D"/>
          <w:sz w:val="24"/>
          <w:szCs w:val="24"/>
          <w:shd w:val="clear" w:color="auto" w:fill="FFFFFF"/>
        </w:rPr>
        <w:t>en</w:t>
      </w:r>
      <w:proofErr w:type="gramEnd"/>
      <w:r w:rsidRPr="009711CB">
        <w:rPr>
          <w:rFonts w:ascii="Segoe UI" w:hAnsi="Segoe UI" w:cs="Segoe UI"/>
          <w:color w:val="0D0D0D"/>
          <w:sz w:val="24"/>
          <w:szCs w:val="24"/>
          <w:shd w:val="clear" w:color="auto" w:fill="FFFFFF"/>
        </w:rPr>
        <w:t xml:space="preserve"> une phrase sous la forme : « En tant que "acteur", je veux "un service" ». Dans notre rapport,</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 xml:space="preserve">le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 xml:space="preserve"> du produit comprennent les champs suivants :</w:t>
      </w:r>
    </w:p>
    <w:p w14:paraId="0C230501" w14:textId="77777777" w:rsidR="00681D60" w:rsidRPr="009711CB" w:rsidRDefault="00681D60" w:rsidP="00681D60">
      <w:pPr>
        <w:pStyle w:val="ListParagraph"/>
        <w:rPr>
          <w:rFonts w:ascii="Segoe UI" w:hAnsi="Segoe UI" w:cs="Segoe UI"/>
          <w:color w:val="0D0D0D"/>
          <w:sz w:val="24"/>
          <w:szCs w:val="24"/>
          <w:shd w:val="clear" w:color="auto" w:fill="FFFFFF"/>
        </w:rPr>
      </w:pPr>
    </w:p>
    <w:p w14:paraId="3683A78B" w14:textId="77777777" w:rsidR="00681D60" w:rsidRPr="009711CB" w:rsidRDefault="00681D60" w:rsidP="00681D60">
      <w:pPr>
        <w:pStyle w:val="ListParagraph"/>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Thème : représente le thème du user story.</w:t>
      </w:r>
    </w:p>
    <w:p w14:paraId="73BF5177" w14:textId="77777777" w:rsidR="00681D60" w:rsidRPr="009711CB" w:rsidRDefault="00681D60" w:rsidP="00681D60">
      <w:pPr>
        <w:pStyle w:val="ListParagraph"/>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ID : représente l’identifiant de chaque story</w:t>
      </w:r>
    </w:p>
    <w:p w14:paraId="0DA5377F" w14:textId="77777777" w:rsidR="00681D60" w:rsidRPr="009711CB" w:rsidRDefault="00681D60" w:rsidP="00681D60">
      <w:pPr>
        <w:pStyle w:val="ListParagraph"/>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User story : représente le besoin fonctionnel désiré par l’utilisateur</w:t>
      </w:r>
    </w:p>
    <w:p w14:paraId="164EC0F5" w14:textId="77777777" w:rsidR="00681D60" w:rsidRPr="009711CB" w:rsidRDefault="00681D60" w:rsidP="00681D60">
      <w:pPr>
        <w:pStyle w:val="ListParagraph"/>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Importance : définit par la méthode "</w:t>
      </w:r>
      <w:proofErr w:type="spellStart"/>
      <w:r w:rsidRPr="009711CB">
        <w:rPr>
          <w:rFonts w:ascii="Segoe UI" w:hAnsi="Segoe UI" w:cs="Segoe UI"/>
          <w:color w:val="0D0D0D"/>
          <w:sz w:val="24"/>
          <w:szCs w:val="24"/>
          <w:shd w:val="clear" w:color="auto" w:fill="FFFFFF"/>
        </w:rPr>
        <w:t>MoSCow</w:t>
      </w:r>
      <w:proofErr w:type="spellEnd"/>
      <w:r w:rsidRPr="009711CB">
        <w:rPr>
          <w:rFonts w:ascii="Segoe UI" w:hAnsi="Segoe UI" w:cs="Segoe UI"/>
          <w:color w:val="0D0D0D"/>
          <w:sz w:val="24"/>
          <w:szCs w:val="24"/>
          <w:shd w:val="clear" w:color="auto" w:fill="FFFFFF"/>
        </w:rPr>
        <w:t>" dans laquelle chaque user story</w:t>
      </w:r>
    </w:p>
    <w:p w14:paraId="664D24DC" w14:textId="6A1661DB" w:rsidR="00681D60" w:rsidRPr="009711CB" w:rsidRDefault="00681D60" w:rsidP="00681D60">
      <w:pPr>
        <w:pStyle w:val="ListParagraph"/>
        <w:rPr>
          <w:rFonts w:ascii="Segoe UI" w:hAnsi="Segoe UI" w:cs="Segoe UI"/>
          <w:color w:val="0D0D0D"/>
          <w:sz w:val="24"/>
          <w:szCs w:val="24"/>
          <w:shd w:val="clear" w:color="auto" w:fill="FFFFFF"/>
        </w:rPr>
      </w:pPr>
      <w:proofErr w:type="spellStart"/>
      <w:proofErr w:type="gramStart"/>
      <w:r w:rsidRPr="009711CB">
        <w:rPr>
          <w:rFonts w:ascii="Segoe UI" w:hAnsi="Segoe UI" w:cs="Segoe UI"/>
          <w:color w:val="0D0D0D"/>
          <w:sz w:val="24"/>
          <w:szCs w:val="24"/>
          <w:shd w:val="clear" w:color="auto" w:fill="FFFFFF"/>
        </w:rPr>
        <w:t>estpriorisée</w:t>
      </w:r>
      <w:proofErr w:type="spellEnd"/>
      <w:proofErr w:type="gramEnd"/>
      <w:r w:rsidRPr="009711CB">
        <w:rPr>
          <w:rFonts w:ascii="Segoe UI" w:hAnsi="Segoe UI" w:cs="Segoe UI"/>
          <w:color w:val="0D0D0D"/>
          <w:sz w:val="24"/>
          <w:szCs w:val="24"/>
          <w:shd w:val="clear" w:color="auto" w:fill="FFFFFF"/>
        </w:rPr>
        <w:t xml:space="preserve"> comme suivant :</w:t>
      </w:r>
    </w:p>
    <w:p w14:paraId="77B4F86E" w14:textId="77777777" w:rsidR="00681D60" w:rsidRPr="009711CB" w:rsidRDefault="00681D60" w:rsidP="00681D60">
      <w:pPr>
        <w:pStyle w:val="ListParagraph"/>
        <w:rPr>
          <w:rFonts w:ascii="Segoe UI" w:hAnsi="Segoe UI" w:cs="Segoe UI"/>
          <w:color w:val="0D0D0D"/>
          <w:sz w:val="24"/>
          <w:szCs w:val="24"/>
          <w:shd w:val="clear" w:color="auto" w:fill="FFFFFF"/>
        </w:rPr>
      </w:pPr>
    </w:p>
    <w:p w14:paraId="388BEC0E" w14:textId="77777777" w:rsidR="00681D60" w:rsidRPr="009711CB" w:rsidRDefault="00681D60" w:rsidP="00681D60">
      <w:pPr>
        <w:pStyle w:val="ListParagraph"/>
        <w:ind w:left="1416"/>
        <w:rPr>
          <w:rFonts w:ascii="Segoe UI" w:hAnsi="Segoe UI" w:cs="Segoe UI"/>
          <w:color w:val="0D0D0D"/>
          <w:sz w:val="24"/>
          <w:szCs w:val="24"/>
          <w:shd w:val="clear" w:color="auto" w:fill="FFFFFF"/>
        </w:rPr>
      </w:pPr>
      <w:r w:rsidRPr="009711CB">
        <w:rPr>
          <w:rFonts w:ascii="Segoe UI Symbol" w:hAnsi="Segoe UI Symbol" w:cs="Segoe UI Symbol"/>
          <w:color w:val="0D0D0D"/>
          <w:sz w:val="24"/>
          <w:szCs w:val="24"/>
          <w:shd w:val="clear" w:color="auto" w:fill="FFFFFF"/>
        </w:rPr>
        <w:t>✓</w:t>
      </w:r>
      <w:r w:rsidRPr="009711CB">
        <w:rPr>
          <w:rFonts w:ascii="Segoe UI" w:hAnsi="Segoe UI" w:cs="Segoe UI"/>
          <w:color w:val="0D0D0D"/>
          <w:sz w:val="24"/>
          <w:szCs w:val="24"/>
          <w:shd w:val="clear" w:color="auto" w:fill="FFFFFF"/>
        </w:rPr>
        <w:t xml:space="preserve"> Must : la fonctionnalité doit être absolument réalisée</w:t>
      </w:r>
    </w:p>
    <w:p w14:paraId="6AEBB0A5" w14:textId="77777777" w:rsidR="00681D60" w:rsidRPr="009711CB" w:rsidRDefault="00681D60" w:rsidP="00681D60">
      <w:pPr>
        <w:pStyle w:val="ListParagraph"/>
        <w:ind w:left="1416"/>
        <w:rPr>
          <w:rFonts w:ascii="Segoe UI" w:hAnsi="Segoe UI" w:cs="Segoe UI"/>
          <w:color w:val="0D0D0D"/>
          <w:sz w:val="24"/>
          <w:szCs w:val="24"/>
          <w:shd w:val="clear" w:color="auto" w:fill="FFFFFF"/>
        </w:rPr>
      </w:pPr>
      <w:r w:rsidRPr="009711CB">
        <w:rPr>
          <w:rFonts w:ascii="Segoe UI Symbol" w:hAnsi="Segoe UI Symbol" w:cs="Segoe UI Symbol"/>
          <w:color w:val="0D0D0D"/>
          <w:sz w:val="24"/>
          <w:szCs w:val="24"/>
          <w:shd w:val="clear" w:color="auto" w:fill="FFFFFF"/>
        </w:rPr>
        <w:t>✓</w:t>
      </w:r>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Should</w:t>
      </w:r>
      <w:proofErr w:type="spellEnd"/>
      <w:r w:rsidRPr="009711CB">
        <w:rPr>
          <w:rFonts w:ascii="Segoe UI" w:hAnsi="Segoe UI" w:cs="Segoe UI"/>
          <w:color w:val="0D0D0D"/>
          <w:sz w:val="24"/>
          <w:szCs w:val="24"/>
          <w:shd w:val="clear" w:color="auto" w:fill="FFFFFF"/>
        </w:rPr>
        <w:t xml:space="preserve"> : la fonctionnalité doit être réalisée s’il est possible</w:t>
      </w:r>
    </w:p>
    <w:p w14:paraId="218DD75A" w14:textId="552C6184" w:rsidR="00681D60" w:rsidRPr="009711CB" w:rsidRDefault="00681D60" w:rsidP="00681D60">
      <w:pPr>
        <w:pStyle w:val="ListParagraph"/>
        <w:ind w:left="696" w:firstLine="708"/>
        <w:rPr>
          <w:rFonts w:ascii="Segoe UI" w:hAnsi="Segoe UI" w:cs="Segoe UI"/>
          <w:color w:val="0D0D0D"/>
          <w:sz w:val="24"/>
          <w:szCs w:val="24"/>
          <w:shd w:val="clear" w:color="auto" w:fill="FFFFFF"/>
        </w:rPr>
      </w:pPr>
      <w:r w:rsidRPr="009711CB">
        <w:rPr>
          <w:rFonts w:ascii="Segoe UI Symbol" w:hAnsi="Segoe UI Symbol" w:cs="Segoe UI Symbol"/>
          <w:color w:val="0D0D0D"/>
          <w:sz w:val="24"/>
          <w:szCs w:val="24"/>
          <w:shd w:val="clear" w:color="auto" w:fill="FFFFFF"/>
        </w:rPr>
        <w:t>✓</w:t>
      </w:r>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Could</w:t>
      </w:r>
      <w:proofErr w:type="spellEnd"/>
      <w:r w:rsidRPr="009711CB">
        <w:rPr>
          <w:rFonts w:ascii="Segoe UI" w:hAnsi="Segoe UI" w:cs="Segoe UI"/>
          <w:color w:val="0D0D0D"/>
          <w:sz w:val="24"/>
          <w:szCs w:val="24"/>
          <w:shd w:val="clear" w:color="auto" w:fill="FFFFFF"/>
        </w:rPr>
        <w:t xml:space="preserve"> : la fonctionnalité peut être réalisée</w:t>
      </w:r>
    </w:p>
    <w:p w14:paraId="2971F610" w14:textId="3BB62E86" w:rsidR="00681D60" w:rsidRPr="009711CB" w:rsidRDefault="00681D60" w:rsidP="00681D60">
      <w:pPr>
        <w:pStyle w:val="ListParagraph"/>
        <w:ind w:left="1416"/>
        <w:rPr>
          <w:rFonts w:ascii="Segoe UI" w:hAnsi="Segoe UI" w:cs="Segoe UI"/>
          <w:color w:val="0D0D0D"/>
          <w:sz w:val="24"/>
          <w:szCs w:val="24"/>
          <w:shd w:val="clear" w:color="auto" w:fill="FFFFFF"/>
        </w:rPr>
      </w:pPr>
      <w:r w:rsidRPr="009711CB">
        <w:rPr>
          <w:rFonts w:ascii="Segoe UI Symbol" w:hAnsi="Segoe UI Symbol" w:cs="Segoe UI Symbol"/>
          <w:color w:val="0D0D0D"/>
          <w:sz w:val="24"/>
          <w:szCs w:val="24"/>
          <w:shd w:val="clear" w:color="auto" w:fill="FFFFFF"/>
        </w:rPr>
        <w:t>✓</w:t>
      </w:r>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Maybe</w:t>
      </w:r>
      <w:proofErr w:type="spellEnd"/>
      <w:r w:rsidRPr="009711CB">
        <w:rPr>
          <w:rFonts w:ascii="Segoe UI" w:hAnsi="Segoe UI" w:cs="Segoe UI"/>
          <w:color w:val="0D0D0D"/>
          <w:sz w:val="24"/>
          <w:szCs w:val="24"/>
          <w:shd w:val="clear" w:color="auto" w:fill="FFFFFF"/>
        </w:rPr>
        <w:t xml:space="preserve"> : la fonctionnalité peut être réalisée si elle n’a pas d’impact sur les </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autres</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tâches</w:t>
      </w:r>
    </w:p>
    <w:p w14:paraId="22A5E2D7" w14:textId="66C31159" w:rsidR="00681D60" w:rsidRPr="009711CB" w:rsidRDefault="00681D60" w:rsidP="00681D60">
      <w:pPr>
        <w:pStyle w:val="ListParagraph"/>
        <w:ind w:left="696" w:firstLine="708"/>
        <w:rPr>
          <w:rFonts w:ascii="Segoe UI" w:hAnsi="Segoe UI" w:cs="Segoe UI"/>
          <w:color w:val="0D0D0D"/>
          <w:sz w:val="24"/>
          <w:szCs w:val="24"/>
          <w:shd w:val="clear" w:color="auto" w:fill="FFFFFF"/>
        </w:rPr>
      </w:pPr>
      <w:r w:rsidRPr="009711CB">
        <w:rPr>
          <w:rFonts w:ascii="Segoe UI Symbol" w:hAnsi="Segoe UI Symbol" w:cs="Segoe UI Symbol"/>
          <w:color w:val="0D0D0D"/>
          <w:sz w:val="24"/>
          <w:szCs w:val="24"/>
          <w:shd w:val="clear" w:color="auto" w:fill="FFFFFF"/>
        </w:rPr>
        <w:t>✓</w:t>
      </w:r>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Won’t</w:t>
      </w:r>
      <w:proofErr w:type="spellEnd"/>
      <w:r w:rsidRPr="009711CB">
        <w:rPr>
          <w:rFonts w:ascii="Segoe UI" w:hAnsi="Segoe UI" w:cs="Segoe UI"/>
          <w:color w:val="0D0D0D"/>
          <w:sz w:val="24"/>
          <w:szCs w:val="24"/>
          <w:shd w:val="clear" w:color="auto" w:fill="FFFFFF"/>
        </w:rPr>
        <w:t xml:space="preserve"> : la fonctionnalité sera réalisée plus tard</w:t>
      </w:r>
    </w:p>
    <w:p w14:paraId="647D7166" w14:textId="77777777" w:rsidR="009711CB" w:rsidRPr="009711CB" w:rsidRDefault="009711CB" w:rsidP="00681D60">
      <w:pPr>
        <w:pStyle w:val="ListParagraph"/>
        <w:ind w:left="696" w:firstLine="708"/>
        <w:rPr>
          <w:rFonts w:ascii="Segoe UI" w:hAnsi="Segoe UI" w:cs="Segoe UI"/>
          <w:color w:val="0D0D0D"/>
          <w:sz w:val="24"/>
          <w:szCs w:val="24"/>
          <w:shd w:val="clear" w:color="auto" w:fill="FFFFFF"/>
        </w:rPr>
      </w:pPr>
    </w:p>
    <w:p w14:paraId="2ADBD4D7" w14:textId="77777777" w:rsidR="009711CB" w:rsidRPr="009711CB" w:rsidRDefault="009711CB" w:rsidP="009711CB">
      <w:pPr>
        <w:ind w:left="6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xml:space="preserve">L’estimation du contenu du Product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 xml:space="preserve"> se fait par l’équipe pendant la réunion de</w:t>
      </w:r>
    </w:p>
    <w:p w14:paraId="36DD79DD" w14:textId="45C7817B" w:rsidR="009711CB" w:rsidRPr="009711CB" w:rsidRDefault="009711CB" w:rsidP="009711CB">
      <w:pPr>
        <w:ind w:left="696"/>
        <w:rPr>
          <w:rFonts w:ascii="Segoe UI" w:hAnsi="Segoe UI" w:cs="Segoe UI"/>
          <w:color w:val="0D0D0D"/>
          <w:sz w:val="24"/>
          <w:szCs w:val="24"/>
          <w:shd w:val="clear" w:color="auto" w:fill="FFFFFF"/>
        </w:rPr>
      </w:pPr>
      <w:proofErr w:type="gramStart"/>
      <w:r w:rsidRPr="009711CB">
        <w:rPr>
          <w:rFonts w:ascii="Segoe UI" w:hAnsi="Segoe UI" w:cs="Segoe UI"/>
          <w:color w:val="0D0D0D"/>
          <w:sz w:val="24"/>
          <w:szCs w:val="24"/>
          <w:shd w:val="clear" w:color="auto" w:fill="FFFFFF"/>
        </w:rPr>
        <w:t>planification</w:t>
      </w:r>
      <w:proofErr w:type="gramEnd"/>
      <w:r w:rsidRPr="009711CB">
        <w:rPr>
          <w:rFonts w:ascii="Segoe UI" w:hAnsi="Segoe UI" w:cs="Segoe UI"/>
          <w:color w:val="0D0D0D"/>
          <w:sz w:val="24"/>
          <w:szCs w:val="24"/>
          <w:shd w:val="clear" w:color="auto" w:fill="FFFFFF"/>
        </w:rPr>
        <w:t xml:space="preserve"> de la prochaine itération (Sprint Planning Meeting). Donc, le Product</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Owner</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identifie les tâches destinées à développer lors de la prochaine itération en identifiant la priorité</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des fonctionnalités. Le contour opérationnel réalisé lors d’itération est transformé par l’équipe</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 xml:space="preserve">en tâches estimées dans le Sprint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w:t>
      </w:r>
    </w:p>
    <w:p w14:paraId="36FF8F00" w14:textId="77777777" w:rsidR="009711CB" w:rsidRPr="009711CB" w:rsidRDefault="009711CB" w:rsidP="009711CB">
      <w:pPr>
        <w:ind w:left="6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xml:space="preserve">Le sprint est une itération dans laquelle se réalise le développement des fonctionnalités </w:t>
      </w:r>
      <w:proofErr w:type="spellStart"/>
      <w:r w:rsidRPr="009711CB">
        <w:rPr>
          <w:rFonts w:ascii="Segoe UI" w:hAnsi="Segoe UI" w:cs="Segoe UI"/>
          <w:color w:val="0D0D0D"/>
          <w:sz w:val="24"/>
          <w:szCs w:val="24"/>
          <w:shd w:val="clear" w:color="auto" w:fill="FFFFFF"/>
        </w:rPr>
        <w:t>définipar</w:t>
      </w:r>
      <w:proofErr w:type="spellEnd"/>
      <w:r w:rsidRPr="009711CB">
        <w:rPr>
          <w:rFonts w:ascii="Segoe UI" w:hAnsi="Segoe UI" w:cs="Segoe UI"/>
          <w:color w:val="0D0D0D"/>
          <w:sz w:val="24"/>
          <w:szCs w:val="24"/>
          <w:shd w:val="clear" w:color="auto" w:fill="FFFFFF"/>
        </w:rPr>
        <w:t xml:space="preserve"> le Sprint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 xml:space="preserve"> petit à petit.</w:t>
      </w:r>
    </w:p>
    <w:p w14:paraId="29C25867" w14:textId="037A9916" w:rsidR="009711CB" w:rsidRPr="009711CB" w:rsidRDefault="009711CB" w:rsidP="009711CB">
      <w:pPr>
        <w:ind w:left="6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La mêlée quotidienne : est une courte réunion dans laquelle participent le Scrum Master et</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l’équipe dans le but de répondre à trois questions pour contrôler la réalisation des tâches du</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projet. Les questions sont : Qu’est-ce que vous avez fait hier ? Que vas-tu faire aujourd’hui</w:t>
      </w:r>
      <w:proofErr w:type="gramStart"/>
      <w:r w:rsidRPr="009711CB">
        <w:rPr>
          <w:rFonts w:ascii="Segoe UI" w:hAnsi="Segoe UI" w:cs="Segoe UI"/>
          <w:color w:val="0D0D0D"/>
          <w:sz w:val="24"/>
          <w:szCs w:val="24"/>
          <w:shd w:val="clear" w:color="auto" w:fill="FFFFFF"/>
        </w:rPr>
        <w:t xml:space="preserve"> ?Y</w:t>
      </w:r>
      <w:r w:rsidRPr="009711CB">
        <w:rPr>
          <w:rFonts w:ascii="Segoe UI" w:hAnsi="Segoe UI" w:cs="Segoe UI"/>
          <w:color w:val="0D0D0D"/>
          <w:sz w:val="24"/>
          <w:szCs w:val="24"/>
          <w:shd w:val="clear" w:color="auto" w:fill="FFFFFF"/>
        </w:rPr>
        <w:t>’</w:t>
      </w:r>
      <w:r w:rsidRPr="009711CB">
        <w:rPr>
          <w:rFonts w:ascii="Segoe UI" w:hAnsi="Segoe UI" w:cs="Segoe UI"/>
          <w:color w:val="0D0D0D"/>
          <w:sz w:val="24"/>
          <w:szCs w:val="24"/>
          <w:shd w:val="clear" w:color="auto" w:fill="FFFFFF"/>
        </w:rPr>
        <w:t>a</w:t>
      </w:r>
      <w:proofErr w:type="gramEnd"/>
      <w:r w:rsidRPr="009711CB">
        <w:rPr>
          <w:rFonts w:ascii="Segoe UI" w:hAnsi="Segoe UI" w:cs="Segoe UI"/>
          <w:color w:val="0D0D0D"/>
          <w:sz w:val="24"/>
          <w:szCs w:val="24"/>
          <w:shd w:val="clear" w:color="auto" w:fill="FFFFFF"/>
        </w:rPr>
        <w:t>-t-il des obstacles qui empêchent la réalisation d’une tâche ?</w:t>
      </w:r>
    </w:p>
    <w:p w14:paraId="1AF69D4B" w14:textId="599171A3" w:rsidR="009711CB" w:rsidRPr="009711CB" w:rsidRDefault="009711CB" w:rsidP="009711CB">
      <w:pPr>
        <w:ind w:left="6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lastRenderedPageBreak/>
        <w:t xml:space="preserve">Le Sprint </w:t>
      </w:r>
      <w:proofErr w:type="spellStart"/>
      <w:r w:rsidRPr="009711CB">
        <w:rPr>
          <w:rFonts w:ascii="Segoe UI" w:hAnsi="Segoe UI" w:cs="Segoe UI"/>
          <w:color w:val="0D0D0D"/>
          <w:sz w:val="24"/>
          <w:szCs w:val="24"/>
          <w:shd w:val="clear" w:color="auto" w:fill="FFFFFF"/>
        </w:rPr>
        <w:t>Review</w:t>
      </w:r>
      <w:proofErr w:type="spellEnd"/>
      <w:r w:rsidRPr="009711CB">
        <w:rPr>
          <w:rFonts w:ascii="Segoe UI" w:hAnsi="Segoe UI" w:cs="Segoe UI"/>
          <w:color w:val="0D0D0D"/>
          <w:sz w:val="24"/>
          <w:szCs w:val="24"/>
          <w:shd w:val="clear" w:color="auto" w:fill="FFFFFF"/>
        </w:rPr>
        <w:t xml:space="preserve"> Meeting est une réunion de fin de sprint dans laquelle l’équipe </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présente au</w:t>
      </w:r>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product</w:t>
      </w:r>
      <w:proofErr w:type="spellEnd"/>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owner</w:t>
      </w:r>
      <w:proofErr w:type="spellEnd"/>
      <w:r w:rsidRPr="009711CB">
        <w:rPr>
          <w:rFonts w:ascii="Segoe UI" w:hAnsi="Segoe UI" w:cs="Segoe UI"/>
          <w:color w:val="0D0D0D"/>
          <w:sz w:val="24"/>
          <w:szCs w:val="24"/>
          <w:shd w:val="clear" w:color="auto" w:fill="FFFFFF"/>
        </w:rPr>
        <w:t xml:space="preserve"> une démonstration du produit et précise ce qui est fini et ce qui ne l’est pas.</w:t>
      </w:r>
    </w:p>
    <w:p w14:paraId="3578970D" w14:textId="07151CF9" w:rsidR="009711CB" w:rsidRPr="009711CB" w:rsidRDefault="009711CB" w:rsidP="009711CB">
      <w:pPr>
        <w:ind w:left="696" w:firstLine="12"/>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Lors de Sprint Rétrospective Meeting, l’équipe est occupée de planifier les moyens pour</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améliorer sa qualité et son efficacité pour la prochaine itération.</w:t>
      </w:r>
    </w:p>
    <w:p w14:paraId="6E47A217" w14:textId="77777777" w:rsidR="009711CB" w:rsidRPr="009711CB" w:rsidRDefault="009711CB" w:rsidP="009711CB">
      <w:pPr>
        <w:ind w:left="696"/>
        <w:rPr>
          <w:rFonts w:ascii="Segoe UI" w:hAnsi="Segoe UI" w:cs="Segoe UI"/>
          <w:color w:val="0D0D0D"/>
          <w:sz w:val="24"/>
          <w:szCs w:val="24"/>
          <w:shd w:val="clear" w:color="auto" w:fill="FFFFFF"/>
        </w:rPr>
      </w:pPr>
    </w:p>
    <w:p w14:paraId="4D223A6D" w14:textId="77777777" w:rsidR="009711CB" w:rsidRPr="009711CB" w:rsidRDefault="009711CB" w:rsidP="009711CB">
      <w:pPr>
        <w:ind w:left="6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xml:space="preserve">▪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 xml:space="preserve"> Produit Global</w:t>
      </w:r>
    </w:p>
    <w:p w14:paraId="7C9314B5" w14:textId="6140EA14" w:rsidR="009711CB" w:rsidRDefault="009711CB" w:rsidP="009711CB">
      <w:pPr>
        <w:ind w:left="6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xml:space="preserve">Le tableau 2 résume le </w:t>
      </w:r>
      <w:proofErr w:type="spellStart"/>
      <w:r w:rsidRPr="009711CB">
        <w:rPr>
          <w:rFonts w:ascii="Segoe UI" w:hAnsi="Segoe UI" w:cs="Segoe UI"/>
          <w:color w:val="0D0D0D"/>
          <w:sz w:val="24"/>
          <w:szCs w:val="24"/>
          <w:shd w:val="clear" w:color="auto" w:fill="FFFFFF"/>
        </w:rPr>
        <w:t>backlog</w:t>
      </w:r>
      <w:proofErr w:type="spellEnd"/>
      <w:r w:rsidRPr="009711CB">
        <w:rPr>
          <w:rFonts w:ascii="Segoe UI" w:hAnsi="Segoe UI" w:cs="Segoe UI"/>
          <w:color w:val="0D0D0D"/>
          <w:sz w:val="24"/>
          <w:szCs w:val="24"/>
          <w:shd w:val="clear" w:color="auto" w:fill="FFFFFF"/>
        </w:rPr>
        <w:t xml:space="preserve"> de produit global de notre application. Chaque thème de ce</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back- log est constitué d’un ou plusieurs user</w:t>
      </w:r>
    </w:p>
    <w:p w14:paraId="1260DE2E" w14:textId="2938472E" w:rsidR="009711CB" w:rsidRDefault="009711CB" w:rsidP="009711CB">
      <w:pPr>
        <w:ind w:left="696"/>
        <w:rPr>
          <w:rFonts w:ascii="Segoe UI" w:hAnsi="Segoe UI" w:cs="Segoe UI"/>
          <w:color w:val="0D0D0D"/>
          <w:sz w:val="24"/>
          <w:szCs w:val="24"/>
          <w:shd w:val="clear" w:color="auto" w:fill="FFFFFF"/>
        </w:rPr>
      </w:pPr>
    </w:p>
    <w:p w14:paraId="6F0F7996" w14:textId="3FB87371" w:rsidR="009711CB" w:rsidRDefault="009711CB" w:rsidP="009711CB">
      <w:pPr>
        <w:ind w:left="696"/>
        <w:rPr>
          <w:rFonts w:ascii="Segoe UI" w:hAnsi="Segoe UI" w:cs="Segoe UI"/>
          <w:color w:val="0D0D0D"/>
          <w:sz w:val="24"/>
          <w:szCs w:val="24"/>
          <w:shd w:val="clear" w:color="auto" w:fill="FFFFFF"/>
        </w:rPr>
      </w:pPr>
    </w:p>
    <w:p w14:paraId="22318AF2" w14:textId="61AC3809" w:rsidR="009711CB" w:rsidRDefault="009711CB" w:rsidP="009711CB">
      <w:pPr>
        <w:ind w:left="696"/>
        <w:rPr>
          <w:rFonts w:ascii="Segoe UI" w:hAnsi="Segoe UI" w:cs="Segoe UI"/>
          <w:color w:val="0D0D0D"/>
          <w:sz w:val="24"/>
          <w:szCs w:val="24"/>
          <w:shd w:val="clear" w:color="auto" w:fill="FFFFFF"/>
        </w:rPr>
      </w:pPr>
    </w:p>
    <w:p w14:paraId="26EE8E1C" w14:textId="28CE7DAC" w:rsidR="009711CB" w:rsidRDefault="009711CB" w:rsidP="009711CB">
      <w:pPr>
        <w:ind w:left="696"/>
        <w:rPr>
          <w:rFonts w:ascii="Segoe UI" w:hAnsi="Segoe UI" w:cs="Segoe UI"/>
          <w:color w:val="0D0D0D"/>
          <w:sz w:val="24"/>
          <w:szCs w:val="24"/>
          <w:shd w:val="clear" w:color="auto" w:fill="FFFFFF"/>
        </w:rPr>
      </w:pPr>
    </w:p>
    <w:p w14:paraId="14B7FD7D" w14:textId="71845B41" w:rsidR="009711CB" w:rsidRDefault="009711CB" w:rsidP="009711CB">
      <w:pPr>
        <w:ind w:left="696"/>
        <w:rPr>
          <w:rFonts w:ascii="Segoe UI" w:hAnsi="Segoe UI" w:cs="Segoe UI"/>
          <w:color w:val="0D0D0D"/>
          <w:sz w:val="24"/>
          <w:szCs w:val="24"/>
          <w:shd w:val="clear" w:color="auto" w:fill="FFFFFF"/>
        </w:rPr>
      </w:pPr>
    </w:p>
    <w:p w14:paraId="7DADCB50" w14:textId="0F5DC243" w:rsidR="009711CB" w:rsidRDefault="009711CB" w:rsidP="009711CB">
      <w:pPr>
        <w:ind w:left="696"/>
        <w:rPr>
          <w:rFonts w:ascii="Segoe UI" w:hAnsi="Segoe UI" w:cs="Segoe UI"/>
          <w:color w:val="0D0D0D"/>
          <w:sz w:val="24"/>
          <w:szCs w:val="24"/>
          <w:shd w:val="clear" w:color="auto" w:fill="FFFFFF"/>
        </w:rPr>
      </w:pPr>
    </w:p>
    <w:p w14:paraId="1AF2441B" w14:textId="5B2B8963" w:rsidR="009711CB" w:rsidRDefault="009711CB" w:rsidP="009711CB">
      <w:pPr>
        <w:ind w:left="696"/>
        <w:rPr>
          <w:rFonts w:ascii="Segoe UI" w:hAnsi="Segoe UI" w:cs="Segoe UI"/>
          <w:color w:val="0D0D0D"/>
          <w:sz w:val="24"/>
          <w:szCs w:val="24"/>
          <w:shd w:val="clear" w:color="auto" w:fill="FFFFFF"/>
        </w:rPr>
      </w:pPr>
    </w:p>
    <w:p w14:paraId="3042830B" w14:textId="02A9FBF1" w:rsidR="009711CB" w:rsidRDefault="009711CB" w:rsidP="009711CB">
      <w:pPr>
        <w:ind w:left="696"/>
        <w:rPr>
          <w:rFonts w:ascii="Segoe UI" w:hAnsi="Segoe UI" w:cs="Segoe UI"/>
          <w:color w:val="0D0D0D"/>
          <w:sz w:val="24"/>
          <w:szCs w:val="24"/>
          <w:shd w:val="clear" w:color="auto" w:fill="FFFFFF"/>
        </w:rPr>
      </w:pPr>
    </w:p>
    <w:p w14:paraId="4E32EFD7" w14:textId="1327FA28" w:rsidR="009711CB" w:rsidRDefault="009711CB" w:rsidP="009711CB">
      <w:pPr>
        <w:ind w:left="696"/>
        <w:rPr>
          <w:rFonts w:ascii="Segoe UI" w:hAnsi="Segoe UI" w:cs="Segoe UI"/>
          <w:color w:val="0D0D0D"/>
          <w:sz w:val="24"/>
          <w:szCs w:val="24"/>
          <w:shd w:val="clear" w:color="auto" w:fill="FFFFFF"/>
        </w:rPr>
      </w:pPr>
    </w:p>
    <w:p w14:paraId="7FB47BFC" w14:textId="4A05803C" w:rsidR="009711CB" w:rsidRDefault="009711CB" w:rsidP="009711CB">
      <w:pPr>
        <w:ind w:left="696"/>
        <w:rPr>
          <w:rFonts w:ascii="Segoe UI" w:hAnsi="Segoe UI" w:cs="Segoe UI"/>
          <w:color w:val="0D0D0D"/>
          <w:sz w:val="24"/>
          <w:szCs w:val="24"/>
          <w:shd w:val="clear" w:color="auto" w:fill="FFFFFF"/>
        </w:rPr>
      </w:pPr>
    </w:p>
    <w:p w14:paraId="50156A38" w14:textId="6098B9D0" w:rsidR="009711CB" w:rsidRDefault="009711CB" w:rsidP="009711CB">
      <w:pPr>
        <w:ind w:left="696"/>
        <w:rPr>
          <w:rFonts w:ascii="Segoe UI" w:hAnsi="Segoe UI" w:cs="Segoe UI"/>
          <w:color w:val="0D0D0D"/>
          <w:sz w:val="24"/>
          <w:szCs w:val="24"/>
          <w:shd w:val="clear" w:color="auto" w:fill="FFFFFF"/>
        </w:rPr>
      </w:pPr>
    </w:p>
    <w:p w14:paraId="5E1D47BD" w14:textId="2455FC12" w:rsidR="009711CB" w:rsidRDefault="009711CB" w:rsidP="009711CB">
      <w:pPr>
        <w:ind w:left="696"/>
        <w:rPr>
          <w:rFonts w:ascii="Segoe UI" w:hAnsi="Segoe UI" w:cs="Segoe UI"/>
          <w:color w:val="0D0D0D"/>
          <w:sz w:val="24"/>
          <w:szCs w:val="24"/>
          <w:shd w:val="clear" w:color="auto" w:fill="FFFFFF"/>
        </w:rPr>
      </w:pPr>
    </w:p>
    <w:p w14:paraId="11B41349" w14:textId="44549BB4" w:rsidR="009711CB" w:rsidRDefault="009711CB" w:rsidP="009711CB">
      <w:pPr>
        <w:ind w:left="696"/>
        <w:rPr>
          <w:rFonts w:ascii="Segoe UI" w:hAnsi="Segoe UI" w:cs="Segoe UI"/>
          <w:color w:val="0D0D0D"/>
          <w:sz w:val="24"/>
          <w:szCs w:val="24"/>
          <w:shd w:val="clear" w:color="auto" w:fill="FFFFFF"/>
        </w:rPr>
      </w:pPr>
    </w:p>
    <w:p w14:paraId="7CE62D77" w14:textId="256B2FB5" w:rsidR="009711CB" w:rsidRDefault="009711CB" w:rsidP="009711CB">
      <w:pPr>
        <w:ind w:left="696"/>
        <w:rPr>
          <w:rFonts w:ascii="Segoe UI" w:hAnsi="Segoe UI" w:cs="Segoe UI"/>
          <w:color w:val="0D0D0D"/>
          <w:sz w:val="24"/>
          <w:szCs w:val="24"/>
          <w:shd w:val="clear" w:color="auto" w:fill="FFFFFF"/>
        </w:rPr>
      </w:pPr>
    </w:p>
    <w:p w14:paraId="1C1207CD" w14:textId="7AC1FD2A" w:rsidR="009711CB" w:rsidRDefault="009711CB" w:rsidP="009711CB">
      <w:pPr>
        <w:ind w:left="696"/>
        <w:rPr>
          <w:rFonts w:ascii="Segoe UI" w:hAnsi="Segoe UI" w:cs="Segoe UI"/>
          <w:color w:val="0D0D0D"/>
          <w:sz w:val="24"/>
          <w:szCs w:val="24"/>
          <w:shd w:val="clear" w:color="auto" w:fill="FFFFFF"/>
        </w:rPr>
      </w:pPr>
    </w:p>
    <w:p w14:paraId="7F1A2F36" w14:textId="2A922DAB" w:rsidR="009711CB" w:rsidRDefault="009711CB" w:rsidP="009711CB">
      <w:pPr>
        <w:ind w:left="696"/>
        <w:rPr>
          <w:rFonts w:ascii="Segoe UI" w:hAnsi="Segoe UI" w:cs="Segoe UI"/>
          <w:color w:val="0D0D0D"/>
          <w:sz w:val="24"/>
          <w:szCs w:val="24"/>
          <w:shd w:val="clear" w:color="auto" w:fill="FFFFFF"/>
        </w:rPr>
      </w:pPr>
    </w:p>
    <w:p w14:paraId="44EEC71F" w14:textId="1759CD7A" w:rsidR="009711CB" w:rsidRDefault="009711CB" w:rsidP="009711CB">
      <w:pPr>
        <w:ind w:left="696"/>
        <w:rPr>
          <w:rFonts w:ascii="Segoe UI" w:hAnsi="Segoe UI" w:cs="Segoe UI"/>
          <w:color w:val="0D0D0D"/>
          <w:sz w:val="24"/>
          <w:szCs w:val="24"/>
          <w:shd w:val="clear" w:color="auto" w:fill="FFFFFF"/>
        </w:rPr>
      </w:pPr>
    </w:p>
    <w:p w14:paraId="6B2C734C" w14:textId="23500A5F" w:rsidR="009711CB" w:rsidRDefault="009711CB" w:rsidP="009711CB">
      <w:pPr>
        <w:ind w:left="696"/>
        <w:rPr>
          <w:rFonts w:ascii="Segoe UI" w:hAnsi="Segoe UI" w:cs="Segoe UI"/>
          <w:color w:val="0D0D0D"/>
          <w:sz w:val="24"/>
          <w:szCs w:val="24"/>
          <w:shd w:val="clear" w:color="auto" w:fill="FFFFFF"/>
        </w:rPr>
      </w:pPr>
    </w:p>
    <w:p w14:paraId="50AA9762" w14:textId="3B7E5F45" w:rsidR="009711CB" w:rsidRDefault="009711CB" w:rsidP="009711CB">
      <w:pPr>
        <w:ind w:left="696"/>
        <w:rPr>
          <w:rFonts w:ascii="Segoe UI" w:hAnsi="Segoe UI" w:cs="Segoe UI"/>
          <w:color w:val="0D0D0D"/>
          <w:sz w:val="24"/>
          <w:szCs w:val="24"/>
          <w:shd w:val="clear" w:color="auto" w:fill="FFFFFF"/>
        </w:rPr>
      </w:pPr>
    </w:p>
    <w:p w14:paraId="7A19BDA5" w14:textId="488D4C24" w:rsidR="009711CB" w:rsidRDefault="009711CB" w:rsidP="009711CB">
      <w:pPr>
        <w:ind w:left="696"/>
        <w:rPr>
          <w:rFonts w:ascii="Segoe UI" w:hAnsi="Segoe UI" w:cs="Segoe UI"/>
          <w:color w:val="0D0D0D"/>
          <w:sz w:val="24"/>
          <w:szCs w:val="24"/>
          <w:shd w:val="clear" w:color="auto" w:fill="FFFFFF"/>
        </w:rPr>
      </w:pPr>
    </w:p>
    <w:p w14:paraId="6FAEDBD0" w14:textId="77777777" w:rsidR="009711CB" w:rsidRDefault="009711CB" w:rsidP="009711CB">
      <w:pPr>
        <w:ind w:left="696"/>
        <w:rPr>
          <w:rFonts w:ascii="Segoe UI" w:hAnsi="Segoe UI" w:cs="Segoe UI"/>
          <w:color w:val="0D0D0D"/>
          <w:sz w:val="24"/>
          <w:szCs w:val="24"/>
          <w:shd w:val="clear" w:color="auto" w:fill="FFFFFF"/>
        </w:rPr>
      </w:pPr>
    </w:p>
    <w:p w14:paraId="3C9A3645" w14:textId="7B419AD3" w:rsidR="009711CB" w:rsidRDefault="009711CB" w:rsidP="009711CB">
      <w:pPr>
        <w:pStyle w:val="ListParagraph"/>
        <w:numPr>
          <w:ilvl w:val="0"/>
          <w:numId w:val="11"/>
        </w:numPr>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Diagramme de cas d’utilisation global :</w:t>
      </w:r>
    </w:p>
    <w:p w14:paraId="1EDD9760" w14:textId="77777777" w:rsidR="009711CB" w:rsidRPr="009711CB" w:rsidRDefault="009711CB" w:rsidP="009711CB">
      <w:pPr>
        <w:pStyle w:val="ListParagraph"/>
        <w:ind w:left="1296"/>
        <w:rPr>
          <w:rFonts w:ascii="Segoe UI" w:hAnsi="Segoe UI" w:cs="Segoe UI"/>
          <w:color w:val="0D0D0D"/>
          <w:sz w:val="24"/>
          <w:szCs w:val="24"/>
          <w:shd w:val="clear" w:color="auto" w:fill="FFFFFF"/>
        </w:rPr>
      </w:pPr>
    </w:p>
    <w:p w14:paraId="355FE539" w14:textId="350F899D" w:rsidR="009711CB" w:rsidRDefault="009711CB" w:rsidP="009711CB">
      <w:pPr>
        <w:pStyle w:val="ListParagraph"/>
        <w:ind w:left="12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Default="009711CB" w:rsidP="009711CB">
      <w:pPr>
        <w:pStyle w:val="ListParagraph"/>
        <w:ind w:left="1296"/>
        <w:rPr>
          <w:rFonts w:ascii="Segoe UI" w:hAnsi="Segoe UI" w:cs="Segoe UI"/>
          <w:color w:val="0D0D0D"/>
          <w:sz w:val="24"/>
          <w:szCs w:val="24"/>
          <w:shd w:val="clear" w:color="auto" w:fill="FFFFFF"/>
        </w:rPr>
      </w:pPr>
    </w:p>
    <w:p w14:paraId="709301C2" w14:textId="6D4AEDE3" w:rsidR="009711CB" w:rsidRDefault="009711CB" w:rsidP="00200AAB">
      <w:pPr>
        <w:pStyle w:val="ListParagraph"/>
        <w:ind w:left="1296"/>
        <w:rPr>
          <w:rFonts w:ascii="Segoe UI" w:hAnsi="Segoe UI" w:cs="Segoe UI"/>
          <w:color w:val="0D0D0D"/>
          <w:sz w:val="24"/>
          <w:szCs w:val="24"/>
          <w:shd w:val="clear" w:color="auto" w:fill="FFFFFF"/>
        </w:rPr>
      </w:pPr>
      <w:r w:rsidRPr="009711CB">
        <w:rPr>
          <w:rFonts w:ascii="Segoe UI" w:hAnsi="Segoe UI" w:cs="Segoe UI"/>
          <w:color w:val="0D0D0D"/>
          <w:sz w:val="24"/>
          <w:szCs w:val="24"/>
          <w:shd w:val="clear" w:color="auto" w:fill="FFFFFF"/>
        </w:rPr>
        <w:t xml:space="preserve">Le diagramme de cas d’utilisation est un diagramme UML (Unified Modeling </w:t>
      </w:r>
      <w:proofErr w:type="spellStart"/>
      <w:r w:rsidRPr="009711CB">
        <w:rPr>
          <w:rFonts w:ascii="Segoe UI" w:hAnsi="Segoe UI" w:cs="Segoe UI"/>
          <w:color w:val="0D0D0D"/>
          <w:sz w:val="24"/>
          <w:szCs w:val="24"/>
          <w:shd w:val="clear" w:color="auto" w:fill="FFFFFF"/>
        </w:rPr>
        <w:t>Language</w:t>
      </w:r>
      <w:proofErr w:type="spellEnd"/>
      <w:r w:rsidRPr="009711CB">
        <w:rPr>
          <w:rFonts w:ascii="Segoe UI" w:hAnsi="Segoe UI" w:cs="Segoe UI"/>
          <w:color w:val="0D0D0D"/>
          <w:sz w:val="24"/>
          <w:szCs w:val="24"/>
          <w:shd w:val="clear" w:color="auto" w:fill="FFFFFF"/>
        </w:rPr>
        <w:t>) qui</w:t>
      </w:r>
      <w:r>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présente le comportement fonctionnel d’un système logiciel. Il est utile pour des présentations</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auprès de la direction ou des acteurs d’un projet. Pour le développement, les cas d’utilisation</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sont plus appropriés. En effet, un cas d’utilisation (use case) représente une unité discrète</w:t>
      </w:r>
      <w:r w:rsidRPr="009711CB">
        <w:rPr>
          <w:rFonts w:ascii="Segoe UI" w:hAnsi="Segoe UI" w:cs="Segoe UI"/>
          <w:color w:val="0D0D0D"/>
          <w:sz w:val="24"/>
          <w:szCs w:val="24"/>
          <w:shd w:val="clear" w:color="auto" w:fill="FFFFFF"/>
        </w:rPr>
        <w:t xml:space="preserve"> </w:t>
      </w:r>
      <w:r w:rsidRPr="009711CB">
        <w:rPr>
          <w:rFonts w:ascii="Segoe UI" w:hAnsi="Segoe UI" w:cs="Segoe UI"/>
          <w:color w:val="0D0D0D"/>
          <w:sz w:val="24"/>
          <w:szCs w:val="24"/>
          <w:shd w:val="clear" w:color="auto" w:fill="FFFFFF"/>
        </w:rPr>
        <w:t>d’interaction entre un utilisateur (humain ou machine) et un système [</w:t>
      </w:r>
      <w:r w:rsidRPr="009711CB">
        <w:rPr>
          <w:rFonts w:ascii="Segoe UI" w:hAnsi="Segoe UI" w:cs="Segoe UI"/>
          <w:color w:val="0D0D0D"/>
          <w:sz w:val="24"/>
          <w:szCs w:val="24"/>
          <w:shd w:val="clear" w:color="auto" w:fill="FFFFFF"/>
        </w:rPr>
        <w:t>10</w:t>
      </w:r>
      <w:r w:rsidRPr="009711CB">
        <w:rPr>
          <w:rFonts w:ascii="Segoe UI" w:hAnsi="Segoe UI" w:cs="Segoe UI"/>
          <w:color w:val="0D0D0D"/>
          <w:sz w:val="24"/>
          <w:szCs w:val="24"/>
          <w:shd w:val="clear" w:color="auto" w:fill="FFFFFF"/>
        </w:rPr>
        <w:t>].</w:t>
      </w:r>
    </w:p>
    <w:p w14:paraId="6E9509CF" w14:textId="128739EE" w:rsidR="00200AAB" w:rsidRPr="009711CB" w:rsidRDefault="00200AAB" w:rsidP="00200AAB">
      <w:pPr>
        <w:pStyle w:val="ListParagraph"/>
        <w:ind w:left="1296"/>
        <w:rPr>
          <w:rFonts w:ascii="Segoe UI" w:hAnsi="Segoe UI" w:cs="Segoe UI"/>
          <w:color w:val="0D0D0D"/>
          <w:sz w:val="24"/>
          <w:szCs w:val="24"/>
          <w:shd w:val="clear" w:color="auto" w:fill="FFFFFF"/>
        </w:rPr>
      </w:pPr>
      <w:r w:rsidRPr="00200AAB">
        <w:rPr>
          <w:rFonts w:ascii="Segoe UI" w:hAnsi="Segoe UI" w:cs="Segoe UI"/>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200AAB" w:rsidRDefault="00200AAB" w:rsidP="009711CB">
      <w:pPr>
        <w:ind w:left="696"/>
        <w:rPr>
          <w:rFonts w:ascii="Segoe UI" w:hAnsi="Segoe UI" w:cs="Segoe UI"/>
          <w:color w:val="0D0D0D"/>
          <w:sz w:val="24"/>
          <w:szCs w:val="24"/>
          <w:shd w:val="clear" w:color="auto" w:fill="FFFFFF"/>
        </w:rPr>
      </w:pPr>
      <w:r>
        <w:rPr>
          <w:rFonts w:ascii="Segoe UI" w:hAnsi="Segoe UI" w:cs="Segoe UI"/>
          <w:color w:val="0D0D0D"/>
          <w:shd w:val="clear" w:color="auto" w:fill="FFFFFF"/>
        </w:rPr>
        <w:tab/>
      </w:r>
      <w:r>
        <w:rPr>
          <w:rFonts w:ascii="Segoe UI" w:hAnsi="Segoe UI" w:cs="Segoe UI"/>
          <w:color w:val="0D0D0D"/>
          <w:shd w:val="clear" w:color="auto" w:fill="FFFFFF"/>
        </w:rPr>
        <w:tab/>
      </w:r>
    </w:p>
    <w:p w14:paraId="2798DF02" w14:textId="43DA8ED4" w:rsidR="00200AAB" w:rsidRDefault="00200AAB" w:rsidP="00200AAB">
      <w:pPr>
        <w:pStyle w:val="ListParagraph"/>
        <w:numPr>
          <w:ilvl w:val="0"/>
          <w:numId w:val="11"/>
        </w:numPr>
        <w:rPr>
          <w:rFonts w:ascii="Segoe UI" w:hAnsi="Segoe UI" w:cs="Segoe UI"/>
          <w:color w:val="0D0D0D"/>
          <w:sz w:val="24"/>
          <w:szCs w:val="24"/>
          <w:shd w:val="clear" w:color="auto" w:fill="FFFFFF"/>
        </w:rPr>
      </w:pPr>
      <w:r w:rsidRPr="00200AAB">
        <w:rPr>
          <w:rFonts w:ascii="Segoe UI" w:hAnsi="Segoe UI" w:cs="Segoe UI"/>
          <w:color w:val="0D0D0D"/>
          <w:sz w:val="24"/>
          <w:szCs w:val="24"/>
          <w:shd w:val="clear" w:color="auto" w:fill="FFFFFF"/>
        </w:rPr>
        <w:t>Diagramme de classes :</w:t>
      </w:r>
    </w:p>
    <w:p w14:paraId="2ABCE476" w14:textId="77777777" w:rsidR="00B86610" w:rsidRPr="00200AAB" w:rsidRDefault="00B86610" w:rsidP="00B86610">
      <w:pPr>
        <w:pStyle w:val="ListParagraph"/>
        <w:ind w:left="1296"/>
        <w:rPr>
          <w:rFonts w:ascii="Segoe UI" w:hAnsi="Segoe UI" w:cs="Segoe UI"/>
          <w:color w:val="0D0D0D"/>
          <w:sz w:val="24"/>
          <w:szCs w:val="24"/>
          <w:shd w:val="clear" w:color="auto" w:fill="FFFFFF"/>
        </w:rPr>
      </w:pPr>
      <w:r w:rsidRPr="00200AAB">
        <w:rPr>
          <w:rFonts w:ascii="Segoe UI" w:hAnsi="Segoe UI" w:cs="Segoe UI"/>
          <w:color w:val="0D0D0D"/>
          <w:sz w:val="24"/>
          <w:szCs w:val="24"/>
          <w:shd w:val="clear" w:color="auto" w:fill="FFFFFF"/>
        </w:rPr>
        <w:t>Pour cette section, nous illustrons l’aspect statique de notre application en présentant le</w:t>
      </w:r>
      <w:r>
        <w:rPr>
          <w:rFonts w:ascii="Segoe UI" w:hAnsi="Segoe UI" w:cs="Segoe UI"/>
          <w:color w:val="0D0D0D"/>
          <w:sz w:val="24"/>
          <w:szCs w:val="24"/>
          <w:shd w:val="clear" w:color="auto" w:fill="FFFFFF"/>
        </w:rPr>
        <w:t xml:space="preserve"> </w:t>
      </w:r>
      <w:r w:rsidRPr="00200AAB">
        <w:rPr>
          <w:rFonts w:ascii="Segoe UI" w:hAnsi="Segoe UI" w:cs="Segoe UI"/>
          <w:color w:val="0D0D0D"/>
          <w:sz w:val="24"/>
          <w:szCs w:val="24"/>
          <w:shd w:val="clear" w:color="auto" w:fill="FFFFFF"/>
        </w:rPr>
        <w:t>diagramme de classes.</w:t>
      </w:r>
    </w:p>
    <w:p w14:paraId="2B954089" w14:textId="77777777" w:rsidR="00B86610" w:rsidRDefault="00B86610" w:rsidP="00B86610">
      <w:pPr>
        <w:pStyle w:val="ListParagraph"/>
        <w:ind w:left="1296"/>
        <w:rPr>
          <w:rFonts w:ascii="Segoe UI" w:hAnsi="Segoe UI" w:cs="Segoe UI"/>
          <w:color w:val="0D0D0D"/>
          <w:shd w:val="clear" w:color="auto" w:fill="FFFFFF"/>
        </w:rPr>
      </w:pPr>
    </w:p>
    <w:p w14:paraId="17D98E0E" w14:textId="77777777" w:rsidR="00B86610" w:rsidRPr="00B86610" w:rsidRDefault="00B86610" w:rsidP="00B86610">
      <w:pPr>
        <w:pStyle w:val="ListParagraph"/>
        <w:ind w:left="1296"/>
        <w:rPr>
          <w:rFonts w:ascii="Segoe UI" w:hAnsi="Segoe UI" w:cs="Segoe UI"/>
          <w:color w:val="0D0D0D"/>
          <w:shd w:val="clear" w:color="auto" w:fill="FFFFFF"/>
        </w:rPr>
      </w:pPr>
      <w:r w:rsidRPr="00B86610">
        <w:rPr>
          <w:rFonts w:ascii="Segoe UI" w:hAnsi="Segoe UI" w:cs="Segoe UI"/>
          <w:color w:val="0D0D0D"/>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32A623EC" w14:textId="77777777" w:rsidR="00B86610" w:rsidRDefault="00B86610" w:rsidP="00B86610">
      <w:pPr>
        <w:pStyle w:val="ListParagraph"/>
        <w:ind w:left="1296"/>
        <w:rPr>
          <w:rFonts w:ascii="Segoe UI" w:hAnsi="Segoe UI" w:cs="Segoe UI"/>
          <w:color w:val="0D0D0D"/>
          <w:sz w:val="24"/>
          <w:szCs w:val="24"/>
          <w:shd w:val="clear" w:color="auto" w:fill="FFFFFF"/>
        </w:rPr>
      </w:pPr>
    </w:p>
    <w:p w14:paraId="62C6E46C" w14:textId="5D1ABC6E" w:rsidR="00B86610" w:rsidRDefault="00B86610" w:rsidP="00200AAB">
      <w:pPr>
        <w:pStyle w:val="ListParagraph"/>
        <w:numPr>
          <w:ilvl w:val="0"/>
          <w:numId w:val="11"/>
        </w:numPr>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Diagramme de Gantt :</w:t>
      </w:r>
    </w:p>
    <w:p w14:paraId="65BBC131" w14:textId="6EEF70F4" w:rsidR="00B86610" w:rsidRDefault="00B86610" w:rsidP="00B86610">
      <w:pPr>
        <w:pStyle w:val="ListParagraph"/>
        <w:ind w:left="1296"/>
        <w:rPr>
          <w:rFonts w:ascii="Segoe UI" w:hAnsi="Segoe UI" w:cs="Segoe UI"/>
          <w:color w:val="0D0D0D"/>
          <w:sz w:val="24"/>
          <w:szCs w:val="24"/>
          <w:shd w:val="clear" w:color="auto" w:fill="FFFFFF"/>
        </w:rPr>
      </w:pPr>
    </w:p>
    <w:p w14:paraId="72CD4004" w14:textId="10E4089B" w:rsidR="00B86610" w:rsidRPr="00B86610" w:rsidRDefault="00B86610" w:rsidP="00B86610">
      <w:pPr>
        <w:pStyle w:val="ListParagraph"/>
        <w:ind w:left="1296"/>
        <w:rPr>
          <w:rFonts w:ascii="Segoe UI" w:hAnsi="Segoe UI" w:cs="Segoe UI"/>
          <w:color w:val="0D0D0D"/>
          <w:sz w:val="24"/>
          <w:szCs w:val="24"/>
          <w:shd w:val="clear" w:color="auto" w:fill="FFFFFF"/>
        </w:rPr>
      </w:pPr>
      <w:r w:rsidRPr="00B86610">
        <w:rPr>
          <w:rFonts w:ascii="Segoe UI" w:hAnsi="Segoe UI" w:cs="Segoe UI"/>
          <w:color w:val="0D0D0D"/>
          <w:sz w:val="24"/>
          <w:szCs w:val="24"/>
          <w:shd w:val="clear" w:color="auto" w:fill="FFFFFF"/>
        </w:rPr>
        <w:t>Le projet s'est étendu sur une période de 16 semaines. Pour assurer sa réussite, nous avons suivi l'organisation définie par le diagramme de Gantt présenté dans la figure 2.4, avec une répartition temporelle adéquate pour chaque tâche.</w:t>
      </w:r>
    </w:p>
    <w:p w14:paraId="5DFD61BE" w14:textId="5C9BAD75" w:rsidR="00B86610" w:rsidRDefault="00B86610" w:rsidP="00B86610">
      <w:pPr>
        <w:pStyle w:val="ListParagraph"/>
        <w:ind w:left="1296"/>
        <w:rPr>
          <w:rFonts w:ascii="Segoe UI" w:hAnsi="Segoe UI" w:cs="Segoe UI"/>
          <w:color w:val="0D0D0D"/>
          <w:sz w:val="24"/>
          <w:szCs w:val="24"/>
          <w:shd w:val="clear" w:color="auto" w:fill="FFFFFF"/>
        </w:rPr>
      </w:pPr>
    </w:p>
    <w:p w14:paraId="5B5A4FDF" w14:textId="32B70D35" w:rsidR="00B86610" w:rsidRDefault="00B86610" w:rsidP="00B86610">
      <w:pPr>
        <w:pStyle w:val="ListParagraph"/>
        <w:ind w:left="1296"/>
        <w:rPr>
          <w:rFonts w:ascii="Segoe UI" w:hAnsi="Segoe UI" w:cs="Segoe UI"/>
          <w:color w:val="0D0D0D"/>
          <w:sz w:val="24"/>
          <w:szCs w:val="24"/>
          <w:shd w:val="clear" w:color="auto" w:fill="FFFFFF"/>
        </w:rPr>
      </w:pPr>
    </w:p>
    <w:p w14:paraId="33827303" w14:textId="2E82FBE1" w:rsidR="00B86610" w:rsidRDefault="00B86610" w:rsidP="00B86610">
      <w:pPr>
        <w:pStyle w:val="ListParagraph"/>
        <w:ind w:left="1296"/>
        <w:rPr>
          <w:rFonts w:ascii="Segoe UI" w:hAnsi="Segoe UI" w:cs="Segoe UI"/>
          <w:color w:val="0D0D0D"/>
          <w:sz w:val="24"/>
          <w:szCs w:val="24"/>
          <w:shd w:val="clear" w:color="auto" w:fill="FFFFFF"/>
        </w:rPr>
      </w:pPr>
    </w:p>
    <w:p w14:paraId="7205ACA5" w14:textId="5EBD21D6" w:rsidR="00B86610" w:rsidRPr="00B86610" w:rsidRDefault="00B86610" w:rsidP="00B86610">
      <w:pPr>
        <w:pStyle w:val="ListParagraph"/>
        <w:ind w:left="1296"/>
        <w:rPr>
          <w:rFonts w:ascii="Segoe UI" w:hAnsi="Segoe UI" w:cs="Segoe UI"/>
          <w:color w:val="0D0D0D"/>
          <w:sz w:val="28"/>
          <w:szCs w:val="28"/>
          <w:shd w:val="clear" w:color="auto" w:fill="FFFFFF"/>
        </w:rPr>
      </w:pPr>
    </w:p>
    <w:p w14:paraId="18C7FE2A" w14:textId="4B6E488E" w:rsidR="00B86610" w:rsidRPr="00B86610" w:rsidRDefault="00B86610" w:rsidP="00B86610">
      <w:pPr>
        <w:pStyle w:val="ListParagraph"/>
        <w:ind w:left="1296"/>
        <w:rPr>
          <w:rFonts w:ascii="Segoe UI" w:hAnsi="Segoe UI" w:cs="Segoe UI"/>
          <w:color w:val="0D0D0D"/>
          <w:sz w:val="28"/>
          <w:szCs w:val="28"/>
          <w:shd w:val="clear" w:color="auto" w:fill="FFFFFF"/>
        </w:rPr>
      </w:pPr>
    </w:p>
    <w:p w14:paraId="60E24B5F" w14:textId="77777777" w:rsidR="00B86610" w:rsidRPr="00B86610" w:rsidRDefault="00B86610" w:rsidP="00B86610">
      <w:pPr>
        <w:pStyle w:val="ListParagraph"/>
        <w:ind w:left="1296"/>
        <w:rPr>
          <w:rFonts w:ascii="Segoe UI" w:hAnsi="Segoe UI" w:cs="Segoe UI"/>
          <w:color w:val="0D0D0D"/>
          <w:sz w:val="28"/>
          <w:szCs w:val="28"/>
          <w:shd w:val="clear" w:color="auto" w:fill="FFFFFF"/>
        </w:rPr>
      </w:pPr>
    </w:p>
    <w:p w14:paraId="7CE42C52" w14:textId="77777777" w:rsidR="00B86610" w:rsidRPr="00B86610" w:rsidRDefault="00B86610" w:rsidP="00B86610">
      <w:pPr>
        <w:pStyle w:val="ListParagraph"/>
        <w:ind w:left="1296"/>
        <w:rPr>
          <w:rFonts w:ascii="Segoe UI" w:hAnsi="Segoe UI" w:cs="Segoe UI"/>
          <w:color w:val="0D0D0D"/>
          <w:sz w:val="28"/>
          <w:szCs w:val="28"/>
          <w:shd w:val="clear" w:color="auto" w:fill="FFFFFF"/>
        </w:rPr>
      </w:pPr>
    </w:p>
    <w:p w14:paraId="31B1BFBB" w14:textId="2C3EC68F" w:rsidR="00192BEB" w:rsidRPr="00B86610" w:rsidRDefault="00B86610" w:rsidP="00B86610">
      <w:pPr>
        <w:pStyle w:val="ListParagraph"/>
        <w:numPr>
          <w:ilvl w:val="0"/>
          <w:numId w:val="11"/>
        </w:numPr>
        <w:rPr>
          <w:rFonts w:ascii="Segoe UI" w:hAnsi="Segoe UI" w:cs="Segoe UI"/>
          <w:color w:val="0D0D0D"/>
          <w:sz w:val="28"/>
          <w:szCs w:val="28"/>
          <w:shd w:val="clear" w:color="auto" w:fill="FFFFFF"/>
        </w:rPr>
      </w:pPr>
      <w:r w:rsidRPr="00B86610">
        <w:rPr>
          <w:rFonts w:ascii="Segoe UI" w:hAnsi="Segoe UI" w:cs="Segoe UI"/>
          <w:color w:val="0D0D0D"/>
          <w:sz w:val="28"/>
          <w:szCs w:val="28"/>
          <w:shd w:val="clear" w:color="auto" w:fill="FFFFFF"/>
        </w:rPr>
        <w:t>L'environnement de développement</w:t>
      </w:r>
      <w:r w:rsidRPr="00B86610">
        <w:rPr>
          <w:rFonts w:ascii="Segoe UI" w:hAnsi="Segoe UI" w:cs="Segoe UI"/>
          <w:color w:val="0D0D0D"/>
          <w:sz w:val="28"/>
          <w:szCs w:val="28"/>
          <w:shd w:val="clear" w:color="auto" w:fill="FFFFFF"/>
        </w:rPr>
        <w:t> :</w:t>
      </w:r>
    </w:p>
    <w:p w14:paraId="7F5427C6" w14:textId="77777777" w:rsidR="00B86610" w:rsidRPr="00B86610" w:rsidRDefault="00B86610" w:rsidP="00B86610">
      <w:pPr>
        <w:pStyle w:val="ListParagraph"/>
        <w:ind w:left="1296"/>
        <w:rPr>
          <w:rFonts w:ascii="Segoe UI" w:hAnsi="Segoe UI" w:cs="Segoe UI"/>
          <w:color w:val="0D0D0D"/>
          <w:sz w:val="28"/>
          <w:szCs w:val="28"/>
          <w:shd w:val="clear" w:color="auto" w:fill="FFFFFF"/>
        </w:rPr>
      </w:pPr>
    </w:p>
    <w:p w14:paraId="71FB07BB" w14:textId="2E08499F" w:rsidR="008B0420" w:rsidRPr="00B86610" w:rsidRDefault="008B0420" w:rsidP="008B0420">
      <w:pPr>
        <w:pStyle w:val="ListParagraph"/>
        <w:ind w:left="1296"/>
        <w:rPr>
          <w:rFonts w:ascii="Segoe UI" w:hAnsi="Segoe UI" w:cs="Segoe UI"/>
          <w:color w:val="0D0D0D"/>
          <w:sz w:val="28"/>
          <w:szCs w:val="28"/>
          <w:shd w:val="clear" w:color="auto" w:fill="FFFFFF"/>
        </w:rPr>
      </w:pPr>
      <w:r w:rsidRPr="00B86610">
        <w:rPr>
          <w:rFonts w:ascii="Segoe UI" w:hAnsi="Segoe UI" w:cs="Segoe UI"/>
          <w:color w:val="0D0D0D"/>
          <w:sz w:val="28"/>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B86610">
        <w:rPr>
          <w:rFonts w:ascii="Segoe UI" w:hAnsi="Segoe UI" w:cs="Segoe UI"/>
          <w:color w:val="0D0D0D"/>
          <w:sz w:val="28"/>
          <w:szCs w:val="28"/>
          <w:shd w:val="clear" w:color="auto" w:fill="FFFFFF"/>
        </w:rPr>
        <w:t>utilisés .</w:t>
      </w:r>
      <w:proofErr w:type="gramEnd"/>
    </w:p>
    <w:p w14:paraId="7FC714B2" w14:textId="77777777" w:rsidR="00402D0C" w:rsidRPr="00402D0C" w:rsidRDefault="00402D0C" w:rsidP="00402D0C">
      <w:pPr>
        <w:ind w:left="1656"/>
        <w:rPr>
          <w:rFonts w:ascii="Segoe UI" w:hAnsi="Segoe UI" w:cs="Segoe UI"/>
          <w:color w:val="0D0D0D"/>
          <w:shd w:val="clear" w:color="auto" w:fill="FFFFFF"/>
        </w:rPr>
      </w:pPr>
    </w:p>
    <w:p w14:paraId="4664842C" w14:textId="27CED334" w:rsidR="008B0420" w:rsidRDefault="008B0420" w:rsidP="008B0420">
      <w:pPr>
        <w:pStyle w:val="ListParagraph"/>
        <w:ind w:left="1296"/>
        <w:rPr>
          <w:rFonts w:ascii="Segoe UI" w:hAnsi="Segoe UI" w:cs="Segoe UI"/>
          <w:color w:val="0D0D0D"/>
          <w:shd w:val="clear" w:color="auto" w:fill="FFFFFF"/>
        </w:rPr>
      </w:pPr>
    </w:p>
    <w:p w14:paraId="448929F0" w14:textId="77777777" w:rsidR="00B86610" w:rsidRPr="00B86610" w:rsidRDefault="00B86610" w:rsidP="008B0420">
      <w:pPr>
        <w:pStyle w:val="ListParagraph"/>
        <w:ind w:left="1296"/>
        <w:rPr>
          <w:rFonts w:ascii="Segoe UI" w:hAnsi="Segoe UI" w:cs="Segoe UI"/>
          <w:color w:val="0D0D0D"/>
          <w:sz w:val="28"/>
          <w:szCs w:val="28"/>
          <w:shd w:val="clear" w:color="auto" w:fill="FFFFFF"/>
        </w:rPr>
      </w:pPr>
    </w:p>
    <w:p w14:paraId="192F73EA" w14:textId="7E0EEC46" w:rsidR="008B0420" w:rsidRPr="00B86610" w:rsidRDefault="008B0420" w:rsidP="00B86610">
      <w:pPr>
        <w:pStyle w:val="ListParagraph"/>
        <w:numPr>
          <w:ilvl w:val="1"/>
          <w:numId w:val="11"/>
        </w:numPr>
        <w:rPr>
          <w:rFonts w:ascii="Segoe UI" w:hAnsi="Segoe UI" w:cs="Segoe UI"/>
          <w:sz w:val="28"/>
          <w:szCs w:val="28"/>
        </w:rPr>
      </w:pPr>
      <w:r w:rsidRPr="00B86610">
        <w:rPr>
          <w:rFonts w:ascii="Segoe UI" w:hAnsi="Segoe UI" w:cs="Segoe UI"/>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0"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1">
          <w:tblGrid>
            <w:gridCol w:w="4262"/>
            <w:gridCol w:w="4374"/>
          </w:tblGrid>
        </w:tblGridChange>
      </w:tblGrid>
      <w:tr w:rsidR="008B0420" w14:paraId="0BFC7E56" w14:textId="77777777" w:rsidTr="007576E9">
        <w:trPr>
          <w:trHeight w:val="739"/>
          <w:trPrChange w:id="2" w:author="Oumaima Houimel" w:date="2024-04-12T16:03:00Z">
            <w:trPr>
              <w:trHeight w:val="739"/>
            </w:trPr>
          </w:trPrChange>
        </w:trPr>
        <w:tc>
          <w:tcPr>
            <w:tcW w:w="4262" w:type="dxa"/>
            <w:tcPrChange w:id="3" w:author="Oumaima Houimel" w:date="2024-04-12T16:03:00Z">
              <w:tcPr>
                <w:tcW w:w="4262" w:type="dxa"/>
              </w:tcPr>
            </w:tcPrChange>
          </w:tcPr>
          <w:p w14:paraId="2D5B09FD" w14:textId="77777777" w:rsidR="008B0420" w:rsidRPr="00BB0CE0" w:rsidRDefault="008B0420" w:rsidP="007576E9">
            <w:pPr>
              <w:pStyle w:val="ListParagraph"/>
              <w:ind w:left="0"/>
              <w:jc w:val="center"/>
              <w:rPr>
                <w:rFonts w:ascii="Segoe UI" w:hAnsi="Segoe UI" w:cs="Segoe UI"/>
                <w:color w:val="000000" w:themeColor="text1"/>
              </w:rPr>
            </w:pPr>
            <w:r w:rsidRPr="00BB0CE0">
              <w:rPr>
                <w:rFonts w:ascii="Segoe UI" w:hAnsi="Segoe UI" w:cs="Segoe UI"/>
                <w:color w:val="000000" w:themeColor="text1"/>
              </w:rPr>
              <w:t>Outils</w:t>
            </w:r>
          </w:p>
        </w:tc>
        <w:tc>
          <w:tcPr>
            <w:tcW w:w="4374" w:type="dxa"/>
            <w:tcPrChange w:id="4" w:author="Oumaima Houimel" w:date="2024-04-12T16:03:00Z">
              <w:tcPr>
                <w:tcW w:w="4374" w:type="dxa"/>
              </w:tcPr>
            </w:tcPrChange>
          </w:tcPr>
          <w:p w14:paraId="189AF6D8" w14:textId="77777777" w:rsidR="008B0420" w:rsidRDefault="008B0420" w:rsidP="007576E9">
            <w:pPr>
              <w:pStyle w:val="ListParagraph"/>
              <w:ind w:left="0"/>
              <w:jc w:val="center"/>
              <w:rPr>
                <w:rFonts w:ascii="Segoe UI" w:hAnsi="Segoe UI" w:cs="Segoe UI"/>
              </w:rPr>
            </w:pPr>
            <w:r>
              <w:rPr>
                <w:rFonts w:ascii="Segoe UI" w:hAnsi="Segoe UI" w:cs="Segoe UI"/>
              </w:rPr>
              <w:t>Description</w:t>
            </w:r>
          </w:p>
        </w:tc>
      </w:tr>
      <w:tr w:rsidR="008B0420" w14:paraId="1BB9E7F9" w14:textId="77777777" w:rsidTr="00B86610">
        <w:trPr>
          <w:trHeight w:val="1797"/>
          <w:trPrChange w:id="5" w:author="Oumaima Houimel" w:date="2024-04-12T16:03:00Z">
            <w:trPr>
              <w:trHeight w:val="739"/>
            </w:trPr>
          </w:trPrChange>
        </w:trPr>
        <w:tc>
          <w:tcPr>
            <w:tcW w:w="4262" w:type="dxa"/>
            <w:tcPrChange w:id="6"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7" w:author="Oumaima Houimel" w:date="2024-04-12T16:03:00Z">
              <w:tcPr>
                <w:tcW w:w="4374" w:type="dxa"/>
              </w:tcPr>
            </w:tcPrChange>
          </w:tcPr>
          <w:p w14:paraId="1A5A77FD" w14:textId="77777777" w:rsidR="008B0420" w:rsidRPr="00B86610" w:rsidRDefault="008B0420" w:rsidP="007576E9">
            <w:pPr>
              <w:pStyle w:val="ListParagraph"/>
              <w:ind w:left="0"/>
              <w:rPr>
                <w:rFonts w:ascii="Segoe UI" w:hAnsi="Segoe UI" w:cs="Segoe UI"/>
                <w:sz w:val="28"/>
                <w:szCs w:val="28"/>
              </w:rPr>
            </w:pPr>
            <w:r w:rsidRPr="00B86610">
              <w:rPr>
                <w:rFonts w:ascii="Segoe UI" w:hAnsi="Segoe UI" w:cs="Segoe UI"/>
                <w:sz w:val="28"/>
                <w:szCs w:val="28"/>
              </w:rPr>
              <w:t>Est un logiciel de modélisation et de conception visuelle pour le développement logiciel et la gestion de projets.</w:t>
            </w:r>
          </w:p>
        </w:tc>
      </w:tr>
      <w:tr w:rsidR="008B0420" w14:paraId="71ACC945" w14:textId="77777777" w:rsidTr="007576E9">
        <w:trPr>
          <w:trHeight w:val="739"/>
          <w:trPrChange w:id="8" w:author="Oumaima Houimel" w:date="2024-04-12T16:03:00Z">
            <w:trPr>
              <w:trHeight w:val="739"/>
            </w:trPr>
          </w:trPrChange>
        </w:trPr>
        <w:tc>
          <w:tcPr>
            <w:tcW w:w="4262" w:type="dxa"/>
            <w:tcPrChange w:id="9" w:author="Oumaima Houimel" w:date="2024-04-12T16:03:00Z">
              <w:tcPr>
                <w:tcW w:w="4262" w:type="dxa"/>
              </w:tcPr>
            </w:tcPrChange>
          </w:tcPr>
          <w:p w14:paraId="460504BD"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Microsoft Word</w:t>
            </w:r>
          </w:p>
          <w:p w14:paraId="499392DD" w14:textId="77777777" w:rsidR="008B0420" w:rsidRPr="00BB0CE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3163EF48" wp14:editId="61DF5AE6">
                  <wp:extent cx="695325" cy="69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logo-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4374" w:type="dxa"/>
            <w:tcPrChange w:id="10" w:author="Oumaima Houimel" w:date="2024-04-12T16:03:00Z">
              <w:tcPr>
                <w:tcW w:w="4374" w:type="dxa"/>
              </w:tcPr>
            </w:tcPrChange>
          </w:tcPr>
          <w:p w14:paraId="3D75F7B6" w14:textId="77777777" w:rsidR="008B0420" w:rsidRPr="00B86610" w:rsidRDefault="008B0420" w:rsidP="007576E9">
            <w:pPr>
              <w:pStyle w:val="ListParagraph"/>
              <w:ind w:left="0"/>
              <w:rPr>
                <w:rFonts w:ascii="Segoe UI" w:hAnsi="Segoe UI" w:cs="Segoe UI"/>
                <w:sz w:val="28"/>
                <w:szCs w:val="28"/>
              </w:rPr>
            </w:pPr>
            <w:r w:rsidRPr="00B86610">
              <w:rPr>
                <w:rFonts w:ascii="Segoe UI" w:hAnsi="Segoe UI" w:cs="Segoe UI"/>
                <w:sz w:val="28"/>
                <w:szCs w:val="28"/>
              </w:rPr>
              <w:t>Est un logiciel de traitement de texte par Microsoft, idéal pour créer et éditer des documents.</w:t>
            </w:r>
          </w:p>
        </w:tc>
      </w:tr>
    </w:tbl>
    <w:p w14:paraId="0BF1EC6B" w14:textId="77777777" w:rsidR="008B0420" w:rsidRPr="00B86610" w:rsidRDefault="008B0420" w:rsidP="00B86610">
      <w:pPr>
        <w:rPr>
          <w:rFonts w:ascii="Segoe UI" w:hAnsi="Segoe UI" w:cs="Segoe UI"/>
        </w:rPr>
      </w:pPr>
    </w:p>
    <w:p w14:paraId="5B07884F" w14:textId="77777777" w:rsidR="008B0420" w:rsidRDefault="008B0420" w:rsidP="008B0420">
      <w:pPr>
        <w:pStyle w:val="ListParagraph"/>
        <w:ind w:left="1296"/>
        <w:rPr>
          <w:rFonts w:ascii="Segoe UI" w:hAnsi="Segoe UI" w:cs="Segoe UI"/>
        </w:rPr>
      </w:pPr>
    </w:p>
    <w:p w14:paraId="4B051B73" w14:textId="77777777" w:rsidR="008B0420" w:rsidRDefault="008B0420" w:rsidP="008B0420">
      <w:pPr>
        <w:pStyle w:val="ListParagraph"/>
        <w:ind w:left="1296"/>
        <w:rPr>
          <w:rFonts w:ascii="Segoe UI" w:hAnsi="Segoe UI" w:cs="Segoe UI"/>
        </w:rPr>
      </w:pPr>
    </w:p>
    <w:p w14:paraId="1DFAF6C0" w14:textId="2E079832" w:rsidR="008B0420" w:rsidRDefault="008B0420" w:rsidP="00B86610">
      <w:pPr>
        <w:rPr>
          <w:rFonts w:ascii="Segoe UI" w:hAnsi="Segoe UI" w:cs="Segoe UI"/>
          <w:sz w:val="24"/>
          <w:szCs w:val="24"/>
        </w:rPr>
      </w:pPr>
    </w:p>
    <w:p w14:paraId="74668955" w14:textId="1CAF738C" w:rsidR="00B86610" w:rsidRDefault="00B86610" w:rsidP="00B86610">
      <w:pPr>
        <w:rPr>
          <w:rFonts w:ascii="Segoe UI" w:hAnsi="Segoe UI" w:cs="Segoe UI"/>
          <w:sz w:val="24"/>
          <w:szCs w:val="24"/>
        </w:rPr>
      </w:pPr>
    </w:p>
    <w:p w14:paraId="11F08A78" w14:textId="53FCD171" w:rsidR="00B86610" w:rsidRDefault="00B86610" w:rsidP="00B86610">
      <w:pPr>
        <w:rPr>
          <w:rFonts w:ascii="Segoe UI" w:hAnsi="Segoe UI" w:cs="Segoe UI"/>
          <w:sz w:val="24"/>
          <w:szCs w:val="24"/>
        </w:rPr>
      </w:pPr>
    </w:p>
    <w:p w14:paraId="24FBD091" w14:textId="6B7D0F75" w:rsidR="00B86610" w:rsidRDefault="00B86610" w:rsidP="00B86610">
      <w:pPr>
        <w:rPr>
          <w:rFonts w:ascii="Segoe UI" w:hAnsi="Segoe UI" w:cs="Segoe UI"/>
          <w:sz w:val="24"/>
          <w:szCs w:val="24"/>
        </w:rPr>
      </w:pPr>
    </w:p>
    <w:p w14:paraId="37C6F1F7" w14:textId="77777777" w:rsidR="00B86610" w:rsidRPr="00B86610" w:rsidRDefault="00B86610" w:rsidP="00B86610">
      <w:pPr>
        <w:rPr>
          <w:rFonts w:ascii="Segoe UI" w:hAnsi="Segoe UI" w:cs="Segoe UI"/>
          <w:sz w:val="24"/>
          <w:szCs w:val="24"/>
        </w:rPr>
      </w:pPr>
    </w:p>
    <w:p w14:paraId="3FD8F3C6" w14:textId="77777777" w:rsidR="008B0420" w:rsidRPr="00B86610" w:rsidRDefault="008B0420" w:rsidP="008B0420">
      <w:pPr>
        <w:pStyle w:val="ListParagraph"/>
        <w:ind w:left="1296"/>
        <w:rPr>
          <w:rFonts w:ascii="Segoe UI" w:hAnsi="Segoe UI" w:cs="Segoe UI"/>
          <w:sz w:val="24"/>
          <w:szCs w:val="24"/>
        </w:rPr>
      </w:pPr>
    </w:p>
    <w:p w14:paraId="010CCC79" w14:textId="77777777" w:rsidR="008B0420" w:rsidRPr="00B86610" w:rsidRDefault="008B0420" w:rsidP="00B86610">
      <w:pPr>
        <w:pStyle w:val="ListParagraph"/>
        <w:numPr>
          <w:ilvl w:val="1"/>
          <w:numId w:val="11"/>
        </w:numPr>
        <w:rPr>
          <w:rFonts w:ascii="Segoe UI" w:hAnsi="Segoe UI" w:cs="Segoe UI"/>
          <w:sz w:val="24"/>
          <w:szCs w:val="24"/>
        </w:rPr>
      </w:pPr>
      <w:r w:rsidRPr="00B86610">
        <w:rPr>
          <w:rFonts w:ascii="Segoe UI" w:hAnsi="Segoe UI" w:cs="Segoe UI"/>
          <w:sz w:val="24"/>
          <w:szCs w:val="24"/>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11"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2">
          <w:tblGrid>
            <w:gridCol w:w="2952"/>
            <w:gridCol w:w="4814"/>
          </w:tblGrid>
        </w:tblGridChange>
      </w:tblGrid>
      <w:tr w:rsidR="008B0420" w14:paraId="7C7F2D44" w14:textId="77777777" w:rsidTr="007576E9">
        <w:trPr>
          <w:trHeight w:val="594"/>
          <w:trPrChange w:id="13" w:author="Oumaima Houimel" w:date="2024-04-12T16:03:00Z">
            <w:trPr>
              <w:trHeight w:val="594"/>
            </w:trPr>
          </w:trPrChange>
        </w:trPr>
        <w:tc>
          <w:tcPr>
            <w:tcW w:w="2952" w:type="dxa"/>
            <w:tcPrChange w:id="14" w:author="Oumaima Houimel" w:date="2024-04-12T16:03:00Z">
              <w:tcPr>
                <w:tcW w:w="2952" w:type="dxa"/>
              </w:tcPr>
            </w:tcPrChange>
          </w:tcPr>
          <w:p w14:paraId="02F01CFE" w14:textId="77777777" w:rsidR="008B0420" w:rsidRDefault="008B0420" w:rsidP="007576E9">
            <w:pPr>
              <w:pStyle w:val="ListParagraph"/>
              <w:ind w:left="0"/>
              <w:jc w:val="center"/>
              <w:rPr>
                <w:rFonts w:ascii="Segoe UI" w:hAnsi="Segoe UI" w:cs="Segoe UI"/>
              </w:rPr>
            </w:pPr>
            <w:r>
              <w:rPr>
                <w:rFonts w:ascii="Segoe UI" w:hAnsi="Segoe UI" w:cs="Segoe UI"/>
              </w:rPr>
              <w:t>Outils</w:t>
            </w:r>
          </w:p>
        </w:tc>
        <w:tc>
          <w:tcPr>
            <w:tcW w:w="4814" w:type="dxa"/>
            <w:tcPrChange w:id="15" w:author="Oumaima Houimel" w:date="2024-04-12T16:03:00Z">
              <w:tcPr>
                <w:tcW w:w="4814" w:type="dxa"/>
              </w:tcPr>
            </w:tcPrChange>
          </w:tcPr>
          <w:p w14:paraId="5094EE1A" w14:textId="77777777" w:rsidR="008B0420" w:rsidRDefault="008B0420" w:rsidP="007576E9">
            <w:pPr>
              <w:pStyle w:val="ListParagraph"/>
              <w:ind w:left="0"/>
              <w:jc w:val="center"/>
              <w:rPr>
                <w:rFonts w:ascii="Segoe UI" w:hAnsi="Segoe UI" w:cs="Segoe UI"/>
              </w:rPr>
            </w:pPr>
            <w:r>
              <w:rPr>
                <w:rFonts w:ascii="Segoe UI" w:hAnsi="Segoe UI" w:cs="Segoe UI"/>
              </w:rPr>
              <w:t>Description</w:t>
            </w:r>
          </w:p>
        </w:tc>
      </w:tr>
      <w:tr w:rsidR="008B0420" w14:paraId="24162BD8" w14:textId="77777777" w:rsidTr="007576E9">
        <w:trPr>
          <w:trHeight w:val="594"/>
          <w:trPrChange w:id="16" w:author="Oumaima Houimel" w:date="2024-04-12T16:03:00Z">
            <w:trPr>
              <w:trHeight w:val="594"/>
            </w:trPr>
          </w:trPrChange>
        </w:trPr>
        <w:tc>
          <w:tcPr>
            <w:tcW w:w="2952" w:type="dxa"/>
            <w:tcPrChange w:id="17"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8" w:author="Oumaima Houimel" w:date="2024-04-12T16:03:00Z">
              <w:tcPr>
                <w:tcW w:w="4814" w:type="dxa"/>
              </w:tcPr>
            </w:tcPrChange>
          </w:tcPr>
          <w:p w14:paraId="5B068481"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color w:val="0D0D0D"/>
                <w:sz w:val="24"/>
                <w:szCs w:val="24"/>
                <w:shd w:val="clear" w:color="auto" w:fill="FFFFFF"/>
              </w:rPr>
              <w:t>Est un éditeur de code source léger, extensible et multiplateforme</w:t>
            </w:r>
          </w:p>
        </w:tc>
      </w:tr>
      <w:tr w:rsidR="008B0420" w14:paraId="23F4D1B4" w14:textId="77777777" w:rsidTr="007576E9">
        <w:tc>
          <w:tcPr>
            <w:tcW w:w="2952" w:type="dxa"/>
            <w:tcPrChange w:id="19"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20" w:author="Oumaima Houimel" w:date="2024-04-12T16:03:00Z">
              <w:tcPr>
                <w:tcW w:w="4814" w:type="dxa"/>
              </w:tcPr>
            </w:tcPrChange>
          </w:tcPr>
          <w:p w14:paraId="3783BE35"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sz w:val="24"/>
                <w:szCs w:val="24"/>
              </w:rPr>
              <w:t>C’est un langage qui permet de composer des pages web.</w:t>
            </w:r>
          </w:p>
          <w:p w14:paraId="5424D464" w14:textId="77777777" w:rsidR="008B0420" w:rsidRPr="00B86610" w:rsidRDefault="008B0420" w:rsidP="007576E9">
            <w:pPr>
              <w:tabs>
                <w:tab w:val="left" w:pos="1125"/>
              </w:tabs>
              <w:jc w:val="both"/>
              <w:rPr>
                <w:sz w:val="24"/>
                <w:szCs w:val="24"/>
              </w:rPr>
            </w:pPr>
            <w:r w:rsidRPr="00B86610">
              <w:rPr>
                <w:sz w:val="24"/>
                <w:szCs w:val="24"/>
              </w:rPr>
              <w:tab/>
            </w:r>
          </w:p>
        </w:tc>
      </w:tr>
      <w:tr w:rsidR="008B0420" w14:paraId="39CA72AF" w14:textId="77777777" w:rsidTr="007576E9">
        <w:tc>
          <w:tcPr>
            <w:tcW w:w="2952" w:type="dxa"/>
            <w:tcPrChange w:id="21"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2" w:author="Oumaima Houimel" w:date="2024-04-12T16:03:00Z">
              <w:tcPr>
                <w:tcW w:w="4814" w:type="dxa"/>
              </w:tcPr>
            </w:tcPrChange>
          </w:tcPr>
          <w:p w14:paraId="74E2BF1B"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3"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4" w:author="Oumaima Houimel" w:date="2024-04-12T16:03:00Z">
              <w:tcPr>
                <w:tcW w:w="4814" w:type="dxa"/>
              </w:tcPr>
            </w:tcPrChange>
          </w:tcPr>
          <w:p w14:paraId="2FEC5E3B"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sz w:val="24"/>
                <w:szCs w:val="24"/>
              </w:rPr>
              <w:t xml:space="preserve">Est un </w:t>
            </w:r>
            <w:proofErr w:type="spellStart"/>
            <w:r w:rsidRPr="00B86610">
              <w:rPr>
                <w:rFonts w:ascii="Segoe UI" w:hAnsi="Segoe UI" w:cs="Segoe UI"/>
                <w:sz w:val="24"/>
                <w:szCs w:val="24"/>
              </w:rPr>
              <w:t>framework</w:t>
            </w:r>
            <w:proofErr w:type="spellEnd"/>
            <w:r w:rsidRPr="00B86610">
              <w:rPr>
                <w:rFonts w:ascii="Segoe UI" w:hAnsi="Segoe UI" w:cs="Segoe UI"/>
                <w:sz w:val="24"/>
                <w:szCs w:val="24"/>
              </w:rPr>
              <w:t xml:space="preserve"> front-end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5"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6" w:author="Oumaima Houimel" w:date="2024-04-12T16:03:00Z">
              <w:tcPr>
                <w:tcW w:w="4814" w:type="dxa"/>
              </w:tcPr>
            </w:tcPrChange>
          </w:tcPr>
          <w:p w14:paraId="27537470"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7"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29"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8" w:author="Oumaima Houimel" w:date="2024-04-12T16:03:00Z">
              <w:tcPr>
                <w:tcW w:w="4814" w:type="dxa"/>
              </w:tcPr>
            </w:tcPrChange>
          </w:tcPr>
          <w:p w14:paraId="0989D5CF"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tc>
      </w:tr>
      <w:tr w:rsidR="008B0420" w14:paraId="18DC83E1" w14:textId="77777777" w:rsidTr="007576E9">
        <w:tc>
          <w:tcPr>
            <w:tcW w:w="2952" w:type="dxa"/>
            <w:tcPrChange w:id="29"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30" w:author="Oumaima Houimel" w:date="2024-04-12T16:03:00Z">
              <w:tcPr>
                <w:tcW w:w="4814" w:type="dxa"/>
              </w:tcPr>
            </w:tcPrChange>
          </w:tcPr>
          <w:p w14:paraId="4844F7A0"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sz w:val="24"/>
                <w:szCs w:val="24"/>
              </w:rPr>
              <w:t>Est un logiciel libre et gratuit qui facilite la création et la gestion de serveurs web locaux.</w:t>
            </w:r>
          </w:p>
        </w:tc>
      </w:tr>
      <w:tr w:rsidR="008B0420" w14:paraId="624D0585" w14:textId="77777777" w:rsidTr="007576E9">
        <w:trPr>
          <w:trHeight w:val="1023"/>
          <w:trPrChange w:id="31" w:author="Oumaima Houimel" w:date="2024-04-12T16:03:00Z">
            <w:trPr>
              <w:trHeight w:val="1023"/>
            </w:trPr>
          </w:trPrChange>
        </w:trPr>
        <w:tc>
          <w:tcPr>
            <w:tcW w:w="2952" w:type="dxa"/>
            <w:tcPrChange w:id="32"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lastRenderedPageBreak/>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3" w:author="Oumaima Houimel" w:date="2024-04-12T16:03:00Z">
              <w:tcPr>
                <w:tcW w:w="4814" w:type="dxa"/>
              </w:tcPr>
            </w:tcPrChange>
          </w:tcPr>
          <w:p w14:paraId="574DE4BD" w14:textId="77777777" w:rsidR="008B0420" w:rsidRPr="00B86610" w:rsidRDefault="008B0420" w:rsidP="007576E9">
            <w:pPr>
              <w:pStyle w:val="ListParagraph"/>
              <w:ind w:left="0"/>
              <w:rPr>
                <w:rFonts w:ascii="Segoe UI" w:hAnsi="Segoe UI" w:cs="Segoe UI"/>
                <w:sz w:val="24"/>
                <w:szCs w:val="24"/>
              </w:rPr>
            </w:pPr>
            <w:r w:rsidRPr="00B86610">
              <w:rPr>
                <w:rFonts w:ascii="Segoe UI" w:hAnsi="Segoe UI" w:cs="Segoe UI"/>
                <w:sz w:val="24"/>
                <w:szCs w:val="24"/>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B86610" w:rsidRDefault="008B0420" w:rsidP="008B0420">
      <w:pPr>
        <w:pStyle w:val="ListParagraph"/>
        <w:ind w:left="1296"/>
        <w:rPr>
          <w:rFonts w:ascii="Segoe UI" w:hAnsi="Segoe UI" w:cs="Segoe UI"/>
          <w:sz w:val="24"/>
          <w:szCs w:val="24"/>
        </w:rPr>
      </w:pPr>
    </w:p>
    <w:p w14:paraId="308B3BB0" w14:textId="77777777" w:rsidR="008B0420" w:rsidRPr="00B86610" w:rsidRDefault="008B0420" w:rsidP="008B0420">
      <w:pPr>
        <w:pStyle w:val="ListParagraph"/>
        <w:ind w:left="1296"/>
        <w:jc w:val="both"/>
        <w:rPr>
          <w:rFonts w:ascii="Segoe UI" w:hAnsi="Segoe UI" w:cs="Segoe UI"/>
          <w:sz w:val="24"/>
          <w:szCs w:val="24"/>
        </w:rPr>
      </w:pPr>
      <w:r w:rsidRPr="00B86610">
        <w:rPr>
          <w:rFonts w:ascii="Segoe UI" w:hAnsi="Segoe UI" w:cs="Segoe UI"/>
          <w:sz w:val="24"/>
          <w:szCs w:val="24"/>
        </w:rPr>
        <w:t>Dans la suite, nous donnerons plus de détails sur les principales technologies utilisées, à savoir</w:t>
      </w:r>
    </w:p>
    <w:p w14:paraId="687D94EB" w14:textId="77777777" w:rsidR="008B0420" w:rsidRPr="00B86610" w:rsidRDefault="008B0420" w:rsidP="008B0420">
      <w:pPr>
        <w:pStyle w:val="ListParagraph"/>
        <w:ind w:left="1296"/>
        <w:jc w:val="both"/>
        <w:rPr>
          <w:rFonts w:ascii="Segoe UI" w:hAnsi="Segoe UI" w:cs="Segoe UI"/>
          <w:sz w:val="24"/>
          <w:szCs w:val="24"/>
        </w:rPr>
      </w:pPr>
      <w:r w:rsidRPr="00B86610">
        <w:rPr>
          <w:rFonts w:ascii="Segoe UI" w:hAnsi="Segoe UI" w:cs="Segoe UI"/>
          <w:sz w:val="24"/>
          <w:szCs w:val="24"/>
        </w:rPr>
        <w:t>Angular 17, Laravel.</w:t>
      </w:r>
    </w:p>
    <w:p w14:paraId="34C6EE3D" w14:textId="0BB3155F" w:rsidR="008B0420" w:rsidRDefault="008B0420" w:rsidP="008B0420">
      <w:pPr>
        <w:pStyle w:val="ListParagraph"/>
        <w:ind w:left="1296"/>
        <w:rPr>
          <w:rFonts w:ascii="Segoe UI" w:hAnsi="Segoe UI" w:cs="Segoe UI"/>
          <w:lang w:val="en-US"/>
        </w:rPr>
      </w:pPr>
    </w:p>
    <w:p w14:paraId="704796D4" w14:textId="05724180" w:rsidR="00B86610" w:rsidRDefault="00B86610" w:rsidP="008B0420">
      <w:pPr>
        <w:pStyle w:val="ListParagraph"/>
        <w:ind w:left="1296"/>
        <w:rPr>
          <w:rFonts w:ascii="Segoe UI" w:hAnsi="Segoe UI" w:cs="Segoe UI"/>
          <w:lang w:val="en-US"/>
        </w:rPr>
      </w:pPr>
    </w:p>
    <w:p w14:paraId="0B476FFE" w14:textId="4EA0285B" w:rsidR="00B86610" w:rsidRDefault="00B86610" w:rsidP="008B0420">
      <w:pPr>
        <w:pStyle w:val="ListParagraph"/>
        <w:ind w:left="1296"/>
        <w:rPr>
          <w:rFonts w:ascii="Segoe UI" w:hAnsi="Segoe UI" w:cs="Segoe UI"/>
          <w:lang w:val="en-US"/>
        </w:rPr>
      </w:pPr>
    </w:p>
    <w:p w14:paraId="71391707" w14:textId="36355DEE" w:rsidR="00B86610" w:rsidRDefault="00B86610" w:rsidP="008B0420">
      <w:pPr>
        <w:pStyle w:val="ListParagraph"/>
        <w:ind w:left="1296"/>
        <w:rPr>
          <w:rFonts w:ascii="Segoe UI" w:hAnsi="Segoe UI" w:cs="Segoe UI"/>
          <w:lang w:val="en-US"/>
        </w:rPr>
      </w:pPr>
    </w:p>
    <w:p w14:paraId="38614D00" w14:textId="07D3D52A" w:rsidR="00B86610" w:rsidRDefault="00B86610" w:rsidP="008B0420">
      <w:pPr>
        <w:pStyle w:val="ListParagraph"/>
        <w:ind w:left="1296"/>
        <w:rPr>
          <w:rFonts w:ascii="Segoe UI" w:hAnsi="Segoe UI" w:cs="Segoe UI"/>
          <w:lang w:val="en-US"/>
        </w:rPr>
      </w:pPr>
    </w:p>
    <w:p w14:paraId="64A56FC4" w14:textId="77777777" w:rsidR="00B86610" w:rsidRDefault="00B86610" w:rsidP="008B0420">
      <w:pPr>
        <w:pStyle w:val="ListParagraph"/>
        <w:ind w:left="1296"/>
        <w:rPr>
          <w:rFonts w:ascii="Segoe UI" w:hAnsi="Segoe UI" w:cs="Segoe UI"/>
          <w:lang w:val="en-US"/>
        </w:rPr>
      </w:pPr>
    </w:p>
    <w:p w14:paraId="4EAE5F18" w14:textId="77777777" w:rsidR="008B0420" w:rsidRPr="007D29C1" w:rsidRDefault="008B0420" w:rsidP="00B86610">
      <w:pPr>
        <w:pStyle w:val="ListParagraph"/>
        <w:numPr>
          <w:ilvl w:val="1"/>
          <w:numId w:val="11"/>
        </w:numPr>
        <w:rPr>
          <w:rFonts w:ascii="Segoe UI" w:hAnsi="Segoe UI" w:cs="Segoe UI"/>
          <w:sz w:val="32"/>
          <w:szCs w:val="32"/>
        </w:rPr>
      </w:pPr>
      <w:r w:rsidRPr="007D29C1">
        <w:rPr>
          <w:rFonts w:ascii="Segoe UI" w:hAnsi="Segoe UI" w:cs="Segoe UI"/>
          <w:sz w:val="32"/>
          <w:szCs w:val="32"/>
        </w:rPr>
        <w:t xml:space="preserve"> Environnements de développement utilisés :</w:t>
      </w:r>
    </w:p>
    <w:p w14:paraId="1282F9C2" w14:textId="77777777" w:rsidR="008B0420" w:rsidRDefault="008B0420" w:rsidP="008B0420">
      <w:pPr>
        <w:pStyle w:val="ListParagraph"/>
        <w:ind w:left="1296"/>
        <w:rPr>
          <w:ins w:id="34" w:author="Oumaima Houimel" w:date="2024-04-12T16:03:00Z"/>
          <w:rFonts w:ascii="Segoe UI" w:hAnsi="Segoe UI" w:cs="Segoe UI"/>
        </w:rPr>
      </w:pPr>
      <w:ins w:id="35" w:author="Oumaima Houimel" w:date="2024-04-12T16:03:00Z">
        <w:r w:rsidRPr="00845FF0">
          <w:rPr>
            <w:rFonts w:ascii="Segoe UI" w:hAnsi="Segoe UI" w:cs="Segoe UI"/>
            <w:noProof/>
          </w:rPr>
          <mc:AlternateContent>
            <mc:Choice Requires="wps">
              <w:drawing>
                <wp:anchor distT="45720" distB="45720" distL="114300" distR="114300" simplePos="0" relativeHeight="251662336" behindDoc="0" locked="0" layoutInCell="1" allowOverlap="1" wp14:anchorId="764E483E" wp14:editId="3D681C18">
                  <wp:simplePos x="0" y="0"/>
                  <wp:positionH relativeFrom="margin">
                    <wp:posOffset>1727200</wp:posOffset>
                  </wp:positionH>
                  <wp:positionV relativeFrom="paragraph">
                    <wp:posOffset>161290</wp:posOffset>
                  </wp:positionV>
                  <wp:extent cx="4585970" cy="1901190"/>
                  <wp:effectExtent l="0" t="0" r="0" b="38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5970" cy="1901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E87350" w14:textId="3389C02C" w:rsidR="007576E9" w:rsidRPr="007D29C1" w:rsidRDefault="00B86610" w:rsidP="00B86610">
                              <w:pPr>
                                <w:rPr>
                                  <w:ins w:id="36" w:author="Oumaima Houimel" w:date="2024-04-12T16:03:00Z"/>
                                  <w:sz w:val="32"/>
                                  <w:szCs w:val="32"/>
                                </w:rPr>
                              </w:pPr>
                              <w:r w:rsidRPr="007D29C1">
                                <w:rPr>
                                  <w:rFonts w:ascii="Segoe UI" w:hAnsi="Segoe UI" w:cs="Segoe UI"/>
                                  <w:sz w:val="32"/>
                                  <w:szCs w:val="32"/>
                                </w:rPr>
                                <w:t xml:space="preserve">Angular est un </w:t>
                              </w:r>
                              <w:r w:rsidR="002828CD" w:rsidRPr="007D29C1">
                                <w:rPr>
                                  <w:rFonts w:ascii="Segoe UI" w:hAnsi="Segoe UI" w:cs="Segoe UI"/>
                                  <w:sz w:val="32"/>
                                  <w:szCs w:val="32"/>
                                </w:rPr>
                                <w:t>F</w:t>
                              </w:r>
                              <w:r w:rsidRPr="007D29C1">
                                <w:rPr>
                                  <w:rFonts w:ascii="Segoe UI" w:hAnsi="Segoe UI" w:cs="Segoe UI"/>
                                  <w:sz w:val="32"/>
                                  <w:szCs w:val="32"/>
                                </w:rPr>
                                <w:t>ramework JavaScript open source développé par Google. Est l’un</w:t>
                              </w:r>
                              <w:r w:rsidR="002828CD" w:rsidRPr="007D29C1">
                                <w:rPr>
                                  <w:rFonts w:ascii="Segoe UI" w:hAnsi="Segoe UI" w:cs="Segoe UI"/>
                                  <w:sz w:val="32"/>
                                  <w:szCs w:val="32"/>
                                </w:rPr>
                                <w:t xml:space="preserve"> </w:t>
                              </w:r>
                              <w:r w:rsidRPr="007D29C1">
                                <w:rPr>
                                  <w:rFonts w:ascii="Segoe UI" w:hAnsi="Segoe UI" w:cs="Segoe UI"/>
                                  <w:sz w:val="32"/>
                                  <w:szCs w:val="32"/>
                                </w:rPr>
                                <w:t xml:space="preserve">des </w:t>
                              </w:r>
                              <w:proofErr w:type="spellStart"/>
                              <w:r w:rsidR="002828CD" w:rsidRPr="007D29C1">
                                <w:rPr>
                                  <w:rFonts w:ascii="Segoe UI" w:hAnsi="Segoe UI" w:cs="Segoe UI"/>
                                  <w:sz w:val="32"/>
                                  <w:szCs w:val="32"/>
                                </w:rPr>
                                <w:t>F</w:t>
                              </w:r>
                              <w:r w:rsidRPr="007D29C1">
                                <w:rPr>
                                  <w:rFonts w:ascii="Segoe UI" w:hAnsi="Segoe UI" w:cs="Segoe UI"/>
                                  <w:sz w:val="32"/>
                                  <w:szCs w:val="32"/>
                                </w:rPr>
                                <w:t>rameworks</w:t>
                              </w:r>
                              <w:proofErr w:type="spellEnd"/>
                              <w:r w:rsidRPr="007D29C1">
                                <w:rPr>
                                  <w:rFonts w:ascii="Segoe UI" w:hAnsi="Segoe UI" w:cs="Segoe UI"/>
                                  <w:sz w:val="32"/>
                                  <w:szCs w:val="32"/>
                                </w:rPr>
                                <w:t xml:space="preserve"> les mieux réputés et les plus utilisés par les développeurs de front-end. Ce Framework est utilisé pour développement des applications web en javascript (</w:t>
                              </w:r>
                              <w:proofErr w:type="spellStart"/>
                              <w:r w:rsidRPr="007D29C1">
                                <w:rPr>
                                  <w:rFonts w:ascii="Segoe UI" w:hAnsi="Segoe UI" w:cs="Segoe UI"/>
                                  <w:sz w:val="32"/>
                                  <w:szCs w:val="32"/>
                                </w:rPr>
                                <w:t>TypeScript</w:t>
                              </w:r>
                              <w:proofErr w:type="spellEnd"/>
                              <w:r w:rsidRPr="007D29C1">
                                <w:rPr>
                                  <w:rFonts w:ascii="Segoe UI" w:hAnsi="Segoe UI" w:cs="Segoe UI"/>
                                  <w:sz w:val="32"/>
                                  <w:szCs w:val="32"/>
                                </w:rPr>
                                <w:t>) permettant de respecter le modèle d’architecture MVVM et</w:t>
                              </w:r>
                              <w:r w:rsidRPr="007D29C1">
                                <w:rPr>
                                  <w:rFonts w:ascii="Segoe UI" w:hAnsi="Segoe UI" w:cs="Segoe UI"/>
                                  <w:sz w:val="32"/>
                                  <w:szCs w:val="32"/>
                                </w:rPr>
                                <w:t xml:space="preserve"> </w:t>
                              </w:r>
                              <w:r w:rsidRPr="007D29C1">
                                <w:rPr>
                                  <w:rFonts w:ascii="Segoe UI" w:hAnsi="Segoe UI" w:cs="Segoe UI"/>
                                  <w:sz w:val="32"/>
                                  <w:szCs w:val="32"/>
                                </w:rPr>
                                <w:t>basé sur des</w:t>
                              </w:r>
                              <w:r w:rsidRPr="007D29C1">
                                <w:rPr>
                                  <w:sz w:val="32"/>
                                  <w:szCs w:val="32"/>
                                </w:rPr>
                                <w:t xml:space="preserve"> composants côté présentation [1</w:t>
                              </w:r>
                              <w:r w:rsidR="002828CD" w:rsidRPr="007D29C1">
                                <w:rPr>
                                  <w:sz w:val="32"/>
                                  <w:szCs w:val="32"/>
                                </w:rPr>
                                <w:t>2</w:t>
                              </w:r>
                              <w:r w:rsidRPr="007D29C1">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E483E" id="_x0000_s1029" type="#_x0000_t202" style="position:absolute;left:0;text-align:left;margin-left:136pt;margin-top:12.7pt;width:361.1pt;height:149.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" filled="f" stroked="f">
                  <v:textbox>
                    <w:txbxContent>
                      <w:p w14:paraId="1DE87350" w14:textId="3389C02C" w:rsidR="007576E9" w:rsidRPr="007D29C1" w:rsidRDefault="00B86610" w:rsidP="00B86610">
                        <w:pPr>
                          <w:rPr>
                            <w:ins w:id="37" w:author="Oumaima Houimel" w:date="2024-04-12T16:03:00Z"/>
                            <w:sz w:val="32"/>
                            <w:szCs w:val="32"/>
                          </w:rPr>
                        </w:pPr>
                        <w:r w:rsidRPr="007D29C1">
                          <w:rPr>
                            <w:rFonts w:ascii="Segoe UI" w:hAnsi="Segoe UI" w:cs="Segoe UI"/>
                            <w:sz w:val="32"/>
                            <w:szCs w:val="32"/>
                          </w:rPr>
                          <w:t xml:space="preserve">Angular est un </w:t>
                        </w:r>
                        <w:r w:rsidR="002828CD" w:rsidRPr="007D29C1">
                          <w:rPr>
                            <w:rFonts w:ascii="Segoe UI" w:hAnsi="Segoe UI" w:cs="Segoe UI"/>
                            <w:sz w:val="32"/>
                            <w:szCs w:val="32"/>
                          </w:rPr>
                          <w:t>F</w:t>
                        </w:r>
                        <w:r w:rsidRPr="007D29C1">
                          <w:rPr>
                            <w:rFonts w:ascii="Segoe UI" w:hAnsi="Segoe UI" w:cs="Segoe UI"/>
                            <w:sz w:val="32"/>
                            <w:szCs w:val="32"/>
                          </w:rPr>
                          <w:t>ramework JavaScript open source développé par Google. Est l’un</w:t>
                        </w:r>
                        <w:r w:rsidR="002828CD" w:rsidRPr="007D29C1">
                          <w:rPr>
                            <w:rFonts w:ascii="Segoe UI" w:hAnsi="Segoe UI" w:cs="Segoe UI"/>
                            <w:sz w:val="32"/>
                            <w:szCs w:val="32"/>
                          </w:rPr>
                          <w:t xml:space="preserve"> </w:t>
                        </w:r>
                        <w:r w:rsidRPr="007D29C1">
                          <w:rPr>
                            <w:rFonts w:ascii="Segoe UI" w:hAnsi="Segoe UI" w:cs="Segoe UI"/>
                            <w:sz w:val="32"/>
                            <w:szCs w:val="32"/>
                          </w:rPr>
                          <w:t xml:space="preserve">des </w:t>
                        </w:r>
                        <w:proofErr w:type="spellStart"/>
                        <w:r w:rsidR="002828CD" w:rsidRPr="007D29C1">
                          <w:rPr>
                            <w:rFonts w:ascii="Segoe UI" w:hAnsi="Segoe UI" w:cs="Segoe UI"/>
                            <w:sz w:val="32"/>
                            <w:szCs w:val="32"/>
                          </w:rPr>
                          <w:t>F</w:t>
                        </w:r>
                        <w:r w:rsidRPr="007D29C1">
                          <w:rPr>
                            <w:rFonts w:ascii="Segoe UI" w:hAnsi="Segoe UI" w:cs="Segoe UI"/>
                            <w:sz w:val="32"/>
                            <w:szCs w:val="32"/>
                          </w:rPr>
                          <w:t>rameworks</w:t>
                        </w:r>
                        <w:proofErr w:type="spellEnd"/>
                        <w:r w:rsidRPr="007D29C1">
                          <w:rPr>
                            <w:rFonts w:ascii="Segoe UI" w:hAnsi="Segoe UI" w:cs="Segoe UI"/>
                            <w:sz w:val="32"/>
                            <w:szCs w:val="32"/>
                          </w:rPr>
                          <w:t xml:space="preserve"> les mieux réputés et les plus utilisés par les développeurs de front-end. Ce Framework est utilisé pour développement des applications web en javascript (</w:t>
                        </w:r>
                        <w:proofErr w:type="spellStart"/>
                        <w:r w:rsidRPr="007D29C1">
                          <w:rPr>
                            <w:rFonts w:ascii="Segoe UI" w:hAnsi="Segoe UI" w:cs="Segoe UI"/>
                            <w:sz w:val="32"/>
                            <w:szCs w:val="32"/>
                          </w:rPr>
                          <w:t>TypeScript</w:t>
                        </w:r>
                        <w:proofErr w:type="spellEnd"/>
                        <w:r w:rsidRPr="007D29C1">
                          <w:rPr>
                            <w:rFonts w:ascii="Segoe UI" w:hAnsi="Segoe UI" w:cs="Segoe UI"/>
                            <w:sz w:val="32"/>
                            <w:szCs w:val="32"/>
                          </w:rPr>
                          <w:t>) permettant de respecter le modèle d’architecture MVVM et</w:t>
                        </w:r>
                        <w:r w:rsidRPr="007D29C1">
                          <w:rPr>
                            <w:rFonts w:ascii="Segoe UI" w:hAnsi="Segoe UI" w:cs="Segoe UI"/>
                            <w:sz w:val="32"/>
                            <w:szCs w:val="32"/>
                          </w:rPr>
                          <w:t xml:space="preserve"> </w:t>
                        </w:r>
                        <w:r w:rsidRPr="007D29C1">
                          <w:rPr>
                            <w:rFonts w:ascii="Segoe UI" w:hAnsi="Segoe UI" w:cs="Segoe UI"/>
                            <w:sz w:val="32"/>
                            <w:szCs w:val="32"/>
                          </w:rPr>
                          <w:t>basé sur des</w:t>
                        </w:r>
                        <w:r w:rsidRPr="007D29C1">
                          <w:rPr>
                            <w:sz w:val="32"/>
                            <w:szCs w:val="32"/>
                          </w:rPr>
                          <w:t xml:space="preserve"> composants côté présentation [1</w:t>
                        </w:r>
                        <w:r w:rsidR="002828CD" w:rsidRPr="007D29C1">
                          <w:rPr>
                            <w:sz w:val="32"/>
                            <w:szCs w:val="32"/>
                          </w:rPr>
                          <w:t>2</w:t>
                        </w:r>
                        <w:r w:rsidRPr="007D29C1">
                          <w:rPr>
                            <w:sz w:val="32"/>
                            <w:szCs w:val="32"/>
                          </w:rPr>
                          <w:t>].</w:t>
                        </w:r>
                      </w:p>
                    </w:txbxContent>
                  </v:textbox>
                  <w10:wrap type="square" anchorx="margin"/>
                </v:shape>
              </w:pict>
            </mc:Fallback>
          </mc:AlternateContent>
        </w:r>
      </w:ins>
    </w:p>
    <w:p w14:paraId="45B43961" w14:textId="77777777" w:rsidR="008B0420" w:rsidRDefault="008B0420" w:rsidP="008B0420">
      <w:pPr>
        <w:pStyle w:val="ListParagraph"/>
        <w:ind w:left="1296"/>
        <w:rPr>
          <w:del w:id="38" w:author="Oumaima Houimel" w:date="2024-04-12T16:03:00Z"/>
          <w:rFonts w:ascii="Segoe UI" w:hAnsi="Segoe UI" w:cs="Segoe UI"/>
        </w:rPr>
      </w:pPr>
      <w:ins w:id="39" w:author="Oumaima Houimel" w:date="2024-04-12T16:03:00Z">
        <w:r>
          <w:rPr>
            <w:rFonts w:ascii="Segoe UI" w:hAnsi="Segoe UI" w:cs="Segoe UI"/>
            <w:noProof/>
          </w:rPr>
          <w:drawing>
            <wp:anchor distT="0" distB="0" distL="114300" distR="114300" simplePos="0" relativeHeight="251663360" behindDoc="0" locked="0" layoutInCell="1" allowOverlap="1" wp14:anchorId="278B9EF1" wp14:editId="325D3DD9">
              <wp:simplePos x="0" y="0"/>
              <wp:positionH relativeFrom="column">
                <wp:posOffset>643255</wp:posOffset>
              </wp:positionH>
              <wp:positionV relativeFrom="paragraph">
                <wp:posOffset>40005</wp:posOffset>
              </wp:positionV>
              <wp:extent cx="895985" cy="933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ins>
      <w:del w:id="40"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16E5906C">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r w:rsidRPr="00845FF0">
          <w:rPr>
            <w:rFonts w:ascii="Segoe UI" w:hAnsi="Segoe UI" w:cs="Segoe UI"/>
            <w:noProof/>
          </w:rPr>
          <mc:AlternateContent>
            <mc:Choice Requires="wps">
              <w:drawing>
                <wp:anchor distT="45720" distB="45720" distL="114300" distR="114300" simplePos="0" relativeHeight="251660288" behindDoc="0" locked="0" layoutInCell="1" allowOverlap="1" wp14:anchorId="7FE2492F" wp14:editId="271E9AFE">
                  <wp:simplePos x="0" y="0"/>
                  <wp:positionH relativeFrom="margin">
                    <wp:align>center</wp:align>
                  </wp:positionH>
                  <wp:positionV relativeFrom="paragraph">
                    <wp:posOffset>154940</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customXmlDelRangeStart w:id="41" w:author="Oumaima Houimel" w:date="2024-04-12T16:03:00Z"/>
                            <w:sdt>
                              <w:sdtPr>
                                <w:id w:val="568603642"/>
                                <w:temporary/>
                                <w:showingPlcHdr/>
                                <w15:appearance w15:val="hidden"/>
                              </w:sdtPr>
                              <w:sdtContent>
                                <w:customXmlDelRangeEnd w:id="41"/>
                                <w:p w14:paraId="02831C3B" w14:textId="77777777" w:rsidR="007576E9" w:rsidRPr="00845FF0" w:rsidRDefault="007576E9" w:rsidP="008B0420">
                                  <w:pPr>
                                    <w:rPr>
                                      <w:del w:id="42" w:author="Oumaima Houimel" w:date="2024-04-12T16:03:00Z"/>
                                      <w:lang w:val="en-US"/>
                                    </w:rPr>
                                  </w:pPr>
                                  <w:del w:id="43" w:author="Oumaima Houimel" w:date="2024-04-12T16:03:00Z">
                                    <w:r>
                                      <w:delText>[Grab your reader’s attention with a great quote from the document or use this space to emphasize a key point. To place this text box anywhere on the page, just drag it.]</w:delText>
                                    </w:r>
                                  </w:del>
                                </w:p>
                                <w:customXmlDelRangeStart w:id="44" w:author="Oumaima Houimel" w:date="2024-04-12T16:03:00Z"/>
                              </w:sdtContent>
                            </w:sdt>
                            <w:customXmlDelRangeEnd w:id="4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E2492F" id="_x0000_s1030" type="#_x0000_t202" style="position:absolute;left:0;text-align:left;margin-left:0;margin-top:12.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">
                  <v:textbox style="mso-fit-shape-to-text:t">
                    <w:txbxContent>
                      <w:customXmlDelRangeStart w:id="45" w:author="Oumaima Houimel" w:date="2024-04-12T16:03:00Z"/>
                      <w:sdt>
                        <w:sdtPr>
                          <w:id w:val="568603642"/>
                          <w:temporary/>
                          <w:showingPlcHdr/>
                          <w15:appearance w15:val="hidden"/>
                        </w:sdtPr>
                        <w:sdtContent>
                          <w:customXmlDelRangeEnd w:id="45"/>
                          <w:p w14:paraId="02831C3B" w14:textId="77777777" w:rsidR="007576E9" w:rsidRPr="00845FF0" w:rsidRDefault="007576E9" w:rsidP="008B0420">
                            <w:pPr>
                              <w:rPr>
                                <w:del w:id="46" w:author="Oumaima Houimel" w:date="2024-04-12T16:03:00Z"/>
                                <w:lang w:val="en-US"/>
                              </w:rPr>
                            </w:pPr>
                            <w:del w:id="47" w:author="Oumaima Houimel" w:date="2024-04-12T16:03:00Z">
                              <w:r>
                                <w:delText>[Grab your reader’s attention with a great quote from the document or use this space to emphasize a key point. To place this text box anywhere on the page, just drag it.]</w:delText>
                              </w:r>
                            </w:del>
                          </w:p>
                          <w:customXmlDelRangeStart w:id="48" w:author="Oumaima Houimel" w:date="2024-04-12T16:03:00Z"/>
                        </w:sdtContent>
                      </w:sdt>
                      <w:customXmlDelRangeEnd w:id="48"/>
                    </w:txbxContent>
                  </v:textbox>
                  <w10:wrap type="square" anchorx="margin"/>
                </v:shape>
              </w:pict>
            </mc:Fallback>
          </mc:AlternateContent>
        </w:r>
      </w:del>
    </w:p>
    <w:p w14:paraId="2E0A1708" w14:textId="77777777" w:rsidR="008B0420" w:rsidRDefault="008B0420" w:rsidP="008B0420">
      <w:pPr>
        <w:pStyle w:val="ListParagraph"/>
        <w:ind w:left="1416"/>
        <w:rPr>
          <w:del w:id="49" w:author="Oumaima Houimel" w:date="2024-04-12T16:03:00Z"/>
          <w:rFonts w:ascii="Segoe UI" w:hAnsi="Segoe UI" w:cs="Segoe UI"/>
        </w:rPr>
      </w:pPr>
    </w:p>
    <w:p w14:paraId="54224ABF" w14:textId="77777777" w:rsidR="008B0420" w:rsidRDefault="008B0420" w:rsidP="008B0420">
      <w:pPr>
        <w:pStyle w:val="ListParagraph"/>
        <w:ind w:left="1416"/>
        <w:rPr>
          <w:del w:id="50" w:author="Oumaima Houimel" w:date="2024-04-12T16:03:00Z"/>
          <w:rFonts w:ascii="Segoe UI" w:hAnsi="Segoe UI" w:cs="Segoe UI"/>
        </w:rPr>
      </w:pPr>
    </w:p>
    <w:p w14:paraId="429A6E1C" w14:textId="77777777" w:rsidR="008B0420" w:rsidRDefault="008B0420" w:rsidP="008B0420">
      <w:pPr>
        <w:pStyle w:val="ListParagraph"/>
        <w:ind w:left="1416"/>
        <w:rPr>
          <w:del w:id="51" w:author="Oumaima Houimel" w:date="2024-04-12T16:03:00Z"/>
          <w:rFonts w:ascii="Segoe UI" w:hAnsi="Segoe UI" w:cs="Segoe UI"/>
        </w:rPr>
      </w:pPr>
    </w:p>
    <w:p w14:paraId="397EF127" w14:textId="77777777" w:rsidR="008B0420" w:rsidRDefault="008B0420" w:rsidP="008B0420">
      <w:pPr>
        <w:pStyle w:val="ListParagraph"/>
        <w:ind w:left="1416"/>
        <w:rPr>
          <w:del w:id="52" w:author="Oumaima Houimel" w:date="2024-04-12T16:03:00Z"/>
          <w:rFonts w:ascii="Segoe UI" w:hAnsi="Segoe UI" w:cs="Segoe UI"/>
        </w:rPr>
      </w:pPr>
    </w:p>
    <w:p w14:paraId="55F63BDC" w14:textId="77777777" w:rsidR="008B0420" w:rsidRDefault="008B0420" w:rsidP="008B0420">
      <w:pPr>
        <w:pStyle w:val="ListParagraph"/>
        <w:ind w:left="1416"/>
        <w:rPr>
          <w:del w:id="53" w:author="Oumaima Houimel" w:date="2024-04-12T16:03:00Z"/>
          <w:rFonts w:ascii="Segoe UI" w:hAnsi="Segoe UI" w:cs="Segoe UI"/>
        </w:rPr>
      </w:pPr>
    </w:p>
    <w:p w14:paraId="626346D4" w14:textId="77777777" w:rsidR="008B0420" w:rsidRDefault="008B0420" w:rsidP="008B0420">
      <w:pPr>
        <w:pStyle w:val="ListParagraph"/>
        <w:ind w:left="1416"/>
        <w:rPr>
          <w:del w:id="54" w:author="Oumaima Houimel" w:date="2024-04-12T16:03:00Z"/>
          <w:rFonts w:ascii="Segoe UI" w:hAnsi="Segoe UI" w:cs="Segoe UI"/>
        </w:rPr>
      </w:pPr>
    </w:p>
    <w:p w14:paraId="15A1200A" w14:textId="77777777" w:rsidR="008B0420" w:rsidRDefault="008B0420" w:rsidP="008B0420">
      <w:pPr>
        <w:pStyle w:val="ListParagraph"/>
        <w:ind w:left="1416"/>
        <w:rPr>
          <w:del w:id="55" w:author="Oumaima Houimel" w:date="2024-04-12T16:03:00Z"/>
          <w:rFonts w:ascii="Segoe UI" w:hAnsi="Segoe UI" w:cs="Segoe UI"/>
        </w:rPr>
      </w:pPr>
    </w:p>
    <w:p w14:paraId="6156DE1F" w14:textId="77777777" w:rsidR="008B0420" w:rsidRDefault="008B0420" w:rsidP="008B0420">
      <w:pPr>
        <w:rPr>
          <w:del w:id="56" w:author="Oumaima Houimel" w:date="2024-04-12T16:03:00Z"/>
          <w:rFonts w:ascii="Segoe UI" w:hAnsi="Segoe UI" w:cs="Segoe UI"/>
        </w:rPr>
      </w:pPr>
      <w:del w:id="57" w:author="Oumaima Houimel" w:date="2024-04-12T16:03:00Z">
        <w:r>
          <w:rPr>
            <w:rFonts w:ascii="Segoe UI" w:hAnsi="Segoe UI" w:cs="Segoe UI"/>
          </w:rPr>
          <w:br w:type="page"/>
        </w:r>
      </w:del>
    </w:p>
    <w:p w14:paraId="5C9437D5" w14:textId="77777777" w:rsidR="008B0420" w:rsidRPr="00CB569E" w:rsidRDefault="008B0420" w:rsidP="008B0420">
      <w:pPr>
        <w:pBdr>
          <w:top w:val="single" w:sz="2" w:space="0" w:color="E3E3E3"/>
          <w:left w:val="single" w:sz="2" w:space="0" w:color="E3E3E3"/>
          <w:bottom w:val="single" w:sz="2" w:space="0" w:color="E3E3E3"/>
          <w:right w:val="single" w:sz="2" w:space="0" w:color="E3E3E3"/>
        </w:pBdr>
        <w:shd w:val="clear" w:color="auto" w:fill="FFFFFF"/>
        <w:spacing w:after="300" w:line="240" w:lineRule="auto"/>
        <w:rPr>
          <w:del w:id="58" w:author="Oumaima Houimel" w:date="2024-04-12T16:03:00Z"/>
          <w:rFonts w:ascii="Segoe UI" w:eastAsia="Times New Roman" w:hAnsi="Segoe UI" w:cs="Segoe UI"/>
          <w:color w:val="0D0D0D"/>
          <w:sz w:val="24"/>
          <w:szCs w:val="24"/>
          <w:lang w:eastAsia="fr-FR"/>
        </w:rPr>
      </w:pPr>
      <w:del w:id="59" w:author="Oumaima Houimel" w:date="2024-04-12T16:03:00Z">
        <w:r w:rsidRPr="00CB569E">
          <w:rPr>
            <w:rFonts w:ascii="Segoe UI" w:eastAsia="Times New Roman" w:hAnsi="Segoe UI" w:cs="Segoe UI"/>
            <w:color w:val="0D0D0D"/>
            <w:sz w:val="24"/>
            <w:szCs w:val="24"/>
            <w:lang w:eastAsia="fr-FR"/>
          </w:rPr>
          <w:br/>
          <w:delText>Dans un système de gestion de maintenance assistée par ordinateur (GMAO) comprenant trois acteurs principaux - technicien, gestionnaire et administrateur - voici quelques rôles possibles avec leurs responsabilités associées :</w:delText>
        </w:r>
      </w:del>
    </w:p>
    <w:p w14:paraId="3D2EC7C9" w14:textId="77777777" w:rsidR="008B0420" w:rsidRPr="00CB569E" w:rsidRDefault="008B0420" w:rsidP="008B0420">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60" w:author="Oumaima Houimel" w:date="2024-04-12T16:03:00Z"/>
          <w:rFonts w:ascii="Segoe UI" w:eastAsia="Times New Roman" w:hAnsi="Segoe UI" w:cs="Segoe UI"/>
          <w:color w:val="0D0D0D"/>
          <w:sz w:val="24"/>
          <w:szCs w:val="24"/>
          <w:lang w:eastAsia="fr-FR"/>
        </w:rPr>
      </w:pPr>
      <w:del w:id="61" w:author="Oumaima Houimel" w:date="2024-04-12T16:03:00Z">
        <w:r w:rsidRPr="00CB569E">
          <w:rPr>
            <w:rFonts w:ascii="Segoe UI" w:eastAsia="Times New Roman" w:hAnsi="Segoe UI" w:cs="Segoe UI"/>
            <w:b/>
            <w:bCs/>
            <w:color w:val="0D0D0D"/>
            <w:sz w:val="24"/>
            <w:szCs w:val="24"/>
            <w:bdr w:val="single" w:sz="2" w:space="0" w:color="E3E3E3" w:frame="1"/>
            <w:lang w:eastAsia="fr-FR"/>
          </w:rPr>
          <w:delText>Technicien :</w:delText>
        </w:r>
      </w:del>
    </w:p>
    <w:p w14:paraId="46B348F4"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2" w:author="Oumaima Houimel" w:date="2024-04-12T16:03:00Z"/>
          <w:rFonts w:ascii="Segoe UI" w:eastAsia="Times New Roman" w:hAnsi="Segoe UI" w:cs="Segoe UI"/>
          <w:color w:val="0D0D0D"/>
          <w:sz w:val="24"/>
          <w:szCs w:val="24"/>
          <w:lang w:eastAsia="fr-FR"/>
        </w:rPr>
      </w:pPr>
      <w:del w:id="63" w:author="Oumaima Houimel" w:date="2024-04-12T16:03:00Z">
        <w:r w:rsidRPr="00CB569E">
          <w:rPr>
            <w:rFonts w:ascii="Segoe UI" w:eastAsia="Times New Roman" w:hAnsi="Segoe UI" w:cs="Segoe UI"/>
            <w:color w:val="0D0D0D"/>
            <w:sz w:val="24"/>
            <w:szCs w:val="24"/>
            <w:lang w:eastAsia="fr-FR"/>
          </w:rPr>
          <w:delText>Accès aux tâches de maintenance assignées.</w:delText>
        </w:r>
      </w:del>
    </w:p>
    <w:p w14:paraId="670297CC"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4" w:author="Oumaima Houimel" w:date="2024-04-12T16:03:00Z"/>
          <w:rFonts w:ascii="Segoe UI" w:eastAsia="Times New Roman" w:hAnsi="Segoe UI" w:cs="Segoe UI"/>
          <w:color w:val="0D0D0D"/>
          <w:sz w:val="24"/>
          <w:szCs w:val="24"/>
          <w:lang w:eastAsia="fr-FR"/>
        </w:rPr>
      </w:pPr>
      <w:del w:id="65" w:author="Oumaima Houimel" w:date="2024-04-12T16:03:00Z">
        <w:r w:rsidRPr="00CB569E">
          <w:rPr>
            <w:rFonts w:ascii="Segoe UI" w:eastAsia="Times New Roman" w:hAnsi="Segoe UI" w:cs="Segoe UI"/>
            <w:color w:val="0D0D0D"/>
            <w:sz w:val="24"/>
            <w:szCs w:val="24"/>
            <w:lang w:eastAsia="fr-FR"/>
          </w:rPr>
          <w:delText>Enregistrement des rapports de maintenance et des activités effectuées.</w:delText>
        </w:r>
      </w:del>
    </w:p>
    <w:p w14:paraId="6986612C"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6" w:author="Oumaima Houimel" w:date="2024-04-12T16:03:00Z"/>
          <w:rFonts w:ascii="Segoe UI" w:eastAsia="Times New Roman" w:hAnsi="Segoe UI" w:cs="Segoe UI"/>
          <w:color w:val="0D0D0D"/>
          <w:sz w:val="24"/>
          <w:szCs w:val="24"/>
          <w:lang w:eastAsia="fr-FR"/>
        </w:rPr>
      </w:pPr>
      <w:del w:id="67" w:author="Oumaima Houimel" w:date="2024-04-12T16:03:00Z">
        <w:r w:rsidRPr="00CB569E">
          <w:rPr>
            <w:rFonts w:ascii="Segoe UI" w:eastAsia="Times New Roman" w:hAnsi="Segoe UI" w:cs="Segoe UI"/>
            <w:color w:val="0D0D0D"/>
            <w:sz w:val="24"/>
            <w:szCs w:val="24"/>
            <w:lang w:eastAsia="fr-FR"/>
          </w:rPr>
          <w:delText>Consultation de l'historique des équipements et des interventions.</w:delText>
        </w:r>
      </w:del>
    </w:p>
    <w:p w14:paraId="634ABCAF"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8" w:author="Oumaima Houimel" w:date="2024-04-12T16:03:00Z"/>
          <w:rFonts w:ascii="Segoe UI" w:eastAsia="Times New Roman" w:hAnsi="Segoe UI" w:cs="Segoe UI"/>
          <w:color w:val="0D0D0D"/>
          <w:sz w:val="24"/>
          <w:szCs w:val="24"/>
          <w:lang w:eastAsia="fr-FR"/>
        </w:rPr>
      </w:pPr>
      <w:del w:id="69" w:author="Oumaima Houimel" w:date="2024-04-12T16:03:00Z">
        <w:r w:rsidRPr="00CB569E">
          <w:rPr>
            <w:rFonts w:ascii="Segoe UI" w:eastAsia="Times New Roman" w:hAnsi="Segoe UI" w:cs="Segoe UI"/>
            <w:color w:val="0D0D0D"/>
            <w:sz w:val="24"/>
            <w:szCs w:val="24"/>
            <w:lang w:eastAsia="fr-FR"/>
          </w:rPr>
          <w:delText>Notification des pannes et demande d'interventions.</w:delText>
        </w:r>
      </w:del>
    </w:p>
    <w:p w14:paraId="45356E66"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0" w:author="Oumaima Houimel" w:date="2024-04-12T16:03:00Z"/>
          <w:rFonts w:ascii="Segoe UI" w:eastAsia="Times New Roman" w:hAnsi="Segoe UI" w:cs="Segoe UI"/>
          <w:color w:val="0D0D0D"/>
          <w:sz w:val="24"/>
          <w:szCs w:val="24"/>
          <w:lang w:eastAsia="fr-FR"/>
        </w:rPr>
      </w:pPr>
      <w:del w:id="71" w:author="Oumaima Houimel" w:date="2024-04-12T16:03:00Z">
        <w:r w:rsidRPr="00CB569E">
          <w:rPr>
            <w:rFonts w:ascii="Segoe UI" w:eastAsia="Times New Roman" w:hAnsi="Segoe UI" w:cs="Segoe UI"/>
            <w:color w:val="0D0D0D"/>
            <w:sz w:val="24"/>
            <w:szCs w:val="24"/>
            <w:lang w:eastAsia="fr-FR"/>
          </w:rPr>
          <w:delText>Suivi des stocks de pièces de rechange et des consommables.</w:delText>
        </w:r>
      </w:del>
    </w:p>
    <w:p w14:paraId="2DD91D51" w14:textId="77777777" w:rsidR="008B0420" w:rsidRPr="00CB569E" w:rsidRDefault="008B0420" w:rsidP="008B0420">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72" w:author="Oumaima Houimel" w:date="2024-04-12T16:03:00Z"/>
          <w:rFonts w:ascii="Segoe UI" w:eastAsia="Times New Roman" w:hAnsi="Segoe UI" w:cs="Segoe UI"/>
          <w:color w:val="0D0D0D"/>
          <w:sz w:val="24"/>
          <w:szCs w:val="24"/>
          <w:lang w:eastAsia="fr-FR"/>
        </w:rPr>
      </w:pPr>
      <w:del w:id="73" w:author="Oumaima Houimel" w:date="2024-04-12T16:03:00Z">
        <w:r w:rsidRPr="00CB569E">
          <w:rPr>
            <w:rFonts w:ascii="Segoe UI" w:eastAsia="Times New Roman" w:hAnsi="Segoe UI" w:cs="Segoe UI"/>
            <w:b/>
            <w:bCs/>
            <w:color w:val="0D0D0D"/>
            <w:sz w:val="24"/>
            <w:szCs w:val="24"/>
            <w:bdr w:val="single" w:sz="2" w:space="0" w:color="E3E3E3" w:frame="1"/>
            <w:lang w:eastAsia="fr-FR"/>
          </w:rPr>
          <w:delText>Gestionnaire :</w:delText>
        </w:r>
      </w:del>
    </w:p>
    <w:p w14:paraId="7D46733B"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4" w:author="Oumaima Houimel" w:date="2024-04-12T16:03:00Z"/>
          <w:rFonts w:ascii="Segoe UI" w:eastAsia="Times New Roman" w:hAnsi="Segoe UI" w:cs="Segoe UI"/>
          <w:color w:val="0D0D0D"/>
          <w:sz w:val="24"/>
          <w:szCs w:val="24"/>
          <w:lang w:eastAsia="fr-FR"/>
        </w:rPr>
      </w:pPr>
      <w:del w:id="75" w:author="Oumaima Houimel" w:date="2024-04-12T16:03:00Z">
        <w:r w:rsidRPr="00CB569E">
          <w:rPr>
            <w:rFonts w:ascii="Segoe UI" w:eastAsia="Times New Roman" w:hAnsi="Segoe UI" w:cs="Segoe UI"/>
            <w:color w:val="0D0D0D"/>
            <w:sz w:val="24"/>
            <w:szCs w:val="24"/>
            <w:lang w:eastAsia="fr-FR"/>
          </w:rPr>
          <w:delText>Assignation des tâches de maintenance aux techniciens.</w:delText>
        </w:r>
      </w:del>
    </w:p>
    <w:p w14:paraId="12BF913A"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6" w:author="Oumaima Houimel" w:date="2024-04-12T16:03:00Z"/>
          <w:rFonts w:ascii="Segoe UI" w:eastAsia="Times New Roman" w:hAnsi="Segoe UI" w:cs="Segoe UI"/>
          <w:color w:val="0D0D0D"/>
          <w:sz w:val="24"/>
          <w:szCs w:val="24"/>
          <w:lang w:eastAsia="fr-FR"/>
        </w:rPr>
      </w:pPr>
      <w:del w:id="77" w:author="Oumaima Houimel" w:date="2024-04-12T16:03:00Z">
        <w:r w:rsidRPr="00CB569E">
          <w:rPr>
            <w:rFonts w:ascii="Segoe UI" w:eastAsia="Times New Roman" w:hAnsi="Segoe UI" w:cs="Segoe UI"/>
            <w:color w:val="0D0D0D"/>
            <w:sz w:val="24"/>
            <w:szCs w:val="24"/>
            <w:lang w:eastAsia="fr-FR"/>
          </w:rPr>
          <w:delText>Planification des interventions et gestion des calendriers.</w:delText>
        </w:r>
      </w:del>
    </w:p>
    <w:p w14:paraId="5A331C09"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8" w:author="Oumaima Houimel" w:date="2024-04-12T16:03:00Z"/>
          <w:rFonts w:ascii="Segoe UI" w:eastAsia="Times New Roman" w:hAnsi="Segoe UI" w:cs="Segoe UI"/>
          <w:color w:val="0D0D0D"/>
          <w:sz w:val="24"/>
          <w:szCs w:val="24"/>
          <w:lang w:eastAsia="fr-FR"/>
        </w:rPr>
      </w:pPr>
      <w:del w:id="79" w:author="Oumaima Houimel" w:date="2024-04-12T16:03:00Z">
        <w:r w:rsidRPr="00CB569E">
          <w:rPr>
            <w:rFonts w:ascii="Segoe UI" w:eastAsia="Times New Roman" w:hAnsi="Segoe UI" w:cs="Segoe UI"/>
            <w:color w:val="0D0D0D"/>
            <w:sz w:val="24"/>
            <w:szCs w:val="24"/>
            <w:lang w:eastAsia="fr-FR"/>
          </w:rPr>
          <w:delText>Suivi des performances des équipements et des équipes de maintenance.</w:delText>
        </w:r>
      </w:del>
    </w:p>
    <w:p w14:paraId="75C7676C"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0" w:author="Oumaima Houimel" w:date="2024-04-12T16:03:00Z"/>
          <w:rFonts w:ascii="Segoe UI" w:eastAsia="Times New Roman" w:hAnsi="Segoe UI" w:cs="Segoe UI"/>
          <w:color w:val="0D0D0D"/>
          <w:sz w:val="24"/>
          <w:szCs w:val="24"/>
          <w:lang w:eastAsia="fr-FR"/>
        </w:rPr>
      </w:pPr>
      <w:del w:id="81" w:author="Oumaima Houimel" w:date="2024-04-12T16:03:00Z">
        <w:r w:rsidRPr="00CB569E">
          <w:rPr>
            <w:rFonts w:ascii="Segoe UI" w:eastAsia="Times New Roman" w:hAnsi="Segoe UI" w:cs="Segoe UI"/>
            <w:color w:val="0D0D0D"/>
            <w:sz w:val="24"/>
            <w:szCs w:val="24"/>
            <w:lang w:eastAsia="fr-FR"/>
          </w:rPr>
          <w:delText>Analyse des coûts de maintenance et des tendances.</w:delText>
        </w:r>
      </w:del>
    </w:p>
    <w:p w14:paraId="7DD7987C"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2" w:author="Oumaima Houimel" w:date="2024-04-12T16:03:00Z"/>
          <w:rFonts w:ascii="Segoe UI" w:eastAsia="Times New Roman" w:hAnsi="Segoe UI" w:cs="Segoe UI"/>
          <w:color w:val="0D0D0D"/>
          <w:sz w:val="24"/>
          <w:szCs w:val="24"/>
          <w:lang w:eastAsia="fr-FR"/>
        </w:rPr>
      </w:pPr>
      <w:del w:id="83" w:author="Oumaima Houimel" w:date="2024-04-12T16:03:00Z">
        <w:r w:rsidRPr="00CB569E">
          <w:rPr>
            <w:rFonts w:ascii="Segoe UI" w:eastAsia="Times New Roman" w:hAnsi="Segoe UI" w:cs="Segoe UI"/>
            <w:color w:val="0D0D0D"/>
            <w:sz w:val="24"/>
            <w:szCs w:val="24"/>
            <w:lang w:eastAsia="fr-FR"/>
          </w:rPr>
          <w:delText>Gestion des contrats de maintenance avec les fournisseurs externes.</w:delText>
        </w:r>
      </w:del>
    </w:p>
    <w:p w14:paraId="5301CFCC" w14:textId="77777777" w:rsidR="008B0420" w:rsidRPr="00CB569E" w:rsidRDefault="008B0420" w:rsidP="008B0420">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84" w:author="Oumaima Houimel" w:date="2024-04-12T16:03:00Z"/>
          <w:rFonts w:ascii="Segoe UI" w:eastAsia="Times New Roman" w:hAnsi="Segoe UI" w:cs="Segoe UI"/>
          <w:color w:val="0D0D0D"/>
          <w:sz w:val="24"/>
          <w:szCs w:val="24"/>
          <w:lang w:eastAsia="fr-FR"/>
        </w:rPr>
      </w:pPr>
      <w:del w:id="85" w:author="Oumaima Houimel" w:date="2024-04-12T16:03:00Z">
        <w:r w:rsidRPr="00CB569E">
          <w:rPr>
            <w:rFonts w:ascii="Segoe UI" w:eastAsia="Times New Roman" w:hAnsi="Segoe UI" w:cs="Segoe UI"/>
            <w:b/>
            <w:bCs/>
            <w:color w:val="0D0D0D"/>
            <w:sz w:val="24"/>
            <w:szCs w:val="24"/>
            <w:bdr w:val="single" w:sz="2" w:space="0" w:color="E3E3E3" w:frame="1"/>
            <w:lang w:eastAsia="fr-FR"/>
          </w:rPr>
          <w:delText>Administrateur :</w:delText>
        </w:r>
      </w:del>
    </w:p>
    <w:p w14:paraId="078D9D9A"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6" w:author="Oumaima Houimel" w:date="2024-04-12T16:03:00Z"/>
          <w:rFonts w:ascii="Segoe UI" w:eastAsia="Times New Roman" w:hAnsi="Segoe UI" w:cs="Segoe UI"/>
          <w:color w:val="0D0D0D"/>
          <w:sz w:val="24"/>
          <w:szCs w:val="24"/>
          <w:lang w:eastAsia="fr-FR"/>
        </w:rPr>
      </w:pPr>
      <w:del w:id="87" w:author="Oumaima Houimel" w:date="2024-04-12T16:03:00Z">
        <w:r w:rsidRPr="00CB569E">
          <w:rPr>
            <w:rFonts w:ascii="Segoe UI" w:eastAsia="Times New Roman" w:hAnsi="Segoe UI" w:cs="Segoe UI"/>
            <w:color w:val="0D0D0D"/>
            <w:sz w:val="24"/>
            <w:szCs w:val="24"/>
            <w:lang w:eastAsia="fr-FR"/>
          </w:rPr>
          <w:delText>Configuration et gestion des utilisateurs et de leurs autorisations.</w:delText>
        </w:r>
      </w:del>
    </w:p>
    <w:p w14:paraId="5EE3E447"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8" w:author="Oumaima Houimel" w:date="2024-04-12T16:03:00Z"/>
          <w:rFonts w:ascii="Segoe UI" w:eastAsia="Times New Roman" w:hAnsi="Segoe UI" w:cs="Segoe UI"/>
          <w:color w:val="0D0D0D"/>
          <w:sz w:val="24"/>
          <w:szCs w:val="24"/>
          <w:lang w:eastAsia="fr-FR"/>
        </w:rPr>
      </w:pPr>
      <w:del w:id="89" w:author="Oumaima Houimel" w:date="2024-04-12T16:03:00Z">
        <w:r w:rsidRPr="00CB569E">
          <w:rPr>
            <w:rFonts w:ascii="Segoe UI" w:eastAsia="Times New Roman" w:hAnsi="Segoe UI" w:cs="Segoe UI"/>
            <w:color w:val="0D0D0D"/>
            <w:sz w:val="24"/>
            <w:szCs w:val="24"/>
            <w:lang w:eastAsia="fr-FR"/>
          </w:rPr>
          <w:delText>Personnalisation des formulaires et des processus de maintenance.</w:delText>
        </w:r>
      </w:del>
    </w:p>
    <w:p w14:paraId="67B94EA2"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0" w:author="Oumaima Houimel" w:date="2024-04-12T16:03:00Z"/>
          <w:rFonts w:ascii="Segoe UI" w:eastAsia="Times New Roman" w:hAnsi="Segoe UI" w:cs="Segoe UI"/>
          <w:color w:val="0D0D0D"/>
          <w:sz w:val="24"/>
          <w:szCs w:val="24"/>
          <w:lang w:eastAsia="fr-FR"/>
        </w:rPr>
      </w:pPr>
      <w:del w:id="91" w:author="Oumaima Houimel" w:date="2024-04-12T16:03:00Z">
        <w:r w:rsidRPr="00CB569E">
          <w:rPr>
            <w:rFonts w:ascii="Segoe UI" w:eastAsia="Times New Roman" w:hAnsi="Segoe UI" w:cs="Segoe UI"/>
            <w:color w:val="0D0D0D"/>
            <w:sz w:val="24"/>
            <w:szCs w:val="24"/>
            <w:lang w:eastAsia="fr-FR"/>
          </w:rPr>
          <w:delText>Gestion de la base de données des équipements et des pièces de rechange.</w:delText>
        </w:r>
      </w:del>
    </w:p>
    <w:p w14:paraId="4B0A8AB2"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2" w:author="Oumaima Houimel" w:date="2024-04-12T16:03:00Z"/>
          <w:rFonts w:ascii="Segoe UI" w:eastAsia="Times New Roman" w:hAnsi="Segoe UI" w:cs="Segoe UI"/>
          <w:color w:val="0D0D0D"/>
          <w:sz w:val="24"/>
          <w:szCs w:val="24"/>
          <w:lang w:eastAsia="fr-FR"/>
        </w:rPr>
      </w:pPr>
      <w:del w:id="93" w:author="Oumaima Houimel" w:date="2024-04-12T16:03:00Z">
        <w:r w:rsidRPr="00CB569E">
          <w:rPr>
            <w:rFonts w:ascii="Segoe UI" w:eastAsia="Times New Roman" w:hAnsi="Segoe UI" w:cs="Segoe UI"/>
            <w:color w:val="0D0D0D"/>
            <w:sz w:val="24"/>
            <w:szCs w:val="24"/>
            <w:lang w:eastAsia="fr-FR"/>
          </w:rPr>
          <w:delText>Maintenance et mise à jour du système de GMAO.</w:delText>
        </w:r>
      </w:del>
    </w:p>
    <w:p w14:paraId="6E77B371" w14:textId="77777777" w:rsidR="008B0420" w:rsidRPr="00CB569E" w:rsidRDefault="008B0420" w:rsidP="008B0420">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4" w:author="Oumaima Houimel" w:date="2024-04-12T16:03:00Z"/>
          <w:rFonts w:ascii="Segoe UI" w:eastAsia="Times New Roman" w:hAnsi="Segoe UI" w:cs="Segoe UI"/>
          <w:color w:val="0D0D0D"/>
          <w:sz w:val="24"/>
          <w:szCs w:val="24"/>
          <w:lang w:eastAsia="fr-FR"/>
        </w:rPr>
      </w:pPr>
      <w:del w:id="95" w:author="Oumaima Houimel" w:date="2024-04-12T16:03:00Z">
        <w:r w:rsidRPr="00CB569E">
          <w:rPr>
            <w:rFonts w:ascii="Segoe UI" w:eastAsia="Times New Roman" w:hAnsi="Segoe UI" w:cs="Segoe UI"/>
            <w:color w:val="0D0D0D"/>
            <w:sz w:val="24"/>
            <w:szCs w:val="24"/>
            <w:lang w:eastAsia="fr-FR"/>
          </w:rPr>
          <w:delText>Rapports et analyses avancées sur l'utilisation du système et les performances globales de la maintenance.</w:delText>
        </w:r>
      </w:del>
    </w:p>
    <w:p w14:paraId="012BDBA8" w14:textId="77777777" w:rsidR="008B0420" w:rsidRPr="00BD1CF0" w:rsidRDefault="008B0420" w:rsidP="008B0420">
      <w:pPr>
        <w:pStyle w:val="ListParagraph"/>
        <w:ind w:left="1416"/>
        <w:rPr>
          <w:rFonts w:ascii="Segoe UI" w:hAnsi="Segoe UI" w:cs="Segoe UI"/>
        </w:rPr>
      </w:pPr>
    </w:p>
    <w:p w14:paraId="5B0A38F4" w14:textId="77777777" w:rsidR="002828CD" w:rsidRDefault="002828CD"/>
    <w:p w14:paraId="1F49A493" w14:textId="77777777" w:rsidR="002828CD" w:rsidRDefault="002828CD"/>
    <w:p w14:paraId="6C085FFB" w14:textId="77777777" w:rsidR="002828CD" w:rsidRDefault="002828CD"/>
    <w:p w14:paraId="60D8AF44" w14:textId="77777777" w:rsidR="002828CD" w:rsidRDefault="002828CD"/>
    <w:p w14:paraId="7430B991" w14:textId="77777777" w:rsidR="002828CD" w:rsidRDefault="002828CD"/>
    <w:p w14:paraId="5889191F" w14:textId="3086691E" w:rsidR="002828CD" w:rsidRDefault="002828CD"/>
    <w:p w14:paraId="2F7B7E1D" w14:textId="2FA1ECB0" w:rsidR="002828CD" w:rsidRDefault="002828CD"/>
    <w:p w14:paraId="7201E0B8" w14:textId="4D16E94E" w:rsidR="002828CD" w:rsidRDefault="002828CD"/>
    <w:p w14:paraId="030135EC" w14:textId="607E5761" w:rsidR="002828CD" w:rsidRDefault="002828CD"/>
    <w:p w14:paraId="69EB0A5E" w14:textId="78F998BA" w:rsidR="002828CD" w:rsidRDefault="002828CD"/>
    <w:p w14:paraId="1A651CF2" w14:textId="34142FAE" w:rsidR="002828CD" w:rsidRDefault="002828CD"/>
    <w:p w14:paraId="0575EFCB" w14:textId="187D0076" w:rsidR="002828CD" w:rsidRDefault="002828CD"/>
    <w:p w14:paraId="0E876DCF" w14:textId="7C8C67DA" w:rsidR="002828CD" w:rsidRDefault="002828CD"/>
    <w:p w14:paraId="3179053E" w14:textId="0ACAD67F" w:rsidR="002828CD" w:rsidRDefault="002828CD"/>
    <w:p w14:paraId="229377BE" w14:textId="0E6570F2" w:rsidR="002828CD" w:rsidRDefault="002828CD"/>
    <w:p w14:paraId="64AA9AE0" w14:textId="00046E9A" w:rsidR="002828CD" w:rsidRDefault="002828CD"/>
    <w:p w14:paraId="4513BAA6" w14:textId="77777777" w:rsidR="002828CD" w:rsidRDefault="002828CD"/>
    <w:p w14:paraId="191AB45F" w14:textId="20EC4EB2" w:rsidR="002828CD" w:rsidRPr="002828CD" w:rsidRDefault="002828CD" w:rsidP="002828CD">
      <w:pPr>
        <w:ind w:left="708"/>
        <w:jc w:val="both"/>
        <w:rPr>
          <w:sz w:val="28"/>
          <w:szCs w:val="28"/>
        </w:rPr>
      </w:pPr>
      <w:r w:rsidRPr="002828CD">
        <w:rPr>
          <w:sz w:val="28"/>
          <w:szCs w:val="28"/>
        </w:rPr>
        <w:lastRenderedPageBreak/>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Default="002828CD" w:rsidP="002828CD">
      <w:pPr>
        <w:ind w:left="1416"/>
        <w:jc w:val="both"/>
        <w:rPr>
          <w:sz w:val="28"/>
          <w:szCs w:val="28"/>
        </w:rPr>
      </w:pPr>
    </w:p>
    <w:p w14:paraId="2C6FD3F5" w14:textId="77777777" w:rsidR="002828CD" w:rsidRPr="002828CD" w:rsidRDefault="002828CD" w:rsidP="002828CD">
      <w:pPr>
        <w:ind w:left="1416"/>
        <w:jc w:val="both"/>
        <w:rPr>
          <w:sz w:val="32"/>
          <w:szCs w:val="32"/>
        </w:rPr>
      </w:pPr>
      <w:r w:rsidRPr="002828CD">
        <w:rPr>
          <w:sz w:val="32"/>
          <w:szCs w:val="32"/>
        </w:rPr>
        <w:t xml:space="preserve">La figure ci-dessus montre le </w:t>
      </w:r>
      <w:r w:rsidRPr="002828CD">
        <w:rPr>
          <w:sz w:val="32"/>
          <w:szCs w:val="32"/>
        </w:rPr>
        <w:t>F</w:t>
      </w:r>
      <w:r w:rsidRPr="002828CD">
        <w:rPr>
          <w:sz w:val="32"/>
          <w:szCs w:val="32"/>
        </w:rPr>
        <w:t>ramework Angular qui est basé sur plusieurs concepts, nous</w:t>
      </w:r>
      <w:r w:rsidRPr="002828CD">
        <w:rPr>
          <w:sz w:val="32"/>
          <w:szCs w:val="32"/>
        </w:rPr>
        <w:t xml:space="preserve"> </w:t>
      </w:r>
      <w:r w:rsidRPr="002828CD">
        <w:rPr>
          <w:sz w:val="32"/>
          <w:szCs w:val="32"/>
        </w:rPr>
        <w:t>détaillons dans la suite quelques-uns :</w:t>
      </w:r>
    </w:p>
    <w:p w14:paraId="259DB7A4" w14:textId="3DBF392F" w:rsidR="002828CD" w:rsidRPr="002828CD" w:rsidRDefault="002828CD" w:rsidP="002828CD">
      <w:pPr>
        <w:ind w:left="1416"/>
        <w:jc w:val="both"/>
        <w:rPr>
          <w:sz w:val="32"/>
          <w:szCs w:val="32"/>
        </w:rPr>
      </w:pPr>
      <w:r w:rsidRPr="002828CD">
        <w:rPr>
          <w:sz w:val="32"/>
          <w:szCs w:val="32"/>
        </w:rPr>
        <w:t xml:space="preserve">▪ </w:t>
      </w:r>
      <w:r w:rsidRPr="002828CD">
        <w:rPr>
          <w:b/>
          <w:sz w:val="32"/>
          <w:szCs w:val="32"/>
        </w:rPr>
        <w:t>Le module</w:t>
      </w:r>
      <w:r w:rsidRPr="002828CD">
        <w:rPr>
          <w:sz w:val="32"/>
          <w:szCs w:val="32"/>
        </w:rPr>
        <w:t xml:space="preserve"> : c’est une classe type script avec le décorateur </w:t>
      </w:r>
      <w:r w:rsidRPr="002828CD">
        <w:rPr>
          <w:b/>
          <w:sz w:val="32"/>
          <w:szCs w:val="32"/>
        </w:rPr>
        <w:t>@NgModule</w:t>
      </w:r>
      <w:r w:rsidRPr="002828CD">
        <w:rPr>
          <w:sz w:val="32"/>
          <w:szCs w:val="32"/>
        </w:rPr>
        <w:t>, c’est la</w:t>
      </w:r>
      <w:r w:rsidRPr="002828CD">
        <w:rPr>
          <w:sz w:val="32"/>
          <w:szCs w:val="32"/>
        </w:rPr>
        <w:t xml:space="preserve"> </w:t>
      </w:r>
      <w:r w:rsidRPr="002828CD">
        <w:rPr>
          <w:sz w:val="32"/>
          <w:szCs w:val="32"/>
        </w:rPr>
        <w:t>première structure de base dans Angular il est un peu comme un package Java. Une</w:t>
      </w:r>
      <w:r w:rsidRPr="002828CD">
        <w:rPr>
          <w:sz w:val="32"/>
          <w:szCs w:val="32"/>
        </w:rPr>
        <w:t xml:space="preserve"> </w:t>
      </w:r>
      <w:r w:rsidRPr="002828CD">
        <w:rPr>
          <w:sz w:val="32"/>
          <w:szCs w:val="32"/>
        </w:rPr>
        <w:t>application Angular est composée d’au moins un module.</w:t>
      </w:r>
    </w:p>
    <w:p w14:paraId="2CBE1965" w14:textId="596BD9E3" w:rsidR="002828CD" w:rsidRPr="002828CD" w:rsidRDefault="002828CD" w:rsidP="002828CD">
      <w:pPr>
        <w:ind w:left="1416"/>
        <w:jc w:val="both"/>
        <w:rPr>
          <w:sz w:val="32"/>
          <w:szCs w:val="32"/>
        </w:rPr>
      </w:pPr>
      <w:r w:rsidRPr="002828CD">
        <w:rPr>
          <w:b/>
          <w:sz w:val="32"/>
          <w:szCs w:val="32"/>
        </w:rPr>
        <w:t>▪ Le composant :</w:t>
      </w:r>
      <w:r w:rsidRPr="002828CD">
        <w:rPr>
          <w:sz w:val="32"/>
          <w:szCs w:val="32"/>
        </w:rPr>
        <w:t xml:space="preserve"> c’est une classe type script avec le décorateur </w:t>
      </w:r>
      <w:r w:rsidRPr="002828CD">
        <w:rPr>
          <w:b/>
          <w:sz w:val="32"/>
          <w:szCs w:val="32"/>
        </w:rPr>
        <w:t>@Componant</w:t>
      </w:r>
      <w:r w:rsidRPr="002828CD">
        <w:rPr>
          <w:sz w:val="32"/>
          <w:szCs w:val="32"/>
        </w:rPr>
        <w:t>. Il</w:t>
      </w:r>
      <w:r w:rsidRPr="002828CD">
        <w:rPr>
          <w:sz w:val="32"/>
          <w:szCs w:val="32"/>
        </w:rPr>
        <w:t xml:space="preserve"> </w:t>
      </w:r>
      <w:r w:rsidRPr="002828CD">
        <w:rPr>
          <w:sz w:val="32"/>
          <w:szCs w:val="32"/>
        </w:rPr>
        <w:t>représente une vue de l’application. Une application Angular est un arbre de</w:t>
      </w:r>
      <w:r w:rsidRPr="002828CD">
        <w:rPr>
          <w:sz w:val="32"/>
          <w:szCs w:val="32"/>
        </w:rPr>
        <w:t xml:space="preserve"> </w:t>
      </w:r>
      <w:r w:rsidRPr="002828CD">
        <w:rPr>
          <w:sz w:val="32"/>
          <w:szCs w:val="32"/>
        </w:rPr>
        <w:t>composants Angular.</w:t>
      </w:r>
    </w:p>
    <w:p w14:paraId="4E9A2751" w14:textId="77777777" w:rsidR="002828CD" w:rsidRDefault="002828CD" w:rsidP="002828CD">
      <w:pPr>
        <w:ind w:left="1416"/>
        <w:jc w:val="both"/>
        <w:rPr>
          <w:sz w:val="32"/>
          <w:szCs w:val="32"/>
        </w:rPr>
      </w:pPr>
      <w:r w:rsidRPr="002828CD">
        <w:rPr>
          <w:b/>
          <w:sz w:val="32"/>
          <w:szCs w:val="32"/>
        </w:rPr>
        <w:t>▪ Le service :</w:t>
      </w:r>
      <w:r w:rsidRPr="002828CD">
        <w:rPr>
          <w:sz w:val="32"/>
          <w:szCs w:val="32"/>
        </w:rPr>
        <w:t xml:space="preserve"> C’est une classe type script avec le décorateur </w:t>
      </w:r>
      <w:r w:rsidRPr="002828CD">
        <w:rPr>
          <w:b/>
          <w:sz w:val="32"/>
          <w:szCs w:val="32"/>
        </w:rPr>
        <w:t>@Injectable</w:t>
      </w:r>
      <w:r w:rsidRPr="002828CD">
        <w:rPr>
          <w:sz w:val="32"/>
          <w:szCs w:val="32"/>
        </w:rPr>
        <w:t>. Il sert à</w:t>
      </w:r>
      <w:r w:rsidRPr="002828CD">
        <w:rPr>
          <w:sz w:val="32"/>
          <w:szCs w:val="32"/>
        </w:rPr>
        <w:t xml:space="preserve"> </w:t>
      </w:r>
      <w:r w:rsidRPr="002828CD">
        <w:rPr>
          <w:sz w:val="32"/>
          <w:szCs w:val="32"/>
        </w:rPr>
        <w:t xml:space="preserve">partager des données entre les </w:t>
      </w:r>
      <w:bookmarkStart w:id="96" w:name="_GoBack"/>
      <w:bookmarkEnd w:id="96"/>
      <w:r w:rsidRPr="002828CD">
        <w:rPr>
          <w:sz w:val="32"/>
          <w:szCs w:val="32"/>
        </w:rPr>
        <w:t>composants, ou bien factoriser un traitement réutilisable.</w:t>
      </w:r>
    </w:p>
    <w:p w14:paraId="4961154B" w14:textId="77777777" w:rsidR="002828CD" w:rsidRDefault="002828CD" w:rsidP="002828CD">
      <w:pPr>
        <w:ind w:left="1416"/>
        <w:jc w:val="both"/>
        <w:rPr>
          <w:sz w:val="28"/>
          <w:szCs w:val="28"/>
        </w:rPr>
      </w:pPr>
    </w:p>
    <w:p w14:paraId="2D85C0B2" w14:textId="30A27313" w:rsidR="00B546D0" w:rsidRPr="002828CD" w:rsidRDefault="002828CD" w:rsidP="002828CD">
      <w:pPr>
        <w:jc w:val="both"/>
        <w:rPr>
          <w:sz w:val="28"/>
          <w:szCs w:val="28"/>
        </w:rPr>
      </w:pPr>
      <w:r w:rsidRPr="002828CD">
        <w:rPr>
          <w:noProof/>
          <w:sz w:val="28"/>
          <w:szCs w:val="28"/>
        </w:rPr>
        <w:lastRenderedPageBreak/>
        <mc:AlternateContent>
          <mc:Choice Requires="wps">
            <w:drawing>
              <wp:anchor distT="45720" distB="45720" distL="114300" distR="114300" simplePos="0" relativeHeight="251671552" behindDoc="0" locked="0" layoutInCell="1" allowOverlap="1" wp14:anchorId="63255FD0" wp14:editId="1E0C3F8D">
                <wp:simplePos x="0" y="0"/>
                <wp:positionH relativeFrom="column">
                  <wp:posOffset>2235200</wp:posOffset>
                </wp:positionH>
                <wp:positionV relativeFrom="paragraph">
                  <wp:posOffset>0</wp:posOffset>
                </wp:positionV>
                <wp:extent cx="4048760" cy="3308985"/>
                <wp:effectExtent l="0" t="0" r="0" b="571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3308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2828CD" w:rsidRPr="007D29C1" w:rsidRDefault="007D29C1">
                            <w:pPr>
                              <w:rPr>
                                <w:rFonts w:ascii="Segoe UI" w:hAnsi="Segoe UI" w:cs="Segoe UI"/>
                                <w:sz w:val="32"/>
                                <w:szCs w:val="32"/>
                              </w:rPr>
                            </w:pPr>
                            <w:r w:rsidRPr="007D29C1">
                              <w:rPr>
                                <w:rFonts w:ascii="Segoe UI" w:hAnsi="Segoe UI" w:cs="Segoe UI"/>
                                <w:bCs/>
                                <w:color w:val="202122"/>
                                <w:sz w:val="32"/>
                                <w:szCs w:val="32"/>
                                <w:shd w:val="clear" w:color="auto" w:fill="FFFFFF"/>
                              </w:rPr>
                              <w:t>E</w:t>
                            </w:r>
                            <w:r w:rsidR="002828CD" w:rsidRPr="007D29C1">
                              <w:rPr>
                                <w:rFonts w:ascii="Segoe UI" w:hAnsi="Segoe UI" w:cs="Segoe UI"/>
                                <w:color w:val="202122"/>
                                <w:sz w:val="32"/>
                                <w:szCs w:val="32"/>
                                <w:shd w:val="clear" w:color="auto" w:fill="FFFFFF"/>
                              </w:rPr>
                              <w:t>st un</w:t>
                            </w:r>
                            <w:r w:rsidR="002828CD" w:rsidRPr="007D29C1">
                              <w:rPr>
                                <w:rFonts w:ascii="Segoe UI" w:hAnsi="Segoe UI" w:cs="Segoe UI"/>
                                <w:sz w:val="32"/>
                                <w:szCs w:val="32"/>
                                <w:shd w:val="clear" w:color="auto" w:fill="FFFFFF"/>
                              </w:rPr>
                              <w:t> </w:t>
                            </w:r>
                            <w:hyperlink r:id="rId34" w:tooltip="Framework" w:history="1">
                              <w:r w:rsidR="002828CD" w:rsidRPr="007D29C1">
                                <w:rPr>
                                  <w:rStyle w:val="Hyperlink"/>
                                  <w:rFonts w:ascii="Segoe UI" w:hAnsi="Segoe UI" w:cs="Segoe UI"/>
                                  <w:color w:val="auto"/>
                                  <w:sz w:val="32"/>
                                  <w:szCs w:val="32"/>
                                  <w:u w:val="none"/>
                                  <w:shd w:val="clear" w:color="auto" w:fill="FFFFFF"/>
                                </w:rPr>
                                <w:t>F</w:t>
                              </w:r>
                              <w:r w:rsidR="002828CD" w:rsidRPr="007D29C1">
                                <w:rPr>
                                  <w:rStyle w:val="Hyperlink"/>
                                  <w:rFonts w:ascii="Segoe UI" w:hAnsi="Segoe UI" w:cs="Segoe UI"/>
                                  <w:color w:val="auto"/>
                                  <w:sz w:val="32"/>
                                  <w:szCs w:val="32"/>
                                  <w:u w:val="none"/>
                                  <w:shd w:val="clear" w:color="auto" w:fill="FFFFFF"/>
                                </w:rPr>
                                <w:t>ramework</w:t>
                              </w:r>
                            </w:hyperlink>
                            <w:r w:rsidR="002828CD" w:rsidRPr="007D29C1">
                              <w:rPr>
                                <w:rFonts w:ascii="Segoe UI" w:hAnsi="Segoe UI" w:cs="Segoe UI"/>
                                <w:sz w:val="32"/>
                                <w:szCs w:val="32"/>
                                <w:shd w:val="clear" w:color="auto" w:fill="FFFFFF"/>
                              </w:rPr>
                              <w:t> </w:t>
                            </w:r>
                            <w:hyperlink r:id="rId35" w:tooltip="Web application" w:history="1">
                              <w:r w:rsidR="002828CD" w:rsidRPr="007D29C1">
                                <w:rPr>
                                  <w:rStyle w:val="Hyperlink"/>
                                  <w:rFonts w:ascii="Segoe UI" w:hAnsi="Segoe UI" w:cs="Segoe UI"/>
                                  <w:color w:val="auto"/>
                                  <w:sz w:val="32"/>
                                  <w:szCs w:val="32"/>
                                  <w:u w:val="none"/>
                                  <w:shd w:val="clear" w:color="auto" w:fill="FFFFFF"/>
                                </w:rPr>
                                <w:t>web</w:t>
                              </w:r>
                            </w:hyperlink>
                            <w:r w:rsidR="002828CD" w:rsidRPr="007D29C1">
                              <w:rPr>
                                <w:rFonts w:ascii="Segoe UI" w:hAnsi="Segoe UI" w:cs="Segoe UI"/>
                                <w:sz w:val="32"/>
                                <w:szCs w:val="32"/>
                                <w:shd w:val="clear" w:color="auto" w:fill="FFFFFF"/>
                              </w:rPr>
                              <w:t> </w:t>
                            </w:r>
                            <w:hyperlink r:id="rId36" w:tooltip="Open-source" w:history="1">
                              <w:r w:rsidR="002828CD" w:rsidRPr="007D29C1">
                                <w:rPr>
                                  <w:rStyle w:val="Hyperlink"/>
                                  <w:rFonts w:ascii="Segoe UI" w:hAnsi="Segoe UI" w:cs="Segoe UI"/>
                                  <w:color w:val="auto"/>
                                  <w:sz w:val="32"/>
                                  <w:szCs w:val="32"/>
                                  <w:u w:val="none"/>
                                  <w:shd w:val="clear" w:color="auto" w:fill="FFFFFF"/>
                                </w:rPr>
                                <w:t>open-source</w:t>
                              </w:r>
                            </w:hyperlink>
                            <w:r w:rsidR="002828CD" w:rsidRPr="007D29C1">
                              <w:rPr>
                                <w:rFonts w:ascii="Segoe UI" w:hAnsi="Segoe UI" w:cs="Segoe UI"/>
                                <w:color w:val="202122"/>
                                <w:sz w:val="32"/>
                                <w:szCs w:val="32"/>
                                <w:shd w:val="clear" w:color="auto" w:fill="FFFFFF"/>
                              </w:rPr>
                              <w:t> écrit en </w:t>
                            </w:r>
                            <w:hyperlink r:id="rId37" w:tooltip="PHP" w:history="1">
                              <w:r w:rsidR="002828CD" w:rsidRPr="007D29C1">
                                <w:rPr>
                                  <w:rStyle w:val="Hyperlink"/>
                                  <w:rFonts w:ascii="Segoe UI" w:hAnsi="Segoe UI" w:cs="Segoe UI"/>
                                  <w:color w:val="auto"/>
                                  <w:sz w:val="32"/>
                                  <w:szCs w:val="32"/>
                                  <w:u w:val="none"/>
                                  <w:shd w:val="clear" w:color="auto" w:fill="FFFFFF"/>
                                </w:rPr>
                                <w:t>PHP</w:t>
                              </w:r>
                            </w:hyperlink>
                            <w:r w:rsidR="002828CD" w:rsidRPr="007D29C1">
                              <w:rPr>
                                <w:rFonts w:ascii="Segoe UI" w:hAnsi="Segoe UI" w:cs="Segoe UI"/>
                                <w:sz w:val="32"/>
                                <w:szCs w:val="32"/>
                                <w:shd w:val="clear" w:color="auto" w:fill="FFFFFF"/>
                              </w:rPr>
                              <w:t> </w:t>
                            </w:r>
                            <w:r w:rsidR="002828CD" w:rsidRPr="007D29C1">
                              <w:rPr>
                                <w:rFonts w:ascii="Segoe UI" w:hAnsi="Segoe UI" w:cs="Segoe UI"/>
                                <w:color w:val="202122"/>
                                <w:sz w:val="32"/>
                                <w:szCs w:val="32"/>
                                <w:shd w:val="clear" w:color="auto" w:fill="FFFFFF"/>
                              </w:rPr>
                              <w:t>respectant le principe </w:t>
                            </w:r>
                            <w:hyperlink r:id="rId38" w:tooltip="Modèle-vue-contrôleur" w:history="1">
                              <w:r w:rsidR="002828CD" w:rsidRPr="007D29C1">
                                <w:rPr>
                                  <w:rStyle w:val="Hyperlink"/>
                                  <w:rFonts w:ascii="Segoe UI" w:hAnsi="Segoe UI" w:cs="Segoe UI"/>
                                  <w:color w:val="auto"/>
                                  <w:sz w:val="32"/>
                                  <w:szCs w:val="32"/>
                                  <w:u w:val="none"/>
                                  <w:shd w:val="clear" w:color="auto" w:fill="FFFFFF"/>
                                </w:rPr>
                                <w:t>modèle-vue-contrôleur</w:t>
                              </w:r>
                            </w:hyperlink>
                            <w:r w:rsidR="002828CD" w:rsidRPr="007D29C1">
                              <w:rPr>
                                <w:rFonts w:ascii="Segoe UI" w:hAnsi="Segoe UI" w:cs="Segoe UI"/>
                                <w:color w:val="202122"/>
                                <w:sz w:val="32"/>
                                <w:szCs w:val="32"/>
                                <w:shd w:val="clear" w:color="auto" w:fill="FFFFFF"/>
                              </w:rPr>
                              <w:t> et entièrement développé en</w:t>
                            </w:r>
                            <w:r w:rsidR="002828CD" w:rsidRPr="007D29C1">
                              <w:rPr>
                                <w:rFonts w:ascii="Segoe UI" w:hAnsi="Segoe UI" w:cs="Segoe UI"/>
                                <w:sz w:val="32"/>
                                <w:szCs w:val="32"/>
                                <w:shd w:val="clear" w:color="auto" w:fill="FFFFFF"/>
                              </w:rPr>
                              <w:t> </w:t>
                            </w:r>
                            <w:hyperlink r:id="rId39" w:tooltip="Programmation orientée objet" w:history="1">
                              <w:r w:rsidR="002828CD" w:rsidRPr="007D29C1">
                                <w:rPr>
                                  <w:rStyle w:val="Hyperlink"/>
                                  <w:rFonts w:ascii="Segoe UI" w:hAnsi="Segoe UI" w:cs="Segoe UI"/>
                                  <w:color w:val="auto"/>
                                  <w:sz w:val="32"/>
                                  <w:szCs w:val="32"/>
                                  <w:u w:val="none"/>
                                  <w:shd w:val="clear" w:color="auto" w:fill="FFFFFF"/>
                                </w:rPr>
                                <w:t>programmation orientée objet</w:t>
                              </w:r>
                            </w:hyperlink>
                            <w:r w:rsidR="002828CD" w:rsidRPr="007D29C1">
                              <w:rPr>
                                <w:rFonts w:ascii="Segoe UI" w:hAnsi="Segoe UI" w:cs="Segoe UI"/>
                                <w:sz w:val="32"/>
                                <w:szCs w:val="32"/>
                              </w:rPr>
                              <w:t xml:space="preserve"> [13].</w:t>
                            </w:r>
                          </w:p>
                          <w:p w14:paraId="1C164589" w14:textId="5A447CDB" w:rsidR="007D29C1" w:rsidRPr="007D29C1" w:rsidRDefault="007D29C1">
                            <w:pPr>
                              <w:rPr>
                                <w:rFonts w:ascii="Segoe UI" w:hAnsi="Segoe UI" w:cs="Segoe UI"/>
                                <w:color w:val="202122"/>
                                <w:sz w:val="32"/>
                                <w:szCs w:val="32"/>
                                <w:shd w:val="clear" w:color="auto" w:fill="FFFFFF"/>
                              </w:rPr>
                            </w:pPr>
                            <w:r w:rsidRPr="007D29C1">
                              <w:rPr>
                                <w:rFonts w:ascii="Segoe UI" w:hAnsi="Segoe UI" w:cs="Segoe UI"/>
                                <w:color w:val="0D0D0D"/>
                                <w:sz w:val="32"/>
                                <w:szCs w:val="32"/>
                                <w:shd w:val="clear" w:color="auto" w:fill="FFFFFF"/>
                              </w:rPr>
                              <w:t>Il offre une structure et des fonctionnalités puissantes pour la création d'applications web modernes et robustes.</w:t>
                            </w:r>
                          </w:p>
                          <w:p w14:paraId="0E600059" w14:textId="77777777" w:rsidR="007D29C1" w:rsidRDefault="007D29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1" type="#_x0000_t202" style="position:absolute;left:0;text-align:left;margin-left:176pt;margin-top:0;width:318.8pt;height:260.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" filled="f" stroked="f">
                <v:textbox>
                  <w:txbxContent>
                    <w:p w14:paraId="0F7046E4" w14:textId="39E833C1" w:rsidR="002828CD" w:rsidRPr="007D29C1" w:rsidRDefault="007D29C1">
                      <w:pPr>
                        <w:rPr>
                          <w:rFonts w:ascii="Segoe UI" w:hAnsi="Segoe UI" w:cs="Segoe UI"/>
                          <w:sz w:val="32"/>
                          <w:szCs w:val="32"/>
                        </w:rPr>
                      </w:pPr>
                      <w:r w:rsidRPr="007D29C1">
                        <w:rPr>
                          <w:rFonts w:ascii="Segoe UI" w:hAnsi="Segoe UI" w:cs="Segoe UI"/>
                          <w:bCs/>
                          <w:color w:val="202122"/>
                          <w:sz w:val="32"/>
                          <w:szCs w:val="32"/>
                          <w:shd w:val="clear" w:color="auto" w:fill="FFFFFF"/>
                        </w:rPr>
                        <w:t>E</w:t>
                      </w:r>
                      <w:r w:rsidR="002828CD" w:rsidRPr="007D29C1">
                        <w:rPr>
                          <w:rFonts w:ascii="Segoe UI" w:hAnsi="Segoe UI" w:cs="Segoe UI"/>
                          <w:color w:val="202122"/>
                          <w:sz w:val="32"/>
                          <w:szCs w:val="32"/>
                          <w:shd w:val="clear" w:color="auto" w:fill="FFFFFF"/>
                        </w:rPr>
                        <w:t>st un</w:t>
                      </w:r>
                      <w:r w:rsidR="002828CD" w:rsidRPr="007D29C1">
                        <w:rPr>
                          <w:rFonts w:ascii="Segoe UI" w:hAnsi="Segoe UI" w:cs="Segoe UI"/>
                          <w:sz w:val="32"/>
                          <w:szCs w:val="32"/>
                          <w:shd w:val="clear" w:color="auto" w:fill="FFFFFF"/>
                        </w:rPr>
                        <w:t> </w:t>
                      </w:r>
                      <w:hyperlink r:id="rId40" w:tooltip="Framework" w:history="1">
                        <w:r w:rsidR="002828CD" w:rsidRPr="007D29C1">
                          <w:rPr>
                            <w:rStyle w:val="Hyperlink"/>
                            <w:rFonts w:ascii="Segoe UI" w:hAnsi="Segoe UI" w:cs="Segoe UI"/>
                            <w:color w:val="auto"/>
                            <w:sz w:val="32"/>
                            <w:szCs w:val="32"/>
                            <w:u w:val="none"/>
                            <w:shd w:val="clear" w:color="auto" w:fill="FFFFFF"/>
                          </w:rPr>
                          <w:t>F</w:t>
                        </w:r>
                        <w:r w:rsidR="002828CD" w:rsidRPr="007D29C1">
                          <w:rPr>
                            <w:rStyle w:val="Hyperlink"/>
                            <w:rFonts w:ascii="Segoe UI" w:hAnsi="Segoe UI" w:cs="Segoe UI"/>
                            <w:color w:val="auto"/>
                            <w:sz w:val="32"/>
                            <w:szCs w:val="32"/>
                            <w:u w:val="none"/>
                            <w:shd w:val="clear" w:color="auto" w:fill="FFFFFF"/>
                          </w:rPr>
                          <w:t>ramework</w:t>
                        </w:r>
                      </w:hyperlink>
                      <w:r w:rsidR="002828CD" w:rsidRPr="007D29C1">
                        <w:rPr>
                          <w:rFonts w:ascii="Segoe UI" w:hAnsi="Segoe UI" w:cs="Segoe UI"/>
                          <w:sz w:val="32"/>
                          <w:szCs w:val="32"/>
                          <w:shd w:val="clear" w:color="auto" w:fill="FFFFFF"/>
                        </w:rPr>
                        <w:t> </w:t>
                      </w:r>
                      <w:hyperlink r:id="rId41" w:tooltip="Web application" w:history="1">
                        <w:r w:rsidR="002828CD" w:rsidRPr="007D29C1">
                          <w:rPr>
                            <w:rStyle w:val="Hyperlink"/>
                            <w:rFonts w:ascii="Segoe UI" w:hAnsi="Segoe UI" w:cs="Segoe UI"/>
                            <w:color w:val="auto"/>
                            <w:sz w:val="32"/>
                            <w:szCs w:val="32"/>
                            <w:u w:val="none"/>
                            <w:shd w:val="clear" w:color="auto" w:fill="FFFFFF"/>
                          </w:rPr>
                          <w:t>web</w:t>
                        </w:r>
                      </w:hyperlink>
                      <w:r w:rsidR="002828CD" w:rsidRPr="007D29C1">
                        <w:rPr>
                          <w:rFonts w:ascii="Segoe UI" w:hAnsi="Segoe UI" w:cs="Segoe UI"/>
                          <w:sz w:val="32"/>
                          <w:szCs w:val="32"/>
                          <w:shd w:val="clear" w:color="auto" w:fill="FFFFFF"/>
                        </w:rPr>
                        <w:t> </w:t>
                      </w:r>
                      <w:hyperlink r:id="rId42" w:tooltip="Open-source" w:history="1">
                        <w:r w:rsidR="002828CD" w:rsidRPr="007D29C1">
                          <w:rPr>
                            <w:rStyle w:val="Hyperlink"/>
                            <w:rFonts w:ascii="Segoe UI" w:hAnsi="Segoe UI" w:cs="Segoe UI"/>
                            <w:color w:val="auto"/>
                            <w:sz w:val="32"/>
                            <w:szCs w:val="32"/>
                            <w:u w:val="none"/>
                            <w:shd w:val="clear" w:color="auto" w:fill="FFFFFF"/>
                          </w:rPr>
                          <w:t>open-source</w:t>
                        </w:r>
                      </w:hyperlink>
                      <w:r w:rsidR="002828CD" w:rsidRPr="007D29C1">
                        <w:rPr>
                          <w:rFonts w:ascii="Segoe UI" w:hAnsi="Segoe UI" w:cs="Segoe UI"/>
                          <w:color w:val="202122"/>
                          <w:sz w:val="32"/>
                          <w:szCs w:val="32"/>
                          <w:shd w:val="clear" w:color="auto" w:fill="FFFFFF"/>
                        </w:rPr>
                        <w:t> écrit en </w:t>
                      </w:r>
                      <w:hyperlink r:id="rId43" w:tooltip="PHP" w:history="1">
                        <w:r w:rsidR="002828CD" w:rsidRPr="007D29C1">
                          <w:rPr>
                            <w:rStyle w:val="Hyperlink"/>
                            <w:rFonts w:ascii="Segoe UI" w:hAnsi="Segoe UI" w:cs="Segoe UI"/>
                            <w:color w:val="auto"/>
                            <w:sz w:val="32"/>
                            <w:szCs w:val="32"/>
                            <w:u w:val="none"/>
                            <w:shd w:val="clear" w:color="auto" w:fill="FFFFFF"/>
                          </w:rPr>
                          <w:t>PHP</w:t>
                        </w:r>
                      </w:hyperlink>
                      <w:r w:rsidR="002828CD" w:rsidRPr="007D29C1">
                        <w:rPr>
                          <w:rFonts w:ascii="Segoe UI" w:hAnsi="Segoe UI" w:cs="Segoe UI"/>
                          <w:sz w:val="32"/>
                          <w:szCs w:val="32"/>
                          <w:shd w:val="clear" w:color="auto" w:fill="FFFFFF"/>
                        </w:rPr>
                        <w:t> </w:t>
                      </w:r>
                      <w:r w:rsidR="002828CD" w:rsidRPr="007D29C1">
                        <w:rPr>
                          <w:rFonts w:ascii="Segoe UI" w:hAnsi="Segoe UI" w:cs="Segoe UI"/>
                          <w:color w:val="202122"/>
                          <w:sz w:val="32"/>
                          <w:szCs w:val="32"/>
                          <w:shd w:val="clear" w:color="auto" w:fill="FFFFFF"/>
                        </w:rPr>
                        <w:t>respectant le principe </w:t>
                      </w:r>
                      <w:hyperlink r:id="rId44" w:tooltip="Modèle-vue-contrôleur" w:history="1">
                        <w:r w:rsidR="002828CD" w:rsidRPr="007D29C1">
                          <w:rPr>
                            <w:rStyle w:val="Hyperlink"/>
                            <w:rFonts w:ascii="Segoe UI" w:hAnsi="Segoe UI" w:cs="Segoe UI"/>
                            <w:color w:val="auto"/>
                            <w:sz w:val="32"/>
                            <w:szCs w:val="32"/>
                            <w:u w:val="none"/>
                            <w:shd w:val="clear" w:color="auto" w:fill="FFFFFF"/>
                          </w:rPr>
                          <w:t>modèle-vue-contrôleur</w:t>
                        </w:r>
                      </w:hyperlink>
                      <w:r w:rsidR="002828CD" w:rsidRPr="007D29C1">
                        <w:rPr>
                          <w:rFonts w:ascii="Segoe UI" w:hAnsi="Segoe UI" w:cs="Segoe UI"/>
                          <w:color w:val="202122"/>
                          <w:sz w:val="32"/>
                          <w:szCs w:val="32"/>
                          <w:shd w:val="clear" w:color="auto" w:fill="FFFFFF"/>
                        </w:rPr>
                        <w:t> et entièrement développé en</w:t>
                      </w:r>
                      <w:r w:rsidR="002828CD" w:rsidRPr="007D29C1">
                        <w:rPr>
                          <w:rFonts w:ascii="Segoe UI" w:hAnsi="Segoe UI" w:cs="Segoe UI"/>
                          <w:sz w:val="32"/>
                          <w:szCs w:val="32"/>
                          <w:shd w:val="clear" w:color="auto" w:fill="FFFFFF"/>
                        </w:rPr>
                        <w:t> </w:t>
                      </w:r>
                      <w:hyperlink r:id="rId45" w:tooltip="Programmation orientée objet" w:history="1">
                        <w:r w:rsidR="002828CD" w:rsidRPr="007D29C1">
                          <w:rPr>
                            <w:rStyle w:val="Hyperlink"/>
                            <w:rFonts w:ascii="Segoe UI" w:hAnsi="Segoe UI" w:cs="Segoe UI"/>
                            <w:color w:val="auto"/>
                            <w:sz w:val="32"/>
                            <w:szCs w:val="32"/>
                            <w:u w:val="none"/>
                            <w:shd w:val="clear" w:color="auto" w:fill="FFFFFF"/>
                          </w:rPr>
                          <w:t>programmation orientée objet</w:t>
                        </w:r>
                      </w:hyperlink>
                      <w:r w:rsidR="002828CD" w:rsidRPr="007D29C1">
                        <w:rPr>
                          <w:rFonts w:ascii="Segoe UI" w:hAnsi="Segoe UI" w:cs="Segoe UI"/>
                          <w:sz w:val="32"/>
                          <w:szCs w:val="32"/>
                        </w:rPr>
                        <w:t xml:space="preserve"> [13].</w:t>
                      </w:r>
                    </w:p>
                    <w:p w14:paraId="1C164589" w14:textId="5A447CDB" w:rsidR="007D29C1" w:rsidRPr="007D29C1" w:rsidRDefault="007D29C1">
                      <w:pPr>
                        <w:rPr>
                          <w:rFonts w:ascii="Segoe UI" w:hAnsi="Segoe UI" w:cs="Segoe UI"/>
                          <w:color w:val="202122"/>
                          <w:sz w:val="32"/>
                          <w:szCs w:val="32"/>
                          <w:shd w:val="clear" w:color="auto" w:fill="FFFFFF"/>
                        </w:rPr>
                      </w:pPr>
                      <w:r w:rsidRPr="007D29C1">
                        <w:rPr>
                          <w:rFonts w:ascii="Segoe UI" w:hAnsi="Segoe UI" w:cs="Segoe UI"/>
                          <w:color w:val="0D0D0D"/>
                          <w:sz w:val="32"/>
                          <w:szCs w:val="32"/>
                          <w:shd w:val="clear" w:color="auto" w:fill="FFFFFF"/>
                        </w:rPr>
                        <w:t>Il offre une structure et des fonctionnalités puissantes pour la création d'applications web modernes et robustes.</w:t>
                      </w:r>
                    </w:p>
                    <w:p w14:paraId="0E600059" w14:textId="77777777" w:rsidR="007D29C1" w:rsidRDefault="007D29C1"/>
                  </w:txbxContent>
                </v:textbox>
                <w10:wrap type="square"/>
              </v:shape>
            </w:pict>
          </mc:Fallback>
        </mc:AlternateContent>
      </w:r>
      <w:r>
        <w:rPr>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r w:rsidR="00B546D0" w:rsidRPr="002828CD">
        <w:rPr>
          <w:sz w:val="28"/>
          <w:szCs w:val="28"/>
        </w:rPr>
        <w:br w:type="page"/>
      </w:r>
    </w:p>
    <w:p w14:paraId="3496C48E" w14:textId="77777777" w:rsidR="002828CD" w:rsidRDefault="002828CD"/>
    <w:p w14:paraId="294817F1" w14:textId="466A066E"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7"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48"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49"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w:t>
      </w:r>
      <w:r w:rsidRPr="002828CD">
        <w:t xml:space="preserve"> [En ligne] [Citation : 1</w:t>
      </w:r>
      <w:r>
        <w:t>8</w:t>
      </w:r>
      <w:r w:rsidRPr="002828CD">
        <w:t xml:space="preserve"> Mars 202</w:t>
      </w:r>
      <w:r>
        <w:t>4</w:t>
      </w:r>
      <w:r w:rsidRPr="002828CD">
        <w:t>].</w:t>
      </w:r>
    </w:p>
    <w:p w14:paraId="6F230FE2" w14:textId="03456743" w:rsidR="002828CD" w:rsidRDefault="002828CD"/>
    <w:sectPr w:rsidR="002828CD">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49A06" w14:textId="77777777" w:rsidR="00D705F0" w:rsidRDefault="00D705F0">
      <w:pPr>
        <w:spacing w:after="0" w:line="240" w:lineRule="auto"/>
      </w:pPr>
      <w:r>
        <w:separator/>
      </w:r>
    </w:p>
  </w:endnote>
  <w:endnote w:type="continuationSeparator" w:id="0">
    <w:p w14:paraId="5F3A4F08" w14:textId="77777777" w:rsidR="00D705F0" w:rsidRDefault="00D70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7576E9" w:rsidRDefault="007576E9">
    <w:pPr>
      <w:pPrChange w:id="97"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ECDC1" w14:textId="77777777" w:rsidR="00D705F0" w:rsidRDefault="00D705F0">
      <w:pPr>
        <w:spacing w:after="0" w:line="240" w:lineRule="auto"/>
      </w:pPr>
      <w:r>
        <w:separator/>
      </w:r>
    </w:p>
  </w:footnote>
  <w:footnote w:type="continuationSeparator" w:id="0">
    <w:p w14:paraId="08FD5FBA" w14:textId="77777777" w:rsidR="00D705F0" w:rsidRDefault="00D70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A273BF0"/>
    <w:multiLevelType w:val="hybridMultilevel"/>
    <w:tmpl w:val="284A0A6E"/>
    <w:lvl w:ilvl="0" w:tplc="040C000D">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3" w15:restartNumberingAfterBreak="0">
    <w:nsid w:val="0D3D1A59"/>
    <w:multiLevelType w:val="hybridMultilevel"/>
    <w:tmpl w:val="CEC04028"/>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4" w15:restartNumberingAfterBreak="0">
    <w:nsid w:val="118017D6"/>
    <w:multiLevelType w:val="hybridMultilevel"/>
    <w:tmpl w:val="32EE431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994927"/>
    <w:multiLevelType w:val="hybridMultilevel"/>
    <w:tmpl w:val="3E7C9D10"/>
    <w:lvl w:ilvl="0" w:tplc="040C0011">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15:restartNumberingAfterBreak="0">
    <w:nsid w:val="139B5CC9"/>
    <w:multiLevelType w:val="hybridMultilevel"/>
    <w:tmpl w:val="B6067358"/>
    <w:lvl w:ilvl="0" w:tplc="040C0001">
      <w:start w:val="1"/>
      <w:numFmt w:val="bullet"/>
      <w:lvlText w:val=""/>
      <w:lvlJc w:val="left"/>
      <w:pPr>
        <w:ind w:left="2490" w:hanging="360"/>
      </w:pPr>
      <w:rPr>
        <w:rFonts w:ascii="Symbol" w:hAnsi="Symbol"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55476E6"/>
    <w:multiLevelType w:val="hybridMultilevel"/>
    <w:tmpl w:val="C20020EE"/>
    <w:lvl w:ilvl="0" w:tplc="0C6A79DA">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5D398A"/>
    <w:multiLevelType w:val="hybridMultilevel"/>
    <w:tmpl w:val="62F6E370"/>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1AA56B64"/>
    <w:multiLevelType w:val="hybridMultilevel"/>
    <w:tmpl w:val="34B203C6"/>
    <w:lvl w:ilvl="0" w:tplc="040C0009">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11" w15:restartNumberingAfterBreak="0">
    <w:nsid w:val="1C830CEC"/>
    <w:multiLevelType w:val="hybridMultilevel"/>
    <w:tmpl w:val="BEA8E204"/>
    <w:lvl w:ilvl="0" w:tplc="415006DE">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487071B"/>
    <w:multiLevelType w:val="hybridMultilevel"/>
    <w:tmpl w:val="A0D6B626"/>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24B60184"/>
    <w:multiLevelType w:val="multilevel"/>
    <w:tmpl w:val="FCE0C304"/>
    <w:lvl w:ilvl="0">
      <w:start w:val="1"/>
      <w:numFmt w:val="decimal"/>
      <w:lvlText w:val="%1."/>
      <w:lvlJc w:val="left"/>
      <w:pPr>
        <w:ind w:left="1296" w:hanging="360"/>
      </w:pPr>
    </w:lvl>
    <w:lvl w:ilvl="1">
      <w:start w:val="1"/>
      <w:numFmt w:val="decimal"/>
      <w:isLgl/>
      <w:lvlText w:val="%1.%2"/>
      <w:lvlJc w:val="left"/>
      <w:pPr>
        <w:ind w:left="1296" w:hanging="360"/>
      </w:pPr>
      <w:rPr>
        <w:rFonts w:hint="default"/>
        <w:b w:val="0"/>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4" w15:restartNumberingAfterBreak="0">
    <w:nsid w:val="264675BF"/>
    <w:multiLevelType w:val="hybridMultilevel"/>
    <w:tmpl w:val="E4E4AD9E"/>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28DD65D3"/>
    <w:multiLevelType w:val="hybridMultilevel"/>
    <w:tmpl w:val="2D0C8AF2"/>
    <w:lvl w:ilvl="0" w:tplc="040C0001">
      <w:start w:val="1"/>
      <w:numFmt w:val="bullet"/>
      <w:lvlText w:val=""/>
      <w:lvlJc w:val="left"/>
      <w:pPr>
        <w:ind w:left="2490" w:hanging="360"/>
      </w:pPr>
      <w:rPr>
        <w:rFonts w:ascii="Symbol" w:hAnsi="Symbol"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6" w15:restartNumberingAfterBreak="0">
    <w:nsid w:val="2A163BFE"/>
    <w:multiLevelType w:val="hybridMultilevel"/>
    <w:tmpl w:val="5EC883B0"/>
    <w:lvl w:ilvl="0" w:tplc="040C000D">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17"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9" w15:restartNumberingAfterBreak="0">
    <w:nsid w:val="34DA5071"/>
    <w:multiLevelType w:val="multilevel"/>
    <w:tmpl w:val="981E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320D22"/>
    <w:multiLevelType w:val="hybridMultilevel"/>
    <w:tmpl w:val="1B18BF0A"/>
    <w:lvl w:ilvl="0" w:tplc="040C0001">
      <w:start w:val="1"/>
      <w:numFmt w:val="bullet"/>
      <w:lvlText w:val=""/>
      <w:lvlJc w:val="left"/>
      <w:pPr>
        <w:ind w:left="2850" w:hanging="360"/>
      </w:pPr>
      <w:rPr>
        <w:rFonts w:ascii="Symbol" w:hAnsi="Symbol" w:hint="default"/>
      </w:rPr>
    </w:lvl>
    <w:lvl w:ilvl="1" w:tplc="040C0003" w:tentative="1">
      <w:start w:val="1"/>
      <w:numFmt w:val="bullet"/>
      <w:lvlText w:val="o"/>
      <w:lvlJc w:val="left"/>
      <w:pPr>
        <w:ind w:left="3570" w:hanging="360"/>
      </w:pPr>
      <w:rPr>
        <w:rFonts w:ascii="Courier New" w:hAnsi="Courier New" w:cs="Courier New" w:hint="default"/>
      </w:rPr>
    </w:lvl>
    <w:lvl w:ilvl="2" w:tplc="040C0005" w:tentative="1">
      <w:start w:val="1"/>
      <w:numFmt w:val="bullet"/>
      <w:lvlText w:val=""/>
      <w:lvlJc w:val="left"/>
      <w:pPr>
        <w:ind w:left="4290" w:hanging="360"/>
      </w:pPr>
      <w:rPr>
        <w:rFonts w:ascii="Wingdings" w:hAnsi="Wingdings" w:hint="default"/>
      </w:rPr>
    </w:lvl>
    <w:lvl w:ilvl="3" w:tplc="040C0001" w:tentative="1">
      <w:start w:val="1"/>
      <w:numFmt w:val="bullet"/>
      <w:lvlText w:val=""/>
      <w:lvlJc w:val="left"/>
      <w:pPr>
        <w:ind w:left="5010" w:hanging="360"/>
      </w:pPr>
      <w:rPr>
        <w:rFonts w:ascii="Symbol" w:hAnsi="Symbol" w:hint="default"/>
      </w:rPr>
    </w:lvl>
    <w:lvl w:ilvl="4" w:tplc="040C0003" w:tentative="1">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22" w15:restartNumberingAfterBreak="0">
    <w:nsid w:val="38FA1F13"/>
    <w:multiLevelType w:val="hybridMultilevel"/>
    <w:tmpl w:val="AC70DC96"/>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15:restartNumberingAfterBreak="0">
    <w:nsid w:val="39827885"/>
    <w:multiLevelType w:val="hybridMultilevel"/>
    <w:tmpl w:val="D500D7E6"/>
    <w:lvl w:ilvl="0" w:tplc="040C000D">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4"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6"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27" w15:restartNumberingAfterBreak="0">
    <w:nsid w:val="44EB3022"/>
    <w:multiLevelType w:val="hybridMultilevel"/>
    <w:tmpl w:val="9E00F05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8" w15:restartNumberingAfterBreak="0">
    <w:nsid w:val="53454FA4"/>
    <w:multiLevelType w:val="hybridMultilevel"/>
    <w:tmpl w:val="1B9A30AA"/>
    <w:lvl w:ilvl="0" w:tplc="50146160">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9" w15:restartNumberingAfterBreak="0">
    <w:nsid w:val="53970146"/>
    <w:multiLevelType w:val="hybridMultilevel"/>
    <w:tmpl w:val="20920556"/>
    <w:lvl w:ilvl="0" w:tplc="040C000D">
      <w:start w:val="1"/>
      <w:numFmt w:val="bullet"/>
      <w:lvlText w:val=""/>
      <w:lvlJc w:val="left"/>
      <w:pPr>
        <w:ind w:left="2016" w:hanging="360"/>
      </w:pPr>
      <w:rPr>
        <w:rFonts w:ascii="Wingdings" w:hAnsi="Wingdings" w:hint="default"/>
      </w:rPr>
    </w:lvl>
    <w:lvl w:ilvl="1" w:tplc="040C0003">
      <w:start w:val="1"/>
      <w:numFmt w:val="bullet"/>
      <w:lvlText w:val="o"/>
      <w:lvlJc w:val="left"/>
      <w:pPr>
        <w:ind w:left="2736" w:hanging="360"/>
      </w:pPr>
      <w:rPr>
        <w:rFonts w:ascii="Courier New" w:hAnsi="Courier New" w:cs="Courier New" w:hint="default"/>
      </w:rPr>
    </w:lvl>
    <w:lvl w:ilvl="2" w:tplc="040C0005">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30"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A8970EA"/>
    <w:multiLevelType w:val="hybridMultilevel"/>
    <w:tmpl w:val="0B006632"/>
    <w:lvl w:ilvl="0" w:tplc="040C0001">
      <w:start w:val="1"/>
      <w:numFmt w:val="bullet"/>
      <w:lvlText w:val=""/>
      <w:lvlJc w:val="left"/>
      <w:pPr>
        <w:ind w:left="2850" w:hanging="360"/>
      </w:pPr>
      <w:rPr>
        <w:rFonts w:ascii="Symbol" w:hAnsi="Symbol" w:hint="default"/>
      </w:rPr>
    </w:lvl>
    <w:lvl w:ilvl="1" w:tplc="040C0003" w:tentative="1">
      <w:start w:val="1"/>
      <w:numFmt w:val="bullet"/>
      <w:lvlText w:val="o"/>
      <w:lvlJc w:val="left"/>
      <w:pPr>
        <w:ind w:left="3570" w:hanging="360"/>
      </w:pPr>
      <w:rPr>
        <w:rFonts w:ascii="Courier New" w:hAnsi="Courier New" w:cs="Courier New" w:hint="default"/>
      </w:rPr>
    </w:lvl>
    <w:lvl w:ilvl="2" w:tplc="040C0005" w:tentative="1">
      <w:start w:val="1"/>
      <w:numFmt w:val="bullet"/>
      <w:lvlText w:val=""/>
      <w:lvlJc w:val="left"/>
      <w:pPr>
        <w:ind w:left="4290" w:hanging="360"/>
      </w:pPr>
      <w:rPr>
        <w:rFonts w:ascii="Wingdings" w:hAnsi="Wingdings" w:hint="default"/>
      </w:rPr>
    </w:lvl>
    <w:lvl w:ilvl="3" w:tplc="040C0001" w:tentative="1">
      <w:start w:val="1"/>
      <w:numFmt w:val="bullet"/>
      <w:lvlText w:val=""/>
      <w:lvlJc w:val="left"/>
      <w:pPr>
        <w:ind w:left="5010" w:hanging="360"/>
      </w:pPr>
      <w:rPr>
        <w:rFonts w:ascii="Symbol" w:hAnsi="Symbol" w:hint="default"/>
      </w:rPr>
    </w:lvl>
    <w:lvl w:ilvl="4" w:tplc="040C0003" w:tentative="1">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32" w15:restartNumberingAfterBreak="0">
    <w:nsid w:val="5C82257F"/>
    <w:multiLevelType w:val="hybridMultilevel"/>
    <w:tmpl w:val="88E2E526"/>
    <w:lvl w:ilvl="0" w:tplc="040C0001">
      <w:start w:val="1"/>
      <w:numFmt w:val="bullet"/>
      <w:lvlText w:val=""/>
      <w:lvlJc w:val="left"/>
      <w:pPr>
        <w:ind w:left="2215" w:hanging="360"/>
      </w:pPr>
      <w:rPr>
        <w:rFonts w:ascii="Symbol" w:hAnsi="Symbol" w:hint="default"/>
      </w:rPr>
    </w:lvl>
    <w:lvl w:ilvl="1" w:tplc="040C0003" w:tentative="1">
      <w:start w:val="1"/>
      <w:numFmt w:val="bullet"/>
      <w:lvlText w:val="o"/>
      <w:lvlJc w:val="left"/>
      <w:pPr>
        <w:ind w:left="2935" w:hanging="360"/>
      </w:pPr>
      <w:rPr>
        <w:rFonts w:ascii="Courier New" w:hAnsi="Courier New" w:cs="Courier New" w:hint="default"/>
      </w:rPr>
    </w:lvl>
    <w:lvl w:ilvl="2" w:tplc="040C0005" w:tentative="1">
      <w:start w:val="1"/>
      <w:numFmt w:val="bullet"/>
      <w:lvlText w:val=""/>
      <w:lvlJc w:val="left"/>
      <w:pPr>
        <w:ind w:left="3655" w:hanging="360"/>
      </w:pPr>
      <w:rPr>
        <w:rFonts w:ascii="Wingdings" w:hAnsi="Wingdings" w:hint="default"/>
      </w:rPr>
    </w:lvl>
    <w:lvl w:ilvl="3" w:tplc="040C0001" w:tentative="1">
      <w:start w:val="1"/>
      <w:numFmt w:val="bullet"/>
      <w:lvlText w:val=""/>
      <w:lvlJc w:val="left"/>
      <w:pPr>
        <w:ind w:left="4375" w:hanging="360"/>
      </w:pPr>
      <w:rPr>
        <w:rFonts w:ascii="Symbol" w:hAnsi="Symbol" w:hint="default"/>
      </w:rPr>
    </w:lvl>
    <w:lvl w:ilvl="4" w:tplc="040C0003" w:tentative="1">
      <w:start w:val="1"/>
      <w:numFmt w:val="bullet"/>
      <w:lvlText w:val="o"/>
      <w:lvlJc w:val="left"/>
      <w:pPr>
        <w:ind w:left="5095" w:hanging="360"/>
      </w:pPr>
      <w:rPr>
        <w:rFonts w:ascii="Courier New" w:hAnsi="Courier New" w:cs="Courier New" w:hint="default"/>
      </w:rPr>
    </w:lvl>
    <w:lvl w:ilvl="5" w:tplc="040C0005" w:tentative="1">
      <w:start w:val="1"/>
      <w:numFmt w:val="bullet"/>
      <w:lvlText w:val=""/>
      <w:lvlJc w:val="left"/>
      <w:pPr>
        <w:ind w:left="5815" w:hanging="360"/>
      </w:pPr>
      <w:rPr>
        <w:rFonts w:ascii="Wingdings" w:hAnsi="Wingdings" w:hint="default"/>
      </w:rPr>
    </w:lvl>
    <w:lvl w:ilvl="6" w:tplc="040C0001" w:tentative="1">
      <w:start w:val="1"/>
      <w:numFmt w:val="bullet"/>
      <w:lvlText w:val=""/>
      <w:lvlJc w:val="left"/>
      <w:pPr>
        <w:ind w:left="6535" w:hanging="360"/>
      </w:pPr>
      <w:rPr>
        <w:rFonts w:ascii="Symbol" w:hAnsi="Symbol" w:hint="default"/>
      </w:rPr>
    </w:lvl>
    <w:lvl w:ilvl="7" w:tplc="040C0003" w:tentative="1">
      <w:start w:val="1"/>
      <w:numFmt w:val="bullet"/>
      <w:lvlText w:val="o"/>
      <w:lvlJc w:val="left"/>
      <w:pPr>
        <w:ind w:left="7255" w:hanging="360"/>
      </w:pPr>
      <w:rPr>
        <w:rFonts w:ascii="Courier New" w:hAnsi="Courier New" w:cs="Courier New" w:hint="default"/>
      </w:rPr>
    </w:lvl>
    <w:lvl w:ilvl="8" w:tplc="040C0005" w:tentative="1">
      <w:start w:val="1"/>
      <w:numFmt w:val="bullet"/>
      <w:lvlText w:val=""/>
      <w:lvlJc w:val="left"/>
      <w:pPr>
        <w:ind w:left="7975" w:hanging="360"/>
      </w:pPr>
      <w:rPr>
        <w:rFonts w:ascii="Wingdings" w:hAnsi="Wingdings" w:hint="default"/>
      </w:rPr>
    </w:lvl>
  </w:abstractNum>
  <w:abstractNum w:abstractNumId="33" w15:restartNumberingAfterBreak="0">
    <w:nsid w:val="5DE56D50"/>
    <w:multiLevelType w:val="multilevel"/>
    <w:tmpl w:val="ACA6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35" w15:restartNumberingAfterBreak="0">
    <w:nsid w:val="65DD0971"/>
    <w:multiLevelType w:val="hybridMultilevel"/>
    <w:tmpl w:val="3C20EC22"/>
    <w:lvl w:ilvl="0" w:tplc="040C000D">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6" w15:restartNumberingAfterBreak="0">
    <w:nsid w:val="6FB834A4"/>
    <w:multiLevelType w:val="hybridMultilevel"/>
    <w:tmpl w:val="4D5E8284"/>
    <w:lvl w:ilvl="0" w:tplc="040C0009">
      <w:start w:val="1"/>
      <w:numFmt w:val="bullet"/>
      <w:lvlText w:val=""/>
      <w:lvlJc w:val="left"/>
      <w:pPr>
        <w:ind w:left="2736" w:hanging="360"/>
      </w:pPr>
      <w:rPr>
        <w:rFonts w:ascii="Wingdings" w:hAnsi="Wingdings" w:hint="default"/>
      </w:rPr>
    </w:lvl>
    <w:lvl w:ilvl="1" w:tplc="040C0003" w:tentative="1">
      <w:start w:val="1"/>
      <w:numFmt w:val="bullet"/>
      <w:lvlText w:val="o"/>
      <w:lvlJc w:val="left"/>
      <w:pPr>
        <w:ind w:left="3456" w:hanging="360"/>
      </w:pPr>
      <w:rPr>
        <w:rFonts w:ascii="Courier New" w:hAnsi="Courier New" w:cs="Courier New" w:hint="default"/>
      </w:rPr>
    </w:lvl>
    <w:lvl w:ilvl="2" w:tplc="040C0005" w:tentative="1">
      <w:start w:val="1"/>
      <w:numFmt w:val="bullet"/>
      <w:lvlText w:val=""/>
      <w:lvlJc w:val="left"/>
      <w:pPr>
        <w:ind w:left="4176" w:hanging="360"/>
      </w:pPr>
      <w:rPr>
        <w:rFonts w:ascii="Wingdings" w:hAnsi="Wingdings" w:hint="default"/>
      </w:rPr>
    </w:lvl>
    <w:lvl w:ilvl="3" w:tplc="040C0001" w:tentative="1">
      <w:start w:val="1"/>
      <w:numFmt w:val="bullet"/>
      <w:lvlText w:val=""/>
      <w:lvlJc w:val="left"/>
      <w:pPr>
        <w:ind w:left="4896" w:hanging="360"/>
      </w:pPr>
      <w:rPr>
        <w:rFonts w:ascii="Symbol" w:hAnsi="Symbol" w:hint="default"/>
      </w:rPr>
    </w:lvl>
    <w:lvl w:ilvl="4" w:tplc="040C0003" w:tentative="1">
      <w:start w:val="1"/>
      <w:numFmt w:val="bullet"/>
      <w:lvlText w:val="o"/>
      <w:lvlJc w:val="left"/>
      <w:pPr>
        <w:ind w:left="5616" w:hanging="360"/>
      </w:pPr>
      <w:rPr>
        <w:rFonts w:ascii="Courier New" w:hAnsi="Courier New" w:cs="Courier New" w:hint="default"/>
      </w:rPr>
    </w:lvl>
    <w:lvl w:ilvl="5" w:tplc="040C0005" w:tentative="1">
      <w:start w:val="1"/>
      <w:numFmt w:val="bullet"/>
      <w:lvlText w:val=""/>
      <w:lvlJc w:val="left"/>
      <w:pPr>
        <w:ind w:left="6336" w:hanging="360"/>
      </w:pPr>
      <w:rPr>
        <w:rFonts w:ascii="Wingdings" w:hAnsi="Wingdings" w:hint="default"/>
      </w:rPr>
    </w:lvl>
    <w:lvl w:ilvl="6" w:tplc="040C0001" w:tentative="1">
      <w:start w:val="1"/>
      <w:numFmt w:val="bullet"/>
      <w:lvlText w:val=""/>
      <w:lvlJc w:val="left"/>
      <w:pPr>
        <w:ind w:left="7056" w:hanging="360"/>
      </w:pPr>
      <w:rPr>
        <w:rFonts w:ascii="Symbol" w:hAnsi="Symbol" w:hint="default"/>
      </w:rPr>
    </w:lvl>
    <w:lvl w:ilvl="7" w:tplc="040C0003" w:tentative="1">
      <w:start w:val="1"/>
      <w:numFmt w:val="bullet"/>
      <w:lvlText w:val="o"/>
      <w:lvlJc w:val="left"/>
      <w:pPr>
        <w:ind w:left="7776" w:hanging="360"/>
      </w:pPr>
      <w:rPr>
        <w:rFonts w:ascii="Courier New" w:hAnsi="Courier New" w:cs="Courier New" w:hint="default"/>
      </w:rPr>
    </w:lvl>
    <w:lvl w:ilvl="8" w:tplc="040C0005" w:tentative="1">
      <w:start w:val="1"/>
      <w:numFmt w:val="bullet"/>
      <w:lvlText w:val=""/>
      <w:lvlJc w:val="left"/>
      <w:pPr>
        <w:ind w:left="8496" w:hanging="360"/>
      </w:pPr>
      <w:rPr>
        <w:rFonts w:ascii="Wingdings" w:hAnsi="Wingdings" w:hint="default"/>
      </w:rPr>
    </w:lvl>
  </w:abstractNum>
  <w:abstractNum w:abstractNumId="37" w15:restartNumberingAfterBreak="0">
    <w:nsid w:val="70B3661F"/>
    <w:multiLevelType w:val="hybridMultilevel"/>
    <w:tmpl w:val="486A88D2"/>
    <w:lvl w:ilvl="0" w:tplc="6D48F2E8">
      <w:start w:val="8"/>
      <w:numFmt w:val="decimal"/>
      <w:lvlText w:val="%1"/>
      <w:lvlJc w:val="left"/>
      <w:pPr>
        <w:ind w:left="1296" w:hanging="360"/>
      </w:pPr>
      <w:rPr>
        <w:rFonts w:hint="default"/>
      </w:r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38" w15:restartNumberingAfterBreak="0">
    <w:nsid w:val="76B308B7"/>
    <w:multiLevelType w:val="multilevel"/>
    <w:tmpl w:val="A26A6A52"/>
    <w:lvl w:ilvl="0">
      <w:start w:val="1"/>
      <w:numFmt w:val="decimal"/>
      <w:lvlText w:val="%1."/>
      <w:lvlJc w:val="left"/>
      <w:pPr>
        <w:ind w:left="1296"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39"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41"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B7E5FB5"/>
    <w:multiLevelType w:val="hybridMultilevel"/>
    <w:tmpl w:val="FB102716"/>
    <w:lvl w:ilvl="0" w:tplc="040C0001">
      <w:start w:val="1"/>
      <w:numFmt w:val="bullet"/>
      <w:lvlText w:val=""/>
      <w:lvlJc w:val="left"/>
      <w:pPr>
        <w:ind w:left="2490" w:hanging="360"/>
      </w:pPr>
      <w:rPr>
        <w:rFonts w:ascii="Symbol" w:hAnsi="Symbol"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43" w15:restartNumberingAfterBreak="0">
    <w:nsid w:val="7D3073F6"/>
    <w:multiLevelType w:val="hybridMultilevel"/>
    <w:tmpl w:val="F47CD882"/>
    <w:lvl w:ilvl="0" w:tplc="040C000D">
      <w:start w:val="1"/>
      <w:numFmt w:val="bullet"/>
      <w:lvlText w:val=""/>
      <w:lvlJc w:val="left"/>
      <w:pPr>
        <w:ind w:left="2496" w:hanging="360"/>
      </w:pPr>
      <w:rPr>
        <w:rFonts w:ascii="Wingdings" w:hAnsi="Wingdings"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44"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9"/>
  </w:num>
  <w:num w:numId="2">
    <w:abstractNumId w:val="41"/>
  </w:num>
  <w:num w:numId="3">
    <w:abstractNumId w:val="13"/>
  </w:num>
  <w:num w:numId="4">
    <w:abstractNumId w:val="10"/>
  </w:num>
  <w:num w:numId="5">
    <w:abstractNumId w:val="27"/>
  </w:num>
  <w:num w:numId="6">
    <w:abstractNumId w:val="16"/>
  </w:num>
  <w:num w:numId="7">
    <w:abstractNumId w:val="30"/>
  </w:num>
  <w:num w:numId="8">
    <w:abstractNumId w:val="45"/>
  </w:num>
  <w:num w:numId="9">
    <w:abstractNumId w:val="11"/>
  </w:num>
  <w:num w:numId="10">
    <w:abstractNumId w:val="17"/>
  </w:num>
  <w:num w:numId="11">
    <w:abstractNumId w:val="38"/>
  </w:num>
  <w:num w:numId="12">
    <w:abstractNumId w:val="14"/>
  </w:num>
  <w:num w:numId="13">
    <w:abstractNumId w:val="3"/>
  </w:num>
  <w:num w:numId="14">
    <w:abstractNumId w:val="21"/>
  </w:num>
  <w:num w:numId="15">
    <w:abstractNumId w:val="15"/>
  </w:num>
  <w:num w:numId="16">
    <w:abstractNumId w:val="31"/>
  </w:num>
  <w:num w:numId="17">
    <w:abstractNumId w:val="42"/>
  </w:num>
  <w:num w:numId="18">
    <w:abstractNumId w:val="6"/>
  </w:num>
  <w:num w:numId="19">
    <w:abstractNumId w:val="2"/>
  </w:num>
  <w:num w:numId="20">
    <w:abstractNumId w:val="29"/>
  </w:num>
  <w:num w:numId="21">
    <w:abstractNumId w:val="33"/>
  </w:num>
  <w:num w:numId="22">
    <w:abstractNumId w:val="7"/>
  </w:num>
  <w:num w:numId="23">
    <w:abstractNumId w:val="23"/>
  </w:num>
  <w:num w:numId="24">
    <w:abstractNumId w:val="9"/>
  </w:num>
  <w:num w:numId="25">
    <w:abstractNumId w:val="43"/>
  </w:num>
  <w:num w:numId="26">
    <w:abstractNumId w:val="4"/>
  </w:num>
  <w:num w:numId="27">
    <w:abstractNumId w:val="35"/>
  </w:num>
  <w:num w:numId="28">
    <w:abstractNumId w:val="44"/>
  </w:num>
  <w:num w:numId="29">
    <w:abstractNumId w:val="32"/>
  </w:num>
  <w:num w:numId="30">
    <w:abstractNumId w:val="12"/>
  </w:num>
  <w:num w:numId="31">
    <w:abstractNumId w:val="19"/>
  </w:num>
  <w:num w:numId="32">
    <w:abstractNumId w:val="36"/>
  </w:num>
  <w:num w:numId="33">
    <w:abstractNumId w:val="22"/>
  </w:num>
  <w:num w:numId="34">
    <w:abstractNumId w:val="24"/>
  </w:num>
  <w:num w:numId="35">
    <w:abstractNumId w:val="1"/>
  </w:num>
  <w:num w:numId="36">
    <w:abstractNumId w:val="5"/>
  </w:num>
  <w:num w:numId="37">
    <w:abstractNumId w:val="40"/>
  </w:num>
  <w:num w:numId="38">
    <w:abstractNumId w:val="34"/>
  </w:num>
  <w:num w:numId="39">
    <w:abstractNumId w:val="18"/>
  </w:num>
  <w:num w:numId="40">
    <w:abstractNumId w:val="28"/>
  </w:num>
  <w:num w:numId="41">
    <w:abstractNumId w:val="26"/>
  </w:num>
  <w:num w:numId="42">
    <w:abstractNumId w:val="25"/>
  </w:num>
  <w:num w:numId="43">
    <w:abstractNumId w:val="20"/>
  </w:num>
  <w:num w:numId="44">
    <w:abstractNumId w:val="8"/>
  </w:num>
  <w:num w:numId="45">
    <w:abstractNumId w:val="0"/>
  </w:num>
  <w:num w:numId="46">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10132C"/>
    <w:rsid w:val="00184630"/>
    <w:rsid w:val="001852C7"/>
    <w:rsid w:val="0019171E"/>
    <w:rsid w:val="00192BEB"/>
    <w:rsid w:val="001B792D"/>
    <w:rsid w:val="00200AAB"/>
    <w:rsid w:val="0022736D"/>
    <w:rsid w:val="002777E2"/>
    <w:rsid w:val="002828CD"/>
    <w:rsid w:val="00370038"/>
    <w:rsid w:val="003A2129"/>
    <w:rsid w:val="003C563D"/>
    <w:rsid w:val="003D1309"/>
    <w:rsid w:val="00402D0C"/>
    <w:rsid w:val="00425FCB"/>
    <w:rsid w:val="00436B51"/>
    <w:rsid w:val="004473C1"/>
    <w:rsid w:val="0048542F"/>
    <w:rsid w:val="00515214"/>
    <w:rsid w:val="00521CE3"/>
    <w:rsid w:val="005326DF"/>
    <w:rsid w:val="005E1235"/>
    <w:rsid w:val="00681D60"/>
    <w:rsid w:val="006A5E0B"/>
    <w:rsid w:val="006F19B2"/>
    <w:rsid w:val="00703C46"/>
    <w:rsid w:val="007576E9"/>
    <w:rsid w:val="007D29C1"/>
    <w:rsid w:val="0087379D"/>
    <w:rsid w:val="008A0797"/>
    <w:rsid w:val="008B0420"/>
    <w:rsid w:val="008D2FBE"/>
    <w:rsid w:val="0091044F"/>
    <w:rsid w:val="00934CE3"/>
    <w:rsid w:val="009711CB"/>
    <w:rsid w:val="00A76A25"/>
    <w:rsid w:val="00B46F2E"/>
    <w:rsid w:val="00B546D0"/>
    <w:rsid w:val="00B86610"/>
    <w:rsid w:val="00BC7FDA"/>
    <w:rsid w:val="00BD3272"/>
    <w:rsid w:val="00CE218A"/>
    <w:rsid w:val="00D705F0"/>
    <w:rsid w:val="00E533E9"/>
    <w:rsid w:val="00EC57CB"/>
    <w:rsid w:val="00F36A37"/>
    <w:rsid w:val="00F74415"/>
    <w:rsid w:val="00F75342"/>
    <w:rsid w:val="00F96CCA"/>
    <w:rsid w:val="00FD6820"/>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FE87A36C-E993-4F76-AC22-99099E25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fr.wikipedia.org/wiki/Programmation_orient%C3%A9e_objet" TargetMode="External"/><Relationship Id="rId21" Type="http://schemas.openxmlformats.org/officeDocument/2006/relationships/image" Target="media/image15.jpeg"/><Relationship Id="rId34" Type="http://schemas.openxmlformats.org/officeDocument/2006/relationships/hyperlink" Target="https://fr.wikipedia.org/wiki/Framework" TargetMode="External"/><Relationship Id="rId42" Type="http://schemas.openxmlformats.org/officeDocument/2006/relationships/hyperlink" Target="https://fr.wikipedia.org/wiki/Open-source" TargetMode="External"/><Relationship Id="rId47" Type="http://schemas.openxmlformats.org/officeDocument/2006/relationships/hyperlink" Target="https://blog.myagilepartner.fr/index.php/2018/05/27/role-de-scrum-master/"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fr.wikipedia.org/wiki/PHP" TargetMode="External"/><Relationship Id="rId40" Type="http://schemas.openxmlformats.org/officeDocument/2006/relationships/hyperlink" Target="https://fr.wikipedia.org/wiki/Framework" TargetMode="External"/><Relationship Id="rId45" Type="http://schemas.openxmlformats.org/officeDocument/2006/relationships/hyperlink" Target="https://fr.wikipedia.org/wiki/Programmation_orient%C3%A9e_objet"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fr.wikipedia.org/wiki/Mod%C3%A8le-vue-contr%C3%B4leur" TargetMode="Externa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yperlink" Target="https://fr.wikipedia.org/wiki/Web_application" TargetMode="External"/><Relationship Id="rId43" Type="http://schemas.openxmlformats.org/officeDocument/2006/relationships/hyperlink" Target="https://fr.wikipedia.org/wiki/PHP" TargetMode="External"/><Relationship Id="rId48" Type="http://schemas.openxmlformats.org/officeDocument/2006/relationships/hyperlink" Target="https://fr.wikipedia.org/wiki/Diagramme_de_cas_d%27utilisation"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fr.wikipedia.org/wiki/Mod%C3%A8le-vue-contr%C3%B4leur" TargetMode="External"/><Relationship Id="rId46" Type="http://schemas.openxmlformats.org/officeDocument/2006/relationships/image" Target="media/image28.png"/><Relationship Id="rId20" Type="http://schemas.openxmlformats.org/officeDocument/2006/relationships/image" Target="media/image14.png"/><Relationship Id="rId41" Type="http://schemas.openxmlformats.org/officeDocument/2006/relationships/hyperlink" Target="https://fr.wikipedia.org/wiki/Web_applic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fr.wikipedia.org/wiki/Open-source" TargetMode="External"/><Relationship Id="rId49" Type="http://schemas.openxmlformats.org/officeDocument/2006/relationships/hyperlink" Target="https://www.lucidchart.com/pages/fr/diagramme-de-classes-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3141</TotalTime>
  <Pages>31</Pages>
  <Words>5111</Words>
  <Characters>28116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6</cp:revision>
  <dcterms:created xsi:type="dcterms:W3CDTF">2024-04-15T10:18:00Z</dcterms:created>
  <dcterms:modified xsi:type="dcterms:W3CDTF">2024-04-17T14:40:00Z</dcterms:modified>
</cp:coreProperties>
</file>