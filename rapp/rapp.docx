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8CEF0" w14:textId="1034A1B1" w:rsidR="008B0420" w:rsidRPr="008B4E06" w:rsidRDefault="008B0420" w:rsidP="008B0420">
      <w:pPr>
        <w:pStyle w:val="ListParagraph"/>
        <w:numPr>
          <w:ilvl w:val="0"/>
          <w:numId w:val="1"/>
        </w:numPr>
        <w:rPr>
          <w:b/>
          <w:sz w:val="32"/>
          <w:szCs w:val="32"/>
        </w:rPr>
      </w:pPr>
      <w:r w:rsidRPr="008B4E06">
        <w:rPr>
          <w:b/>
          <w:sz w:val="32"/>
          <w:szCs w:val="32"/>
        </w:rPr>
        <w:t>Introduction :</w:t>
      </w:r>
    </w:p>
    <w:p w14:paraId="4E2BC862" w14:textId="77777777" w:rsidR="00E2212B" w:rsidRPr="00E2212B" w:rsidRDefault="00E2212B" w:rsidP="00E2212B">
      <w:pPr>
        <w:pStyle w:val="ListParagraph"/>
        <w:rPr>
          <w:sz w:val="32"/>
          <w:szCs w:val="32"/>
        </w:rPr>
      </w:pPr>
    </w:p>
    <w:p w14:paraId="7FCEBD20" w14:textId="598C70E0" w:rsidR="00E2212B" w:rsidRDefault="00E2212B" w:rsidP="00E2212B">
      <w:pPr>
        <w:pStyle w:val="ListParagraph"/>
        <w:rPr>
          <w:sz w:val="32"/>
          <w:szCs w:val="32"/>
        </w:rPr>
      </w:pPr>
      <w:r w:rsidRPr="00E2212B">
        <w:rPr>
          <w:sz w:val="32"/>
          <w:szCs w:val="32"/>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Pr>
          <w:sz w:val="32"/>
          <w:szCs w:val="32"/>
        </w:rPr>
        <w:t>Diva Software</w:t>
      </w:r>
      <w:r w:rsidRPr="00E2212B">
        <w:rPr>
          <w:sz w:val="32"/>
          <w:szCs w:val="32"/>
        </w:rPr>
        <w:t xml:space="preserve"> » au sein duquel on a effectué notre stage de </w:t>
      </w:r>
      <w:r w:rsidR="008B4E06">
        <w:rPr>
          <w:sz w:val="32"/>
          <w:szCs w:val="32"/>
        </w:rPr>
        <w:t>4</w:t>
      </w:r>
      <w:r w:rsidRPr="00E2212B">
        <w:rPr>
          <w:sz w:val="32"/>
          <w:szCs w:val="32"/>
        </w:rPr>
        <w:t xml:space="preserve"> </w:t>
      </w:r>
      <w:proofErr w:type="gramStart"/>
      <w:r w:rsidRPr="00E2212B">
        <w:rPr>
          <w:sz w:val="32"/>
          <w:szCs w:val="32"/>
        </w:rPr>
        <w:t xml:space="preserve">mois </w:t>
      </w:r>
      <w:r w:rsidR="008B4E06">
        <w:rPr>
          <w:sz w:val="32"/>
          <w:szCs w:val="32"/>
        </w:rPr>
        <w:t>.</w:t>
      </w:r>
      <w:proofErr w:type="gramEnd"/>
    </w:p>
    <w:p w14:paraId="33C47B3F" w14:textId="77777777" w:rsidR="00E2212B" w:rsidRPr="008B4E06" w:rsidRDefault="00E2212B" w:rsidP="00E2212B">
      <w:pPr>
        <w:pStyle w:val="ListParagraph"/>
        <w:rPr>
          <w:b/>
          <w:sz w:val="32"/>
          <w:szCs w:val="32"/>
        </w:rPr>
      </w:pPr>
    </w:p>
    <w:p w14:paraId="28C7AC46" w14:textId="00B34394" w:rsidR="008B0420" w:rsidRPr="008B4E06" w:rsidRDefault="008B0420" w:rsidP="008B0420">
      <w:pPr>
        <w:pStyle w:val="ListParagraph"/>
        <w:numPr>
          <w:ilvl w:val="0"/>
          <w:numId w:val="1"/>
        </w:numPr>
        <w:rPr>
          <w:b/>
          <w:sz w:val="32"/>
          <w:szCs w:val="32"/>
        </w:rPr>
      </w:pPr>
      <w:r w:rsidRPr="008B4E06">
        <w:rPr>
          <w:b/>
          <w:sz w:val="32"/>
          <w:szCs w:val="32"/>
        </w:rPr>
        <w:t xml:space="preserve">Présentation de l’organisme </w:t>
      </w:r>
      <w:proofErr w:type="gramStart"/>
      <w:r w:rsidRPr="008B4E06">
        <w:rPr>
          <w:b/>
          <w:sz w:val="32"/>
          <w:szCs w:val="32"/>
        </w:rPr>
        <w:t>d’accueil:</w:t>
      </w:r>
      <w:proofErr w:type="gramEnd"/>
    </w:p>
    <w:p w14:paraId="78342E6C" w14:textId="77777777" w:rsidR="00E2212B" w:rsidRPr="00E2212B" w:rsidRDefault="00E2212B" w:rsidP="00E2212B">
      <w:pPr>
        <w:pStyle w:val="ListParagraph"/>
        <w:rPr>
          <w:sz w:val="32"/>
          <w:szCs w:val="32"/>
        </w:rPr>
      </w:pPr>
    </w:p>
    <w:p w14:paraId="0F28C02A" w14:textId="77777777" w:rsidR="008B0420" w:rsidRPr="00E2212B" w:rsidRDefault="008B0420" w:rsidP="008B0420">
      <w:pPr>
        <w:pStyle w:val="ListParagraph"/>
        <w:rPr>
          <w:rFonts w:cstheme="minorHAnsi"/>
          <w:color w:val="0D0D0D"/>
          <w:sz w:val="32"/>
          <w:szCs w:val="32"/>
          <w:shd w:val="clear" w:color="auto" w:fill="FFFFFF"/>
        </w:rPr>
      </w:pPr>
      <w:r w:rsidRPr="00E2212B">
        <w:rPr>
          <w:rFonts w:cstheme="minorHAnsi"/>
          <w:color w:val="0D0D0D"/>
          <w:sz w:val="32"/>
          <w:szCs w:val="32"/>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77777777" w:rsidR="008B0420" w:rsidRPr="00E2212B" w:rsidRDefault="008B0420" w:rsidP="008B0420">
      <w:pPr>
        <w:pStyle w:val="ListParagraph"/>
        <w:rPr>
          <w:rFonts w:cstheme="minorHAnsi"/>
          <w:color w:val="0D0D0D"/>
          <w:sz w:val="32"/>
          <w:szCs w:val="32"/>
          <w:shd w:val="clear" w:color="auto" w:fill="FFFFFF"/>
        </w:rPr>
      </w:pPr>
      <w:r w:rsidRPr="00E2212B">
        <w:rPr>
          <w:rFonts w:cstheme="minorHAnsi"/>
          <w:color w:val="0D0D0D"/>
          <w:sz w:val="32"/>
          <w:szCs w:val="32"/>
          <w:shd w:val="clear" w:color="auto" w:fill="FFFFFF"/>
        </w:rPr>
        <w:t>Elle s'est développée et a conquis de grands marchés internationaux, notamment en France et au Maroc</w:t>
      </w:r>
    </w:p>
    <w:p w14:paraId="0233E4EF" w14:textId="348C2129" w:rsidR="008B0420" w:rsidRDefault="008B0420" w:rsidP="008B0420">
      <w:pPr>
        <w:pStyle w:val="Heading2"/>
        <w:numPr>
          <w:ilvl w:val="0"/>
          <w:numId w:val="3"/>
        </w:numPr>
        <w:rPr>
          <w:rFonts w:asciiTheme="minorHAnsi" w:hAnsiTheme="minorHAnsi" w:cstheme="minorHAnsi"/>
          <w:b/>
          <w:color w:val="0D0D0D"/>
          <w:sz w:val="32"/>
          <w:szCs w:val="32"/>
          <w:shd w:val="clear" w:color="auto" w:fill="FFFFFF"/>
        </w:rPr>
      </w:pPr>
      <w:r w:rsidRPr="008B4E06">
        <w:rPr>
          <w:rFonts w:asciiTheme="minorHAnsi" w:hAnsiTheme="minorHAnsi" w:cstheme="minorHAnsi"/>
          <w:b/>
          <w:color w:val="0D0D0D"/>
          <w:sz w:val="32"/>
          <w:szCs w:val="32"/>
          <w:shd w:val="clear" w:color="auto" w:fill="FFFFFF"/>
        </w:rPr>
        <w:t>Informations de Contact de Diva Software :</w:t>
      </w:r>
    </w:p>
    <w:p w14:paraId="7EE0F3DD" w14:textId="77777777" w:rsidR="006F4D16" w:rsidRPr="006F4D16" w:rsidRDefault="006F4D16" w:rsidP="006F4D16"/>
    <w:p w14:paraId="464CB2AE" w14:textId="77777777" w:rsidR="006F4D16" w:rsidRPr="006F4D16" w:rsidRDefault="006F4D16" w:rsidP="008B0420">
      <w:pPr>
        <w:pStyle w:val="ListParagraph"/>
        <w:numPr>
          <w:ilvl w:val="0"/>
          <w:numId w:val="4"/>
        </w:numPr>
        <w:rPr>
          <w:rFonts w:cstheme="minorHAnsi"/>
          <w:sz w:val="32"/>
          <w:szCs w:val="32"/>
        </w:rPr>
      </w:pPr>
      <w:r w:rsidRPr="006F4D16">
        <w:rPr>
          <w:b/>
          <w:sz w:val="32"/>
          <w:szCs w:val="32"/>
        </w:rPr>
        <w:t>Adresse</w:t>
      </w:r>
      <w:proofErr w:type="gramStart"/>
      <w:r w:rsidRPr="006F4D16">
        <w:rPr>
          <w:b/>
          <w:sz w:val="32"/>
          <w:szCs w:val="32"/>
        </w:rPr>
        <w:t xml:space="preserve"> :</w:t>
      </w:r>
      <w:r w:rsidRPr="006F4D16">
        <w:rPr>
          <w:sz w:val="32"/>
          <w:szCs w:val="32"/>
        </w:rPr>
        <w:t>Boulevard</w:t>
      </w:r>
      <w:proofErr w:type="gramEnd"/>
      <w:r w:rsidRPr="006F4D16">
        <w:rPr>
          <w:sz w:val="32"/>
          <w:szCs w:val="32"/>
        </w:rPr>
        <w:t xml:space="preserve"> Yasser Arafat Immeuble N° 38 - Bureau 44 </w:t>
      </w:r>
      <w:proofErr w:type="spellStart"/>
      <w:r w:rsidRPr="006F4D16">
        <w:rPr>
          <w:sz w:val="32"/>
          <w:szCs w:val="32"/>
        </w:rPr>
        <w:t>Sahloul</w:t>
      </w:r>
      <w:proofErr w:type="spellEnd"/>
      <w:r w:rsidRPr="006F4D16">
        <w:rPr>
          <w:sz w:val="32"/>
          <w:szCs w:val="32"/>
        </w:rPr>
        <w:t xml:space="preserve"> - 4054 Sousse</w:t>
      </w:r>
    </w:p>
    <w:p w14:paraId="569305F0" w14:textId="40B04B7C" w:rsidR="008B0420" w:rsidRPr="00E2212B" w:rsidRDefault="008B0420" w:rsidP="008B0420">
      <w:pPr>
        <w:pStyle w:val="ListParagraph"/>
        <w:numPr>
          <w:ilvl w:val="0"/>
          <w:numId w:val="4"/>
        </w:numPr>
        <w:rPr>
          <w:rFonts w:cstheme="minorHAnsi"/>
          <w:sz w:val="32"/>
          <w:szCs w:val="32"/>
        </w:rPr>
      </w:pPr>
      <w:r w:rsidRPr="00E2212B">
        <w:rPr>
          <w:rFonts w:cstheme="minorHAnsi"/>
          <w:b/>
          <w:sz w:val="32"/>
          <w:szCs w:val="32"/>
        </w:rPr>
        <w:t>Propriétaire</w:t>
      </w:r>
      <w:r w:rsidRPr="00E2212B">
        <w:rPr>
          <w:rFonts w:cstheme="minorHAnsi"/>
          <w:sz w:val="32"/>
          <w:szCs w:val="32"/>
        </w:rPr>
        <w:t xml:space="preserve"> : Mr </w:t>
      </w:r>
      <w:proofErr w:type="spellStart"/>
      <w:r w:rsidRPr="00E2212B">
        <w:rPr>
          <w:rFonts w:cstheme="minorHAnsi"/>
          <w:sz w:val="32"/>
          <w:szCs w:val="32"/>
        </w:rPr>
        <w:t>Rochdi</w:t>
      </w:r>
      <w:proofErr w:type="spellEnd"/>
      <w:r w:rsidRPr="00E2212B">
        <w:rPr>
          <w:rFonts w:cstheme="minorHAnsi"/>
          <w:sz w:val="32"/>
          <w:szCs w:val="32"/>
        </w:rPr>
        <w:t xml:space="preserve"> </w:t>
      </w:r>
      <w:proofErr w:type="spellStart"/>
      <w:r w:rsidRPr="00E2212B">
        <w:rPr>
          <w:rFonts w:cstheme="minorHAnsi"/>
          <w:sz w:val="32"/>
          <w:szCs w:val="32"/>
        </w:rPr>
        <w:t>Jdidi</w:t>
      </w:r>
      <w:proofErr w:type="spellEnd"/>
    </w:p>
    <w:p w14:paraId="6157A9BE" w14:textId="49CC9C02" w:rsidR="008B0420" w:rsidRDefault="008B0420" w:rsidP="008B0420">
      <w:pPr>
        <w:pStyle w:val="ListParagraph"/>
        <w:numPr>
          <w:ilvl w:val="0"/>
          <w:numId w:val="4"/>
        </w:numPr>
        <w:rPr>
          <w:rFonts w:cstheme="minorHAnsi"/>
          <w:sz w:val="32"/>
          <w:szCs w:val="32"/>
        </w:rPr>
      </w:pPr>
      <w:r w:rsidRPr="00E2212B">
        <w:rPr>
          <w:rFonts w:cstheme="minorHAnsi"/>
          <w:b/>
          <w:bCs/>
          <w:sz w:val="32"/>
          <w:szCs w:val="32"/>
          <w:bdr w:val="none" w:sz="0" w:space="0" w:color="auto" w:frame="1"/>
        </w:rPr>
        <w:t>Administration : </w:t>
      </w:r>
      <w:r w:rsidRPr="00E2212B">
        <w:rPr>
          <w:rFonts w:cstheme="minorHAnsi"/>
          <w:sz w:val="32"/>
          <w:szCs w:val="32"/>
        </w:rPr>
        <w:t>(+216) 53 333 850</w:t>
      </w:r>
      <w:r w:rsidRPr="00E2212B">
        <w:rPr>
          <w:rFonts w:cstheme="minorHAnsi"/>
          <w:sz w:val="32"/>
          <w:szCs w:val="32"/>
        </w:rPr>
        <w:br/>
      </w:r>
      <w:r w:rsidRPr="00E2212B">
        <w:rPr>
          <w:rFonts w:cstheme="minorHAnsi"/>
          <w:b/>
          <w:bCs/>
          <w:sz w:val="32"/>
          <w:szCs w:val="32"/>
          <w:bdr w:val="none" w:sz="0" w:space="0" w:color="auto" w:frame="1"/>
        </w:rPr>
        <w:t>Commercial : </w:t>
      </w:r>
      <w:r w:rsidRPr="00E2212B">
        <w:rPr>
          <w:rFonts w:cstheme="minorHAnsi"/>
          <w:sz w:val="32"/>
          <w:szCs w:val="32"/>
        </w:rPr>
        <w:t xml:space="preserve">(+216) 53 333 853  </w:t>
      </w:r>
    </w:p>
    <w:p w14:paraId="4989D364" w14:textId="191ACF37" w:rsidR="006F4D16" w:rsidRPr="00E2212B" w:rsidRDefault="006F4D16" w:rsidP="008B0420">
      <w:pPr>
        <w:pStyle w:val="ListParagraph"/>
        <w:numPr>
          <w:ilvl w:val="0"/>
          <w:numId w:val="4"/>
        </w:numPr>
        <w:rPr>
          <w:rFonts w:cstheme="minorHAnsi"/>
          <w:sz w:val="32"/>
          <w:szCs w:val="32"/>
        </w:rPr>
      </w:pPr>
      <w:r w:rsidRPr="006F4D16">
        <w:rPr>
          <w:rFonts w:cstheme="minorHAnsi"/>
          <w:b/>
          <w:sz w:val="32"/>
          <w:szCs w:val="32"/>
        </w:rPr>
        <w:t>E-mail :</w:t>
      </w:r>
      <w:r w:rsidRPr="006F4D16">
        <w:rPr>
          <w:rFonts w:cstheme="minorHAnsi"/>
          <w:sz w:val="32"/>
          <w:szCs w:val="32"/>
        </w:rPr>
        <w:t xml:space="preserve"> contact@diva-software.com</w:t>
      </w:r>
    </w:p>
    <w:p w14:paraId="5ACF8A1B" w14:textId="77777777" w:rsidR="008B0420" w:rsidRPr="00FB26C2" w:rsidRDefault="008B0420" w:rsidP="008B0420">
      <w:pPr>
        <w:pStyle w:val="ListParagraph"/>
        <w:numPr>
          <w:ilvl w:val="0"/>
          <w:numId w:val="4"/>
        </w:numPr>
        <w:rPr>
          <w:rFonts w:cstheme="minorHAnsi"/>
          <w:sz w:val="24"/>
          <w:szCs w:val="24"/>
          <w:lang w:val="en-US"/>
        </w:rPr>
      </w:pPr>
      <w:r w:rsidRPr="00E2212B">
        <w:rPr>
          <w:rFonts w:cstheme="minorHAnsi"/>
          <w:b/>
          <w:sz w:val="32"/>
          <w:szCs w:val="32"/>
          <w:lang w:val="en-US"/>
        </w:rPr>
        <w:t xml:space="preserve">Site </w:t>
      </w:r>
      <w:proofErr w:type="gramStart"/>
      <w:r w:rsidRPr="00E2212B">
        <w:rPr>
          <w:rFonts w:cstheme="minorHAnsi"/>
          <w:b/>
          <w:sz w:val="32"/>
          <w:szCs w:val="32"/>
          <w:lang w:val="en-US"/>
        </w:rPr>
        <w:t>web :</w:t>
      </w:r>
      <w:proofErr w:type="gramEnd"/>
      <w:r w:rsidRPr="00E2212B">
        <w:rPr>
          <w:sz w:val="32"/>
          <w:szCs w:val="32"/>
        </w:rPr>
        <w:fldChar w:fldCharType="begin"/>
      </w:r>
      <w:r w:rsidRPr="00E2212B">
        <w:rPr>
          <w:sz w:val="32"/>
          <w:szCs w:val="32"/>
          <w:lang w:val="en-US"/>
        </w:rPr>
        <w:instrText xml:space="preserve"> HYPERLINK "https://www.diva-software.com/" </w:instrText>
      </w:r>
      <w:r w:rsidRPr="00E2212B">
        <w:rPr>
          <w:sz w:val="32"/>
          <w:szCs w:val="32"/>
        </w:rPr>
        <w:fldChar w:fldCharType="separate"/>
      </w:r>
      <w:r w:rsidRPr="00E2212B">
        <w:rPr>
          <w:rStyle w:val="Hyperlink"/>
          <w:rFonts w:cstheme="minorHAnsi"/>
          <w:color w:val="auto"/>
          <w:sz w:val="32"/>
          <w:szCs w:val="32"/>
          <w:lang w:val="en-US"/>
        </w:rPr>
        <w:t>https://www.diva-software.com</w:t>
      </w:r>
      <w:r w:rsidRPr="00E2212B">
        <w:rPr>
          <w:rStyle w:val="Hyperlink"/>
          <w:rFonts w:cstheme="minorHAnsi"/>
          <w:color w:val="auto"/>
          <w:sz w:val="32"/>
          <w:szCs w:val="32"/>
          <w:lang w:val="en-US"/>
        </w:rPr>
        <w:fldChar w:fldCharType="end"/>
      </w:r>
    </w:p>
    <w:p w14:paraId="66F2229F" w14:textId="77777777" w:rsidR="008B0420" w:rsidRPr="00FB26C2" w:rsidRDefault="008B0420" w:rsidP="008B0420">
      <w:pPr>
        <w:ind w:left="1296"/>
        <w:rPr>
          <w:rFonts w:cstheme="minorHAnsi"/>
          <w:sz w:val="24"/>
          <w:szCs w:val="24"/>
          <w:lang w:val="en-US"/>
        </w:rPr>
      </w:pPr>
    </w:p>
    <w:p w14:paraId="72270E6B" w14:textId="77777777" w:rsidR="008B0420" w:rsidRPr="00FB26C2" w:rsidRDefault="008B0420" w:rsidP="008B0420">
      <w:pPr>
        <w:ind w:left="1296"/>
        <w:rPr>
          <w:rFonts w:cstheme="minorHAnsi"/>
          <w:sz w:val="24"/>
          <w:szCs w:val="24"/>
          <w:lang w:val="en-US"/>
        </w:rPr>
      </w:pPr>
    </w:p>
    <w:p w14:paraId="5F6104D9" w14:textId="77777777" w:rsidR="008B0420" w:rsidRDefault="008B0420" w:rsidP="008B0420">
      <w:pPr>
        <w:ind w:left="1296"/>
        <w:rPr>
          <w:rFonts w:cstheme="minorHAnsi"/>
          <w:sz w:val="24"/>
          <w:szCs w:val="24"/>
        </w:rPr>
      </w:pPr>
      <w:r>
        <w:rPr>
          <w:rFonts w:cstheme="minorHAnsi"/>
          <w:noProof/>
          <w:sz w:val="24"/>
          <w:szCs w:val="24"/>
        </w:rPr>
        <w:lastRenderedPageBreak/>
        <w:drawing>
          <wp:inline distT="0" distB="0" distL="0" distR="0" wp14:anchorId="0A967B33" wp14:editId="4A010BB9">
            <wp:extent cx="4220164" cy="164805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7">
                      <a:extLst>
                        <a:ext uri="{28A0092B-C50C-407E-A947-70E740481C1C}">
                          <a14:useLocalDpi xmlns:a14="http://schemas.microsoft.com/office/drawing/2010/main" val="0"/>
                        </a:ext>
                      </a:extLst>
                    </a:blip>
                    <a:stretch>
                      <a:fillRect/>
                    </a:stretch>
                  </pic:blipFill>
                  <pic:spPr>
                    <a:xfrm>
                      <a:off x="0" y="0"/>
                      <a:ext cx="4220164" cy="1648055"/>
                    </a:xfrm>
                    <a:prstGeom prst="rect">
                      <a:avLst/>
                    </a:prstGeom>
                  </pic:spPr>
                </pic:pic>
              </a:graphicData>
            </a:graphic>
          </wp:inline>
        </w:drawing>
      </w:r>
    </w:p>
    <w:p w14:paraId="39652F44" w14:textId="77777777" w:rsidR="008B0420" w:rsidRDefault="008B0420" w:rsidP="006F4D16">
      <w:pPr>
        <w:rPr>
          <w:rFonts w:cstheme="minorHAnsi"/>
          <w:sz w:val="24"/>
          <w:szCs w:val="24"/>
        </w:rPr>
      </w:pPr>
    </w:p>
    <w:p w14:paraId="7231BFF6" w14:textId="77777777" w:rsidR="008B0420" w:rsidRPr="008B4E06" w:rsidRDefault="008B0420" w:rsidP="008B4E06">
      <w:pPr>
        <w:rPr>
          <w:rFonts w:cstheme="minorHAnsi"/>
          <w:sz w:val="32"/>
          <w:szCs w:val="32"/>
        </w:rPr>
      </w:pPr>
    </w:p>
    <w:p w14:paraId="799E3733" w14:textId="31E50E4E" w:rsidR="008B0420" w:rsidRPr="006F4D16" w:rsidRDefault="008B0420" w:rsidP="008B0420">
      <w:pPr>
        <w:pStyle w:val="ListParagraph"/>
        <w:numPr>
          <w:ilvl w:val="0"/>
          <w:numId w:val="3"/>
        </w:numPr>
        <w:rPr>
          <w:rFonts w:cstheme="minorHAnsi"/>
          <w:b/>
          <w:sz w:val="32"/>
          <w:szCs w:val="32"/>
        </w:rPr>
      </w:pPr>
      <w:r w:rsidRPr="006F4D16">
        <w:rPr>
          <w:rFonts w:cstheme="minorHAnsi"/>
          <w:b/>
          <w:sz w:val="32"/>
          <w:szCs w:val="32"/>
        </w:rPr>
        <w:t>Activités :</w:t>
      </w:r>
    </w:p>
    <w:p w14:paraId="3B62A5B8" w14:textId="77777777" w:rsidR="008B4E06" w:rsidRPr="008B4E06" w:rsidRDefault="008B4E06" w:rsidP="008B4E06">
      <w:pPr>
        <w:pStyle w:val="ListParagraph"/>
        <w:ind w:left="1296"/>
        <w:rPr>
          <w:rFonts w:cstheme="minorHAnsi"/>
          <w:sz w:val="32"/>
          <w:szCs w:val="32"/>
        </w:rPr>
      </w:pPr>
    </w:p>
    <w:p w14:paraId="575314FD" w14:textId="290C2DCF" w:rsidR="008B0420" w:rsidRDefault="008B0420" w:rsidP="006F4D16">
      <w:pPr>
        <w:pStyle w:val="ListParagraph"/>
        <w:ind w:left="1296"/>
        <w:rPr>
          <w:rFonts w:ascii="Segoe UI" w:hAnsi="Segoe UI" w:cs="Segoe UI"/>
          <w:color w:val="0D0D0D"/>
          <w:sz w:val="32"/>
          <w:szCs w:val="32"/>
          <w:shd w:val="clear" w:color="auto" w:fill="FFFFFF"/>
        </w:rPr>
      </w:pPr>
      <w:r w:rsidRPr="008B4E06">
        <w:rPr>
          <w:rFonts w:ascii="Segoe UI" w:hAnsi="Segoe UI" w:cs="Segoe UI"/>
          <w:color w:val="0D0D0D"/>
          <w:sz w:val="32"/>
          <w:szCs w:val="32"/>
          <w:shd w:val="clear" w:color="auto" w:fill="FFFFFF"/>
        </w:rPr>
        <w:t xml:space="preserve">Diva Software intervient dans la conception, le développement et le déploiement des systèmes d’information, de la fabrication à la livraison. 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6F4D16" w:rsidRDefault="006F4D16" w:rsidP="006F4D16">
      <w:pPr>
        <w:pStyle w:val="ListParagraph"/>
        <w:ind w:left="1296"/>
        <w:rPr>
          <w:rFonts w:ascii="Segoe UI" w:hAnsi="Segoe UI" w:cs="Segoe UI"/>
          <w:color w:val="0D0D0D"/>
          <w:sz w:val="32"/>
          <w:szCs w:val="32"/>
          <w:shd w:val="clear" w:color="auto" w:fill="FFFFFF"/>
        </w:rPr>
      </w:pPr>
    </w:p>
    <w:p w14:paraId="295918C2" w14:textId="527C6673" w:rsidR="008B0420" w:rsidRPr="006F4D16" w:rsidRDefault="008B0420" w:rsidP="008B0420">
      <w:pPr>
        <w:pStyle w:val="ListParagraph"/>
        <w:numPr>
          <w:ilvl w:val="0"/>
          <w:numId w:val="3"/>
        </w:numPr>
        <w:rPr>
          <w:rFonts w:cstheme="minorHAnsi"/>
          <w:b/>
          <w:sz w:val="32"/>
          <w:szCs w:val="32"/>
        </w:rPr>
      </w:pPr>
      <w:r w:rsidRPr="006F4D16">
        <w:rPr>
          <w:rFonts w:cstheme="minorHAnsi"/>
          <w:b/>
          <w:sz w:val="32"/>
          <w:szCs w:val="32"/>
        </w:rPr>
        <w:t>Service de Diva software :</w:t>
      </w:r>
    </w:p>
    <w:p w14:paraId="0973251E" w14:textId="77777777" w:rsidR="008B4E06" w:rsidRPr="008B4E06" w:rsidRDefault="008B4E06" w:rsidP="008B4E06">
      <w:pPr>
        <w:pStyle w:val="ListParagraph"/>
        <w:ind w:left="1296"/>
        <w:rPr>
          <w:rFonts w:cstheme="minorHAnsi"/>
          <w:sz w:val="32"/>
          <w:szCs w:val="32"/>
        </w:rPr>
      </w:pPr>
    </w:p>
    <w:p w14:paraId="5A17A510" w14:textId="77777777" w:rsidR="008B0420" w:rsidRPr="008B4E06" w:rsidRDefault="008B0420" w:rsidP="008B0420">
      <w:pPr>
        <w:pStyle w:val="ListParagraph"/>
        <w:ind w:left="1296"/>
        <w:rPr>
          <w:rFonts w:ascii="Segoe UI" w:hAnsi="Segoe UI" w:cs="Segoe UI"/>
          <w:color w:val="0D0D0D"/>
          <w:sz w:val="32"/>
          <w:szCs w:val="32"/>
          <w:shd w:val="clear" w:color="auto" w:fill="FFFFFF"/>
        </w:rPr>
      </w:pPr>
      <w:r w:rsidRPr="008B4E06">
        <w:rPr>
          <w:rFonts w:ascii="Segoe UI" w:hAnsi="Segoe UI" w:cs="Segoe UI"/>
          <w:color w:val="0D0D0D"/>
          <w:sz w:val="32"/>
          <w:szCs w:val="32"/>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6F4D16" w:rsidRDefault="008B0420" w:rsidP="008B0420">
      <w:pPr>
        <w:pStyle w:val="ListParagraph"/>
        <w:ind w:left="1296"/>
        <w:rPr>
          <w:rFonts w:cstheme="minorHAnsi"/>
          <w:b/>
          <w:sz w:val="32"/>
          <w:szCs w:val="32"/>
        </w:rPr>
      </w:pPr>
    </w:p>
    <w:p w14:paraId="4783DAE6" w14:textId="7CC1D91F" w:rsidR="006F4D16" w:rsidRPr="006F4D16" w:rsidRDefault="008B0420" w:rsidP="006F4D16">
      <w:pPr>
        <w:pStyle w:val="ListParagraph"/>
        <w:numPr>
          <w:ilvl w:val="1"/>
          <w:numId w:val="3"/>
        </w:numPr>
        <w:rPr>
          <w:rFonts w:cstheme="minorHAnsi"/>
          <w:b/>
          <w:sz w:val="32"/>
          <w:szCs w:val="32"/>
        </w:rPr>
      </w:pPr>
      <w:r w:rsidRPr="006F4D16">
        <w:rPr>
          <w:rFonts w:cstheme="minorHAnsi"/>
          <w:b/>
          <w:sz w:val="32"/>
          <w:szCs w:val="32"/>
        </w:rPr>
        <w:t xml:space="preserve"> La gestion des stocks :</w:t>
      </w:r>
    </w:p>
    <w:p w14:paraId="6CC0DB35" w14:textId="77777777" w:rsidR="008B0420" w:rsidRPr="008B4E06" w:rsidRDefault="008B0420" w:rsidP="008B0420">
      <w:pPr>
        <w:pStyle w:val="ListParagraph"/>
        <w:ind w:left="1296"/>
        <w:rPr>
          <w:rFonts w:ascii="Segoe UI" w:hAnsi="Segoe UI" w:cs="Segoe UI"/>
          <w:color w:val="0D0D0D"/>
          <w:sz w:val="32"/>
          <w:szCs w:val="32"/>
          <w:shd w:val="clear" w:color="auto" w:fill="FFFFFF"/>
        </w:rPr>
      </w:pPr>
      <w:r w:rsidRPr="008B4E06">
        <w:rPr>
          <w:rFonts w:ascii="Segoe UI" w:hAnsi="Segoe UI" w:cs="Segoe UI"/>
          <w:color w:val="0D0D0D"/>
          <w:sz w:val="32"/>
          <w:szCs w:val="32"/>
          <w:shd w:val="clear" w:color="auto" w:fill="FFFFFF"/>
        </w:rPr>
        <w:t>Ce module résout les problématiques liées à la gestion des stocks, des magasins et des articles. Il permet de définir l'état des stocks et de conserver un historique des mouvements de stocks dans les différents magasins et entrepôts. De plus, il autorise les entrées et sorties de stocks de manière manuelle ou automatique</w:t>
      </w:r>
    </w:p>
    <w:p w14:paraId="3DA67585" w14:textId="77777777" w:rsidR="008B0420" w:rsidRPr="008B4E06" w:rsidRDefault="008B0420" w:rsidP="008B0420">
      <w:pPr>
        <w:pStyle w:val="ListParagraph"/>
        <w:ind w:left="1296"/>
        <w:rPr>
          <w:rFonts w:cstheme="minorHAnsi"/>
          <w:sz w:val="32"/>
          <w:szCs w:val="32"/>
        </w:rPr>
      </w:pPr>
    </w:p>
    <w:p w14:paraId="35F74410" w14:textId="77777777" w:rsidR="008B0420" w:rsidRPr="006F4D16" w:rsidRDefault="008B0420" w:rsidP="008B0420">
      <w:pPr>
        <w:pStyle w:val="ListParagraph"/>
        <w:numPr>
          <w:ilvl w:val="1"/>
          <w:numId w:val="3"/>
        </w:numPr>
        <w:rPr>
          <w:rFonts w:cstheme="minorHAnsi"/>
          <w:b/>
          <w:sz w:val="32"/>
          <w:szCs w:val="32"/>
        </w:rPr>
      </w:pPr>
      <w:r w:rsidRPr="006F4D16">
        <w:rPr>
          <w:rFonts w:cstheme="minorHAnsi"/>
          <w:b/>
          <w:sz w:val="32"/>
          <w:szCs w:val="32"/>
        </w:rPr>
        <w:t xml:space="preserve"> La gestion de la production :</w:t>
      </w:r>
    </w:p>
    <w:p w14:paraId="69FADDFF" w14:textId="77777777" w:rsidR="008B0420" w:rsidRPr="008B4E06" w:rsidRDefault="008B0420" w:rsidP="008B0420">
      <w:pPr>
        <w:pStyle w:val="ListParagraph"/>
        <w:ind w:left="1296"/>
        <w:rPr>
          <w:rFonts w:ascii="Segoe UI" w:hAnsi="Segoe UI" w:cs="Segoe UI"/>
          <w:color w:val="0D0D0D"/>
          <w:sz w:val="32"/>
          <w:szCs w:val="32"/>
          <w:shd w:val="clear" w:color="auto" w:fill="FFFFFF"/>
        </w:rPr>
      </w:pPr>
      <w:r w:rsidRPr="008B4E06">
        <w:rPr>
          <w:rFonts w:ascii="Segoe UI" w:hAnsi="Segoe UI" w:cs="Segoe UI"/>
          <w:color w:val="0D0D0D"/>
          <w:sz w:val="32"/>
          <w:szCs w:val="32"/>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582364B7" w14:textId="77777777" w:rsidR="008B0420" w:rsidRPr="008B4E06" w:rsidRDefault="008B0420" w:rsidP="008B0420">
      <w:pPr>
        <w:pStyle w:val="ListParagraph"/>
        <w:ind w:left="1296"/>
        <w:rPr>
          <w:rFonts w:ascii="Segoe UI" w:hAnsi="Segoe UI" w:cs="Segoe UI"/>
          <w:color w:val="0D0D0D"/>
          <w:sz w:val="32"/>
          <w:szCs w:val="32"/>
          <w:shd w:val="clear" w:color="auto" w:fill="FFFFFF"/>
        </w:rPr>
      </w:pPr>
    </w:p>
    <w:p w14:paraId="60DB9B97" w14:textId="77777777" w:rsidR="008B0420" w:rsidRPr="006F4D16" w:rsidRDefault="008B0420" w:rsidP="008B0420">
      <w:pPr>
        <w:pStyle w:val="ListParagraph"/>
        <w:numPr>
          <w:ilvl w:val="1"/>
          <w:numId w:val="3"/>
        </w:numPr>
        <w:rPr>
          <w:rFonts w:cstheme="minorHAnsi"/>
          <w:b/>
          <w:color w:val="0D0D0D"/>
          <w:sz w:val="32"/>
          <w:szCs w:val="32"/>
          <w:shd w:val="clear" w:color="auto" w:fill="FFFFFF"/>
        </w:rPr>
      </w:pPr>
      <w:r w:rsidRPr="006F4D16">
        <w:rPr>
          <w:rFonts w:cstheme="minorHAnsi"/>
          <w:b/>
          <w:color w:val="0D0D0D"/>
          <w:sz w:val="32"/>
          <w:szCs w:val="32"/>
          <w:shd w:val="clear" w:color="auto" w:fill="FFFFFF"/>
        </w:rPr>
        <w:t xml:space="preserve"> La gestion de la qualité :</w:t>
      </w:r>
    </w:p>
    <w:p w14:paraId="63ECEB43" w14:textId="77777777" w:rsidR="008B0420" w:rsidRPr="008B4E06" w:rsidRDefault="008B0420" w:rsidP="008B0420">
      <w:pPr>
        <w:pStyle w:val="ListParagraph"/>
        <w:ind w:left="1296"/>
        <w:rPr>
          <w:rFonts w:ascii="Segoe UI" w:hAnsi="Segoe UI" w:cs="Segoe UI"/>
          <w:color w:val="0D0D0D"/>
          <w:sz w:val="32"/>
          <w:szCs w:val="32"/>
          <w:shd w:val="clear" w:color="auto" w:fill="FFFFFF"/>
        </w:rPr>
      </w:pPr>
      <w:r w:rsidRPr="008B4E06">
        <w:rPr>
          <w:rFonts w:ascii="Segoe UI" w:hAnsi="Segoe UI" w:cs="Segoe UI"/>
          <w:color w:val="0D0D0D"/>
          <w:sz w:val="32"/>
          <w:szCs w:val="32"/>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130A4967" w14:textId="77777777" w:rsidR="008B0420" w:rsidRPr="008B4E06" w:rsidRDefault="008B0420" w:rsidP="008B0420">
      <w:pPr>
        <w:pStyle w:val="ListParagraph"/>
        <w:ind w:left="1296"/>
        <w:rPr>
          <w:rFonts w:ascii="Segoe UI" w:hAnsi="Segoe UI" w:cs="Segoe UI"/>
          <w:color w:val="0D0D0D"/>
          <w:sz w:val="32"/>
          <w:szCs w:val="32"/>
          <w:shd w:val="clear" w:color="auto" w:fill="FFFFFF"/>
        </w:rPr>
      </w:pPr>
    </w:p>
    <w:p w14:paraId="0CAEA2A7" w14:textId="77777777" w:rsidR="008B0420" w:rsidRPr="006F4D16" w:rsidRDefault="008B0420" w:rsidP="008B0420">
      <w:pPr>
        <w:pStyle w:val="ListParagraph"/>
        <w:numPr>
          <w:ilvl w:val="1"/>
          <w:numId w:val="3"/>
        </w:numPr>
        <w:rPr>
          <w:rFonts w:cstheme="minorHAnsi"/>
          <w:b/>
          <w:color w:val="0D0D0D"/>
          <w:sz w:val="32"/>
          <w:szCs w:val="32"/>
          <w:shd w:val="clear" w:color="auto" w:fill="FFFFFF"/>
        </w:rPr>
      </w:pPr>
      <w:r w:rsidRPr="006F4D16">
        <w:rPr>
          <w:rFonts w:cstheme="minorHAnsi"/>
          <w:b/>
          <w:color w:val="0D0D0D"/>
          <w:sz w:val="32"/>
          <w:szCs w:val="32"/>
          <w:shd w:val="clear" w:color="auto" w:fill="FFFFFF"/>
        </w:rPr>
        <w:t xml:space="preserve"> La gestion des expéditions :</w:t>
      </w:r>
    </w:p>
    <w:p w14:paraId="22A296EB" w14:textId="77777777" w:rsidR="008B0420" w:rsidRPr="008B4E06" w:rsidRDefault="008B0420" w:rsidP="008B0420">
      <w:pPr>
        <w:pStyle w:val="ListParagraph"/>
        <w:ind w:left="1296"/>
        <w:rPr>
          <w:rFonts w:ascii="Segoe UI" w:hAnsi="Segoe UI" w:cs="Segoe UI"/>
          <w:color w:val="0D0D0D"/>
          <w:sz w:val="32"/>
          <w:szCs w:val="32"/>
          <w:shd w:val="clear" w:color="auto" w:fill="FFFFFF"/>
        </w:rPr>
      </w:pPr>
      <w:r w:rsidRPr="008B4E06">
        <w:rPr>
          <w:rFonts w:ascii="Segoe UI" w:hAnsi="Segoe UI" w:cs="Segoe UI"/>
          <w:color w:val="0D0D0D"/>
          <w:sz w:val="32"/>
          <w:szCs w:val="32"/>
          <w:shd w:val="clear" w:color="auto" w:fill="FFFFFF"/>
        </w:rPr>
        <w:t xml:space="preserve">Ce module permet de gérer de manière simple les expéditions tout en générant les listes de colisage. Ces </w:t>
      </w:r>
      <w:r w:rsidRPr="008B4E06">
        <w:rPr>
          <w:rFonts w:ascii="Segoe UI" w:hAnsi="Segoe UI" w:cs="Segoe UI"/>
          <w:color w:val="0D0D0D"/>
          <w:sz w:val="32"/>
          <w:szCs w:val="32"/>
          <w:shd w:val="clear" w:color="auto" w:fill="FFFFFF"/>
        </w:rPr>
        <w:lastRenderedPageBreak/>
        <w:t>listes peuvent être automatiquement traduites en bons de livraison, qui serviront ensuite pour la facturation.</w:t>
      </w:r>
    </w:p>
    <w:p w14:paraId="52847C54" w14:textId="77777777" w:rsidR="008B0420" w:rsidRPr="006F4D16" w:rsidRDefault="008B0420" w:rsidP="008B0420">
      <w:pPr>
        <w:pStyle w:val="ListParagraph"/>
        <w:ind w:left="1296"/>
        <w:rPr>
          <w:rFonts w:ascii="Segoe UI" w:hAnsi="Segoe UI" w:cs="Segoe UI"/>
          <w:b/>
          <w:color w:val="0D0D0D"/>
          <w:sz w:val="32"/>
          <w:szCs w:val="32"/>
          <w:shd w:val="clear" w:color="auto" w:fill="FFFFFF"/>
        </w:rPr>
      </w:pPr>
    </w:p>
    <w:p w14:paraId="3FA27CE1" w14:textId="77777777" w:rsidR="008B0420" w:rsidRPr="006F4D16" w:rsidRDefault="008B0420" w:rsidP="008B0420">
      <w:pPr>
        <w:pStyle w:val="ListParagraph"/>
        <w:numPr>
          <w:ilvl w:val="1"/>
          <w:numId w:val="3"/>
        </w:numPr>
        <w:rPr>
          <w:rFonts w:cstheme="minorHAnsi"/>
          <w:b/>
          <w:sz w:val="32"/>
          <w:szCs w:val="32"/>
        </w:rPr>
      </w:pPr>
      <w:r w:rsidRPr="006F4D16">
        <w:rPr>
          <w:rFonts w:cstheme="minorHAnsi"/>
          <w:b/>
          <w:sz w:val="32"/>
          <w:szCs w:val="32"/>
        </w:rPr>
        <w:t xml:space="preserve"> La facturation :</w:t>
      </w:r>
    </w:p>
    <w:p w14:paraId="579D9FD3" w14:textId="77777777" w:rsidR="008B0420" w:rsidRPr="008B4E06" w:rsidRDefault="008B0420" w:rsidP="008B0420">
      <w:pPr>
        <w:pStyle w:val="ListParagraph"/>
        <w:ind w:left="1296"/>
        <w:rPr>
          <w:rFonts w:ascii="Segoe UI" w:hAnsi="Segoe UI" w:cs="Segoe UI"/>
          <w:sz w:val="32"/>
          <w:szCs w:val="32"/>
        </w:rPr>
      </w:pPr>
      <w:r w:rsidRPr="008B4E06">
        <w:rPr>
          <w:rFonts w:ascii="Segoe UI" w:hAnsi="Segoe UI" w:cs="Segoe UI"/>
          <w:sz w:val="32"/>
          <w:szCs w:val="32"/>
        </w:rPr>
        <w:t>Ce module permet l’édition des factures.</w:t>
      </w:r>
    </w:p>
    <w:p w14:paraId="5509448F" w14:textId="77777777" w:rsidR="008B0420" w:rsidRPr="008B4E06" w:rsidRDefault="008B0420" w:rsidP="008B0420">
      <w:pPr>
        <w:pStyle w:val="ListParagraph"/>
        <w:ind w:left="1296"/>
        <w:rPr>
          <w:rFonts w:ascii="Segoe UI" w:hAnsi="Segoe UI" w:cs="Segoe UI"/>
          <w:sz w:val="32"/>
          <w:szCs w:val="32"/>
        </w:rPr>
      </w:pPr>
    </w:p>
    <w:p w14:paraId="5F97F2CC" w14:textId="77777777" w:rsidR="008B0420" w:rsidRPr="006F4D16" w:rsidRDefault="008B0420" w:rsidP="008B0420">
      <w:pPr>
        <w:pStyle w:val="ListParagraph"/>
        <w:numPr>
          <w:ilvl w:val="1"/>
          <w:numId w:val="3"/>
        </w:numPr>
        <w:rPr>
          <w:rFonts w:cstheme="minorHAnsi"/>
          <w:b/>
          <w:sz w:val="32"/>
          <w:szCs w:val="32"/>
        </w:rPr>
      </w:pPr>
      <w:r w:rsidRPr="006F4D16">
        <w:rPr>
          <w:rFonts w:cstheme="minorHAnsi"/>
          <w:b/>
          <w:sz w:val="32"/>
          <w:szCs w:val="32"/>
        </w:rPr>
        <w:t xml:space="preserve"> La gestion de la maintenance :</w:t>
      </w:r>
    </w:p>
    <w:p w14:paraId="634A5592" w14:textId="77777777" w:rsidR="008B0420" w:rsidRPr="008B4E06" w:rsidRDefault="008B0420" w:rsidP="008B0420">
      <w:pPr>
        <w:pStyle w:val="ListParagraph"/>
        <w:ind w:left="1296"/>
        <w:rPr>
          <w:rFonts w:ascii="Segoe UI" w:hAnsi="Segoe UI" w:cs="Segoe UI"/>
          <w:color w:val="0D0D0D"/>
          <w:sz w:val="32"/>
          <w:szCs w:val="32"/>
          <w:shd w:val="clear" w:color="auto" w:fill="FFFFFF"/>
        </w:rPr>
      </w:pPr>
      <w:r w:rsidRPr="008B4E06">
        <w:rPr>
          <w:rFonts w:ascii="Segoe UI" w:hAnsi="Segoe UI" w:cs="Segoe UI"/>
          <w:color w:val="0D0D0D"/>
          <w:sz w:val="32"/>
          <w:szCs w:val="32"/>
          <w:shd w:val="clear" w:color="auto" w:fill="FFFFFF"/>
        </w:rPr>
        <w:t>Ce module est conçu pour gérer les différentes tâches de maintenance des équipements et assister quotidiennement les services de maintenance dans l'accomplissement de leurs missions.</w:t>
      </w:r>
    </w:p>
    <w:p w14:paraId="35C1BD99" w14:textId="77777777" w:rsidR="008B0420" w:rsidRPr="006F4D16" w:rsidRDefault="008B0420" w:rsidP="008B0420">
      <w:pPr>
        <w:pStyle w:val="ListParagraph"/>
        <w:ind w:left="1296"/>
        <w:rPr>
          <w:rFonts w:ascii="Segoe UI" w:hAnsi="Segoe UI" w:cs="Segoe UI"/>
          <w:b/>
          <w:color w:val="0D0D0D"/>
          <w:sz w:val="32"/>
          <w:szCs w:val="32"/>
          <w:shd w:val="clear" w:color="auto" w:fill="FFFFFF"/>
        </w:rPr>
      </w:pPr>
    </w:p>
    <w:p w14:paraId="64935E36" w14:textId="2B7506B2" w:rsidR="008B0420" w:rsidRPr="006F4D16" w:rsidRDefault="008B0420" w:rsidP="008B0420">
      <w:pPr>
        <w:pStyle w:val="ListParagraph"/>
        <w:numPr>
          <w:ilvl w:val="0"/>
          <w:numId w:val="3"/>
        </w:numPr>
        <w:rPr>
          <w:rFonts w:ascii="Segoe UI" w:hAnsi="Segoe UI" w:cs="Segoe UI"/>
          <w:b/>
          <w:sz w:val="32"/>
          <w:szCs w:val="32"/>
        </w:rPr>
      </w:pPr>
      <w:r w:rsidRPr="006F4D16">
        <w:rPr>
          <w:rFonts w:ascii="Segoe UI" w:hAnsi="Segoe UI" w:cs="Segoe UI"/>
          <w:b/>
          <w:color w:val="0D0D0D"/>
          <w:sz w:val="32"/>
          <w:szCs w:val="32"/>
          <w:shd w:val="clear" w:color="auto" w:fill="FFFFFF"/>
        </w:rPr>
        <w:t xml:space="preserve"> Organigramme de l'entreprise :</w:t>
      </w:r>
    </w:p>
    <w:p w14:paraId="438E9509" w14:textId="77777777" w:rsidR="006F4D16" w:rsidRPr="00E1081C" w:rsidRDefault="006F4D16" w:rsidP="006F4D16">
      <w:pPr>
        <w:pStyle w:val="ListParagraph"/>
        <w:ind w:left="1296"/>
        <w:rPr>
          <w:rFonts w:cstheme="minorHAnsi"/>
          <w:b/>
          <w:sz w:val="32"/>
          <w:szCs w:val="32"/>
        </w:rPr>
      </w:pPr>
    </w:p>
    <w:p w14:paraId="04923056" w14:textId="33CA0DDA" w:rsidR="008B0420" w:rsidRPr="00E1081C" w:rsidRDefault="008B0420" w:rsidP="008B0420">
      <w:pPr>
        <w:pStyle w:val="ListParagraph"/>
        <w:ind w:left="1296"/>
        <w:rPr>
          <w:rFonts w:cstheme="minorHAnsi"/>
          <w:color w:val="0D0D0D"/>
          <w:sz w:val="32"/>
          <w:szCs w:val="32"/>
          <w:shd w:val="clear" w:color="auto" w:fill="FFFFFF"/>
        </w:rPr>
      </w:pPr>
      <w:r w:rsidRPr="00E1081C">
        <w:rPr>
          <w:rFonts w:cstheme="minorHAnsi"/>
          <w:color w:val="0D0D0D"/>
          <w:sz w:val="32"/>
          <w:szCs w:val="32"/>
          <w:shd w:val="clear" w:color="auto" w:fill="FFFFFF"/>
        </w:rPr>
        <w:t>L’entreprise est composée de 20 employés au total pour une gestion plus efficace et dynamique des principaux métiers de la société ; l'organigramme adopté est présenté dans la figure 2.</w:t>
      </w:r>
    </w:p>
    <w:p w14:paraId="77550A3D" w14:textId="698232CB" w:rsidR="008B0420" w:rsidRPr="008B4E06" w:rsidRDefault="00E1081C" w:rsidP="008B0420">
      <w:pPr>
        <w:pStyle w:val="ListParagraph"/>
        <w:ind w:left="1296"/>
        <w:rPr>
          <w:rFonts w:ascii="Segoe UI" w:hAnsi="Segoe UI" w:cs="Segoe UI"/>
          <w:color w:val="0D0D0D"/>
          <w:sz w:val="32"/>
          <w:szCs w:val="32"/>
          <w:shd w:val="clear" w:color="auto" w:fill="FFFFFF"/>
        </w:rPr>
      </w:pPr>
      <w:r w:rsidRPr="008B4E06">
        <w:rPr>
          <w:noProof/>
          <w:sz w:val="32"/>
          <w:szCs w:val="32"/>
        </w:rPr>
        <w:drawing>
          <wp:anchor distT="0" distB="0" distL="114300" distR="114300" simplePos="0" relativeHeight="251659264" behindDoc="0" locked="0" layoutInCell="1" allowOverlap="1" wp14:anchorId="252BA664" wp14:editId="4D6D65BC">
            <wp:simplePos x="0" y="0"/>
            <wp:positionH relativeFrom="margin">
              <wp:posOffset>-404586</wp:posOffset>
            </wp:positionH>
            <wp:positionV relativeFrom="margin">
              <wp:posOffset>5534660</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8">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p>
    <w:p w14:paraId="731E71CD" w14:textId="394EB2C5" w:rsidR="008B0420" w:rsidRPr="00E1081C" w:rsidRDefault="008B0420" w:rsidP="00E1081C">
      <w:pPr>
        <w:rPr>
          <w:rFonts w:ascii="Segoe UI" w:hAnsi="Segoe UI" w:cs="Segoe UI"/>
          <w:color w:val="0D0D0D"/>
          <w:sz w:val="32"/>
          <w:szCs w:val="32"/>
          <w:shd w:val="clear" w:color="auto" w:fill="FFFFFF"/>
        </w:rPr>
      </w:pPr>
    </w:p>
    <w:p w14:paraId="7200AB86" w14:textId="5073AB9A" w:rsidR="008B0420" w:rsidRPr="008B4E06" w:rsidRDefault="008B0420" w:rsidP="008B0420">
      <w:pPr>
        <w:pStyle w:val="ListParagraph"/>
        <w:ind w:left="1296"/>
        <w:rPr>
          <w:rFonts w:ascii="Segoe UI" w:hAnsi="Segoe UI" w:cs="Segoe UI"/>
          <w:color w:val="0D0D0D"/>
          <w:sz w:val="32"/>
          <w:szCs w:val="32"/>
          <w:shd w:val="clear" w:color="auto" w:fill="FFFFFF"/>
        </w:rPr>
      </w:pPr>
    </w:p>
    <w:p w14:paraId="1EC11CCE" w14:textId="77777777" w:rsidR="008B0420" w:rsidRPr="006F4D16" w:rsidRDefault="008B0420" w:rsidP="008B0420">
      <w:pPr>
        <w:pStyle w:val="ListParagraph"/>
        <w:numPr>
          <w:ilvl w:val="0"/>
          <w:numId w:val="3"/>
        </w:numPr>
        <w:rPr>
          <w:rFonts w:ascii="Segoe UI" w:hAnsi="Segoe UI" w:cs="Segoe UI"/>
          <w:b/>
          <w:sz w:val="32"/>
          <w:szCs w:val="32"/>
        </w:rPr>
      </w:pPr>
      <w:r w:rsidRPr="006F4D16">
        <w:rPr>
          <w:rFonts w:ascii="Segoe UI" w:hAnsi="Segoe UI" w:cs="Segoe UI"/>
          <w:b/>
          <w:sz w:val="32"/>
          <w:szCs w:val="32"/>
        </w:rPr>
        <w:t>Présentation du projet :</w:t>
      </w:r>
    </w:p>
    <w:p w14:paraId="717ADEAE" w14:textId="77777777" w:rsidR="008B0420" w:rsidRPr="008B4E06" w:rsidRDefault="008B0420" w:rsidP="008B0420">
      <w:pPr>
        <w:pStyle w:val="ListParagraph"/>
        <w:ind w:left="1296"/>
        <w:rPr>
          <w:rFonts w:ascii="Segoe UI" w:hAnsi="Segoe UI" w:cs="Segoe UI"/>
          <w:sz w:val="32"/>
          <w:szCs w:val="32"/>
        </w:rPr>
      </w:pPr>
    </w:p>
    <w:p w14:paraId="11BD9CDE" w14:textId="77777777" w:rsidR="008B0420" w:rsidRPr="006F4D16" w:rsidRDefault="008B0420" w:rsidP="008B0420">
      <w:pPr>
        <w:pStyle w:val="ListParagraph"/>
        <w:numPr>
          <w:ilvl w:val="1"/>
          <w:numId w:val="3"/>
        </w:numPr>
        <w:rPr>
          <w:rFonts w:ascii="Segoe UI" w:hAnsi="Segoe UI" w:cs="Segoe UI"/>
          <w:b/>
          <w:sz w:val="32"/>
          <w:szCs w:val="32"/>
        </w:rPr>
      </w:pPr>
      <w:r w:rsidRPr="006F4D16">
        <w:rPr>
          <w:rFonts w:ascii="Segoe UI" w:hAnsi="Segoe UI" w:cs="Segoe UI"/>
          <w:b/>
          <w:sz w:val="32"/>
          <w:szCs w:val="32"/>
        </w:rPr>
        <w:t>Contexte :</w:t>
      </w:r>
    </w:p>
    <w:p w14:paraId="3237BA9B" w14:textId="77777777" w:rsidR="008B0420" w:rsidRPr="008B4E06" w:rsidRDefault="008B0420" w:rsidP="008B0420">
      <w:pPr>
        <w:pStyle w:val="ListParagraph"/>
        <w:ind w:left="1296"/>
        <w:rPr>
          <w:rFonts w:ascii="Segoe UI" w:hAnsi="Segoe UI" w:cs="Segoe UI"/>
          <w:sz w:val="32"/>
          <w:szCs w:val="32"/>
        </w:rPr>
      </w:pPr>
    </w:p>
    <w:p w14:paraId="1EFE8A80" w14:textId="77777777" w:rsidR="008B0420" w:rsidRPr="008B4E06" w:rsidRDefault="008B0420" w:rsidP="008B0420">
      <w:pPr>
        <w:pStyle w:val="ListParagraph"/>
        <w:ind w:left="1296"/>
        <w:rPr>
          <w:rFonts w:ascii="Segoe UI" w:hAnsi="Segoe UI" w:cs="Segoe UI"/>
          <w:sz w:val="32"/>
          <w:szCs w:val="32"/>
          <w:shd w:val="clear" w:color="auto" w:fill="FFFFFF"/>
        </w:rPr>
      </w:pPr>
      <w:r w:rsidRPr="008B4E06">
        <w:rPr>
          <w:rFonts w:ascii="Segoe UI" w:hAnsi="Segoe UI" w:cs="Segoe UI"/>
          <w:sz w:val="32"/>
          <w:szCs w:val="32"/>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p>
    <w:p w14:paraId="26142133" w14:textId="77777777" w:rsidR="008B0420" w:rsidRPr="008B4E06" w:rsidRDefault="008B0420" w:rsidP="008B0420">
      <w:pPr>
        <w:rPr>
          <w:rFonts w:ascii="Segoe UI" w:hAnsi="Segoe UI" w:cs="Segoe UI"/>
          <w:sz w:val="32"/>
          <w:szCs w:val="32"/>
        </w:rPr>
      </w:pPr>
    </w:p>
    <w:p w14:paraId="6D4A6D0D" w14:textId="084F69C9" w:rsidR="008B0420" w:rsidRDefault="008B0420" w:rsidP="008B0420">
      <w:pPr>
        <w:pStyle w:val="ListParagraph"/>
        <w:numPr>
          <w:ilvl w:val="1"/>
          <w:numId w:val="3"/>
        </w:numPr>
        <w:rPr>
          <w:rFonts w:ascii="Segoe UI" w:hAnsi="Segoe UI" w:cs="Segoe UI"/>
          <w:b/>
          <w:sz w:val="32"/>
          <w:szCs w:val="32"/>
        </w:rPr>
      </w:pPr>
      <w:r w:rsidRPr="006F4D16">
        <w:rPr>
          <w:rFonts w:ascii="Segoe UI" w:hAnsi="Segoe UI" w:cs="Segoe UI"/>
          <w:b/>
          <w:sz w:val="32"/>
          <w:szCs w:val="32"/>
        </w:rPr>
        <w:t>Objectif :</w:t>
      </w:r>
    </w:p>
    <w:p w14:paraId="6999F59F" w14:textId="77777777" w:rsidR="006F4D16" w:rsidRPr="006F4D16" w:rsidRDefault="006F4D16" w:rsidP="006F4D16">
      <w:pPr>
        <w:pStyle w:val="ListParagraph"/>
        <w:ind w:left="1296"/>
        <w:rPr>
          <w:rFonts w:ascii="Segoe UI" w:hAnsi="Segoe UI" w:cs="Segoe UI"/>
          <w:b/>
          <w:sz w:val="32"/>
          <w:szCs w:val="32"/>
        </w:rPr>
      </w:pPr>
    </w:p>
    <w:p w14:paraId="01811D13" w14:textId="74EEE75E" w:rsidR="006F4D16" w:rsidRPr="00E1081C" w:rsidRDefault="006F4D16" w:rsidP="006F4D16">
      <w:pPr>
        <w:pStyle w:val="ListParagraph"/>
        <w:ind w:left="1416"/>
        <w:rPr>
          <w:rFonts w:cstheme="minorHAnsi"/>
          <w:sz w:val="32"/>
          <w:szCs w:val="32"/>
        </w:rPr>
      </w:pPr>
      <w:r w:rsidRPr="00E1081C">
        <w:rPr>
          <w:rFonts w:cstheme="minorHAnsi"/>
          <w:sz w:val="32"/>
          <w:szCs w:val="32"/>
        </w:rPr>
        <w:t xml:space="preserve">•Optimisation de la gestion des équipements </w:t>
      </w:r>
    </w:p>
    <w:p w14:paraId="6086109A" w14:textId="7ED89388" w:rsidR="006F4D16" w:rsidRPr="00E1081C" w:rsidRDefault="006F4D16" w:rsidP="006F4D16">
      <w:pPr>
        <w:pStyle w:val="ListParagraph"/>
        <w:ind w:left="1416"/>
        <w:rPr>
          <w:rFonts w:cstheme="minorHAnsi"/>
          <w:sz w:val="32"/>
          <w:szCs w:val="32"/>
        </w:rPr>
      </w:pPr>
      <w:r w:rsidRPr="00E1081C">
        <w:rPr>
          <w:rFonts w:cstheme="minorHAnsi"/>
          <w:sz w:val="32"/>
          <w:szCs w:val="32"/>
        </w:rPr>
        <w:t xml:space="preserve">•Planification des interventions </w:t>
      </w:r>
    </w:p>
    <w:p w14:paraId="02331A45" w14:textId="0542C343" w:rsidR="006F4D16" w:rsidRPr="00E1081C" w:rsidRDefault="006F4D16" w:rsidP="006F4D16">
      <w:pPr>
        <w:pStyle w:val="ListParagraph"/>
        <w:ind w:left="1416"/>
        <w:rPr>
          <w:rFonts w:cstheme="minorHAnsi"/>
          <w:sz w:val="32"/>
          <w:szCs w:val="32"/>
        </w:rPr>
      </w:pPr>
      <w:r w:rsidRPr="00E1081C">
        <w:rPr>
          <w:rFonts w:cstheme="minorHAnsi"/>
          <w:sz w:val="32"/>
          <w:szCs w:val="32"/>
        </w:rPr>
        <w:t xml:space="preserve">•Amélioration de la disponibilité des ressources </w:t>
      </w:r>
    </w:p>
    <w:p w14:paraId="37A419CD" w14:textId="368ADD0F" w:rsidR="006F4D16" w:rsidRPr="00E1081C" w:rsidRDefault="006F4D16" w:rsidP="006F4D16">
      <w:pPr>
        <w:pStyle w:val="ListParagraph"/>
        <w:ind w:left="1416"/>
        <w:rPr>
          <w:rFonts w:cstheme="minorHAnsi"/>
          <w:sz w:val="32"/>
          <w:szCs w:val="32"/>
        </w:rPr>
      </w:pPr>
      <w:r w:rsidRPr="00E1081C">
        <w:rPr>
          <w:rFonts w:cstheme="minorHAnsi"/>
          <w:sz w:val="32"/>
          <w:szCs w:val="32"/>
        </w:rPr>
        <w:t xml:space="preserve">•Personnalisation pour les besoins spécifiques du    secteur textile </w:t>
      </w:r>
    </w:p>
    <w:p w14:paraId="35F41584" w14:textId="172A559A" w:rsidR="006F4D16" w:rsidRPr="00E1081C" w:rsidRDefault="006F4D16" w:rsidP="006F4D16">
      <w:pPr>
        <w:pStyle w:val="ListParagraph"/>
        <w:ind w:left="1416"/>
        <w:rPr>
          <w:rFonts w:cstheme="minorHAnsi"/>
          <w:sz w:val="32"/>
          <w:szCs w:val="32"/>
        </w:rPr>
      </w:pPr>
      <w:r w:rsidRPr="00E1081C">
        <w:rPr>
          <w:rFonts w:cstheme="minorHAnsi"/>
          <w:sz w:val="32"/>
          <w:szCs w:val="32"/>
        </w:rPr>
        <w:t xml:space="preserve">•Intégration de fonctionnalités stratégiques </w:t>
      </w:r>
    </w:p>
    <w:p w14:paraId="55F91888" w14:textId="4E22B4DC" w:rsidR="006F4D16" w:rsidRPr="00E1081C" w:rsidRDefault="006F4D16" w:rsidP="006F4D16">
      <w:pPr>
        <w:pStyle w:val="ListParagraph"/>
        <w:ind w:left="1416"/>
        <w:rPr>
          <w:rFonts w:cstheme="minorHAnsi"/>
          <w:sz w:val="32"/>
          <w:szCs w:val="32"/>
        </w:rPr>
      </w:pPr>
      <w:r w:rsidRPr="00E1081C">
        <w:rPr>
          <w:rFonts w:cstheme="minorHAnsi"/>
          <w:sz w:val="32"/>
          <w:szCs w:val="32"/>
        </w:rPr>
        <w:t xml:space="preserve">•Interface utilisateur conviviale </w:t>
      </w:r>
    </w:p>
    <w:p w14:paraId="228D494D" w14:textId="33F16396" w:rsidR="008B0420" w:rsidRPr="00E1081C" w:rsidRDefault="006F4D16" w:rsidP="006F4D16">
      <w:pPr>
        <w:pStyle w:val="ListParagraph"/>
        <w:ind w:left="1416"/>
        <w:rPr>
          <w:rFonts w:cstheme="minorHAnsi"/>
          <w:sz w:val="32"/>
          <w:szCs w:val="32"/>
        </w:rPr>
      </w:pPr>
      <w:r w:rsidRPr="00E1081C">
        <w:rPr>
          <w:rFonts w:cstheme="minorHAnsi"/>
          <w:sz w:val="32"/>
          <w:szCs w:val="32"/>
        </w:rPr>
        <w:t>•Sécurité et fiabilité</w:t>
      </w:r>
    </w:p>
    <w:p w14:paraId="4E863B4C" w14:textId="2D14B8AE" w:rsidR="006F4D16" w:rsidRDefault="006F4D16" w:rsidP="006F4D16">
      <w:pPr>
        <w:pStyle w:val="ListParagraph"/>
        <w:ind w:left="1416"/>
        <w:rPr>
          <w:rFonts w:ascii="Segoe UI" w:hAnsi="Segoe UI" w:cs="Segoe UI"/>
          <w:sz w:val="32"/>
          <w:szCs w:val="32"/>
        </w:rPr>
      </w:pPr>
    </w:p>
    <w:p w14:paraId="0EFDBA6A" w14:textId="36E527C2" w:rsidR="00E1081C" w:rsidRDefault="00E1081C" w:rsidP="006F4D16">
      <w:pPr>
        <w:pStyle w:val="ListParagraph"/>
        <w:ind w:left="1416"/>
        <w:rPr>
          <w:rFonts w:ascii="Segoe UI" w:hAnsi="Segoe UI" w:cs="Segoe UI"/>
          <w:sz w:val="32"/>
          <w:szCs w:val="32"/>
        </w:rPr>
      </w:pPr>
    </w:p>
    <w:p w14:paraId="1033209C" w14:textId="77777777" w:rsidR="00E1081C" w:rsidRPr="006F4D16" w:rsidRDefault="00E1081C" w:rsidP="006F4D16">
      <w:pPr>
        <w:pStyle w:val="ListParagraph"/>
        <w:ind w:left="1416"/>
        <w:rPr>
          <w:rFonts w:ascii="Segoe UI" w:hAnsi="Segoe UI" w:cs="Segoe UI"/>
          <w:sz w:val="32"/>
          <w:szCs w:val="32"/>
        </w:rPr>
      </w:pPr>
    </w:p>
    <w:p w14:paraId="2141CE84" w14:textId="77777777" w:rsidR="008B0420" w:rsidRPr="006F4D16" w:rsidRDefault="008B0420" w:rsidP="008B0420">
      <w:pPr>
        <w:pStyle w:val="ListParagraph"/>
        <w:numPr>
          <w:ilvl w:val="0"/>
          <w:numId w:val="3"/>
        </w:numPr>
        <w:rPr>
          <w:rFonts w:ascii="Segoe UI" w:hAnsi="Segoe UI" w:cs="Segoe UI"/>
          <w:b/>
          <w:color w:val="0D0D0D"/>
          <w:sz w:val="32"/>
          <w:szCs w:val="32"/>
          <w:shd w:val="clear" w:color="auto" w:fill="FFFFFF"/>
        </w:rPr>
      </w:pPr>
      <w:r w:rsidRPr="006F4D16">
        <w:rPr>
          <w:rFonts w:ascii="Segoe UI" w:hAnsi="Segoe UI" w:cs="Segoe UI"/>
          <w:b/>
          <w:color w:val="0D0D0D"/>
          <w:sz w:val="32"/>
          <w:szCs w:val="32"/>
          <w:shd w:val="clear" w:color="auto" w:fill="FFFFFF"/>
        </w:rPr>
        <w:lastRenderedPageBreak/>
        <w:t xml:space="preserve"> Étude et analyse de l’existant :</w:t>
      </w:r>
      <w:r w:rsidRPr="006F4D16">
        <w:rPr>
          <w:rFonts w:ascii="Segoe UI" w:hAnsi="Segoe UI" w:cs="Segoe UI"/>
          <w:b/>
          <w:color w:val="0D0D0D"/>
          <w:sz w:val="32"/>
          <w:szCs w:val="32"/>
          <w:shd w:val="clear" w:color="auto" w:fill="FFFFFF"/>
        </w:rPr>
        <w:tab/>
      </w:r>
    </w:p>
    <w:p w14:paraId="749C52A0" w14:textId="77777777" w:rsidR="008B0420" w:rsidRPr="008B4E06" w:rsidRDefault="008B0420" w:rsidP="008B0420">
      <w:pPr>
        <w:pStyle w:val="ListParagraph"/>
        <w:ind w:left="1296"/>
        <w:rPr>
          <w:rFonts w:ascii="Segoe UI" w:hAnsi="Segoe UI" w:cs="Segoe UI"/>
          <w:color w:val="0D0D0D"/>
          <w:sz w:val="32"/>
          <w:szCs w:val="32"/>
          <w:shd w:val="clear" w:color="auto" w:fill="FFFFFF"/>
        </w:rPr>
      </w:pPr>
    </w:p>
    <w:p w14:paraId="2C1AB891" w14:textId="0E9DA93B" w:rsidR="008B0420" w:rsidRDefault="008B0420" w:rsidP="008B0420">
      <w:pPr>
        <w:pStyle w:val="ListParagraph"/>
        <w:numPr>
          <w:ilvl w:val="1"/>
          <w:numId w:val="3"/>
        </w:numPr>
        <w:rPr>
          <w:rFonts w:ascii="Segoe UI" w:hAnsi="Segoe UI" w:cs="Segoe UI"/>
          <w:b/>
          <w:color w:val="0D0D0D"/>
          <w:sz w:val="32"/>
          <w:szCs w:val="32"/>
          <w:shd w:val="clear" w:color="auto" w:fill="FFFFFF"/>
        </w:rPr>
      </w:pPr>
      <w:r w:rsidRPr="006F4D16">
        <w:rPr>
          <w:rFonts w:ascii="Segoe UI" w:hAnsi="Segoe UI" w:cs="Segoe UI"/>
          <w:b/>
          <w:color w:val="0D0D0D"/>
          <w:sz w:val="32"/>
          <w:szCs w:val="32"/>
          <w:shd w:val="clear" w:color="auto" w:fill="FFFFFF"/>
        </w:rPr>
        <w:t>Description de l’existant :</w:t>
      </w:r>
    </w:p>
    <w:p w14:paraId="5171EF02" w14:textId="77777777" w:rsidR="006F4D16" w:rsidRPr="006F4D16" w:rsidRDefault="006F4D16" w:rsidP="006F4D16">
      <w:pPr>
        <w:pStyle w:val="ListParagraph"/>
        <w:ind w:left="1296"/>
        <w:rPr>
          <w:rFonts w:ascii="Segoe UI" w:hAnsi="Segoe UI" w:cs="Segoe UI"/>
          <w:b/>
          <w:color w:val="0D0D0D"/>
          <w:sz w:val="32"/>
          <w:szCs w:val="32"/>
          <w:shd w:val="clear" w:color="auto" w:fill="FFFFFF"/>
        </w:rPr>
      </w:pPr>
    </w:p>
    <w:p w14:paraId="182750A5" w14:textId="77777777" w:rsidR="008B0420" w:rsidRPr="00E1081C" w:rsidRDefault="008B0420" w:rsidP="008B0420">
      <w:pPr>
        <w:pStyle w:val="ListParagraph"/>
        <w:ind w:left="1296"/>
        <w:rPr>
          <w:rFonts w:cstheme="minorHAnsi"/>
          <w:color w:val="0D0D0D"/>
          <w:sz w:val="32"/>
          <w:szCs w:val="32"/>
          <w:shd w:val="clear" w:color="auto" w:fill="FFFFFF"/>
        </w:rPr>
      </w:pPr>
      <w:r w:rsidRPr="00E1081C">
        <w:rPr>
          <w:rFonts w:cstheme="minorHAnsi"/>
          <w:color w:val="0D0D0D"/>
          <w:sz w:val="32"/>
          <w:szCs w:val="32"/>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E1081C" w:rsidRDefault="008B0420" w:rsidP="008B0420">
      <w:pPr>
        <w:pStyle w:val="ListParagraph"/>
        <w:ind w:left="1296"/>
        <w:rPr>
          <w:rFonts w:cstheme="minorHAnsi"/>
          <w:color w:val="0D0D0D"/>
          <w:sz w:val="32"/>
          <w:szCs w:val="32"/>
          <w:shd w:val="clear" w:color="auto" w:fill="FFFFFF"/>
        </w:rPr>
      </w:pPr>
    </w:p>
    <w:p w14:paraId="34105530" w14:textId="77777777" w:rsidR="008B0420" w:rsidRPr="00E1081C" w:rsidRDefault="008B0420" w:rsidP="008B0420">
      <w:pPr>
        <w:pStyle w:val="ListParagraph"/>
        <w:ind w:left="1296"/>
        <w:rPr>
          <w:rFonts w:cstheme="minorHAnsi"/>
          <w:color w:val="0D0D0D"/>
          <w:sz w:val="32"/>
          <w:szCs w:val="32"/>
          <w:shd w:val="clear" w:color="auto" w:fill="FFFFFF"/>
        </w:rPr>
      </w:pPr>
      <w:r w:rsidRPr="00E1081C">
        <w:rPr>
          <w:rFonts w:cstheme="minorHAnsi"/>
          <w:color w:val="0D0D0D"/>
          <w:sz w:val="32"/>
          <w:szCs w:val="32"/>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71A0EEBF" w14:textId="77777777" w:rsidR="008B0420" w:rsidRPr="00E1081C" w:rsidRDefault="008B0420" w:rsidP="008B0420">
      <w:pPr>
        <w:pStyle w:val="ListParagraph"/>
        <w:ind w:left="1296"/>
        <w:rPr>
          <w:rFonts w:cstheme="minorHAnsi"/>
          <w:color w:val="0D0D0D"/>
          <w:sz w:val="32"/>
          <w:szCs w:val="32"/>
          <w:shd w:val="clear" w:color="auto" w:fill="FFFFFF"/>
        </w:rPr>
      </w:pPr>
    </w:p>
    <w:p w14:paraId="45F40D32" w14:textId="77777777" w:rsidR="008B0420" w:rsidRPr="008B4E06" w:rsidRDefault="008B0420" w:rsidP="008B0420">
      <w:pPr>
        <w:pStyle w:val="ListParagraph"/>
        <w:ind w:left="1296"/>
        <w:rPr>
          <w:rFonts w:ascii="Segoe UI" w:hAnsi="Segoe UI" w:cs="Segoe UI"/>
          <w:color w:val="0D0D0D"/>
          <w:sz w:val="32"/>
          <w:szCs w:val="32"/>
          <w:shd w:val="clear" w:color="auto" w:fill="FFFFFF"/>
        </w:rPr>
      </w:pPr>
      <w:r w:rsidRPr="00E1081C">
        <w:rPr>
          <w:rFonts w:cstheme="minorHAnsi"/>
          <w:color w:val="0D0D0D"/>
          <w:sz w:val="32"/>
          <w:szCs w:val="32"/>
          <w:shd w:val="clear" w:color="auto" w:fill="FFFFFF"/>
        </w:rPr>
        <w:t xml:space="preserve">L'adoption d'une solution moderne de GMAO sur mesure s'avère ainsi essentielle pour centraliser et structurer les données de maintenance, automatiser </w:t>
      </w:r>
      <w:r w:rsidRPr="008B4E06">
        <w:rPr>
          <w:rFonts w:ascii="Segoe UI" w:hAnsi="Segoe UI" w:cs="Segoe UI"/>
          <w:color w:val="0D0D0D"/>
          <w:sz w:val="32"/>
          <w:szCs w:val="32"/>
          <w:shd w:val="clear" w:color="auto" w:fill="FFFFFF"/>
        </w:rPr>
        <w:t>les processus, optimiser les interventions, et améliorer la performance globale de la gestion de maintenance dans le secteur textile.</w:t>
      </w:r>
    </w:p>
    <w:p w14:paraId="3EAB2216" w14:textId="77777777" w:rsidR="008B0420" w:rsidRPr="006F4D16" w:rsidRDefault="008B0420" w:rsidP="008B0420">
      <w:pPr>
        <w:pStyle w:val="ListParagraph"/>
        <w:ind w:left="1296"/>
        <w:rPr>
          <w:rFonts w:ascii="Segoe UI" w:hAnsi="Segoe UI" w:cs="Segoe UI"/>
          <w:b/>
          <w:color w:val="0D0D0D"/>
          <w:sz w:val="32"/>
          <w:szCs w:val="32"/>
          <w:shd w:val="clear" w:color="auto" w:fill="FFFFFF"/>
        </w:rPr>
      </w:pPr>
    </w:p>
    <w:p w14:paraId="4647878C" w14:textId="43DC831B" w:rsidR="008B0420" w:rsidRDefault="008B0420" w:rsidP="008B0420">
      <w:pPr>
        <w:pStyle w:val="ListParagraph"/>
        <w:numPr>
          <w:ilvl w:val="1"/>
          <w:numId w:val="3"/>
        </w:numPr>
        <w:rPr>
          <w:rFonts w:ascii="Segoe UI" w:hAnsi="Segoe UI" w:cs="Segoe UI"/>
          <w:b/>
          <w:color w:val="0D0D0D"/>
          <w:sz w:val="32"/>
          <w:szCs w:val="32"/>
          <w:shd w:val="clear" w:color="auto" w:fill="FFFFFF"/>
        </w:rPr>
      </w:pPr>
      <w:r w:rsidRPr="006F4D16">
        <w:rPr>
          <w:rFonts w:ascii="Segoe UI" w:hAnsi="Segoe UI" w:cs="Segoe UI"/>
          <w:b/>
          <w:color w:val="0D0D0D"/>
          <w:sz w:val="32"/>
          <w:szCs w:val="32"/>
          <w:shd w:val="clear" w:color="auto" w:fill="FFFFFF"/>
        </w:rPr>
        <w:t>Critique de l’Existant :</w:t>
      </w:r>
    </w:p>
    <w:p w14:paraId="7D9E7706" w14:textId="77777777" w:rsidR="00E1081C" w:rsidRPr="006F4D16" w:rsidRDefault="00E1081C" w:rsidP="00E1081C">
      <w:pPr>
        <w:pStyle w:val="ListParagraph"/>
        <w:ind w:left="1296"/>
        <w:rPr>
          <w:rFonts w:ascii="Segoe UI" w:hAnsi="Segoe UI" w:cs="Segoe UI"/>
          <w:b/>
          <w:color w:val="0D0D0D"/>
          <w:sz w:val="32"/>
          <w:szCs w:val="32"/>
          <w:shd w:val="clear" w:color="auto" w:fill="FFFFFF"/>
        </w:rPr>
      </w:pPr>
    </w:p>
    <w:p w14:paraId="4A8949CF" w14:textId="77777777" w:rsidR="00E1081C" w:rsidRDefault="00E1081C" w:rsidP="008B0420">
      <w:pPr>
        <w:ind w:left="1656"/>
        <w:rPr>
          <w:sz w:val="32"/>
          <w:szCs w:val="32"/>
        </w:rPr>
      </w:pPr>
      <w:r w:rsidRPr="00E1081C">
        <w:rPr>
          <w:sz w:val="32"/>
          <w:szCs w:val="32"/>
        </w:rPr>
        <w:t xml:space="preserve">Le système de gestion de la maintenance actuel est plein de défauts et représente un grand obstacle au </w:t>
      </w:r>
      <w:r w:rsidRPr="00E1081C">
        <w:rPr>
          <w:sz w:val="32"/>
          <w:szCs w:val="32"/>
        </w:rPr>
        <w:lastRenderedPageBreak/>
        <w:t>développement, concurrence et au gain des profits et il ne peut pas résister face aux challenges et défis. Parmi les défauts que nous trouvons dans ce système, nous citons :</w:t>
      </w:r>
    </w:p>
    <w:p w14:paraId="56825163" w14:textId="77777777" w:rsidR="00E1081C" w:rsidRDefault="00E1081C" w:rsidP="008B0420">
      <w:pPr>
        <w:ind w:left="1656"/>
        <w:rPr>
          <w:sz w:val="32"/>
          <w:szCs w:val="32"/>
        </w:rPr>
      </w:pPr>
      <w:r w:rsidRPr="00E1081C">
        <w:rPr>
          <w:sz w:val="32"/>
          <w:szCs w:val="32"/>
        </w:rPr>
        <w:t xml:space="preserve"> — Utilisation des papiers pour gérer les activités de la maintenance.</w:t>
      </w:r>
    </w:p>
    <w:p w14:paraId="23E23F06" w14:textId="77777777" w:rsidR="00E1081C" w:rsidRDefault="00E1081C" w:rsidP="008B0420">
      <w:pPr>
        <w:ind w:left="1656"/>
        <w:rPr>
          <w:sz w:val="32"/>
          <w:szCs w:val="32"/>
        </w:rPr>
      </w:pPr>
      <w:r w:rsidRPr="00E1081C">
        <w:rPr>
          <w:sz w:val="32"/>
          <w:szCs w:val="32"/>
        </w:rPr>
        <w:t xml:space="preserve"> — Absence de traçabilité et suivi des interventions. </w:t>
      </w:r>
    </w:p>
    <w:p w14:paraId="2CCD29DB" w14:textId="77777777" w:rsidR="00E1081C" w:rsidRDefault="00E1081C" w:rsidP="008B0420">
      <w:pPr>
        <w:ind w:left="1656"/>
        <w:rPr>
          <w:sz w:val="32"/>
          <w:szCs w:val="32"/>
        </w:rPr>
      </w:pPr>
      <w:r w:rsidRPr="00E1081C">
        <w:rPr>
          <w:sz w:val="32"/>
          <w:szCs w:val="32"/>
        </w:rPr>
        <w:t xml:space="preserve">— Mauvaise gestion des pièces de rechanges et manque de contrôle et suivie de la magasin PDR </w:t>
      </w:r>
    </w:p>
    <w:p w14:paraId="7BBA7E61" w14:textId="77777777" w:rsidR="00E1081C" w:rsidRDefault="00E1081C" w:rsidP="008B0420">
      <w:pPr>
        <w:ind w:left="1656"/>
        <w:rPr>
          <w:sz w:val="32"/>
          <w:szCs w:val="32"/>
        </w:rPr>
      </w:pPr>
      <w:r w:rsidRPr="00E1081C">
        <w:rPr>
          <w:sz w:val="32"/>
          <w:szCs w:val="32"/>
        </w:rPr>
        <w:t xml:space="preserve">— Absence d’un système d’informations qui centralise les données et facilite le partage et la collaboration entre les différents acteurs. </w:t>
      </w:r>
    </w:p>
    <w:p w14:paraId="62B91ED8" w14:textId="77777777" w:rsidR="00E1081C" w:rsidRDefault="00E1081C" w:rsidP="008B0420">
      <w:pPr>
        <w:ind w:left="1656"/>
        <w:rPr>
          <w:sz w:val="32"/>
          <w:szCs w:val="32"/>
        </w:rPr>
      </w:pPr>
      <w:r w:rsidRPr="00E1081C">
        <w:rPr>
          <w:sz w:val="32"/>
          <w:szCs w:val="32"/>
        </w:rPr>
        <w:t>— Mauvaise communication interne.</w:t>
      </w:r>
    </w:p>
    <w:p w14:paraId="45BE3B8C" w14:textId="77777777" w:rsidR="00E1081C" w:rsidRDefault="00E1081C" w:rsidP="008B0420">
      <w:pPr>
        <w:ind w:left="1656"/>
        <w:rPr>
          <w:sz w:val="32"/>
          <w:szCs w:val="32"/>
        </w:rPr>
      </w:pPr>
      <w:r w:rsidRPr="00E1081C">
        <w:rPr>
          <w:sz w:val="32"/>
          <w:szCs w:val="32"/>
        </w:rPr>
        <w:t xml:space="preserve"> — Absence et manque d’un inventaire complet et à jour des équipements à maintenir et des pièces de rechange. — Les équipements et les actions correctives et préventives ne sont pas codifiés.</w:t>
      </w:r>
    </w:p>
    <w:p w14:paraId="33878AB4" w14:textId="77777777" w:rsidR="00E1081C" w:rsidRDefault="00E1081C" w:rsidP="008B0420">
      <w:pPr>
        <w:ind w:left="1656"/>
        <w:rPr>
          <w:sz w:val="32"/>
          <w:szCs w:val="32"/>
        </w:rPr>
      </w:pPr>
      <w:r w:rsidRPr="00E1081C">
        <w:rPr>
          <w:sz w:val="32"/>
          <w:szCs w:val="32"/>
        </w:rPr>
        <w:t xml:space="preserve"> — Les documents techniques, administratives ou financiers liés aux équipements ne sont pas centralisés. — Absence d’un tableau de bord de suivi des KPI (fiabilité, maintenabilité, la disponibilité).</w:t>
      </w:r>
    </w:p>
    <w:p w14:paraId="5B020E93" w14:textId="77777777" w:rsidR="00E1081C" w:rsidRDefault="00E1081C" w:rsidP="008B0420">
      <w:pPr>
        <w:ind w:left="1656"/>
        <w:rPr>
          <w:sz w:val="32"/>
          <w:szCs w:val="32"/>
        </w:rPr>
      </w:pPr>
      <w:r w:rsidRPr="00E1081C">
        <w:rPr>
          <w:sz w:val="32"/>
          <w:szCs w:val="32"/>
        </w:rPr>
        <w:t xml:space="preserve"> — Absence des rapports et statistiques et des outils d’aide de bonne prise de décision. </w:t>
      </w:r>
    </w:p>
    <w:p w14:paraId="10B8C493" w14:textId="77777777" w:rsidR="00E1081C" w:rsidRDefault="00E1081C" w:rsidP="008B0420">
      <w:pPr>
        <w:ind w:left="1656"/>
        <w:rPr>
          <w:sz w:val="32"/>
          <w:szCs w:val="32"/>
        </w:rPr>
      </w:pPr>
      <w:r w:rsidRPr="00E1081C">
        <w:rPr>
          <w:sz w:val="32"/>
          <w:szCs w:val="32"/>
        </w:rPr>
        <w:t xml:space="preserve">— Mauvaise gestion de la maintenance préventive accompagnée d’une mauvaise planification et ordonnancement. </w:t>
      </w:r>
    </w:p>
    <w:p w14:paraId="101377E6" w14:textId="35E0B482" w:rsidR="00E35509" w:rsidRDefault="00E1081C" w:rsidP="00E1081C">
      <w:pPr>
        <w:ind w:left="1656"/>
        <w:rPr>
          <w:sz w:val="32"/>
          <w:szCs w:val="32"/>
        </w:rPr>
      </w:pPr>
      <w:r w:rsidRPr="00E1081C">
        <w:rPr>
          <w:sz w:val="32"/>
          <w:szCs w:val="32"/>
        </w:rPr>
        <w:t>— Inexistence d’un système de notification ou alerte lors de la gestion des activités de maintenance ou des pièces de rechanges</w:t>
      </w:r>
    </w:p>
    <w:p w14:paraId="0879A3B7" w14:textId="77777777" w:rsidR="00E1081C" w:rsidRPr="008B4E06" w:rsidRDefault="00E1081C" w:rsidP="00E1081C">
      <w:pPr>
        <w:ind w:left="1656"/>
        <w:rPr>
          <w:rFonts w:ascii="Segoe UI" w:hAnsi="Segoe UI" w:cs="Segoe UI"/>
          <w:color w:val="0D0D0D"/>
          <w:sz w:val="32"/>
          <w:szCs w:val="32"/>
          <w:shd w:val="clear" w:color="auto" w:fill="FFFFFF"/>
        </w:rPr>
      </w:pPr>
    </w:p>
    <w:p w14:paraId="026D0F16" w14:textId="3D8A57B5" w:rsidR="00E35509" w:rsidRPr="00E1081C" w:rsidRDefault="00827C5D" w:rsidP="00E35509">
      <w:pPr>
        <w:pStyle w:val="ListParagraph"/>
        <w:numPr>
          <w:ilvl w:val="0"/>
          <w:numId w:val="3"/>
        </w:numPr>
        <w:rPr>
          <w:rFonts w:ascii="Segoe UI" w:hAnsi="Segoe UI" w:cs="Segoe UI"/>
          <w:b/>
          <w:color w:val="0D0D0D"/>
          <w:sz w:val="32"/>
          <w:szCs w:val="28"/>
          <w:shd w:val="clear" w:color="auto" w:fill="FFFFFF"/>
        </w:rPr>
      </w:pPr>
      <w:r w:rsidRPr="00E35509">
        <w:rPr>
          <w:b/>
          <w:sz w:val="32"/>
          <w:szCs w:val="28"/>
        </w:rPr>
        <w:t xml:space="preserve"> </w:t>
      </w:r>
      <w:r w:rsidRPr="00E35509">
        <w:rPr>
          <w:b/>
          <w:sz w:val="32"/>
          <w:szCs w:val="28"/>
        </w:rPr>
        <w:t>Planification et conduite du projet</w:t>
      </w:r>
      <w:r w:rsidR="00E35509" w:rsidRPr="00E35509">
        <w:rPr>
          <w:b/>
          <w:sz w:val="32"/>
          <w:szCs w:val="28"/>
        </w:rPr>
        <w:t> :</w:t>
      </w:r>
    </w:p>
    <w:p w14:paraId="7F538561" w14:textId="77777777" w:rsidR="00E1081C" w:rsidRPr="00E1081C" w:rsidRDefault="00E1081C" w:rsidP="00E1081C">
      <w:pPr>
        <w:rPr>
          <w:rFonts w:ascii="Segoe UI" w:hAnsi="Segoe UI" w:cs="Segoe UI"/>
          <w:b/>
          <w:color w:val="0D0D0D"/>
          <w:sz w:val="32"/>
          <w:szCs w:val="28"/>
          <w:shd w:val="clear" w:color="auto" w:fill="FFFFFF"/>
        </w:rPr>
      </w:pPr>
    </w:p>
    <w:p w14:paraId="4354C345" w14:textId="77777777" w:rsidR="00E35509" w:rsidRPr="00E35509" w:rsidRDefault="00827C5D" w:rsidP="00E35509">
      <w:pPr>
        <w:ind w:left="1296"/>
        <w:rPr>
          <w:sz w:val="32"/>
          <w:szCs w:val="28"/>
        </w:rPr>
      </w:pPr>
      <w:r w:rsidRPr="00E35509">
        <w:rPr>
          <w:sz w:val="32"/>
          <w:szCs w:val="28"/>
        </w:rPr>
        <w:t>La planification du projet est un outil indispensable pour bien gérer les différentes phases du projet en respectant les délais elle nous permet de</w:t>
      </w:r>
      <w:r w:rsidR="00E35509" w:rsidRPr="00E35509">
        <w:rPr>
          <w:sz w:val="32"/>
          <w:szCs w:val="28"/>
        </w:rPr>
        <w:t> :</w:t>
      </w:r>
    </w:p>
    <w:p w14:paraId="510E1861" w14:textId="01660EDC" w:rsidR="00E35509" w:rsidRPr="00E35509" w:rsidRDefault="00827C5D" w:rsidP="00E35509">
      <w:pPr>
        <w:ind w:left="1296"/>
        <w:rPr>
          <w:sz w:val="32"/>
          <w:szCs w:val="28"/>
        </w:rPr>
      </w:pPr>
      <w:r w:rsidRPr="00E35509">
        <w:rPr>
          <w:sz w:val="32"/>
          <w:szCs w:val="28"/>
        </w:rPr>
        <w:t xml:space="preserve"> — Fixer les objectives.</w:t>
      </w:r>
    </w:p>
    <w:p w14:paraId="542316B1" w14:textId="77777777" w:rsidR="00E35509" w:rsidRPr="00E35509" w:rsidRDefault="00827C5D" w:rsidP="00E35509">
      <w:pPr>
        <w:ind w:left="1296"/>
        <w:rPr>
          <w:sz w:val="32"/>
          <w:szCs w:val="28"/>
        </w:rPr>
      </w:pPr>
      <w:r w:rsidRPr="00E35509">
        <w:rPr>
          <w:sz w:val="32"/>
          <w:szCs w:val="28"/>
        </w:rPr>
        <w:t xml:space="preserve"> — Définir et organiser les ressources et moyennes. </w:t>
      </w:r>
    </w:p>
    <w:p w14:paraId="2FE08E78" w14:textId="77777777" w:rsidR="00E35509" w:rsidRPr="00E35509" w:rsidRDefault="00827C5D" w:rsidP="00E35509">
      <w:pPr>
        <w:ind w:left="1296"/>
        <w:rPr>
          <w:sz w:val="32"/>
          <w:szCs w:val="28"/>
        </w:rPr>
      </w:pPr>
      <w:r w:rsidRPr="00E35509">
        <w:rPr>
          <w:sz w:val="32"/>
          <w:szCs w:val="28"/>
        </w:rPr>
        <w:t xml:space="preserve">— Avoir un suivi des travaux et leurs états d’avancement. </w:t>
      </w:r>
    </w:p>
    <w:p w14:paraId="59624686" w14:textId="77777777" w:rsidR="00E35509" w:rsidRPr="00E35509" w:rsidRDefault="00827C5D" w:rsidP="00E35509">
      <w:pPr>
        <w:ind w:left="1296"/>
        <w:rPr>
          <w:sz w:val="32"/>
          <w:szCs w:val="28"/>
        </w:rPr>
      </w:pPr>
      <w:r w:rsidRPr="00E35509">
        <w:rPr>
          <w:sz w:val="32"/>
          <w:szCs w:val="28"/>
        </w:rPr>
        <w:t>— Eliminer les risques de retard.</w:t>
      </w:r>
    </w:p>
    <w:p w14:paraId="5075BE26" w14:textId="77777777" w:rsidR="00E35509" w:rsidRPr="00E35509" w:rsidRDefault="00827C5D" w:rsidP="00E35509">
      <w:pPr>
        <w:ind w:left="1296"/>
        <w:rPr>
          <w:sz w:val="32"/>
          <w:szCs w:val="28"/>
        </w:rPr>
      </w:pPr>
      <w:r w:rsidRPr="00E35509">
        <w:rPr>
          <w:sz w:val="32"/>
          <w:szCs w:val="28"/>
        </w:rPr>
        <w:t xml:space="preserve"> — Ponctualité, respect des dates limites et une bonne gestion du temps. Dans ce cadre, nous avons utilisé le fameux Diagrammes de GANTT pour établir le planning de mon stage.</w:t>
      </w:r>
    </w:p>
    <w:p w14:paraId="48F44095" w14:textId="5D5E6F64" w:rsidR="00E1081C" w:rsidRPr="00E1081C" w:rsidRDefault="00827C5D" w:rsidP="00E1081C">
      <w:pPr>
        <w:ind w:left="1296"/>
        <w:rPr>
          <w:sz w:val="32"/>
          <w:szCs w:val="28"/>
        </w:rPr>
      </w:pPr>
      <w:r w:rsidRPr="00E35509">
        <w:rPr>
          <w:sz w:val="32"/>
          <w:szCs w:val="28"/>
        </w:rPr>
        <w:t xml:space="preserve"> Ce diagramme est un outil qui permet de bien planifier le projet et avoir un suivi d’avancement en présentant l’enchainement et la durée des différentes tâches.</w:t>
      </w:r>
    </w:p>
    <w:p w14:paraId="506FD9B3" w14:textId="77777777" w:rsidR="008B0420" w:rsidRPr="006F4D16" w:rsidRDefault="008B0420" w:rsidP="008B0420">
      <w:pPr>
        <w:pStyle w:val="ListParagraph"/>
        <w:numPr>
          <w:ilvl w:val="0"/>
          <w:numId w:val="3"/>
        </w:numPr>
        <w:rPr>
          <w:rFonts w:ascii="Segoe UI" w:hAnsi="Segoe UI" w:cs="Segoe UI"/>
          <w:b/>
          <w:color w:val="0D0D0D"/>
          <w:sz w:val="32"/>
          <w:szCs w:val="32"/>
          <w:shd w:val="clear" w:color="auto" w:fill="FFFFFF"/>
        </w:rPr>
      </w:pPr>
      <w:r w:rsidRPr="006F4D16">
        <w:rPr>
          <w:rFonts w:ascii="Segoe UI" w:hAnsi="Segoe UI" w:cs="Segoe UI"/>
          <w:b/>
          <w:color w:val="0D0D0D"/>
          <w:sz w:val="32"/>
          <w:szCs w:val="32"/>
          <w:shd w:val="clear" w:color="auto" w:fill="FFFFFF"/>
        </w:rPr>
        <w:t xml:space="preserve"> Solution proposée :</w:t>
      </w:r>
    </w:p>
    <w:p w14:paraId="6DFF7BCB" w14:textId="747CE18C" w:rsidR="008B0420" w:rsidRPr="00E35509" w:rsidRDefault="0094310D" w:rsidP="0094310D">
      <w:pPr>
        <w:pStyle w:val="ListParagraph"/>
        <w:tabs>
          <w:tab w:val="left" w:pos="3377"/>
        </w:tabs>
        <w:ind w:left="1296"/>
        <w:rPr>
          <w:rFonts w:cstheme="minorHAnsi"/>
          <w:color w:val="0D0D0D"/>
          <w:sz w:val="32"/>
          <w:szCs w:val="32"/>
          <w:shd w:val="clear" w:color="auto" w:fill="FFFFFF"/>
        </w:rPr>
      </w:pPr>
      <w:r>
        <w:rPr>
          <w:sz w:val="32"/>
          <w:szCs w:val="32"/>
        </w:rPr>
        <w:tab/>
      </w:r>
      <w:r w:rsidR="008B0420" w:rsidRPr="008B4E06">
        <w:rPr>
          <w:sz w:val="32"/>
          <w:szCs w:val="32"/>
        </w:rPr>
        <w:br/>
      </w:r>
      <w:r w:rsidR="008B0420" w:rsidRPr="00E35509">
        <w:rPr>
          <w:rFonts w:cstheme="minorHAnsi"/>
          <w:color w:val="0D0D0D"/>
          <w:sz w:val="32"/>
          <w:szCs w:val="32"/>
          <w:shd w:val="clear" w:color="auto" w:fill="FFFFFF"/>
        </w:rPr>
        <w:t xml:space="preserve">De plus, en développant sa propre solution de GMAO sur mesure, Diva Software pourra personnaliser un outil de gestion de maintenance en fonction de ses besoins spécifiques. Elle pourra ajouter des fonctionnalités sur mesure pour répondre aux exigences particulières de son secteur d'activité et des processus de suivi de maintenance spécifiques à la société. Cette flexibilité accrue permettra à Diva Software d'adapter l'outil à ses spécificités de processus de gestion de maintenance et d'améliorer l'expérience utilisateur de son équipe. L’affectation des </w:t>
      </w:r>
      <w:r w:rsidR="008B0420" w:rsidRPr="00E35509">
        <w:rPr>
          <w:rFonts w:cstheme="minorHAnsi"/>
          <w:color w:val="0D0D0D"/>
          <w:sz w:val="32"/>
          <w:szCs w:val="32"/>
          <w:shd w:val="clear" w:color="auto" w:fill="FFFFFF"/>
        </w:rPr>
        <w:lastRenderedPageBreak/>
        <w:t>tâches aux différents acteurs, techniciens et responsables de maintenance, est assurée de manière centralisée par l’administrateur. Le suivi des états des interventions de maintenance est plus adapté aux besoins de la société. La classification des équipements est assurée pour chaque projet ainsi que leurs détails de réalisation comme la date de début, de fin, les membres de l’équipe, le budget, etc. Des recherches personnalisées sur un équipement donné peuvent fournir des informations détaillées sur ses interventions avec la société. Le suivi des tâches est assuré selon leurs états : Tâches en cours, terminées, à planifier et en retard.</w:t>
      </w:r>
    </w:p>
    <w:p w14:paraId="7D3D1DCB" w14:textId="068E24EC" w:rsidR="008B0420" w:rsidRPr="00E35509" w:rsidRDefault="008B0420" w:rsidP="008B0420">
      <w:pPr>
        <w:pStyle w:val="ListParagraph"/>
        <w:ind w:left="1296"/>
        <w:rPr>
          <w:rFonts w:cstheme="minorHAnsi"/>
          <w:color w:val="0D0D0D"/>
          <w:sz w:val="32"/>
          <w:szCs w:val="32"/>
          <w:shd w:val="clear" w:color="auto" w:fill="FFFFFF"/>
        </w:rPr>
      </w:pPr>
    </w:p>
    <w:p w14:paraId="162B3480" w14:textId="1289BFE9" w:rsidR="009B7767" w:rsidRPr="00E35509" w:rsidRDefault="009B7767" w:rsidP="008B0420">
      <w:pPr>
        <w:pStyle w:val="ListParagraph"/>
        <w:ind w:left="1296"/>
        <w:rPr>
          <w:rFonts w:cstheme="minorHAnsi"/>
          <w:color w:val="0D0D0D"/>
          <w:sz w:val="32"/>
          <w:szCs w:val="32"/>
          <w:shd w:val="clear" w:color="auto" w:fill="FFFFFF"/>
        </w:rPr>
      </w:pPr>
    </w:p>
    <w:p w14:paraId="499403F8" w14:textId="4E690F05" w:rsidR="009B7767" w:rsidRDefault="009B7767" w:rsidP="008B0420">
      <w:pPr>
        <w:pStyle w:val="ListParagraph"/>
        <w:ind w:left="1296"/>
        <w:rPr>
          <w:rFonts w:ascii="Segoe UI" w:hAnsi="Segoe UI" w:cs="Segoe UI"/>
          <w:color w:val="0D0D0D"/>
          <w:sz w:val="32"/>
          <w:szCs w:val="32"/>
          <w:shd w:val="clear" w:color="auto" w:fill="FFFFFF"/>
        </w:rPr>
      </w:pPr>
    </w:p>
    <w:p w14:paraId="2F72090F" w14:textId="77777777" w:rsidR="009B7767" w:rsidRPr="008B4E06" w:rsidRDefault="009B7767" w:rsidP="008B0420">
      <w:pPr>
        <w:pStyle w:val="ListParagraph"/>
        <w:ind w:left="1296"/>
        <w:rPr>
          <w:rFonts w:ascii="Segoe UI" w:hAnsi="Segoe UI" w:cs="Segoe UI"/>
          <w:color w:val="0D0D0D"/>
          <w:sz w:val="32"/>
          <w:szCs w:val="32"/>
          <w:shd w:val="clear" w:color="auto" w:fill="FFFFFF"/>
        </w:rPr>
      </w:pPr>
    </w:p>
    <w:p w14:paraId="2CACE91C" w14:textId="77777777" w:rsidR="008B0420" w:rsidRPr="009B7767" w:rsidRDefault="008B0420" w:rsidP="008B0420">
      <w:pPr>
        <w:pStyle w:val="ListParagraph"/>
        <w:numPr>
          <w:ilvl w:val="0"/>
          <w:numId w:val="1"/>
        </w:numPr>
        <w:rPr>
          <w:rFonts w:ascii="Segoe UI" w:hAnsi="Segoe UI" w:cs="Segoe UI"/>
          <w:b/>
          <w:color w:val="0D0D0D"/>
          <w:sz w:val="32"/>
          <w:szCs w:val="32"/>
          <w:shd w:val="clear" w:color="auto" w:fill="FFFFFF"/>
        </w:rPr>
      </w:pPr>
      <w:r w:rsidRPr="009B7767">
        <w:rPr>
          <w:rFonts w:ascii="Segoe UI" w:hAnsi="Segoe UI" w:cs="Segoe UI"/>
          <w:b/>
          <w:color w:val="0D0D0D"/>
          <w:sz w:val="32"/>
          <w:szCs w:val="32"/>
          <w:shd w:val="clear" w:color="auto" w:fill="FFFFFF"/>
        </w:rPr>
        <w:t>Conclusion :</w:t>
      </w:r>
    </w:p>
    <w:p w14:paraId="0077B476" w14:textId="77777777" w:rsidR="008B0420" w:rsidRPr="00E35509" w:rsidRDefault="008B0420" w:rsidP="008B0420">
      <w:pPr>
        <w:ind w:left="1296" w:firstLine="60"/>
        <w:rPr>
          <w:rFonts w:cstheme="minorHAnsi"/>
          <w:color w:val="0D0D0D"/>
          <w:sz w:val="32"/>
          <w:szCs w:val="32"/>
          <w:shd w:val="clear" w:color="auto" w:fill="FFFFFF"/>
        </w:rPr>
      </w:pPr>
      <w:r w:rsidRPr="00E35509">
        <w:rPr>
          <w:rFonts w:cstheme="minorHAnsi"/>
          <w:color w:val="0D0D0D"/>
          <w:sz w:val="32"/>
          <w:szCs w:val="32"/>
          <w:shd w:val="clear" w:color="auto" w:fill="FFFFFF"/>
        </w:rPr>
        <w:t xml:space="preserve">Dans ce chapitre, nous avons présenté le cadre </w:t>
      </w:r>
      <w:proofErr w:type="gramStart"/>
      <w:r w:rsidRPr="00E35509">
        <w:rPr>
          <w:rFonts w:cstheme="minorHAnsi"/>
          <w:color w:val="0D0D0D"/>
          <w:sz w:val="32"/>
          <w:szCs w:val="32"/>
          <w:shd w:val="clear" w:color="auto" w:fill="FFFFFF"/>
        </w:rPr>
        <w:t>général</w:t>
      </w:r>
      <w:proofErr w:type="gramEnd"/>
      <w:r w:rsidRPr="00E35509">
        <w:rPr>
          <w:rFonts w:cstheme="minorHAnsi"/>
          <w:color w:val="0D0D0D"/>
          <w:sz w:val="32"/>
          <w:szCs w:val="32"/>
          <w:shd w:val="clear" w:color="auto" w:fill="FFFFFF"/>
        </w:rPr>
        <w:t xml:space="preserve">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0B52CBD1" w14:textId="77777777" w:rsidR="008B0420" w:rsidRPr="00E35509" w:rsidRDefault="008B0420" w:rsidP="008B0420">
      <w:pPr>
        <w:pStyle w:val="ListParagraph"/>
        <w:ind w:left="1296"/>
        <w:rPr>
          <w:rFonts w:cstheme="minorHAnsi"/>
          <w:color w:val="0D0D0D"/>
          <w:sz w:val="32"/>
          <w:szCs w:val="32"/>
          <w:shd w:val="clear" w:color="auto" w:fill="FFFFFF"/>
        </w:rPr>
      </w:pPr>
    </w:p>
    <w:p w14:paraId="0261C634" w14:textId="77777777" w:rsidR="008B0420" w:rsidRPr="00E35509" w:rsidRDefault="008B0420" w:rsidP="008B0420">
      <w:pPr>
        <w:pStyle w:val="ListParagraph"/>
        <w:ind w:left="1296"/>
        <w:jc w:val="center"/>
        <w:rPr>
          <w:rFonts w:cstheme="minorHAnsi"/>
          <w:sz w:val="32"/>
          <w:szCs w:val="32"/>
        </w:rPr>
      </w:pPr>
    </w:p>
    <w:p w14:paraId="7BFD7D7C" w14:textId="77777777" w:rsidR="008B0420" w:rsidRPr="008B4E06" w:rsidRDefault="008B0420" w:rsidP="008B0420">
      <w:pPr>
        <w:pStyle w:val="ListParagraph"/>
        <w:ind w:left="1296"/>
        <w:jc w:val="center"/>
        <w:rPr>
          <w:rFonts w:ascii="Segoe UI" w:hAnsi="Segoe UI" w:cs="Segoe UI"/>
          <w:sz w:val="32"/>
          <w:szCs w:val="32"/>
        </w:rPr>
      </w:pPr>
    </w:p>
    <w:p w14:paraId="46C3F646" w14:textId="77777777" w:rsidR="008B0420" w:rsidRPr="008B4E06" w:rsidRDefault="008B0420" w:rsidP="008B0420">
      <w:pPr>
        <w:rPr>
          <w:rFonts w:ascii="Segoe UI" w:hAnsi="Segoe UI" w:cs="Segoe UI"/>
          <w:sz w:val="32"/>
          <w:szCs w:val="32"/>
        </w:rPr>
      </w:pPr>
      <w:r w:rsidRPr="008B4E06">
        <w:rPr>
          <w:rFonts w:ascii="Segoe UI" w:hAnsi="Segoe UI" w:cs="Segoe UI"/>
          <w:sz w:val="32"/>
          <w:szCs w:val="32"/>
        </w:rPr>
        <w:br w:type="page"/>
      </w:r>
    </w:p>
    <w:p w14:paraId="66CBA3BC" w14:textId="44D260E9" w:rsidR="008B0420" w:rsidRDefault="008B0420" w:rsidP="008B0420">
      <w:pPr>
        <w:rPr>
          <w:rFonts w:ascii="Segoe UI" w:hAnsi="Segoe UI" w:cs="Segoe UI"/>
          <w:b/>
          <w:sz w:val="32"/>
          <w:szCs w:val="32"/>
        </w:rPr>
      </w:pPr>
      <w:r w:rsidRPr="009B7767">
        <w:rPr>
          <w:rFonts w:ascii="Segoe UI" w:hAnsi="Segoe UI" w:cs="Segoe UI"/>
          <w:b/>
          <w:sz w:val="32"/>
          <w:szCs w:val="32"/>
        </w:rPr>
        <w:lastRenderedPageBreak/>
        <w:t>Chapitre2 :</w:t>
      </w:r>
      <w:r w:rsidRPr="008B4E06">
        <w:rPr>
          <w:sz w:val="32"/>
          <w:szCs w:val="32"/>
        </w:rPr>
        <w:t xml:space="preserve"> </w:t>
      </w:r>
      <w:r w:rsidRPr="009B7767">
        <w:rPr>
          <w:rFonts w:ascii="Segoe UI" w:hAnsi="Segoe UI" w:cs="Segoe UI"/>
          <w:b/>
          <w:sz w:val="32"/>
          <w:szCs w:val="32"/>
        </w:rPr>
        <w:t>Spécification des besoins et pilotage du projet avec Scrum</w:t>
      </w:r>
    </w:p>
    <w:p w14:paraId="55DCAA07" w14:textId="77777777" w:rsidR="009B7767" w:rsidRPr="009B7767" w:rsidRDefault="009B7767" w:rsidP="008B0420">
      <w:pPr>
        <w:rPr>
          <w:rFonts w:ascii="Segoe UI" w:hAnsi="Segoe UI" w:cs="Segoe UI"/>
          <w:b/>
          <w:sz w:val="32"/>
          <w:szCs w:val="32"/>
        </w:rPr>
      </w:pPr>
    </w:p>
    <w:p w14:paraId="2D554801" w14:textId="77777777" w:rsidR="008B0420" w:rsidRPr="009B7767" w:rsidRDefault="008B0420" w:rsidP="00C13E31">
      <w:pPr>
        <w:pStyle w:val="ListParagraph"/>
        <w:numPr>
          <w:ilvl w:val="0"/>
          <w:numId w:val="5"/>
        </w:numPr>
        <w:rPr>
          <w:rFonts w:ascii="Segoe UI" w:hAnsi="Segoe UI" w:cs="Segoe UI"/>
          <w:b/>
          <w:sz w:val="32"/>
          <w:szCs w:val="32"/>
        </w:rPr>
      </w:pPr>
      <w:r w:rsidRPr="009B7767">
        <w:rPr>
          <w:rFonts w:ascii="Segoe UI" w:hAnsi="Segoe UI" w:cs="Segoe UI"/>
          <w:b/>
          <w:sz w:val="32"/>
          <w:szCs w:val="32"/>
        </w:rPr>
        <w:t>Introduction :</w:t>
      </w:r>
    </w:p>
    <w:p w14:paraId="3BB806A3" w14:textId="77777777" w:rsidR="008B0420" w:rsidRPr="008B4E06" w:rsidRDefault="008B0420" w:rsidP="008B0420">
      <w:pPr>
        <w:pStyle w:val="ListParagraph"/>
        <w:ind w:left="1080"/>
        <w:rPr>
          <w:rFonts w:ascii="Segoe UI" w:hAnsi="Segoe UI" w:cs="Segoe UI"/>
          <w:sz w:val="32"/>
          <w:szCs w:val="32"/>
        </w:rPr>
      </w:pPr>
    </w:p>
    <w:p w14:paraId="2A5FDA25" w14:textId="60E86C8B" w:rsidR="009B7767" w:rsidRPr="00577EA7" w:rsidRDefault="008B0420" w:rsidP="00C13E31">
      <w:pPr>
        <w:pStyle w:val="ListParagraph"/>
        <w:numPr>
          <w:ilvl w:val="0"/>
          <w:numId w:val="6"/>
        </w:numPr>
        <w:rPr>
          <w:rFonts w:ascii="Segoe UI" w:hAnsi="Segoe UI" w:cs="Segoe UI"/>
          <w:b/>
          <w:sz w:val="28"/>
          <w:szCs w:val="28"/>
        </w:rPr>
      </w:pPr>
      <w:r w:rsidRPr="00577EA7">
        <w:rPr>
          <w:rFonts w:ascii="Segoe UI" w:hAnsi="Segoe UI" w:cs="Segoe UI"/>
          <w:b/>
          <w:sz w:val="28"/>
          <w:szCs w:val="28"/>
        </w:rPr>
        <w:t>Identification des acteurs :</w:t>
      </w:r>
    </w:p>
    <w:p w14:paraId="36AD32B0" w14:textId="77777777" w:rsidR="008B0420" w:rsidRPr="00577EA7" w:rsidRDefault="008B0420" w:rsidP="008B0420">
      <w:pPr>
        <w:pStyle w:val="ListParagraph"/>
        <w:ind w:left="1440"/>
        <w:rPr>
          <w:rFonts w:ascii="Segoe UI" w:hAnsi="Segoe UI" w:cs="Segoe UI"/>
          <w:sz w:val="28"/>
          <w:szCs w:val="28"/>
        </w:rPr>
      </w:pPr>
      <w:r w:rsidRPr="00577EA7">
        <w:rPr>
          <w:rFonts w:ascii="Segoe UI" w:hAnsi="Segoe UI" w:cs="Segoe UI"/>
          <w:sz w:val="28"/>
          <w:szCs w:val="28"/>
        </w:rPr>
        <w:t>Un acteur dans une application est une entité externe qui interagit avec le système [1].</w:t>
      </w:r>
    </w:p>
    <w:p w14:paraId="2D7E49C7" w14:textId="77777777" w:rsidR="008B0420" w:rsidRPr="00577EA7" w:rsidRDefault="008B0420" w:rsidP="008B0420">
      <w:pPr>
        <w:pStyle w:val="ListParagraph"/>
        <w:ind w:left="1440"/>
        <w:rPr>
          <w:rFonts w:ascii="Segoe UI" w:hAnsi="Segoe UI" w:cs="Segoe UI"/>
          <w:sz w:val="28"/>
          <w:szCs w:val="28"/>
        </w:rPr>
      </w:pPr>
      <w:r w:rsidRPr="00577EA7">
        <w:rPr>
          <w:rFonts w:ascii="Segoe UI" w:hAnsi="Segoe UI" w:cs="Segoe UI"/>
          <w:sz w:val="28"/>
          <w:szCs w:val="28"/>
        </w:rPr>
        <w:t>Les trois types d’acteurs de l’Application de gestion de maintenance assisté par un ordinateur que nous proposons sont les suivants :</w:t>
      </w:r>
    </w:p>
    <w:p w14:paraId="60E127D7" w14:textId="77777777" w:rsidR="008B0420" w:rsidRPr="00577EA7" w:rsidRDefault="008B0420" w:rsidP="008B0420">
      <w:pPr>
        <w:pStyle w:val="ListParagraph"/>
        <w:ind w:left="1440"/>
        <w:rPr>
          <w:rFonts w:ascii="Segoe UI" w:hAnsi="Segoe UI" w:cs="Segoe UI"/>
          <w:sz w:val="28"/>
          <w:szCs w:val="28"/>
        </w:rPr>
      </w:pPr>
    </w:p>
    <w:p w14:paraId="38C24710" w14:textId="0CB8A5EA" w:rsidR="008B0420" w:rsidRPr="00577EA7" w:rsidRDefault="008B0420" w:rsidP="00C13E31">
      <w:pPr>
        <w:pStyle w:val="ListParagraph"/>
        <w:numPr>
          <w:ilvl w:val="0"/>
          <w:numId w:val="7"/>
        </w:numPr>
        <w:rPr>
          <w:rFonts w:ascii="Segoe UI" w:hAnsi="Segoe UI" w:cs="Segoe UI"/>
          <w:sz w:val="28"/>
          <w:szCs w:val="28"/>
        </w:rPr>
      </w:pPr>
      <w:r w:rsidRPr="00577EA7">
        <w:rPr>
          <w:rFonts w:ascii="Segoe UI" w:hAnsi="Segoe UI" w:cs="Segoe UI"/>
          <w:sz w:val="28"/>
          <w:szCs w:val="28"/>
        </w:rPr>
        <w:t>Administrateur </w:t>
      </w:r>
    </w:p>
    <w:p w14:paraId="102CF021" w14:textId="4898105D" w:rsidR="008B0420" w:rsidRPr="00577EA7" w:rsidRDefault="008B0420" w:rsidP="00C13E31">
      <w:pPr>
        <w:pStyle w:val="ListParagraph"/>
        <w:numPr>
          <w:ilvl w:val="0"/>
          <w:numId w:val="7"/>
        </w:numPr>
        <w:rPr>
          <w:rFonts w:ascii="Segoe UI" w:hAnsi="Segoe UI" w:cs="Segoe UI"/>
          <w:sz w:val="28"/>
          <w:szCs w:val="28"/>
        </w:rPr>
      </w:pPr>
      <w:r w:rsidRPr="00577EA7">
        <w:rPr>
          <w:rFonts w:ascii="Segoe UI" w:hAnsi="Segoe UI" w:cs="Segoe UI"/>
          <w:sz w:val="28"/>
          <w:szCs w:val="28"/>
        </w:rPr>
        <w:t>Technicien </w:t>
      </w:r>
    </w:p>
    <w:p w14:paraId="13C6531A" w14:textId="7EA2DA27" w:rsidR="00577EA7" w:rsidRPr="00577EA7" w:rsidRDefault="008B0420" w:rsidP="00C13E31">
      <w:pPr>
        <w:pStyle w:val="ListParagraph"/>
        <w:numPr>
          <w:ilvl w:val="0"/>
          <w:numId w:val="7"/>
        </w:numPr>
        <w:rPr>
          <w:rFonts w:ascii="Segoe UI" w:hAnsi="Segoe UI" w:cs="Segoe UI"/>
          <w:sz w:val="28"/>
          <w:szCs w:val="28"/>
        </w:rPr>
      </w:pPr>
      <w:r w:rsidRPr="00577EA7">
        <w:rPr>
          <w:rFonts w:ascii="Segoe UI" w:hAnsi="Segoe UI" w:cs="Segoe UI"/>
          <w:sz w:val="28"/>
          <w:szCs w:val="28"/>
        </w:rPr>
        <w:t>Manager </w:t>
      </w:r>
    </w:p>
    <w:p w14:paraId="2111C18E" w14:textId="77777777" w:rsidR="00577EA7" w:rsidRPr="00577EA7" w:rsidRDefault="00577EA7" w:rsidP="00577EA7">
      <w:pPr>
        <w:pStyle w:val="ListParagraph"/>
        <w:ind w:left="1800"/>
        <w:rPr>
          <w:rFonts w:ascii="Segoe UI" w:hAnsi="Segoe UI" w:cs="Segoe UI"/>
          <w:sz w:val="28"/>
          <w:szCs w:val="28"/>
        </w:rPr>
      </w:pPr>
    </w:p>
    <w:p w14:paraId="637F0115" w14:textId="4F98F187" w:rsidR="008B0420" w:rsidRDefault="008B0420" w:rsidP="00C13E31">
      <w:pPr>
        <w:pStyle w:val="ListParagraph"/>
        <w:numPr>
          <w:ilvl w:val="0"/>
          <w:numId w:val="5"/>
        </w:numPr>
        <w:rPr>
          <w:rFonts w:ascii="Segoe UI" w:hAnsi="Segoe UI" w:cs="Segoe UI"/>
          <w:b/>
          <w:sz w:val="32"/>
          <w:szCs w:val="32"/>
        </w:rPr>
      </w:pPr>
      <w:r w:rsidRPr="009B7767">
        <w:rPr>
          <w:rFonts w:ascii="Segoe UI" w:hAnsi="Segoe UI" w:cs="Segoe UI"/>
          <w:b/>
          <w:sz w:val="32"/>
          <w:szCs w:val="32"/>
        </w:rPr>
        <w:t xml:space="preserve"> Spécification des besoins :</w:t>
      </w:r>
    </w:p>
    <w:p w14:paraId="3976AA80" w14:textId="77777777" w:rsidR="009B7767" w:rsidRPr="009B7767" w:rsidRDefault="009B7767" w:rsidP="009B7767">
      <w:pPr>
        <w:pStyle w:val="ListParagraph"/>
        <w:ind w:left="1080"/>
        <w:rPr>
          <w:rFonts w:ascii="Segoe UI" w:hAnsi="Segoe UI" w:cs="Segoe UI"/>
          <w:b/>
          <w:sz w:val="32"/>
          <w:szCs w:val="32"/>
        </w:rPr>
      </w:pPr>
    </w:p>
    <w:p w14:paraId="41B6898E" w14:textId="42DE4BCD" w:rsidR="006F19B2" w:rsidRDefault="006F19B2" w:rsidP="00C13E31">
      <w:pPr>
        <w:pStyle w:val="ListParagraph"/>
        <w:numPr>
          <w:ilvl w:val="0"/>
          <w:numId w:val="9"/>
        </w:numPr>
        <w:rPr>
          <w:rFonts w:ascii="Segoe UI" w:hAnsi="Segoe UI" w:cs="Segoe UI"/>
          <w:b/>
          <w:sz w:val="28"/>
          <w:szCs w:val="28"/>
        </w:rPr>
      </w:pPr>
      <w:r w:rsidRPr="00577EA7">
        <w:rPr>
          <w:rFonts w:ascii="Segoe UI" w:hAnsi="Segoe UI" w:cs="Segoe UI"/>
          <w:b/>
          <w:sz w:val="28"/>
          <w:szCs w:val="28"/>
        </w:rPr>
        <w:t>Spécification des besoins fonctionnels :</w:t>
      </w:r>
    </w:p>
    <w:p w14:paraId="650EBD87" w14:textId="77777777" w:rsidR="00577EA7" w:rsidRPr="00387E52" w:rsidRDefault="00577EA7" w:rsidP="00577EA7">
      <w:pPr>
        <w:pStyle w:val="ListParagraph"/>
        <w:ind w:left="1296"/>
        <w:rPr>
          <w:rFonts w:ascii="Segoe UI" w:hAnsi="Segoe UI" w:cs="Segoe UI"/>
          <w:b/>
          <w:sz w:val="32"/>
          <w:szCs w:val="32"/>
        </w:rPr>
      </w:pPr>
    </w:p>
    <w:p w14:paraId="62778604" w14:textId="02E9D9E4" w:rsidR="003C563D" w:rsidRPr="00387E52" w:rsidRDefault="006C0977" w:rsidP="00FD7E73">
      <w:pPr>
        <w:ind w:left="1416"/>
        <w:rPr>
          <w:sz w:val="32"/>
          <w:szCs w:val="32"/>
        </w:rPr>
      </w:pPr>
      <w:r w:rsidRPr="00387E52">
        <w:rPr>
          <w:sz w:val="32"/>
          <w:szCs w:val="32"/>
        </w:rPr>
        <w:t>Il s'agit des fonctionnalités du système. Ce sont les besoins spécifiant un comportement d'entrée / sortie du Système. Le système à concevoir doit permettre à l’utilisateur d’effectuer les opérations suivantes</w:t>
      </w:r>
    </w:p>
    <w:p w14:paraId="60589F26" w14:textId="36CE5A84" w:rsidR="00577EA7" w:rsidRPr="00577EA7" w:rsidRDefault="00E01E4E" w:rsidP="00577EA7">
      <w:pPr>
        <w:ind w:left="708"/>
        <w:rPr>
          <w:sz w:val="28"/>
          <w:szCs w:val="28"/>
        </w:rPr>
      </w:pPr>
      <w:r>
        <w:rPr>
          <w:rFonts w:ascii="Segoe UI" w:hAnsi="Segoe UI" w:cs="Segoe UI"/>
          <w:noProof/>
          <w:sz w:val="32"/>
          <w:szCs w:val="32"/>
        </w:rPr>
        <mc:AlternateContent>
          <mc:Choice Requires="wps">
            <w:drawing>
              <wp:anchor distT="0" distB="0" distL="114300" distR="114300" simplePos="0" relativeHeight="251672576" behindDoc="0" locked="0" layoutInCell="1" allowOverlap="1" wp14:anchorId="39462A3A" wp14:editId="1857BB1E">
                <wp:simplePos x="0" y="0"/>
                <wp:positionH relativeFrom="margin">
                  <wp:posOffset>-449629</wp:posOffset>
                </wp:positionH>
                <wp:positionV relativeFrom="paragraph">
                  <wp:posOffset>118940</wp:posOffset>
                </wp:positionV>
                <wp:extent cx="6638400" cy="1195754"/>
                <wp:effectExtent l="76200" t="76200" r="86360" b="99695"/>
                <wp:wrapNone/>
                <wp:docPr id="43" name="Text Box 43"/>
                <wp:cNvGraphicFramePr/>
                <a:graphic xmlns:a="http://schemas.openxmlformats.org/drawingml/2006/main">
                  <a:graphicData uri="http://schemas.microsoft.com/office/word/2010/wordprocessingShape">
                    <wps:wsp>
                      <wps:cNvSpPr txBox="1"/>
                      <wps:spPr>
                        <a:xfrm>
                          <a:off x="0" y="0"/>
                          <a:ext cx="6638400" cy="1195754"/>
                        </a:xfrm>
                        <a:prstGeom prst="rect">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6350">
                          <a:solidFill>
                            <a:prstClr val="black"/>
                          </a:solidFill>
                        </a:ln>
                        <a:effectLst>
                          <a:glow rad="63500">
                            <a:schemeClr val="accent3">
                              <a:satMod val="175000"/>
                              <a:alpha val="40000"/>
                            </a:schemeClr>
                          </a:glow>
                        </a:effectLst>
                      </wps:spPr>
                      <wps:txbx>
                        <w:txbxContent>
                          <w:p w14:paraId="515A5B91" w14:textId="1CC3611B" w:rsidR="001106EC" w:rsidRPr="00E01E4E" w:rsidRDefault="001106EC" w:rsidP="00C13E31">
                            <w:pPr>
                              <w:pStyle w:val="ListParagraph"/>
                              <w:numPr>
                                <w:ilvl w:val="0"/>
                                <w:numId w:val="21"/>
                              </w:numPr>
                              <w:rPr>
                                <w:sz w:val="32"/>
                                <w:szCs w:val="32"/>
                              </w:rPr>
                            </w:pPr>
                            <w:r w:rsidRPr="00E01E4E">
                              <w:rPr>
                                <w:b/>
                                <w:sz w:val="32"/>
                                <w:szCs w:val="32"/>
                              </w:rPr>
                              <w:t xml:space="preserve">Gestion des utilisateurs </w:t>
                            </w:r>
                            <w:r w:rsidRPr="00E01E4E">
                              <w:rPr>
                                <w:sz w:val="32"/>
                                <w:szCs w:val="32"/>
                              </w:rPr>
                              <w:t>: il s'agit d'un outil permettant d'effectuer les opérations de gestion telles que l'ajout, la suppression, la modification et la consultation des informations caractérisant chacun des utilisateurs.</w:t>
                            </w:r>
                          </w:p>
                          <w:p w14:paraId="45C1A7E3" w14:textId="358879F8" w:rsidR="001106EC" w:rsidRPr="00E01E4E" w:rsidRDefault="001106EC" w:rsidP="00E01E4E">
                            <w:pPr>
                              <w:rPr>
                                <w:sz w:val="32"/>
                                <w:szCs w:val="32"/>
                              </w:rPr>
                            </w:pPr>
                            <w:r w:rsidRPr="00E01E4E">
                              <w:rPr>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462A3A" id="_x0000_t202" coordsize="21600,21600" o:spt="202" path="m,l,21600r21600,l21600,xe">
                <v:stroke joinstyle="miter"/>
                <v:path gradientshapeok="t" o:connecttype="rect"/>
              </v:shapetype>
              <v:shape id="Text Box 43" o:spid="_x0000_s1026" type="#_x0000_t202" style="position:absolute;left:0;text-align:left;margin-left:-35.4pt;margin-top:9.35pt;width:522.7pt;height:9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" fillcolor="#f7fafd [184]" strokeweight=".5pt">
                <v:fill color2="#cde0f2 [984]" rotate="t" colors="0 #f7fafd;48497f #b5d2ec;54395f #b5d2ec;1 #cee1f2" focus="100%" type="gradient"/>
                <v:textbox>
                  <w:txbxContent>
                    <w:p w14:paraId="515A5B91" w14:textId="1CC3611B" w:rsidR="001106EC" w:rsidRPr="00E01E4E" w:rsidRDefault="001106EC" w:rsidP="00C13E31">
                      <w:pPr>
                        <w:pStyle w:val="ListParagraph"/>
                        <w:numPr>
                          <w:ilvl w:val="0"/>
                          <w:numId w:val="21"/>
                        </w:numPr>
                        <w:rPr>
                          <w:sz w:val="32"/>
                          <w:szCs w:val="32"/>
                        </w:rPr>
                      </w:pPr>
                      <w:r w:rsidRPr="00E01E4E">
                        <w:rPr>
                          <w:b/>
                          <w:sz w:val="32"/>
                          <w:szCs w:val="32"/>
                        </w:rPr>
                        <w:t xml:space="preserve">Gestion des utilisateurs </w:t>
                      </w:r>
                      <w:r w:rsidRPr="00E01E4E">
                        <w:rPr>
                          <w:sz w:val="32"/>
                          <w:szCs w:val="32"/>
                        </w:rPr>
                        <w:t>: il s'agit d'un outil permettant d'effectuer les opérations de gestion telles que l'ajout, la suppression, la modification et la consultation des informations caractérisant chacun des utilisateurs.</w:t>
                      </w:r>
                    </w:p>
                    <w:p w14:paraId="45C1A7E3" w14:textId="358879F8" w:rsidR="001106EC" w:rsidRPr="00E01E4E" w:rsidRDefault="001106EC" w:rsidP="00E01E4E">
                      <w:pPr>
                        <w:rPr>
                          <w:sz w:val="32"/>
                          <w:szCs w:val="32"/>
                        </w:rPr>
                      </w:pPr>
                      <w:r w:rsidRPr="00E01E4E">
                        <w:rPr>
                          <w:sz w:val="32"/>
                          <w:szCs w:val="32"/>
                        </w:rPr>
                        <w:tab/>
                      </w:r>
                    </w:p>
                  </w:txbxContent>
                </v:textbox>
                <w10:wrap anchorx="margin"/>
              </v:shape>
            </w:pict>
          </mc:Fallback>
        </mc:AlternateContent>
      </w:r>
    </w:p>
    <w:p w14:paraId="29F15228" w14:textId="61D4ABC4" w:rsidR="001106EC" w:rsidRPr="001106EC" w:rsidRDefault="001106EC" w:rsidP="001106EC">
      <w:pPr>
        <w:rPr>
          <w:rFonts w:ascii="Segoe UI" w:hAnsi="Segoe UI" w:cs="Segoe UI"/>
          <w:sz w:val="28"/>
          <w:szCs w:val="28"/>
        </w:rPr>
      </w:pPr>
    </w:p>
    <w:p w14:paraId="2EA29AA6" w14:textId="02355D4D" w:rsidR="00430562" w:rsidRDefault="00430562" w:rsidP="003C563D">
      <w:pPr>
        <w:pStyle w:val="ListParagraph"/>
        <w:ind w:left="1296"/>
        <w:rPr>
          <w:rFonts w:ascii="Segoe UI" w:hAnsi="Segoe UI" w:cs="Segoe UI"/>
          <w:sz w:val="32"/>
          <w:szCs w:val="32"/>
        </w:rPr>
      </w:pPr>
    </w:p>
    <w:p w14:paraId="1FD423B8" w14:textId="6FF9DF26" w:rsidR="00430562" w:rsidRDefault="00430562" w:rsidP="003C563D">
      <w:pPr>
        <w:pStyle w:val="ListParagraph"/>
        <w:ind w:left="1296"/>
        <w:rPr>
          <w:rFonts w:ascii="Segoe UI" w:hAnsi="Segoe UI" w:cs="Segoe UI"/>
          <w:sz w:val="32"/>
          <w:szCs w:val="32"/>
        </w:rPr>
      </w:pPr>
    </w:p>
    <w:p w14:paraId="3019CFB2" w14:textId="7C2D4D3C" w:rsidR="00430562" w:rsidRDefault="00430562" w:rsidP="003C563D">
      <w:pPr>
        <w:pStyle w:val="ListParagraph"/>
        <w:ind w:left="1296"/>
        <w:rPr>
          <w:rFonts w:ascii="Segoe UI" w:hAnsi="Segoe UI" w:cs="Segoe UI"/>
          <w:sz w:val="32"/>
          <w:szCs w:val="32"/>
        </w:rPr>
      </w:pPr>
    </w:p>
    <w:p w14:paraId="1A6210EF" w14:textId="1B67F9F3" w:rsidR="00430562" w:rsidRDefault="00430562" w:rsidP="003C563D">
      <w:pPr>
        <w:pStyle w:val="ListParagraph"/>
        <w:ind w:left="1296"/>
        <w:rPr>
          <w:rFonts w:ascii="Segoe UI" w:hAnsi="Segoe UI" w:cs="Segoe UI"/>
          <w:sz w:val="32"/>
          <w:szCs w:val="32"/>
        </w:rPr>
      </w:pPr>
    </w:p>
    <w:p w14:paraId="7F99ED27" w14:textId="5F1D2F82" w:rsidR="009B7767" w:rsidRPr="00387E52" w:rsidRDefault="00387E52" w:rsidP="00387E52">
      <w:pPr>
        <w:pStyle w:val="ListParagraph"/>
        <w:ind w:left="1296"/>
        <w:rPr>
          <w:rFonts w:ascii="Segoe UI" w:hAnsi="Segoe UI" w:cs="Segoe UI"/>
          <w:sz w:val="32"/>
          <w:szCs w:val="32"/>
        </w:rPr>
      </w:pPr>
      <w:r w:rsidRPr="00577EA7">
        <w:rPr>
          <w:rFonts w:ascii="Segoe UI" w:hAnsi="Segoe UI" w:cs="Segoe UI"/>
          <w:noProof/>
          <w:sz w:val="32"/>
          <w:szCs w:val="32"/>
        </w:rPr>
        <w:lastRenderedPageBreak/>
        <mc:AlternateContent>
          <mc:Choice Requires="wps">
            <w:drawing>
              <wp:anchor distT="45720" distB="45720" distL="114300" distR="114300" simplePos="0" relativeHeight="251674624" behindDoc="0" locked="0" layoutInCell="1" allowOverlap="1" wp14:anchorId="598F17EC" wp14:editId="0E5291D2">
                <wp:simplePos x="0" y="0"/>
                <wp:positionH relativeFrom="margin">
                  <wp:posOffset>-420809</wp:posOffset>
                </wp:positionH>
                <wp:positionV relativeFrom="paragraph">
                  <wp:posOffset>76591</wp:posOffset>
                </wp:positionV>
                <wp:extent cx="6639266" cy="8454683"/>
                <wp:effectExtent l="76200" t="76200" r="104775" b="9906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9266" cy="8454683"/>
                        </a:xfrm>
                        <a:prstGeom prst="rect">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9525">
                          <a:solidFill>
                            <a:srgbClr val="000000"/>
                          </a:solidFill>
                          <a:miter lim="800000"/>
                          <a:headEnd/>
                          <a:tailEnd/>
                        </a:ln>
                        <a:effectLst>
                          <a:glow rad="63500">
                            <a:schemeClr val="accent3">
                              <a:satMod val="175000"/>
                              <a:alpha val="40000"/>
                            </a:schemeClr>
                          </a:glow>
                        </a:effectLst>
                      </wps:spPr>
                      <wps:txbx>
                        <w:txbxContent>
                          <w:p w14:paraId="4B09151D" w14:textId="77777777" w:rsidR="00387E52" w:rsidRPr="00E01E4E" w:rsidRDefault="00387E52" w:rsidP="00C13E31">
                            <w:pPr>
                              <w:pStyle w:val="ListParagraph"/>
                              <w:numPr>
                                <w:ilvl w:val="0"/>
                                <w:numId w:val="21"/>
                              </w:numPr>
                              <w:rPr>
                                <w:b/>
                                <w:sz w:val="32"/>
                                <w:szCs w:val="32"/>
                              </w:rPr>
                            </w:pPr>
                            <w:r w:rsidRPr="00E01E4E">
                              <w:rPr>
                                <w:b/>
                                <w:sz w:val="32"/>
                                <w:szCs w:val="32"/>
                              </w:rPr>
                              <w:t xml:space="preserve">Gestion des travaux : </w:t>
                            </w:r>
                            <w:r w:rsidRPr="00387E52">
                              <w:rPr>
                                <w:sz w:val="32"/>
                                <w:szCs w:val="32"/>
                              </w:rPr>
                              <w:t>l'application permet :</w:t>
                            </w:r>
                          </w:p>
                          <w:p w14:paraId="707B7374" w14:textId="45F32C5C" w:rsidR="00387E52" w:rsidRDefault="00387E52" w:rsidP="00387E52">
                            <w:pPr>
                              <w:rPr>
                                <w:sz w:val="32"/>
                                <w:szCs w:val="32"/>
                              </w:rPr>
                            </w:pPr>
                            <w:r w:rsidRPr="00E01E4E">
                              <w:rPr>
                                <w:b/>
                                <w:sz w:val="32"/>
                                <w:szCs w:val="32"/>
                              </w:rPr>
                              <w:t xml:space="preserve"> </w:t>
                            </w:r>
                            <w:r w:rsidRPr="00E01E4E">
                              <w:rPr>
                                <w:b/>
                                <w:sz w:val="32"/>
                                <w:szCs w:val="32"/>
                              </w:rPr>
                              <w:tab/>
                            </w:r>
                            <w:r w:rsidRPr="00E01E4E">
                              <w:rPr>
                                <w:sz w:val="32"/>
                                <w:szCs w:val="32"/>
                              </w:rPr>
                              <w:t xml:space="preserve"> - La gestion des ordres d'intervention.</w:t>
                            </w:r>
                          </w:p>
                          <w:p w14:paraId="77D997BF" w14:textId="5DF3E3EA" w:rsidR="00E01E4E" w:rsidRPr="00E01E4E" w:rsidRDefault="00E01E4E" w:rsidP="00E01E4E">
                            <w:pPr>
                              <w:ind w:left="708"/>
                              <w:rPr>
                                <w:sz w:val="32"/>
                                <w:szCs w:val="32"/>
                              </w:rPr>
                            </w:pPr>
                            <w:r w:rsidRPr="00E01E4E">
                              <w:rPr>
                                <w:sz w:val="32"/>
                                <w:szCs w:val="32"/>
                              </w:rPr>
                              <w:t>- La gestion de la maintenance préventive.</w:t>
                            </w:r>
                          </w:p>
                          <w:p w14:paraId="46C111ED" w14:textId="45F8E323" w:rsidR="00E01E4E" w:rsidRPr="00E01E4E" w:rsidRDefault="00E01E4E" w:rsidP="00E01E4E">
                            <w:pPr>
                              <w:ind w:left="708"/>
                              <w:rPr>
                                <w:sz w:val="32"/>
                                <w:szCs w:val="32"/>
                              </w:rPr>
                            </w:pPr>
                            <w:r w:rsidRPr="00E01E4E">
                              <w:rPr>
                                <w:sz w:val="32"/>
                                <w:szCs w:val="32"/>
                              </w:rPr>
                              <w:t>- La gestion des contrats de sous-traitance.</w:t>
                            </w:r>
                          </w:p>
                          <w:p w14:paraId="01B70B37" w14:textId="4B1A3070" w:rsidR="00577EA7" w:rsidRPr="00E01E4E" w:rsidRDefault="00577EA7" w:rsidP="00C13E31">
                            <w:pPr>
                              <w:pStyle w:val="ListParagraph"/>
                              <w:numPr>
                                <w:ilvl w:val="0"/>
                                <w:numId w:val="23"/>
                              </w:numPr>
                              <w:spacing w:line="256" w:lineRule="auto"/>
                              <w:rPr>
                                <w:sz w:val="32"/>
                                <w:szCs w:val="32"/>
                              </w:rPr>
                            </w:pPr>
                            <w:r w:rsidRPr="00E01E4E">
                              <w:rPr>
                                <w:b/>
                                <w:sz w:val="32"/>
                                <w:szCs w:val="32"/>
                              </w:rPr>
                              <w:t xml:space="preserve">Consultation des statistiques des équipements </w:t>
                            </w:r>
                            <w:r w:rsidRPr="00E01E4E">
                              <w:rPr>
                                <w:sz w:val="32"/>
                                <w:szCs w:val="32"/>
                              </w:rPr>
                              <w:t>: l'application fournit une vue permettant à un utilisateur de consulter les statistiques des coûts de maintenance.</w:t>
                            </w:r>
                          </w:p>
                          <w:p w14:paraId="3365ACE2" w14:textId="77777777" w:rsidR="00577EA7" w:rsidRPr="00E01E4E" w:rsidRDefault="00577EA7" w:rsidP="00C13E31">
                            <w:pPr>
                              <w:pStyle w:val="ListParagraph"/>
                              <w:numPr>
                                <w:ilvl w:val="0"/>
                                <w:numId w:val="23"/>
                              </w:numPr>
                              <w:spacing w:line="256" w:lineRule="auto"/>
                              <w:rPr>
                                <w:sz w:val="32"/>
                                <w:szCs w:val="32"/>
                              </w:rPr>
                            </w:pPr>
                            <w:r w:rsidRPr="00E01E4E">
                              <w:rPr>
                                <w:b/>
                                <w:sz w:val="32"/>
                                <w:szCs w:val="32"/>
                              </w:rPr>
                              <w:t xml:space="preserve">Consultation de l'historique des agents : </w:t>
                            </w:r>
                            <w:r w:rsidRPr="00E01E4E">
                              <w:rPr>
                                <w:sz w:val="32"/>
                                <w:szCs w:val="32"/>
                              </w:rPr>
                              <w:t>l'application permet au responsable de voir les activités réalisées dans le système, ordonnées par date.</w:t>
                            </w:r>
                          </w:p>
                          <w:p w14:paraId="4ED4ECD1" w14:textId="77777777" w:rsidR="00E01E4E" w:rsidRDefault="00577EA7" w:rsidP="00C13E31">
                            <w:pPr>
                              <w:pStyle w:val="ListParagraph"/>
                              <w:numPr>
                                <w:ilvl w:val="0"/>
                                <w:numId w:val="23"/>
                              </w:numPr>
                              <w:rPr>
                                <w:sz w:val="32"/>
                                <w:szCs w:val="32"/>
                              </w:rPr>
                            </w:pPr>
                            <w:r w:rsidRPr="00E01E4E">
                              <w:rPr>
                                <w:b/>
                                <w:sz w:val="32"/>
                                <w:szCs w:val="32"/>
                              </w:rPr>
                              <w:t>Gestion de la documentation technique</w:t>
                            </w:r>
                            <w:r w:rsidRPr="00E01E4E">
                              <w:rPr>
                                <w:sz w:val="32"/>
                                <w:szCs w:val="32"/>
                              </w:rPr>
                              <w:t xml:space="preserve"> : ce module est l'équivalent d'un </w:t>
                            </w:r>
                            <w:r w:rsidR="00E01E4E" w:rsidRPr="00E01E4E">
                              <w:rPr>
                                <w:sz w:val="32"/>
                                <w:szCs w:val="32"/>
                              </w:rPr>
                              <w:t xml:space="preserve">   </w:t>
                            </w:r>
                            <w:r w:rsidRPr="00E01E4E">
                              <w:rPr>
                                <w:sz w:val="32"/>
                                <w:szCs w:val="32"/>
                              </w:rPr>
                              <w:t xml:space="preserve">gestionnaire bibliographique grâce auquel il est possible de faire la saisie et la recherche d’informations </w:t>
                            </w:r>
                          </w:p>
                          <w:p w14:paraId="4A81E922" w14:textId="77777777" w:rsidR="00E01E4E" w:rsidRDefault="00577EA7" w:rsidP="00C13E31">
                            <w:pPr>
                              <w:pStyle w:val="ListParagraph"/>
                              <w:numPr>
                                <w:ilvl w:val="0"/>
                                <w:numId w:val="23"/>
                              </w:numPr>
                              <w:rPr>
                                <w:sz w:val="32"/>
                                <w:szCs w:val="32"/>
                              </w:rPr>
                            </w:pPr>
                            <w:r w:rsidRPr="00E01E4E">
                              <w:rPr>
                                <w:b/>
                                <w:sz w:val="32"/>
                                <w:szCs w:val="32"/>
                              </w:rPr>
                              <w:t>Gestion des achats :</w:t>
                            </w:r>
                            <w:r w:rsidRPr="00E01E4E">
                              <w:rPr>
                                <w:sz w:val="32"/>
                                <w:szCs w:val="32"/>
                              </w:rPr>
                              <w:t xml:space="preserve"> l’application permet</w:t>
                            </w:r>
                          </w:p>
                          <w:p w14:paraId="4EE86558" w14:textId="44E97031" w:rsidR="00E01E4E" w:rsidRPr="00E01E4E" w:rsidRDefault="00577EA7" w:rsidP="00E01E4E">
                            <w:pPr>
                              <w:ind w:left="708"/>
                              <w:rPr>
                                <w:sz w:val="32"/>
                                <w:szCs w:val="32"/>
                              </w:rPr>
                            </w:pPr>
                            <w:r w:rsidRPr="00E01E4E">
                              <w:rPr>
                                <w:sz w:val="32"/>
                                <w:szCs w:val="32"/>
                              </w:rPr>
                              <w:t>- la gestion du bon de commande</w:t>
                            </w:r>
                          </w:p>
                          <w:p w14:paraId="7BE19905" w14:textId="77777777" w:rsidR="00E01E4E" w:rsidRDefault="00577EA7" w:rsidP="00E01E4E">
                            <w:pPr>
                              <w:ind w:left="708"/>
                              <w:rPr>
                                <w:sz w:val="32"/>
                                <w:szCs w:val="32"/>
                              </w:rPr>
                            </w:pPr>
                            <w:r w:rsidRPr="00E01E4E">
                              <w:rPr>
                                <w:sz w:val="32"/>
                                <w:szCs w:val="32"/>
                              </w:rPr>
                              <w:t xml:space="preserve"> - la gestion du bon de sortie </w:t>
                            </w:r>
                          </w:p>
                          <w:p w14:paraId="3100D333" w14:textId="07B312B7" w:rsidR="00E01E4E" w:rsidRDefault="00577EA7" w:rsidP="00E01E4E">
                            <w:pPr>
                              <w:ind w:left="708"/>
                              <w:rPr>
                                <w:sz w:val="32"/>
                                <w:szCs w:val="32"/>
                              </w:rPr>
                            </w:pPr>
                            <w:r w:rsidRPr="00E01E4E">
                              <w:rPr>
                                <w:sz w:val="32"/>
                                <w:szCs w:val="32"/>
                              </w:rPr>
                              <w:t>- la gestion du bon de réception</w:t>
                            </w:r>
                          </w:p>
                          <w:p w14:paraId="3CEF161E" w14:textId="63AE4E5B" w:rsidR="00577EA7" w:rsidRPr="00E01E4E" w:rsidRDefault="00577EA7" w:rsidP="00E01E4E">
                            <w:pPr>
                              <w:ind w:left="708"/>
                              <w:rPr>
                                <w:sz w:val="32"/>
                                <w:szCs w:val="32"/>
                              </w:rPr>
                            </w:pPr>
                            <w:r w:rsidRPr="00E01E4E">
                              <w:rPr>
                                <w:sz w:val="32"/>
                                <w:szCs w:val="32"/>
                              </w:rPr>
                              <w:t xml:space="preserve"> - la gestion du bon de livraison</w:t>
                            </w:r>
                          </w:p>
                          <w:p w14:paraId="5CB0B19C" w14:textId="3604E27F" w:rsidR="00E01E4E" w:rsidRPr="00E01E4E" w:rsidRDefault="00577EA7" w:rsidP="00C13E31">
                            <w:pPr>
                              <w:pStyle w:val="ListParagraph"/>
                              <w:numPr>
                                <w:ilvl w:val="0"/>
                                <w:numId w:val="24"/>
                              </w:numPr>
                              <w:rPr>
                                <w:sz w:val="32"/>
                                <w:szCs w:val="32"/>
                              </w:rPr>
                            </w:pPr>
                            <w:r w:rsidRPr="00E01E4E">
                              <w:rPr>
                                <w:b/>
                                <w:sz w:val="32"/>
                                <w:szCs w:val="32"/>
                              </w:rPr>
                              <w:t>Gestion des stocks :</w:t>
                            </w:r>
                            <w:r w:rsidRPr="00E01E4E">
                              <w:rPr>
                                <w:sz w:val="32"/>
                                <w:szCs w:val="32"/>
                              </w:rPr>
                              <w:t xml:space="preserve"> Ce module doit contenir tous les outils nécessaires pour une gestion rigoureuse du magasin :</w:t>
                            </w:r>
                          </w:p>
                          <w:p w14:paraId="44F5CAF1" w14:textId="7CD0433F" w:rsidR="00577EA7" w:rsidRPr="00E01E4E" w:rsidRDefault="00577EA7" w:rsidP="00E01E4E">
                            <w:pPr>
                              <w:ind w:left="708"/>
                              <w:rPr>
                                <w:sz w:val="32"/>
                                <w:szCs w:val="32"/>
                              </w:rPr>
                            </w:pPr>
                            <w:r w:rsidRPr="00E01E4E">
                              <w:rPr>
                                <w:sz w:val="32"/>
                                <w:szCs w:val="32"/>
                              </w:rPr>
                              <w:t xml:space="preserve"> - La saisie des informations sur les produits.</w:t>
                            </w:r>
                          </w:p>
                          <w:p w14:paraId="721D6189" w14:textId="3601C430" w:rsidR="00577EA7" w:rsidRPr="00E01E4E" w:rsidRDefault="00577EA7" w:rsidP="00E01E4E">
                            <w:pPr>
                              <w:ind w:left="708"/>
                              <w:rPr>
                                <w:sz w:val="32"/>
                                <w:szCs w:val="32"/>
                              </w:rPr>
                            </w:pPr>
                            <w:r w:rsidRPr="00E01E4E">
                              <w:rPr>
                                <w:sz w:val="32"/>
                                <w:szCs w:val="32"/>
                              </w:rPr>
                              <w:t>- La vérification/ mise à jour de l'inventaire physique.</w:t>
                            </w:r>
                          </w:p>
                          <w:p w14:paraId="18C4FA08" w14:textId="77777777" w:rsidR="00577EA7" w:rsidRPr="00E01E4E" w:rsidRDefault="00577EA7" w:rsidP="00E01E4E">
                            <w:pPr>
                              <w:ind w:left="708"/>
                              <w:rPr>
                                <w:sz w:val="32"/>
                                <w:szCs w:val="32"/>
                              </w:rPr>
                            </w:pPr>
                            <w:r w:rsidRPr="00E01E4E">
                              <w:rPr>
                                <w:sz w:val="32"/>
                                <w:szCs w:val="32"/>
                              </w:rPr>
                              <w:t xml:space="preserve"> - La gestion des bons de commande.</w:t>
                            </w:r>
                          </w:p>
                          <w:p w14:paraId="22026A9B" w14:textId="77777777" w:rsidR="00E01E4E" w:rsidRPr="00E01E4E" w:rsidRDefault="00577EA7" w:rsidP="00E01E4E">
                            <w:pPr>
                              <w:ind w:left="708"/>
                              <w:rPr>
                                <w:sz w:val="32"/>
                                <w:szCs w:val="32"/>
                              </w:rPr>
                            </w:pPr>
                            <w:r w:rsidRPr="00E01E4E">
                              <w:rPr>
                                <w:sz w:val="32"/>
                                <w:szCs w:val="32"/>
                              </w:rPr>
                              <w:t xml:space="preserve"> - La gestion des fournisseurs et des sous-traitants. </w:t>
                            </w:r>
                          </w:p>
                          <w:p w14:paraId="26343B71" w14:textId="019A92E7" w:rsidR="00577EA7" w:rsidRPr="00E01E4E" w:rsidRDefault="00577EA7" w:rsidP="00E01E4E">
                            <w:pPr>
                              <w:ind w:left="708"/>
                              <w:rPr>
                                <w:sz w:val="32"/>
                                <w:szCs w:val="32"/>
                              </w:rPr>
                            </w:pPr>
                            <w:r w:rsidRPr="00E01E4E">
                              <w:rPr>
                                <w:sz w:val="32"/>
                                <w:szCs w:val="32"/>
                              </w:rPr>
                              <w:t>- La gestion des entrées et des sorties.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F17EC" id="Text Box 2" o:spid="_x0000_s1027" type="#_x0000_t202" style="position:absolute;left:0;text-align:left;margin-left:-33.15pt;margin-top:6.05pt;width:522.8pt;height:665.7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" fillcolor="#f7fafd [184]">
                <v:fill color2="#cde0f2 [984]" rotate="t" colors="0 #f7fafd;48497f #b5d2ec;54395f #b5d2ec;1 #cee1f2" focus="100%" type="gradient"/>
                <v:textbox>
                  <w:txbxContent>
                    <w:p w14:paraId="4B09151D" w14:textId="77777777" w:rsidR="00387E52" w:rsidRPr="00E01E4E" w:rsidRDefault="00387E52" w:rsidP="00C13E31">
                      <w:pPr>
                        <w:pStyle w:val="ListParagraph"/>
                        <w:numPr>
                          <w:ilvl w:val="0"/>
                          <w:numId w:val="21"/>
                        </w:numPr>
                        <w:rPr>
                          <w:b/>
                          <w:sz w:val="32"/>
                          <w:szCs w:val="32"/>
                        </w:rPr>
                      </w:pPr>
                      <w:r w:rsidRPr="00E01E4E">
                        <w:rPr>
                          <w:b/>
                          <w:sz w:val="32"/>
                          <w:szCs w:val="32"/>
                        </w:rPr>
                        <w:t xml:space="preserve">Gestion des travaux : </w:t>
                      </w:r>
                      <w:r w:rsidRPr="00387E52">
                        <w:rPr>
                          <w:sz w:val="32"/>
                          <w:szCs w:val="32"/>
                        </w:rPr>
                        <w:t>l'application permet :</w:t>
                      </w:r>
                    </w:p>
                    <w:p w14:paraId="707B7374" w14:textId="45F32C5C" w:rsidR="00387E52" w:rsidRDefault="00387E52" w:rsidP="00387E52">
                      <w:pPr>
                        <w:rPr>
                          <w:sz w:val="32"/>
                          <w:szCs w:val="32"/>
                        </w:rPr>
                      </w:pPr>
                      <w:r w:rsidRPr="00E01E4E">
                        <w:rPr>
                          <w:b/>
                          <w:sz w:val="32"/>
                          <w:szCs w:val="32"/>
                        </w:rPr>
                        <w:t xml:space="preserve"> </w:t>
                      </w:r>
                      <w:r w:rsidRPr="00E01E4E">
                        <w:rPr>
                          <w:b/>
                          <w:sz w:val="32"/>
                          <w:szCs w:val="32"/>
                        </w:rPr>
                        <w:tab/>
                      </w:r>
                      <w:r w:rsidRPr="00E01E4E">
                        <w:rPr>
                          <w:sz w:val="32"/>
                          <w:szCs w:val="32"/>
                        </w:rPr>
                        <w:t xml:space="preserve"> - La gestion des ordres d'intervention.</w:t>
                      </w:r>
                    </w:p>
                    <w:p w14:paraId="77D997BF" w14:textId="5DF3E3EA" w:rsidR="00E01E4E" w:rsidRPr="00E01E4E" w:rsidRDefault="00E01E4E" w:rsidP="00E01E4E">
                      <w:pPr>
                        <w:ind w:left="708"/>
                        <w:rPr>
                          <w:sz w:val="32"/>
                          <w:szCs w:val="32"/>
                        </w:rPr>
                      </w:pPr>
                      <w:r w:rsidRPr="00E01E4E">
                        <w:rPr>
                          <w:sz w:val="32"/>
                          <w:szCs w:val="32"/>
                        </w:rPr>
                        <w:t>- La gestion de la maintenance préventive.</w:t>
                      </w:r>
                    </w:p>
                    <w:p w14:paraId="46C111ED" w14:textId="45F8E323" w:rsidR="00E01E4E" w:rsidRPr="00E01E4E" w:rsidRDefault="00E01E4E" w:rsidP="00E01E4E">
                      <w:pPr>
                        <w:ind w:left="708"/>
                        <w:rPr>
                          <w:sz w:val="32"/>
                          <w:szCs w:val="32"/>
                        </w:rPr>
                      </w:pPr>
                      <w:r w:rsidRPr="00E01E4E">
                        <w:rPr>
                          <w:sz w:val="32"/>
                          <w:szCs w:val="32"/>
                        </w:rPr>
                        <w:t>- La gestion des contrats de sous-traitance.</w:t>
                      </w:r>
                    </w:p>
                    <w:p w14:paraId="01B70B37" w14:textId="4B1A3070" w:rsidR="00577EA7" w:rsidRPr="00E01E4E" w:rsidRDefault="00577EA7" w:rsidP="00C13E31">
                      <w:pPr>
                        <w:pStyle w:val="ListParagraph"/>
                        <w:numPr>
                          <w:ilvl w:val="0"/>
                          <w:numId w:val="23"/>
                        </w:numPr>
                        <w:spacing w:line="256" w:lineRule="auto"/>
                        <w:rPr>
                          <w:sz w:val="32"/>
                          <w:szCs w:val="32"/>
                        </w:rPr>
                      </w:pPr>
                      <w:r w:rsidRPr="00E01E4E">
                        <w:rPr>
                          <w:b/>
                          <w:sz w:val="32"/>
                          <w:szCs w:val="32"/>
                        </w:rPr>
                        <w:t xml:space="preserve">Consultation des statistiques des équipements </w:t>
                      </w:r>
                      <w:r w:rsidRPr="00E01E4E">
                        <w:rPr>
                          <w:sz w:val="32"/>
                          <w:szCs w:val="32"/>
                        </w:rPr>
                        <w:t>: l'application fournit une vue permettant à un utilisateur de consulter les statistiques des coûts de maintenance.</w:t>
                      </w:r>
                    </w:p>
                    <w:p w14:paraId="3365ACE2" w14:textId="77777777" w:rsidR="00577EA7" w:rsidRPr="00E01E4E" w:rsidRDefault="00577EA7" w:rsidP="00C13E31">
                      <w:pPr>
                        <w:pStyle w:val="ListParagraph"/>
                        <w:numPr>
                          <w:ilvl w:val="0"/>
                          <w:numId w:val="23"/>
                        </w:numPr>
                        <w:spacing w:line="256" w:lineRule="auto"/>
                        <w:rPr>
                          <w:sz w:val="32"/>
                          <w:szCs w:val="32"/>
                        </w:rPr>
                      </w:pPr>
                      <w:r w:rsidRPr="00E01E4E">
                        <w:rPr>
                          <w:b/>
                          <w:sz w:val="32"/>
                          <w:szCs w:val="32"/>
                        </w:rPr>
                        <w:t xml:space="preserve">Consultation de l'historique des agents : </w:t>
                      </w:r>
                      <w:r w:rsidRPr="00E01E4E">
                        <w:rPr>
                          <w:sz w:val="32"/>
                          <w:szCs w:val="32"/>
                        </w:rPr>
                        <w:t>l'application permet au responsable de voir les activités réalisées dans le système, ordonnées par date.</w:t>
                      </w:r>
                    </w:p>
                    <w:p w14:paraId="4ED4ECD1" w14:textId="77777777" w:rsidR="00E01E4E" w:rsidRDefault="00577EA7" w:rsidP="00C13E31">
                      <w:pPr>
                        <w:pStyle w:val="ListParagraph"/>
                        <w:numPr>
                          <w:ilvl w:val="0"/>
                          <w:numId w:val="23"/>
                        </w:numPr>
                        <w:rPr>
                          <w:sz w:val="32"/>
                          <w:szCs w:val="32"/>
                        </w:rPr>
                      </w:pPr>
                      <w:r w:rsidRPr="00E01E4E">
                        <w:rPr>
                          <w:b/>
                          <w:sz w:val="32"/>
                          <w:szCs w:val="32"/>
                        </w:rPr>
                        <w:t>Gestion de la documentation technique</w:t>
                      </w:r>
                      <w:r w:rsidRPr="00E01E4E">
                        <w:rPr>
                          <w:sz w:val="32"/>
                          <w:szCs w:val="32"/>
                        </w:rPr>
                        <w:t xml:space="preserve"> : ce module est l'équivalent d'un </w:t>
                      </w:r>
                      <w:r w:rsidR="00E01E4E" w:rsidRPr="00E01E4E">
                        <w:rPr>
                          <w:sz w:val="32"/>
                          <w:szCs w:val="32"/>
                        </w:rPr>
                        <w:t xml:space="preserve">   </w:t>
                      </w:r>
                      <w:r w:rsidRPr="00E01E4E">
                        <w:rPr>
                          <w:sz w:val="32"/>
                          <w:szCs w:val="32"/>
                        </w:rPr>
                        <w:t xml:space="preserve">gestionnaire bibliographique grâce auquel il est possible de faire la saisie et la recherche d’informations </w:t>
                      </w:r>
                    </w:p>
                    <w:p w14:paraId="4A81E922" w14:textId="77777777" w:rsidR="00E01E4E" w:rsidRDefault="00577EA7" w:rsidP="00C13E31">
                      <w:pPr>
                        <w:pStyle w:val="ListParagraph"/>
                        <w:numPr>
                          <w:ilvl w:val="0"/>
                          <w:numId w:val="23"/>
                        </w:numPr>
                        <w:rPr>
                          <w:sz w:val="32"/>
                          <w:szCs w:val="32"/>
                        </w:rPr>
                      </w:pPr>
                      <w:r w:rsidRPr="00E01E4E">
                        <w:rPr>
                          <w:b/>
                          <w:sz w:val="32"/>
                          <w:szCs w:val="32"/>
                        </w:rPr>
                        <w:t>Gestion des achats :</w:t>
                      </w:r>
                      <w:r w:rsidRPr="00E01E4E">
                        <w:rPr>
                          <w:sz w:val="32"/>
                          <w:szCs w:val="32"/>
                        </w:rPr>
                        <w:t xml:space="preserve"> l’application permet</w:t>
                      </w:r>
                    </w:p>
                    <w:p w14:paraId="4EE86558" w14:textId="44E97031" w:rsidR="00E01E4E" w:rsidRPr="00E01E4E" w:rsidRDefault="00577EA7" w:rsidP="00E01E4E">
                      <w:pPr>
                        <w:ind w:left="708"/>
                        <w:rPr>
                          <w:sz w:val="32"/>
                          <w:szCs w:val="32"/>
                        </w:rPr>
                      </w:pPr>
                      <w:r w:rsidRPr="00E01E4E">
                        <w:rPr>
                          <w:sz w:val="32"/>
                          <w:szCs w:val="32"/>
                        </w:rPr>
                        <w:t>- la gestion du bon de commande</w:t>
                      </w:r>
                    </w:p>
                    <w:p w14:paraId="7BE19905" w14:textId="77777777" w:rsidR="00E01E4E" w:rsidRDefault="00577EA7" w:rsidP="00E01E4E">
                      <w:pPr>
                        <w:ind w:left="708"/>
                        <w:rPr>
                          <w:sz w:val="32"/>
                          <w:szCs w:val="32"/>
                        </w:rPr>
                      </w:pPr>
                      <w:r w:rsidRPr="00E01E4E">
                        <w:rPr>
                          <w:sz w:val="32"/>
                          <w:szCs w:val="32"/>
                        </w:rPr>
                        <w:t xml:space="preserve"> - la gestion du bon de sortie </w:t>
                      </w:r>
                    </w:p>
                    <w:p w14:paraId="3100D333" w14:textId="07B312B7" w:rsidR="00E01E4E" w:rsidRDefault="00577EA7" w:rsidP="00E01E4E">
                      <w:pPr>
                        <w:ind w:left="708"/>
                        <w:rPr>
                          <w:sz w:val="32"/>
                          <w:szCs w:val="32"/>
                        </w:rPr>
                      </w:pPr>
                      <w:r w:rsidRPr="00E01E4E">
                        <w:rPr>
                          <w:sz w:val="32"/>
                          <w:szCs w:val="32"/>
                        </w:rPr>
                        <w:t>- la gestion du bon de réception</w:t>
                      </w:r>
                    </w:p>
                    <w:p w14:paraId="3CEF161E" w14:textId="63AE4E5B" w:rsidR="00577EA7" w:rsidRPr="00E01E4E" w:rsidRDefault="00577EA7" w:rsidP="00E01E4E">
                      <w:pPr>
                        <w:ind w:left="708"/>
                        <w:rPr>
                          <w:sz w:val="32"/>
                          <w:szCs w:val="32"/>
                        </w:rPr>
                      </w:pPr>
                      <w:r w:rsidRPr="00E01E4E">
                        <w:rPr>
                          <w:sz w:val="32"/>
                          <w:szCs w:val="32"/>
                        </w:rPr>
                        <w:t xml:space="preserve"> - la gestion du bon de livraison</w:t>
                      </w:r>
                    </w:p>
                    <w:p w14:paraId="5CB0B19C" w14:textId="3604E27F" w:rsidR="00E01E4E" w:rsidRPr="00E01E4E" w:rsidRDefault="00577EA7" w:rsidP="00C13E31">
                      <w:pPr>
                        <w:pStyle w:val="ListParagraph"/>
                        <w:numPr>
                          <w:ilvl w:val="0"/>
                          <w:numId w:val="24"/>
                        </w:numPr>
                        <w:rPr>
                          <w:sz w:val="32"/>
                          <w:szCs w:val="32"/>
                        </w:rPr>
                      </w:pPr>
                      <w:r w:rsidRPr="00E01E4E">
                        <w:rPr>
                          <w:b/>
                          <w:sz w:val="32"/>
                          <w:szCs w:val="32"/>
                        </w:rPr>
                        <w:t>Gestion des stocks :</w:t>
                      </w:r>
                      <w:r w:rsidRPr="00E01E4E">
                        <w:rPr>
                          <w:sz w:val="32"/>
                          <w:szCs w:val="32"/>
                        </w:rPr>
                        <w:t xml:space="preserve"> Ce module doit contenir tous les outils nécessaires pour une gestion rigoureuse du magasin :</w:t>
                      </w:r>
                    </w:p>
                    <w:p w14:paraId="44F5CAF1" w14:textId="7CD0433F" w:rsidR="00577EA7" w:rsidRPr="00E01E4E" w:rsidRDefault="00577EA7" w:rsidP="00E01E4E">
                      <w:pPr>
                        <w:ind w:left="708"/>
                        <w:rPr>
                          <w:sz w:val="32"/>
                          <w:szCs w:val="32"/>
                        </w:rPr>
                      </w:pPr>
                      <w:r w:rsidRPr="00E01E4E">
                        <w:rPr>
                          <w:sz w:val="32"/>
                          <w:szCs w:val="32"/>
                        </w:rPr>
                        <w:t xml:space="preserve"> - La saisie des informations sur les produits.</w:t>
                      </w:r>
                    </w:p>
                    <w:p w14:paraId="721D6189" w14:textId="3601C430" w:rsidR="00577EA7" w:rsidRPr="00E01E4E" w:rsidRDefault="00577EA7" w:rsidP="00E01E4E">
                      <w:pPr>
                        <w:ind w:left="708"/>
                        <w:rPr>
                          <w:sz w:val="32"/>
                          <w:szCs w:val="32"/>
                        </w:rPr>
                      </w:pPr>
                      <w:r w:rsidRPr="00E01E4E">
                        <w:rPr>
                          <w:sz w:val="32"/>
                          <w:szCs w:val="32"/>
                        </w:rPr>
                        <w:t>- La vérification/ mise à jour de l'inventaire physique.</w:t>
                      </w:r>
                    </w:p>
                    <w:p w14:paraId="18C4FA08" w14:textId="77777777" w:rsidR="00577EA7" w:rsidRPr="00E01E4E" w:rsidRDefault="00577EA7" w:rsidP="00E01E4E">
                      <w:pPr>
                        <w:ind w:left="708"/>
                        <w:rPr>
                          <w:sz w:val="32"/>
                          <w:szCs w:val="32"/>
                        </w:rPr>
                      </w:pPr>
                      <w:r w:rsidRPr="00E01E4E">
                        <w:rPr>
                          <w:sz w:val="32"/>
                          <w:szCs w:val="32"/>
                        </w:rPr>
                        <w:t xml:space="preserve"> - La gestion des bons de commande.</w:t>
                      </w:r>
                    </w:p>
                    <w:p w14:paraId="22026A9B" w14:textId="77777777" w:rsidR="00E01E4E" w:rsidRPr="00E01E4E" w:rsidRDefault="00577EA7" w:rsidP="00E01E4E">
                      <w:pPr>
                        <w:ind w:left="708"/>
                        <w:rPr>
                          <w:sz w:val="32"/>
                          <w:szCs w:val="32"/>
                        </w:rPr>
                      </w:pPr>
                      <w:r w:rsidRPr="00E01E4E">
                        <w:rPr>
                          <w:sz w:val="32"/>
                          <w:szCs w:val="32"/>
                        </w:rPr>
                        <w:t xml:space="preserve"> - La gestion des fournisseurs et des sous-traitants. </w:t>
                      </w:r>
                    </w:p>
                    <w:p w14:paraId="26343B71" w14:textId="019A92E7" w:rsidR="00577EA7" w:rsidRPr="00E01E4E" w:rsidRDefault="00577EA7" w:rsidP="00E01E4E">
                      <w:pPr>
                        <w:ind w:left="708"/>
                        <w:rPr>
                          <w:sz w:val="32"/>
                          <w:szCs w:val="32"/>
                        </w:rPr>
                      </w:pPr>
                      <w:r w:rsidRPr="00E01E4E">
                        <w:rPr>
                          <w:sz w:val="32"/>
                          <w:szCs w:val="32"/>
                        </w:rPr>
                        <w:t>- La gestion des entrées et des sorties.</w:t>
                      </w:r>
                    </w:p>
                  </w:txbxContent>
                </v:textbox>
                <w10:wrap type="square" anchorx="margin"/>
              </v:shape>
            </w:pict>
          </mc:Fallback>
        </mc:AlternateContent>
      </w:r>
    </w:p>
    <w:p w14:paraId="0253E977" w14:textId="32681E73" w:rsidR="003C563D" w:rsidRDefault="003C563D" w:rsidP="00C13E31">
      <w:pPr>
        <w:pStyle w:val="ListParagraph"/>
        <w:numPr>
          <w:ilvl w:val="0"/>
          <w:numId w:val="9"/>
        </w:numPr>
        <w:rPr>
          <w:rFonts w:ascii="Segoe UI" w:hAnsi="Segoe UI" w:cs="Segoe UI"/>
          <w:b/>
          <w:sz w:val="32"/>
          <w:szCs w:val="32"/>
        </w:rPr>
      </w:pPr>
      <w:r w:rsidRPr="009B7767">
        <w:rPr>
          <w:rFonts w:ascii="Segoe UI" w:hAnsi="Segoe UI" w:cs="Segoe UI"/>
          <w:b/>
          <w:sz w:val="32"/>
          <w:szCs w:val="32"/>
        </w:rPr>
        <w:lastRenderedPageBreak/>
        <w:t>Spécification des besoins non fonctionnelles :</w:t>
      </w:r>
    </w:p>
    <w:p w14:paraId="5F64F193" w14:textId="77777777" w:rsidR="00387E52" w:rsidRPr="009B7767" w:rsidRDefault="00387E52" w:rsidP="00FD7E73">
      <w:pPr>
        <w:pStyle w:val="ListParagraph"/>
        <w:ind w:left="1296"/>
        <w:jc w:val="both"/>
        <w:rPr>
          <w:rFonts w:ascii="Segoe UI" w:hAnsi="Segoe UI" w:cs="Segoe UI"/>
          <w:b/>
          <w:sz w:val="32"/>
          <w:szCs w:val="32"/>
        </w:rPr>
      </w:pPr>
    </w:p>
    <w:p w14:paraId="6EF3451B" w14:textId="77777777" w:rsidR="007907DF" w:rsidRDefault="00387E52" w:rsidP="00FD7E73">
      <w:pPr>
        <w:pStyle w:val="ListParagraph"/>
        <w:ind w:left="1296"/>
        <w:jc w:val="both"/>
        <w:rPr>
          <w:sz w:val="32"/>
          <w:szCs w:val="32"/>
        </w:rPr>
      </w:pPr>
      <w:r w:rsidRPr="00387E52">
        <w:rPr>
          <w:sz w:val="32"/>
          <w:szCs w:val="32"/>
        </w:rPr>
        <w:t xml:space="preserve">Les besoins non fonctionnels concernent les contraintes à prendre en considération pour mettre en place une solution adéquate aux attentes des concepteurs des </w:t>
      </w:r>
      <w:proofErr w:type="gramStart"/>
      <w:r w:rsidRPr="00387E52">
        <w:rPr>
          <w:sz w:val="32"/>
          <w:szCs w:val="32"/>
        </w:rPr>
        <w:t>architectures</w:t>
      </w:r>
      <w:proofErr w:type="gramEnd"/>
      <w:r w:rsidRPr="00387E52">
        <w:rPr>
          <w:sz w:val="32"/>
          <w:szCs w:val="32"/>
        </w:rPr>
        <w:t xml:space="preserve"> dynamiques. Notre application doit nécessairement assurer ces besoins :</w:t>
      </w:r>
    </w:p>
    <w:p w14:paraId="7B86319D" w14:textId="3712FFFC" w:rsidR="00387E52" w:rsidRPr="00FD7E73" w:rsidRDefault="00387E52" w:rsidP="007907DF">
      <w:pPr>
        <w:pStyle w:val="ListParagraph"/>
        <w:ind w:left="1296"/>
        <w:rPr>
          <w:rFonts w:cstheme="minorHAnsi"/>
          <w:sz w:val="32"/>
          <w:szCs w:val="32"/>
        </w:rPr>
      </w:pPr>
      <w:r w:rsidRPr="00387E52">
        <w:rPr>
          <w:noProof/>
        </w:rPr>
        <mc:AlternateContent>
          <mc:Choice Requires="wps">
            <w:drawing>
              <wp:anchor distT="45720" distB="45720" distL="114300" distR="114300" simplePos="0" relativeHeight="251676672" behindDoc="0" locked="0" layoutInCell="1" allowOverlap="1" wp14:anchorId="04F3864D" wp14:editId="4E5971CA">
                <wp:simplePos x="0" y="0"/>
                <wp:positionH relativeFrom="margin">
                  <wp:posOffset>-450215</wp:posOffset>
                </wp:positionH>
                <wp:positionV relativeFrom="paragraph">
                  <wp:posOffset>512445</wp:posOffset>
                </wp:positionV>
                <wp:extent cx="6638290" cy="4487545"/>
                <wp:effectExtent l="76200" t="76200" r="86360" b="1035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290" cy="4487545"/>
                        </a:xfrm>
                        <a:prstGeom prst="rect">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9525">
                          <a:solidFill>
                            <a:srgbClr val="000000"/>
                          </a:solidFill>
                          <a:miter lim="800000"/>
                          <a:headEnd/>
                          <a:tailEnd/>
                        </a:ln>
                        <a:effectLst>
                          <a:glow rad="63500">
                            <a:schemeClr val="accent3">
                              <a:satMod val="175000"/>
                              <a:alpha val="40000"/>
                            </a:schemeClr>
                          </a:glow>
                        </a:effectLst>
                      </wps:spPr>
                      <wps:txbx>
                        <w:txbxContent>
                          <w:p w14:paraId="3815D14D" w14:textId="39251804" w:rsidR="00387E52" w:rsidRPr="007907DF" w:rsidRDefault="00387E52" w:rsidP="00C13E31">
                            <w:pPr>
                              <w:pStyle w:val="ListParagraph"/>
                              <w:numPr>
                                <w:ilvl w:val="0"/>
                                <w:numId w:val="25"/>
                              </w:numPr>
                              <w:rPr>
                                <w:sz w:val="32"/>
                                <w:szCs w:val="32"/>
                              </w:rPr>
                            </w:pPr>
                            <w:r w:rsidRPr="007907DF">
                              <w:rPr>
                                <w:b/>
                                <w:sz w:val="32"/>
                                <w:szCs w:val="32"/>
                              </w:rPr>
                              <w:t>L'extensibilité :</w:t>
                            </w:r>
                            <w:r w:rsidRPr="007907DF">
                              <w:rPr>
                                <w:sz w:val="32"/>
                                <w:szCs w:val="32"/>
                              </w:rPr>
                              <w:t xml:space="preserve"> dans le cadre de ce travail, l'application devra être extensible, c'est-à-dire qu'il devra être possible d'ajouter ou de modifier de nouvelles fonctionnalités.</w:t>
                            </w:r>
                          </w:p>
                          <w:p w14:paraId="380B3DB5" w14:textId="5ED220B5" w:rsidR="00387E52" w:rsidRPr="007907DF" w:rsidRDefault="00387E52" w:rsidP="00C13E31">
                            <w:pPr>
                              <w:pStyle w:val="ListParagraph"/>
                              <w:numPr>
                                <w:ilvl w:val="0"/>
                                <w:numId w:val="25"/>
                              </w:numPr>
                              <w:rPr>
                                <w:sz w:val="32"/>
                                <w:szCs w:val="32"/>
                              </w:rPr>
                            </w:pPr>
                            <w:r w:rsidRPr="007907DF">
                              <w:rPr>
                                <w:b/>
                                <w:sz w:val="32"/>
                                <w:szCs w:val="32"/>
                              </w:rPr>
                              <w:t>La sécurité :</w:t>
                            </w:r>
                            <w:r w:rsidRPr="007907DF">
                              <w:rPr>
                                <w:sz w:val="32"/>
                                <w:szCs w:val="32"/>
                              </w:rPr>
                              <w:t xml:space="preserve"> l’application devra être hautement sécurisée, les informations ne devront pas être accessibles à tout le monde. Le site web sera accessible uniquement par un identifiant et un mot de passe attribué à une personne physique.</w:t>
                            </w:r>
                          </w:p>
                          <w:p w14:paraId="224B0E37" w14:textId="5DC11C4D" w:rsidR="00387E52" w:rsidRPr="007907DF" w:rsidRDefault="00387E52" w:rsidP="00C13E31">
                            <w:pPr>
                              <w:pStyle w:val="ListParagraph"/>
                              <w:numPr>
                                <w:ilvl w:val="0"/>
                                <w:numId w:val="25"/>
                              </w:numPr>
                              <w:rPr>
                                <w:sz w:val="32"/>
                                <w:szCs w:val="32"/>
                              </w:rPr>
                            </w:pPr>
                            <w:r w:rsidRPr="007907DF">
                              <w:rPr>
                                <w:b/>
                                <w:sz w:val="32"/>
                                <w:szCs w:val="32"/>
                              </w:rPr>
                              <w:t>L'interface :</w:t>
                            </w:r>
                            <w:r w:rsidRPr="007907DF">
                              <w:rPr>
                                <w:sz w:val="32"/>
                                <w:szCs w:val="32"/>
                              </w:rPr>
                              <w:t xml:space="preserve"> avoir une application qui respecte les principes des Interfaces Homme/Machine (IHM) tels que l'ergonomie et la fiabilité.</w:t>
                            </w:r>
                          </w:p>
                          <w:p w14:paraId="346D1611" w14:textId="0A7EFADB" w:rsidR="00387E52" w:rsidRPr="007907DF" w:rsidRDefault="00387E52" w:rsidP="00C13E31">
                            <w:pPr>
                              <w:pStyle w:val="ListParagraph"/>
                              <w:numPr>
                                <w:ilvl w:val="0"/>
                                <w:numId w:val="25"/>
                              </w:numPr>
                              <w:rPr>
                                <w:sz w:val="32"/>
                                <w:szCs w:val="32"/>
                              </w:rPr>
                            </w:pPr>
                            <w:r w:rsidRPr="007907DF">
                              <w:rPr>
                                <w:b/>
                                <w:sz w:val="32"/>
                                <w:szCs w:val="32"/>
                              </w:rPr>
                              <w:t>La performance :</w:t>
                            </w:r>
                            <w:r w:rsidRPr="007907DF">
                              <w:rPr>
                                <w:sz w:val="32"/>
                                <w:szCs w:val="32"/>
                              </w:rPr>
                              <w:t xml:space="preserve"> l’application doit être performante, c'est-à-dire que le système doit réagir rapidement, quelle que soit l’action de l’utilisateur.</w:t>
                            </w:r>
                          </w:p>
                          <w:p w14:paraId="57F46BF5" w14:textId="6DCF1871" w:rsidR="00387E52" w:rsidRPr="007907DF" w:rsidRDefault="00387E52" w:rsidP="00C13E31">
                            <w:pPr>
                              <w:pStyle w:val="ListParagraph"/>
                              <w:numPr>
                                <w:ilvl w:val="0"/>
                                <w:numId w:val="25"/>
                              </w:numPr>
                              <w:rPr>
                                <w:sz w:val="32"/>
                                <w:szCs w:val="32"/>
                              </w:rPr>
                            </w:pPr>
                            <w:r w:rsidRPr="007907DF">
                              <w:rPr>
                                <w:b/>
                                <w:sz w:val="32"/>
                                <w:szCs w:val="32"/>
                              </w:rPr>
                              <w:t>La convivialité :</w:t>
                            </w:r>
                            <w:r w:rsidRPr="007907DF">
                              <w:rPr>
                                <w:sz w:val="32"/>
                                <w:szCs w:val="32"/>
                              </w:rPr>
                              <w:t xml:space="preserve"> l’application doit être simple et facile à manipuler, même pour des utilisateurs non experts.</w:t>
                            </w:r>
                          </w:p>
                          <w:p w14:paraId="3E354F71" w14:textId="003F708A" w:rsidR="00387E52" w:rsidRPr="007907DF" w:rsidRDefault="007907DF" w:rsidP="00C13E31">
                            <w:pPr>
                              <w:pStyle w:val="ListParagraph"/>
                              <w:numPr>
                                <w:ilvl w:val="0"/>
                                <w:numId w:val="25"/>
                              </w:numPr>
                              <w:rPr>
                                <w:sz w:val="32"/>
                                <w:szCs w:val="32"/>
                              </w:rPr>
                            </w:pPr>
                            <w:r w:rsidRPr="007907DF">
                              <w:rPr>
                                <w:b/>
                                <w:sz w:val="32"/>
                                <w:szCs w:val="32"/>
                              </w:rPr>
                              <w:t>L</w:t>
                            </w:r>
                            <w:r w:rsidR="00387E52" w:rsidRPr="007907DF">
                              <w:rPr>
                                <w:b/>
                                <w:sz w:val="32"/>
                                <w:szCs w:val="32"/>
                              </w:rPr>
                              <w:t>'ergonomie :</w:t>
                            </w:r>
                            <w:r w:rsidR="00387E52" w:rsidRPr="007907DF">
                              <w:rPr>
                                <w:sz w:val="32"/>
                                <w:szCs w:val="32"/>
                              </w:rPr>
                              <w:t xml:space="preserve"> le thème adopté par l’application doit être inspiré des couleurs et du logo typique de l’entreprise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3864D" id="_x0000_s1028" type="#_x0000_t202" style="position:absolute;left:0;text-align:left;margin-left:-35.45pt;margin-top:40.35pt;width:522.7pt;height:353.3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" fillcolor="#f7fafd [184]">
                <v:fill color2="#cde0f2 [984]" rotate="t" colors="0 #f7fafd;48497f #b5d2ec;54395f #b5d2ec;1 #cee1f2" focus="100%" type="gradient"/>
                <v:textbox>
                  <w:txbxContent>
                    <w:p w14:paraId="3815D14D" w14:textId="39251804" w:rsidR="00387E52" w:rsidRPr="007907DF" w:rsidRDefault="00387E52" w:rsidP="00C13E31">
                      <w:pPr>
                        <w:pStyle w:val="ListParagraph"/>
                        <w:numPr>
                          <w:ilvl w:val="0"/>
                          <w:numId w:val="25"/>
                        </w:numPr>
                        <w:rPr>
                          <w:sz w:val="32"/>
                          <w:szCs w:val="32"/>
                        </w:rPr>
                      </w:pPr>
                      <w:r w:rsidRPr="007907DF">
                        <w:rPr>
                          <w:b/>
                          <w:sz w:val="32"/>
                          <w:szCs w:val="32"/>
                        </w:rPr>
                        <w:t>L'extensibilité :</w:t>
                      </w:r>
                      <w:r w:rsidRPr="007907DF">
                        <w:rPr>
                          <w:sz w:val="32"/>
                          <w:szCs w:val="32"/>
                        </w:rPr>
                        <w:t xml:space="preserve"> dans le cadre de ce travail, l'application devra être extensible, c'est-à-dire qu'il devra être possible d'ajouter ou de modifier de nouvelles fonctionnalités.</w:t>
                      </w:r>
                    </w:p>
                    <w:p w14:paraId="380B3DB5" w14:textId="5ED220B5" w:rsidR="00387E52" w:rsidRPr="007907DF" w:rsidRDefault="00387E52" w:rsidP="00C13E31">
                      <w:pPr>
                        <w:pStyle w:val="ListParagraph"/>
                        <w:numPr>
                          <w:ilvl w:val="0"/>
                          <w:numId w:val="25"/>
                        </w:numPr>
                        <w:rPr>
                          <w:sz w:val="32"/>
                          <w:szCs w:val="32"/>
                        </w:rPr>
                      </w:pPr>
                      <w:r w:rsidRPr="007907DF">
                        <w:rPr>
                          <w:b/>
                          <w:sz w:val="32"/>
                          <w:szCs w:val="32"/>
                        </w:rPr>
                        <w:t>La sécurité :</w:t>
                      </w:r>
                      <w:r w:rsidRPr="007907DF">
                        <w:rPr>
                          <w:sz w:val="32"/>
                          <w:szCs w:val="32"/>
                        </w:rPr>
                        <w:t xml:space="preserve"> l’application devra être hautement sécurisée, les informations ne devront pas être accessibles à tout le monde. Le site web sera accessible uniquement par un identifiant et un mot de passe attribué à une personne physique.</w:t>
                      </w:r>
                    </w:p>
                    <w:p w14:paraId="224B0E37" w14:textId="5DC11C4D" w:rsidR="00387E52" w:rsidRPr="007907DF" w:rsidRDefault="00387E52" w:rsidP="00C13E31">
                      <w:pPr>
                        <w:pStyle w:val="ListParagraph"/>
                        <w:numPr>
                          <w:ilvl w:val="0"/>
                          <w:numId w:val="25"/>
                        </w:numPr>
                        <w:rPr>
                          <w:sz w:val="32"/>
                          <w:szCs w:val="32"/>
                        </w:rPr>
                      </w:pPr>
                      <w:r w:rsidRPr="007907DF">
                        <w:rPr>
                          <w:b/>
                          <w:sz w:val="32"/>
                          <w:szCs w:val="32"/>
                        </w:rPr>
                        <w:t>L'interface :</w:t>
                      </w:r>
                      <w:r w:rsidRPr="007907DF">
                        <w:rPr>
                          <w:sz w:val="32"/>
                          <w:szCs w:val="32"/>
                        </w:rPr>
                        <w:t xml:space="preserve"> avoir une application qui respecte les principes des Interfaces Homme/Machine (IHM) tels que l'ergonomie et la fiabilité.</w:t>
                      </w:r>
                    </w:p>
                    <w:p w14:paraId="346D1611" w14:textId="0A7EFADB" w:rsidR="00387E52" w:rsidRPr="007907DF" w:rsidRDefault="00387E52" w:rsidP="00C13E31">
                      <w:pPr>
                        <w:pStyle w:val="ListParagraph"/>
                        <w:numPr>
                          <w:ilvl w:val="0"/>
                          <w:numId w:val="25"/>
                        </w:numPr>
                        <w:rPr>
                          <w:sz w:val="32"/>
                          <w:szCs w:val="32"/>
                        </w:rPr>
                      </w:pPr>
                      <w:r w:rsidRPr="007907DF">
                        <w:rPr>
                          <w:b/>
                          <w:sz w:val="32"/>
                          <w:szCs w:val="32"/>
                        </w:rPr>
                        <w:t>La performance :</w:t>
                      </w:r>
                      <w:r w:rsidRPr="007907DF">
                        <w:rPr>
                          <w:sz w:val="32"/>
                          <w:szCs w:val="32"/>
                        </w:rPr>
                        <w:t xml:space="preserve"> l’application doit être performante, c'est-à-dire que le système doit réagir rapidement, quelle que soit l’action de l’utilisateur.</w:t>
                      </w:r>
                    </w:p>
                    <w:p w14:paraId="57F46BF5" w14:textId="6DCF1871" w:rsidR="00387E52" w:rsidRPr="007907DF" w:rsidRDefault="00387E52" w:rsidP="00C13E31">
                      <w:pPr>
                        <w:pStyle w:val="ListParagraph"/>
                        <w:numPr>
                          <w:ilvl w:val="0"/>
                          <w:numId w:val="25"/>
                        </w:numPr>
                        <w:rPr>
                          <w:sz w:val="32"/>
                          <w:szCs w:val="32"/>
                        </w:rPr>
                      </w:pPr>
                      <w:r w:rsidRPr="007907DF">
                        <w:rPr>
                          <w:b/>
                          <w:sz w:val="32"/>
                          <w:szCs w:val="32"/>
                        </w:rPr>
                        <w:t>La convivialité :</w:t>
                      </w:r>
                      <w:r w:rsidRPr="007907DF">
                        <w:rPr>
                          <w:sz w:val="32"/>
                          <w:szCs w:val="32"/>
                        </w:rPr>
                        <w:t xml:space="preserve"> l’application doit être simple et facile à manipuler, même pour des utilisateurs non experts.</w:t>
                      </w:r>
                    </w:p>
                    <w:p w14:paraId="3E354F71" w14:textId="003F708A" w:rsidR="00387E52" w:rsidRPr="007907DF" w:rsidRDefault="007907DF" w:rsidP="00C13E31">
                      <w:pPr>
                        <w:pStyle w:val="ListParagraph"/>
                        <w:numPr>
                          <w:ilvl w:val="0"/>
                          <w:numId w:val="25"/>
                        </w:numPr>
                        <w:rPr>
                          <w:sz w:val="32"/>
                          <w:szCs w:val="32"/>
                        </w:rPr>
                      </w:pPr>
                      <w:r w:rsidRPr="007907DF">
                        <w:rPr>
                          <w:b/>
                          <w:sz w:val="32"/>
                          <w:szCs w:val="32"/>
                        </w:rPr>
                        <w:t>L</w:t>
                      </w:r>
                      <w:r w:rsidR="00387E52" w:rsidRPr="007907DF">
                        <w:rPr>
                          <w:b/>
                          <w:sz w:val="32"/>
                          <w:szCs w:val="32"/>
                        </w:rPr>
                        <w:t>'ergonomie :</w:t>
                      </w:r>
                      <w:r w:rsidR="00387E52" w:rsidRPr="007907DF">
                        <w:rPr>
                          <w:sz w:val="32"/>
                          <w:szCs w:val="32"/>
                        </w:rPr>
                        <w:t xml:space="preserve"> le thème adopté par l’application doit être inspiré des couleurs et du logo typique de l’entreprise d'accueil.</w:t>
                      </w:r>
                    </w:p>
                  </w:txbxContent>
                </v:textbox>
                <w10:wrap type="square" anchorx="margin"/>
              </v:shape>
            </w:pict>
          </mc:Fallback>
        </mc:AlternateContent>
      </w:r>
    </w:p>
    <w:p w14:paraId="0E1D7B94" w14:textId="0C448ADD" w:rsidR="00A76A25" w:rsidRPr="00FD7E73" w:rsidRDefault="00E533E9" w:rsidP="00C13E31">
      <w:pPr>
        <w:pStyle w:val="ListParagraph"/>
        <w:numPr>
          <w:ilvl w:val="0"/>
          <w:numId w:val="10"/>
        </w:numPr>
        <w:ind w:left="1080"/>
        <w:jc w:val="both"/>
        <w:rPr>
          <w:rFonts w:cstheme="minorHAnsi"/>
          <w:color w:val="0D0D0D"/>
          <w:sz w:val="32"/>
          <w:szCs w:val="32"/>
          <w:shd w:val="clear" w:color="auto" w:fill="FFFFFF"/>
        </w:rPr>
      </w:pPr>
      <w:r w:rsidRPr="00FD7E73">
        <w:rPr>
          <w:rFonts w:cstheme="minorHAnsi"/>
          <w:color w:val="0D0D0D"/>
          <w:sz w:val="32"/>
          <w:szCs w:val="32"/>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Default="009B7767" w:rsidP="009B7767">
      <w:pPr>
        <w:pStyle w:val="ListParagraph"/>
        <w:ind w:left="2016"/>
        <w:rPr>
          <w:rFonts w:ascii="Segoe UI" w:hAnsi="Segoe UI" w:cs="Segoe UI"/>
          <w:color w:val="0D0D0D"/>
          <w:sz w:val="32"/>
          <w:szCs w:val="32"/>
          <w:shd w:val="clear" w:color="auto" w:fill="FFFFFF"/>
        </w:rPr>
      </w:pPr>
    </w:p>
    <w:p w14:paraId="68F801AA" w14:textId="77777777" w:rsidR="00FD7E73" w:rsidRPr="008B4E06" w:rsidRDefault="00FD7E73" w:rsidP="009B7767">
      <w:pPr>
        <w:pStyle w:val="ListParagraph"/>
        <w:ind w:left="2016"/>
        <w:rPr>
          <w:rFonts w:ascii="Segoe UI" w:hAnsi="Segoe UI" w:cs="Segoe UI"/>
          <w:color w:val="0D0D0D"/>
          <w:sz w:val="32"/>
          <w:szCs w:val="32"/>
          <w:shd w:val="clear" w:color="auto" w:fill="FFFFFF"/>
        </w:rPr>
      </w:pPr>
    </w:p>
    <w:p w14:paraId="2EF4B5A1" w14:textId="0A38F689" w:rsidR="00E533E9" w:rsidRPr="00FD7E73" w:rsidRDefault="00E533E9" w:rsidP="00C13E31">
      <w:pPr>
        <w:pStyle w:val="ListParagraph"/>
        <w:numPr>
          <w:ilvl w:val="0"/>
          <w:numId w:val="9"/>
        </w:numPr>
        <w:rPr>
          <w:rFonts w:cstheme="minorHAnsi"/>
          <w:b/>
          <w:color w:val="0D0D0D"/>
          <w:sz w:val="32"/>
          <w:szCs w:val="32"/>
          <w:shd w:val="clear" w:color="auto" w:fill="FFFFFF"/>
        </w:rPr>
      </w:pPr>
      <w:r w:rsidRPr="00FD7E73">
        <w:rPr>
          <w:rFonts w:cstheme="minorHAnsi"/>
          <w:b/>
          <w:color w:val="0D0D0D"/>
          <w:sz w:val="32"/>
          <w:szCs w:val="32"/>
          <w:shd w:val="clear" w:color="auto" w:fill="FFFFFF"/>
        </w:rPr>
        <w:lastRenderedPageBreak/>
        <w:t>Architecture :</w:t>
      </w:r>
    </w:p>
    <w:p w14:paraId="465697E6" w14:textId="7A1CCAC9" w:rsidR="00E533E9" w:rsidRPr="007907DF" w:rsidRDefault="00E533E9" w:rsidP="00E533E9">
      <w:pPr>
        <w:pStyle w:val="ListParagraph"/>
        <w:ind w:left="1296"/>
        <w:rPr>
          <w:rFonts w:cstheme="minorHAnsi"/>
          <w:color w:val="0D0D0D"/>
          <w:sz w:val="32"/>
          <w:szCs w:val="32"/>
          <w:shd w:val="clear" w:color="auto" w:fill="FFFFFF"/>
        </w:rPr>
      </w:pPr>
      <w:r w:rsidRPr="007907DF">
        <w:rPr>
          <w:rFonts w:cstheme="minorHAnsi"/>
          <w:color w:val="0D0D0D"/>
          <w:sz w:val="32"/>
          <w:szCs w:val="32"/>
          <w:shd w:val="clear" w:color="auto" w:fill="FFFFFF"/>
        </w:rPr>
        <w:t>Avant de commencer à concevoir et à développer un système informatisé, il est essentiel de planifier son architecture.</w:t>
      </w:r>
    </w:p>
    <w:p w14:paraId="5DD9041D" w14:textId="77777777" w:rsidR="009B7767" w:rsidRPr="008B4E06" w:rsidRDefault="009B7767" w:rsidP="00E533E9">
      <w:pPr>
        <w:pStyle w:val="ListParagraph"/>
        <w:ind w:left="1296"/>
        <w:rPr>
          <w:rFonts w:ascii="Segoe UI" w:hAnsi="Segoe UI" w:cs="Segoe UI"/>
          <w:color w:val="0D0D0D"/>
          <w:sz w:val="32"/>
          <w:szCs w:val="32"/>
          <w:shd w:val="clear" w:color="auto" w:fill="FFFFFF"/>
        </w:rPr>
      </w:pPr>
    </w:p>
    <w:p w14:paraId="13F0F4A4" w14:textId="06176D77" w:rsidR="00425FCB" w:rsidRPr="00FD7E73" w:rsidRDefault="00E533E9" w:rsidP="00C13E31">
      <w:pPr>
        <w:pStyle w:val="ListParagraph"/>
        <w:numPr>
          <w:ilvl w:val="1"/>
          <w:numId w:val="9"/>
        </w:numPr>
        <w:rPr>
          <w:rFonts w:cstheme="minorHAnsi"/>
          <w:b/>
          <w:color w:val="0D0D0D"/>
          <w:sz w:val="32"/>
          <w:szCs w:val="32"/>
          <w:shd w:val="clear" w:color="auto" w:fill="FFFFFF"/>
        </w:rPr>
      </w:pPr>
      <w:r w:rsidRPr="00FD7E73">
        <w:rPr>
          <w:rFonts w:cstheme="minorHAnsi"/>
          <w:b/>
          <w:color w:val="0D0D0D"/>
          <w:sz w:val="32"/>
          <w:szCs w:val="32"/>
          <w:shd w:val="clear" w:color="auto" w:fill="FFFFFF"/>
        </w:rPr>
        <w:t>Architecture fonctionnelle :</w:t>
      </w:r>
    </w:p>
    <w:p w14:paraId="4BCF0F33" w14:textId="77777777" w:rsidR="0010132C" w:rsidRPr="008B4E06" w:rsidRDefault="0010132C" w:rsidP="0010132C">
      <w:pPr>
        <w:pStyle w:val="ListParagraph"/>
        <w:ind w:left="1656"/>
        <w:rPr>
          <w:rFonts w:ascii="Segoe UI" w:hAnsi="Segoe UI" w:cs="Segoe UI"/>
          <w:color w:val="0D0D0D"/>
          <w:sz w:val="32"/>
          <w:szCs w:val="32"/>
          <w:shd w:val="clear" w:color="auto" w:fill="FFFFFF"/>
        </w:rPr>
      </w:pPr>
    </w:p>
    <w:p w14:paraId="6CC4E646" w14:textId="77777777" w:rsidR="00FE3B5D" w:rsidRPr="008B4E06" w:rsidRDefault="00FE3B5D" w:rsidP="00FE3B5D">
      <w:pPr>
        <w:pStyle w:val="ListParagraph"/>
        <w:ind w:left="1656"/>
        <w:rPr>
          <w:rFonts w:ascii="Segoe UI" w:hAnsi="Segoe UI" w:cs="Segoe UI"/>
          <w:color w:val="0D0D0D"/>
          <w:sz w:val="32"/>
          <w:szCs w:val="32"/>
          <w:shd w:val="clear" w:color="auto" w:fill="FFFFFF"/>
        </w:rPr>
      </w:pPr>
    </w:p>
    <w:p w14:paraId="58DD95D2" w14:textId="7BA12C0A" w:rsidR="00425FCB" w:rsidRPr="008B4E06" w:rsidRDefault="00FE3B5D" w:rsidP="0010132C">
      <w:pPr>
        <w:pStyle w:val="ListParagraph"/>
        <w:ind w:left="708"/>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7123832D" wp14:editId="148FC993">
            <wp:extent cx="5406543" cy="4126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9">
                      <a:extLst>
                        <a:ext uri="{28A0092B-C50C-407E-A947-70E740481C1C}">
                          <a14:useLocalDpi xmlns:a14="http://schemas.microsoft.com/office/drawing/2010/main" val="0"/>
                        </a:ext>
                      </a:extLst>
                    </a:blip>
                    <a:stretch>
                      <a:fillRect/>
                    </a:stretch>
                  </pic:blipFill>
                  <pic:spPr>
                    <a:xfrm>
                      <a:off x="0" y="0"/>
                      <a:ext cx="5406543" cy="4126651"/>
                    </a:xfrm>
                    <a:prstGeom prst="rect">
                      <a:avLst/>
                    </a:prstGeom>
                  </pic:spPr>
                </pic:pic>
              </a:graphicData>
            </a:graphic>
          </wp:inline>
        </w:drawing>
      </w:r>
    </w:p>
    <w:p w14:paraId="4D9F37CD" w14:textId="702C9EEB" w:rsidR="00FE3B5D" w:rsidRPr="008B4E06" w:rsidRDefault="00FE3B5D" w:rsidP="00425FCB">
      <w:pPr>
        <w:pStyle w:val="ListParagraph"/>
        <w:ind w:left="1656"/>
        <w:rPr>
          <w:rFonts w:ascii="Segoe UI" w:hAnsi="Segoe UI" w:cs="Segoe UI"/>
          <w:color w:val="0D0D0D"/>
          <w:sz w:val="32"/>
          <w:szCs w:val="32"/>
          <w:shd w:val="clear" w:color="auto" w:fill="FFFFFF"/>
        </w:rPr>
      </w:pPr>
    </w:p>
    <w:p w14:paraId="7AD98957" w14:textId="77777777" w:rsidR="00FE3B5D" w:rsidRPr="008B4E06" w:rsidRDefault="00FE3B5D" w:rsidP="00425FCB">
      <w:pPr>
        <w:pStyle w:val="ListParagraph"/>
        <w:ind w:left="1656"/>
        <w:rPr>
          <w:rFonts w:ascii="Segoe UI" w:hAnsi="Segoe UI" w:cs="Segoe UI"/>
          <w:color w:val="0D0D0D"/>
          <w:sz w:val="32"/>
          <w:szCs w:val="32"/>
          <w:shd w:val="clear" w:color="auto" w:fill="FFFFFF"/>
        </w:rPr>
      </w:pPr>
    </w:p>
    <w:p w14:paraId="652CF5B8" w14:textId="2612AA0C" w:rsidR="00425FCB" w:rsidRPr="008B4E06" w:rsidRDefault="00425FCB" w:rsidP="00425FCB">
      <w:pPr>
        <w:pStyle w:val="ListParagraph"/>
        <w:ind w:left="1656"/>
        <w:rPr>
          <w:rFonts w:ascii="Segoe UI" w:hAnsi="Segoe UI" w:cs="Segoe UI"/>
          <w:color w:val="0D0D0D"/>
          <w:sz w:val="32"/>
          <w:szCs w:val="32"/>
          <w:shd w:val="clear" w:color="auto" w:fill="FFFFFF"/>
        </w:rPr>
      </w:pPr>
      <w:r w:rsidRPr="008B4E06">
        <w:rPr>
          <w:rFonts w:ascii="Segoe UI" w:hAnsi="Segoe UI" w:cs="Segoe UI"/>
          <w:color w:val="0D0D0D"/>
          <w:sz w:val="32"/>
          <w:szCs w:val="32"/>
          <w:shd w:val="clear" w:color="auto" w:fill="FFFFFF"/>
        </w:rPr>
        <w:t xml:space="preserve"> </w:t>
      </w:r>
    </w:p>
    <w:p w14:paraId="35124F53" w14:textId="1A79E923" w:rsidR="00031974" w:rsidRPr="008B4E06" w:rsidRDefault="00031974" w:rsidP="00425FCB">
      <w:pPr>
        <w:pStyle w:val="ListParagraph"/>
        <w:ind w:left="1656"/>
        <w:rPr>
          <w:rFonts w:ascii="Segoe UI" w:hAnsi="Segoe UI" w:cs="Segoe UI"/>
          <w:color w:val="0D0D0D"/>
          <w:sz w:val="32"/>
          <w:szCs w:val="32"/>
          <w:shd w:val="clear" w:color="auto" w:fill="FFFFFF"/>
        </w:rPr>
      </w:pPr>
    </w:p>
    <w:p w14:paraId="51F1B037" w14:textId="40021947" w:rsidR="00031974" w:rsidRPr="008B4E06" w:rsidRDefault="00031974" w:rsidP="00425FCB">
      <w:pPr>
        <w:pStyle w:val="ListParagraph"/>
        <w:ind w:left="1656"/>
        <w:rPr>
          <w:rFonts w:ascii="Segoe UI" w:hAnsi="Segoe UI" w:cs="Segoe UI"/>
          <w:color w:val="0D0D0D"/>
          <w:sz w:val="32"/>
          <w:szCs w:val="32"/>
          <w:shd w:val="clear" w:color="auto" w:fill="FFFFFF"/>
        </w:rPr>
      </w:pPr>
    </w:p>
    <w:p w14:paraId="2B9096D4" w14:textId="64F71B47" w:rsidR="00031974" w:rsidRPr="008B4E06" w:rsidRDefault="00031974" w:rsidP="00425FCB">
      <w:pPr>
        <w:pStyle w:val="ListParagraph"/>
        <w:ind w:left="1656"/>
        <w:rPr>
          <w:rFonts w:ascii="Segoe UI" w:hAnsi="Segoe UI" w:cs="Segoe UI"/>
          <w:color w:val="0D0D0D"/>
          <w:sz w:val="32"/>
          <w:szCs w:val="32"/>
          <w:shd w:val="clear" w:color="auto" w:fill="FFFFFF"/>
        </w:rPr>
      </w:pPr>
    </w:p>
    <w:p w14:paraId="76DE71F1" w14:textId="4EC6341E" w:rsidR="00031974" w:rsidRPr="008B4E06" w:rsidRDefault="00031974" w:rsidP="00425FCB">
      <w:pPr>
        <w:pStyle w:val="ListParagraph"/>
        <w:ind w:left="1656"/>
        <w:rPr>
          <w:rFonts w:ascii="Segoe UI" w:hAnsi="Segoe UI" w:cs="Segoe UI"/>
          <w:color w:val="0D0D0D"/>
          <w:sz w:val="32"/>
          <w:szCs w:val="32"/>
          <w:shd w:val="clear" w:color="auto" w:fill="FFFFFF"/>
        </w:rPr>
      </w:pPr>
    </w:p>
    <w:p w14:paraId="24CA4F9F" w14:textId="005D4FBF" w:rsidR="00031974" w:rsidRPr="008B4E06" w:rsidRDefault="00031974" w:rsidP="00425FCB">
      <w:pPr>
        <w:pStyle w:val="ListParagraph"/>
        <w:ind w:left="1656"/>
        <w:rPr>
          <w:rFonts w:ascii="Segoe UI" w:hAnsi="Segoe UI" w:cs="Segoe UI"/>
          <w:color w:val="0D0D0D"/>
          <w:sz w:val="32"/>
          <w:szCs w:val="32"/>
          <w:shd w:val="clear" w:color="auto" w:fill="FFFFFF"/>
        </w:rPr>
      </w:pPr>
    </w:p>
    <w:p w14:paraId="145CFC37" w14:textId="77777777" w:rsidR="00031974" w:rsidRPr="008B4E06" w:rsidRDefault="00031974" w:rsidP="00425FCB">
      <w:pPr>
        <w:pStyle w:val="ListParagraph"/>
        <w:ind w:left="1656"/>
        <w:rPr>
          <w:rFonts w:ascii="Segoe UI" w:hAnsi="Segoe UI" w:cs="Segoe UI"/>
          <w:color w:val="0D0D0D"/>
          <w:sz w:val="32"/>
          <w:szCs w:val="32"/>
          <w:shd w:val="clear" w:color="auto" w:fill="FFFFFF"/>
        </w:rPr>
      </w:pPr>
    </w:p>
    <w:p w14:paraId="54E6CB84" w14:textId="4E4496B5" w:rsidR="00E533E9" w:rsidRPr="007907DF" w:rsidRDefault="00E533E9" w:rsidP="00C13E31">
      <w:pPr>
        <w:pStyle w:val="ListParagraph"/>
        <w:numPr>
          <w:ilvl w:val="1"/>
          <w:numId w:val="9"/>
        </w:numPr>
        <w:rPr>
          <w:rFonts w:cstheme="minorHAnsi"/>
          <w:b/>
          <w:color w:val="0D0D0D"/>
          <w:sz w:val="32"/>
          <w:szCs w:val="32"/>
          <w:shd w:val="clear" w:color="auto" w:fill="FFFFFF"/>
        </w:rPr>
      </w:pPr>
      <w:r w:rsidRPr="007907DF">
        <w:rPr>
          <w:rFonts w:cstheme="minorHAnsi"/>
          <w:b/>
          <w:color w:val="0D0D0D"/>
          <w:sz w:val="32"/>
          <w:szCs w:val="32"/>
          <w:shd w:val="clear" w:color="auto" w:fill="FFFFFF"/>
        </w:rPr>
        <w:t>Architecture physique :</w:t>
      </w:r>
    </w:p>
    <w:p w14:paraId="38567798" w14:textId="77777777" w:rsidR="00031974" w:rsidRPr="008B4E06" w:rsidRDefault="00031974" w:rsidP="00031974">
      <w:pPr>
        <w:pStyle w:val="ListParagraph"/>
        <w:ind w:left="1656"/>
        <w:rPr>
          <w:rFonts w:ascii="Segoe UI" w:hAnsi="Segoe UI" w:cs="Segoe UI"/>
          <w:color w:val="0D0D0D"/>
          <w:sz w:val="32"/>
          <w:szCs w:val="32"/>
          <w:shd w:val="clear" w:color="auto" w:fill="FFFFFF"/>
        </w:rPr>
      </w:pPr>
    </w:p>
    <w:p w14:paraId="3FE3619A" w14:textId="661FEDB8" w:rsidR="00402D0C" w:rsidRPr="007907DF" w:rsidRDefault="00402D0C" w:rsidP="00402D0C">
      <w:pPr>
        <w:pStyle w:val="ListParagraph"/>
        <w:ind w:left="1656"/>
        <w:rPr>
          <w:rFonts w:cstheme="minorHAnsi"/>
          <w:color w:val="0D0D0D"/>
          <w:sz w:val="32"/>
          <w:szCs w:val="32"/>
          <w:shd w:val="clear" w:color="auto" w:fill="FFFFFF"/>
        </w:rPr>
      </w:pPr>
      <w:r w:rsidRPr="007907DF">
        <w:rPr>
          <w:rFonts w:cstheme="minorHAnsi"/>
          <w:color w:val="0D0D0D"/>
          <w:sz w:val="32"/>
          <w:szCs w:val="32"/>
          <w:shd w:val="clear" w:color="auto" w:fill="FFFFFF"/>
        </w:rPr>
        <w:t xml:space="preserve"> Notre application utilise une architecture en 3 tiers, une approche qui sépare clairement le système en trois couches distinctes. Ces trois couches sont représentées dans la figure 4 :</w:t>
      </w:r>
    </w:p>
    <w:p w14:paraId="112438CD" w14:textId="77777777" w:rsidR="00402D0C" w:rsidRPr="008B4E06" w:rsidRDefault="00402D0C" w:rsidP="00402D0C">
      <w:pPr>
        <w:pStyle w:val="ListParagraph"/>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ListParagraph"/>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ListParagraph"/>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0">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1BF953FA" w14:textId="0F188849" w:rsidR="00BD3272" w:rsidRPr="008B4E06" w:rsidRDefault="00BD3272" w:rsidP="00402D0C">
      <w:pPr>
        <w:pStyle w:val="ListParagraph"/>
        <w:ind w:left="1656"/>
        <w:rPr>
          <w:rFonts w:ascii="Segoe UI" w:hAnsi="Segoe UI" w:cs="Segoe UI"/>
          <w:color w:val="0D0D0D"/>
          <w:sz w:val="32"/>
          <w:szCs w:val="32"/>
          <w:shd w:val="clear" w:color="auto" w:fill="FFFFFF"/>
        </w:rPr>
      </w:pPr>
    </w:p>
    <w:p w14:paraId="134BF7EC" w14:textId="77777777" w:rsidR="00425FCB" w:rsidRPr="007907DF" w:rsidRDefault="00425FCB" w:rsidP="00402D0C">
      <w:pPr>
        <w:pStyle w:val="ListParagraph"/>
        <w:ind w:left="1656"/>
        <w:rPr>
          <w:rFonts w:cstheme="minorHAnsi"/>
          <w:color w:val="0D0D0D"/>
          <w:sz w:val="32"/>
          <w:szCs w:val="32"/>
          <w:shd w:val="clear" w:color="auto" w:fill="FFFFFF"/>
        </w:rPr>
      </w:pPr>
    </w:p>
    <w:p w14:paraId="5D2FC6E2" w14:textId="5746070F" w:rsidR="00031974" w:rsidRPr="00FD7E73" w:rsidRDefault="00BD3272" w:rsidP="00FD7E73">
      <w:pPr>
        <w:pStyle w:val="ListParagraph"/>
        <w:ind w:left="1656"/>
        <w:rPr>
          <w:rFonts w:cstheme="minorHAnsi"/>
          <w:color w:val="0D0D0D"/>
          <w:sz w:val="32"/>
          <w:szCs w:val="32"/>
          <w:shd w:val="clear" w:color="auto" w:fill="FFFFFF"/>
        </w:rPr>
      </w:pPr>
      <w:r w:rsidRPr="007907DF">
        <w:rPr>
          <w:rFonts w:cstheme="minorHAnsi"/>
          <w:color w:val="0D0D0D"/>
          <w:sz w:val="32"/>
          <w:szCs w:val="32"/>
          <w:shd w:val="clear" w:color="auto" w:fill="FFFFFF"/>
        </w:rPr>
        <w:t>Il s’agit d’une architecture 3-tiers composé par 3 principaux couches :</w:t>
      </w:r>
    </w:p>
    <w:p w14:paraId="192F6DCD" w14:textId="77777777" w:rsidR="00402D0C" w:rsidRPr="007907DF" w:rsidRDefault="00402D0C" w:rsidP="00402D0C">
      <w:pPr>
        <w:pStyle w:val="ListParagraph"/>
        <w:ind w:left="1656"/>
        <w:rPr>
          <w:rFonts w:cstheme="minorHAnsi"/>
          <w:color w:val="0D0D0D"/>
          <w:sz w:val="32"/>
          <w:szCs w:val="32"/>
          <w:shd w:val="clear" w:color="auto" w:fill="FFFFFF"/>
        </w:rPr>
      </w:pPr>
      <w:r w:rsidRPr="007907DF">
        <w:rPr>
          <w:rFonts w:ascii="Segoe UI Symbol" w:hAnsi="Segoe UI Symbol" w:cs="Segoe UI Symbol"/>
          <w:b/>
          <w:color w:val="0D0D0D"/>
          <w:sz w:val="32"/>
          <w:szCs w:val="32"/>
          <w:shd w:val="clear" w:color="auto" w:fill="FFFFFF"/>
        </w:rPr>
        <w:t>✓</w:t>
      </w:r>
      <w:r w:rsidRPr="007907DF">
        <w:rPr>
          <w:rFonts w:cstheme="minorHAnsi"/>
          <w:b/>
          <w:color w:val="0D0D0D"/>
          <w:sz w:val="32"/>
          <w:szCs w:val="32"/>
          <w:shd w:val="clear" w:color="auto" w:fill="FFFFFF"/>
        </w:rPr>
        <w:t xml:space="preserve"> Couche Client :</w:t>
      </w:r>
      <w:r w:rsidRPr="007907DF">
        <w:rPr>
          <w:rFonts w:cstheme="minorHAnsi"/>
          <w:color w:val="0D0D0D"/>
          <w:sz w:val="32"/>
          <w:szCs w:val="32"/>
          <w:shd w:val="clear" w:color="auto" w:fill="FFFFFF"/>
        </w:rPr>
        <w:t xml:space="preserve"> Elle représente l'interface utilisateur avec laquelle les utilisateurs interagissent directement. </w:t>
      </w:r>
    </w:p>
    <w:p w14:paraId="4B940C97" w14:textId="77777777" w:rsidR="00402D0C" w:rsidRPr="007907DF" w:rsidRDefault="00402D0C" w:rsidP="00402D0C">
      <w:pPr>
        <w:pStyle w:val="ListParagraph"/>
        <w:ind w:left="1656"/>
        <w:rPr>
          <w:rFonts w:cstheme="minorHAnsi"/>
          <w:color w:val="0D0D0D"/>
          <w:sz w:val="32"/>
          <w:szCs w:val="32"/>
          <w:shd w:val="clear" w:color="auto" w:fill="FFFFFF"/>
        </w:rPr>
      </w:pPr>
      <w:r w:rsidRPr="007907DF">
        <w:rPr>
          <w:rFonts w:ascii="Segoe UI Symbol" w:hAnsi="Segoe UI Symbol" w:cs="Segoe UI Symbol"/>
          <w:b/>
          <w:color w:val="0D0D0D"/>
          <w:sz w:val="32"/>
          <w:szCs w:val="32"/>
          <w:shd w:val="clear" w:color="auto" w:fill="FFFFFF"/>
        </w:rPr>
        <w:t>✓</w:t>
      </w:r>
      <w:r w:rsidRPr="007907DF">
        <w:rPr>
          <w:rFonts w:cstheme="minorHAnsi"/>
          <w:b/>
          <w:color w:val="0D0D0D"/>
          <w:sz w:val="32"/>
          <w:szCs w:val="32"/>
          <w:shd w:val="clear" w:color="auto" w:fill="FFFFFF"/>
        </w:rPr>
        <w:t xml:space="preserve"> Couche Web :</w:t>
      </w:r>
      <w:r w:rsidRPr="007907DF">
        <w:rPr>
          <w:rFonts w:cstheme="minorHAnsi"/>
          <w:color w:val="0D0D0D"/>
          <w:sz w:val="32"/>
          <w:szCs w:val="32"/>
          <w:shd w:val="clear" w:color="auto" w:fill="FFFFFF"/>
        </w:rPr>
        <w:t xml:space="preserve"> Elle fait référence à la partie de l'application qui traite les requêtes HTTP et génère des réponses pour les clients.</w:t>
      </w:r>
    </w:p>
    <w:p w14:paraId="09B3E2C3" w14:textId="77777777" w:rsidR="00402D0C" w:rsidRPr="007907DF" w:rsidRDefault="00402D0C" w:rsidP="00402D0C">
      <w:pPr>
        <w:pStyle w:val="ListParagraph"/>
        <w:ind w:left="1656"/>
        <w:rPr>
          <w:rFonts w:cstheme="minorHAnsi"/>
          <w:color w:val="0D0D0D"/>
          <w:sz w:val="32"/>
          <w:szCs w:val="32"/>
          <w:shd w:val="clear" w:color="auto" w:fill="FFFFFF"/>
        </w:rPr>
      </w:pPr>
      <w:r w:rsidRPr="007907DF">
        <w:rPr>
          <w:rFonts w:ascii="Segoe UI Symbol" w:hAnsi="Segoe UI Symbol" w:cs="Segoe UI Symbol"/>
          <w:b/>
          <w:color w:val="0D0D0D"/>
          <w:sz w:val="32"/>
          <w:szCs w:val="32"/>
          <w:shd w:val="clear" w:color="auto" w:fill="FFFFFF"/>
        </w:rPr>
        <w:t>✓</w:t>
      </w:r>
      <w:r w:rsidRPr="007907DF">
        <w:rPr>
          <w:rFonts w:cstheme="minorHAnsi"/>
          <w:b/>
          <w:color w:val="0D0D0D"/>
          <w:sz w:val="32"/>
          <w:szCs w:val="32"/>
          <w:shd w:val="clear" w:color="auto" w:fill="FFFFFF"/>
        </w:rPr>
        <w:t xml:space="preserve"> Couche de données :</w:t>
      </w:r>
      <w:r w:rsidRPr="007907DF">
        <w:rPr>
          <w:rFonts w:cstheme="minorHAnsi"/>
          <w:color w:val="0D0D0D"/>
          <w:sz w:val="32"/>
          <w:szCs w:val="32"/>
          <w:shd w:val="clear" w:color="auto" w:fill="FFFFFF"/>
        </w:rPr>
        <w:t xml:space="preserve"> Elle représente le serveur de base de données, fournisseur des données au serveur web.</w:t>
      </w:r>
    </w:p>
    <w:p w14:paraId="55E16B78" w14:textId="0676C512" w:rsidR="00402D0C" w:rsidRPr="007907DF" w:rsidRDefault="00402D0C" w:rsidP="00402D0C">
      <w:pPr>
        <w:pStyle w:val="ListParagraph"/>
        <w:ind w:left="1656"/>
        <w:rPr>
          <w:rFonts w:cstheme="minorHAnsi"/>
          <w:color w:val="0D0D0D"/>
          <w:sz w:val="32"/>
          <w:szCs w:val="32"/>
          <w:shd w:val="clear" w:color="auto" w:fill="FFFFFF"/>
        </w:rPr>
      </w:pPr>
    </w:p>
    <w:p w14:paraId="39A50785" w14:textId="6289A75D" w:rsidR="008D2FBE" w:rsidRPr="00FD7E73" w:rsidRDefault="008D2FBE" w:rsidP="00C13E31">
      <w:pPr>
        <w:pStyle w:val="ListParagraph"/>
        <w:numPr>
          <w:ilvl w:val="1"/>
          <w:numId w:val="9"/>
        </w:numPr>
        <w:rPr>
          <w:rFonts w:cstheme="minorHAnsi"/>
          <w:b/>
          <w:color w:val="0D0D0D"/>
          <w:sz w:val="32"/>
          <w:szCs w:val="32"/>
          <w:shd w:val="clear" w:color="auto" w:fill="FFFFFF"/>
        </w:rPr>
      </w:pPr>
      <w:r w:rsidRPr="00FD7E73">
        <w:rPr>
          <w:rFonts w:cstheme="minorHAnsi"/>
          <w:b/>
          <w:color w:val="0D0D0D"/>
          <w:sz w:val="32"/>
          <w:szCs w:val="32"/>
          <w:shd w:val="clear" w:color="auto" w:fill="FFFFFF"/>
        </w:rPr>
        <w:t>Architecture logicielle :</w:t>
      </w:r>
    </w:p>
    <w:p w14:paraId="0587EAA1" w14:textId="77777777" w:rsidR="00184630" w:rsidRPr="007907DF" w:rsidRDefault="00184630" w:rsidP="00184630">
      <w:pPr>
        <w:pStyle w:val="ListParagraph"/>
        <w:ind w:left="1656"/>
        <w:rPr>
          <w:rFonts w:cstheme="minorHAnsi"/>
          <w:color w:val="0D0D0D"/>
          <w:sz w:val="32"/>
          <w:szCs w:val="32"/>
          <w:shd w:val="clear" w:color="auto" w:fill="FFFFFF"/>
        </w:rPr>
      </w:pPr>
    </w:p>
    <w:p w14:paraId="4A40CA20" w14:textId="77777777" w:rsidR="00184630" w:rsidRPr="007907DF" w:rsidRDefault="00184630" w:rsidP="00184630">
      <w:pPr>
        <w:pStyle w:val="ListParagraph"/>
        <w:ind w:left="1440"/>
        <w:rPr>
          <w:rFonts w:cstheme="minorHAnsi"/>
          <w:color w:val="0D0D0D"/>
          <w:sz w:val="32"/>
          <w:szCs w:val="32"/>
          <w:shd w:val="clear" w:color="auto" w:fill="FFFFFF"/>
        </w:rPr>
      </w:pPr>
      <w:r w:rsidRPr="007907DF">
        <w:rPr>
          <w:rFonts w:cstheme="minorHAnsi"/>
          <w:color w:val="0D0D0D"/>
          <w:sz w:val="32"/>
          <w:szCs w:val="32"/>
          <w:shd w:val="clear" w:color="auto" w:fill="FFFFFF"/>
        </w:rPr>
        <w:t xml:space="preserve">L’architecture d’un logiciel décrit la manière dont seront agencés les différents éléments d’une application et </w:t>
      </w:r>
      <w:r w:rsidRPr="007907DF">
        <w:rPr>
          <w:rFonts w:cstheme="minorHAnsi"/>
          <w:color w:val="0D0D0D"/>
          <w:sz w:val="32"/>
          <w:szCs w:val="32"/>
          <w:shd w:val="clear" w:color="auto" w:fill="FFFFFF"/>
        </w:rPr>
        <w:lastRenderedPageBreak/>
        <w:t xml:space="preserve">comment ils interagissent entre eux. Cette étape est donc l’une des premières étapes du développement logiciel et intervient lors de la phase de </w:t>
      </w:r>
      <w:proofErr w:type="gramStart"/>
      <w:r w:rsidRPr="007907DF">
        <w:rPr>
          <w:rFonts w:cstheme="minorHAnsi"/>
          <w:color w:val="0D0D0D"/>
          <w:sz w:val="32"/>
          <w:szCs w:val="32"/>
          <w:shd w:val="clear" w:color="auto" w:fill="FFFFFF"/>
        </w:rPr>
        <w:t>conception[</w:t>
      </w:r>
      <w:proofErr w:type="gramEnd"/>
      <w:r w:rsidRPr="007907DF">
        <w:rPr>
          <w:rFonts w:cstheme="minorHAnsi"/>
          <w:color w:val="0D0D0D"/>
          <w:sz w:val="32"/>
          <w:szCs w:val="32"/>
          <w:shd w:val="clear" w:color="auto" w:fill="FFFFFF"/>
        </w:rPr>
        <w:t>2].</w:t>
      </w:r>
    </w:p>
    <w:p w14:paraId="32970AD6" w14:textId="77777777" w:rsidR="00184630" w:rsidRPr="007907DF" w:rsidRDefault="00184630" w:rsidP="00184630">
      <w:pPr>
        <w:pStyle w:val="ListParagraph"/>
        <w:ind w:left="1440"/>
        <w:rPr>
          <w:rFonts w:cstheme="minorHAnsi"/>
          <w:color w:val="0D0D0D"/>
          <w:sz w:val="32"/>
          <w:szCs w:val="32"/>
          <w:shd w:val="clear" w:color="auto" w:fill="FFFFFF"/>
        </w:rPr>
      </w:pPr>
    </w:p>
    <w:p w14:paraId="17E2E8B6" w14:textId="3E0039DB" w:rsidR="00184630" w:rsidRDefault="00184630" w:rsidP="00FD7E73">
      <w:pPr>
        <w:pStyle w:val="ListParagraph"/>
        <w:ind w:left="1440"/>
        <w:rPr>
          <w:rFonts w:cstheme="minorHAnsi"/>
          <w:color w:val="0D0D0D"/>
          <w:sz w:val="32"/>
          <w:szCs w:val="32"/>
          <w:shd w:val="clear" w:color="auto" w:fill="FFFFFF"/>
        </w:rPr>
      </w:pPr>
      <w:r w:rsidRPr="007907DF">
        <w:rPr>
          <w:rFonts w:cstheme="minorHAnsi"/>
          <w:color w:val="0D0D0D"/>
          <w:sz w:val="32"/>
          <w:szCs w:val="32"/>
          <w:shd w:val="clear" w:color="auto" w:fill="FFFFFF"/>
        </w:rPr>
        <w:t>Notre système est conçu en utilisant l'architecture « MVC » pour la partie Back-end, « MVC » pour le Front-end, et « SOA » comme architecture globale de l'application.</w:t>
      </w:r>
    </w:p>
    <w:p w14:paraId="29B857B5" w14:textId="77777777" w:rsidR="00FD7E73" w:rsidRPr="00FD7E73" w:rsidRDefault="00FD7E73" w:rsidP="00FD7E73">
      <w:pPr>
        <w:pStyle w:val="ListParagraph"/>
        <w:ind w:left="1440"/>
        <w:rPr>
          <w:rFonts w:cstheme="minorHAnsi"/>
          <w:color w:val="0D0D0D"/>
          <w:sz w:val="32"/>
          <w:szCs w:val="32"/>
          <w:shd w:val="clear" w:color="auto" w:fill="FFFFFF"/>
        </w:rPr>
      </w:pPr>
    </w:p>
    <w:p w14:paraId="7706432A" w14:textId="77777777" w:rsidR="00184630" w:rsidRPr="007907DF" w:rsidRDefault="00184630" w:rsidP="00C13E31">
      <w:pPr>
        <w:pStyle w:val="ListParagraph"/>
        <w:numPr>
          <w:ilvl w:val="0"/>
          <w:numId w:val="11"/>
        </w:numPr>
        <w:rPr>
          <w:rFonts w:cstheme="minorHAnsi"/>
          <w:color w:val="0D0D0D"/>
          <w:sz w:val="32"/>
          <w:szCs w:val="32"/>
          <w:shd w:val="clear" w:color="auto" w:fill="FFFFFF"/>
        </w:rPr>
      </w:pPr>
      <w:r w:rsidRPr="007907DF">
        <w:rPr>
          <w:rFonts w:cstheme="minorHAnsi"/>
          <w:color w:val="0D0D0D"/>
          <w:sz w:val="32"/>
          <w:szCs w:val="32"/>
          <w:shd w:val="clear" w:color="auto" w:fill="FFFFFF"/>
        </w:rPr>
        <w:t>Choix de l’architecture côté back-end (côte serveur) :</w:t>
      </w:r>
    </w:p>
    <w:p w14:paraId="464B932D" w14:textId="77777777" w:rsidR="00184630" w:rsidRPr="007907DF" w:rsidRDefault="00184630" w:rsidP="00184630">
      <w:pPr>
        <w:pStyle w:val="ListParagraph"/>
        <w:ind w:left="1440"/>
        <w:rPr>
          <w:rFonts w:cstheme="minorHAnsi"/>
          <w:color w:val="0D0D0D"/>
          <w:sz w:val="32"/>
          <w:szCs w:val="32"/>
          <w:shd w:val="clear" w:color="auto" w:fill="FFFFFF"/>
        </w:rPr>
      </w:pPr>
    </w:p>
    <w:p w14:paraId="5C59F4FF" w14:textId="77777777" w:rsidR="00184630" w:rsidRPr="007907DF" w:rsidRDefault="00184630" w:rsidP="00184630">
      <w:pPr>
        <w:pStyle w:val="ListParagraph"/>
        <w:ind w:left="1440"/>
        <w:rPr>
          <w:rFonts w:cstheme="minorHAnsi"/>
          <w:color w:val="0D0D0D"/>
          <w:sz w:val="32"/>
          <w:szCs w:val="32"/>
          <w:shd w:val="clear" w:color="auto" w:fill="FFFFFF"/>
        </w:rPr>
      </w:pPr>
      <w:r w:rsidRPr="007907DF">
        <w:rPr>
          <w:rFonts w:cstheme="minorHAnsi"/>
          <w:color w:val="0D0D0D"/>
          <w:sz w:val="32"/>
          <w:szCs w:val="32"/>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7907DF" w:rsidRDefault="00184630" w:rsidP="00184630">
      <w:pPr>
        <w:pStyle w:val="ListParagraph"/>
        <w:ind w:left="1440"/>
        <w:rPr>
          <w:rFonts w:cstheme="minorHAnsi"/>
          <w:color w:val="0D0D0D"/>
          <w:sz w:val="32"/>
          <w:szCs w:val="32"/>
          <w:shd w:val="clear" w:color="auto" w:fill="FFFFFF"/>
        </w:rPr>
      </w:pPr>
    </w:p>
    <w:p w14:paraId="094C186F" w14:textId="77777777" w:rsidR="00184630" w:rsidRPr="007907DF" w:rsidRDefault="00184630" w:rsidP="00C13E31">
      <w:pPr>
        <w:pStyle w:val="ListParagraph"/>
        <w:numPr>
          <w:ilvl w:val="0"/>
          <w:numId w:val="12"/>
        </w:numPr>
        <w:rPr>
          <w:rFonts w:cstheme="minorHAnsi"/>
          <w:color w:val="0D0D0D"/>
          <w:sz w:val="32"/>
          <w:szCs w:val="32"/>
          <w:shd w:val="clear" w:color="auto" w:fill="FFFFFF"/>
        </w:rPr>
      </w:pPr>
      <w:r w:rsidRPr="007907DF">
        <w:rPr>
          <w:rFonts w:cstheme="minorHAnsi"/>
          <w:b/>
          <w:color w:val="0D0D0D"/>
          <w:sz w:val="32"/>
          <w:szCs w:val="32"/>
          <w:shd w:val="clear" w:color="auto" w:fill="FFFFFF"/>
        </w:rPr>
        <w:t xml:space="preserve">Architecture MVC (Modèle-Vue-Contrôleur) </w:t>
      </w:r>
      <w:r w:rsidRPr="007907DF">
        <w:rPr>
          <w:rFonts w:cstheme="minorHAnsi"/>
          <w:color w:val="0D0D0D"/>
          <w:sz w:val="32"/>
          <w:szCs w:val="32"/>
          <w:shd w:val="clear" w:color="auto" w:fill="FFFFFF"/>
        </w:rPr>
        <w:t>:</w:t>
      </w:r>
    </w:p>
    <w:p w14:paraId="47521BF7" w14:textId="77777777" w:rsidR="00184630" w:rsidRPr="007907DF" w:rsidRDefault="00184630" w:rsidP="00C13E31">
      <w:pPr>
        <w:numPr>
          <w:ilvl w:val="0"/>
          <w:numId w:val="10"/>
        </w:numPr>
        <w:shd w:val="clear" w:color="auto" w:fill="FFFFFF"/>
        <w:spacing w:after="45" w:line="240" w:lineRule="auto"/>
        <w:rPr>
          <w:rFonts w:eastAsia="Times New Roman" w:cstheme="minorHAnsi"/>
          <w:sz w:val="32"/>
          <w:szCs w:val="32"/>
          <w:lang w:eastAsia="fr-FR"/>
        </w:rPr>
      </w:pPr>
      <w:r w:rsidRPr="007907DF">
        <w:rPr>
          <w:rFonts w:eastAsia="Times New Roman" w:cstheme="minorHAnsi"/>
          <w:b/>
          <w:bCs/>
          <w:sz w:val="32"/>
          <w:szCs w:val="32"/>
          <w:lang w:eastAsia="fr-FR"/>
        </w:rPr>
        <w:t>Modèle</w:t>
      </w:r>
      <w:r w:rsidRPr="007907DF">
        <w:rPr>
          <w:rFonts w:eastAsia="Times New Roman" w:cstheme="minorHAnsi"/>
          <w:b/>
          <w:sz w:val="32"/>
          <w:szCs w:val="32"/>
          <w:lang w:eastAsia="fr-FR"/>
        </w:rPr>
        <w:t> :</w:t>
      </w:r>
      <w:r w:rsidRPr="007907DF">
        <w:rPr>
          <w:rFonts w:eastAsia="Times New Roman" w:cstheme="minorHAnsi"/>
          <w:sz w:val="32"/>
          <w:szCs w:val="32"/>
          <w:lang w:eastAsia="fr-FR"/>
        </w:rPr>
        <w:t xml:space="preserve"> cette partie gère ce qu'on appelle la </w:t>
      </w:r>
      <w:r w:rsidRPr="007907DF">
        <w:rPr>
          <w:rFonts w:eastAsia="Times New Roman" w:cstheme="minorHAnsi"/>
          <w:b/>
          <w:bCs/>
          <w:sz w:val="32"/>
          <w:szCs w:val="32"/>
          <w:lang w:eastAsia="fr-FR"/>
        </w:rPr>
        <w:t>logique métier</w:t>
      </w:r>
      <w:r w:rsidRPr="007907DF">
        <w:rPr>
          <w:rFonts w:eastAsia="Times New Roman" w:cstheme="minorHAnsi"/>
          <w:sz w:val="32"/>
          <w:szCs w:val="32"/>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7907DF">
        <w:rPr>
          <w:rFonts w:eastAsia="Times New Roman" w:cstheme="minorHAnsi"/>
          <w:sz w:val="32"/>
          <w:szCs w:val="32"/>
          <w:lang w:eastAsia="fr-FR"/>
        </w:rPr>
        <w:t>la plus simple possible</w:t>
      </w:r>
      <w:proofErr w:type="gramEnd"/>
      <w:r w:rsidRPr="007907DF">
        <w:rPr>
          <w:rFonts w:eastAsia="Times New Roman" w:cstheme="minorHAnsi"/>
          <w:sz w:val="32"/>
          <w:szCs w:val="32"/>
          <w:lang w:eastAsia="fr-FR"/>
        </w:rPr>
        <w:t xml:space="preserve"> au contrôleur. On y trouve donc entre autres des algorithmes complexes et des requêtes SQL.</w:t>
      </w:r>
    </w:p>
    <w:p w14:paraId="3407A1B2" w14:textId="77777777" w:rsidR="00184630" w:rsidRPr="007907DF" w:rsidRDefault="00184630" w:rsidP="00184630">
      <w:pPr>
        <w:shd w:val="clear" w:color="auto" w:fill="FFFFFF"/>
        <w:spacing w:after="45" w:line="240" w:lineRule="auto"/>
        <w:ind w:left="2016"/>
        <w:rPr>
          <w:rFonts w:eastAsia="Times New Roman" w:cstheme="minorHAnsi"/>
          <w:sz w:val="32"/>
          <w:szCs w:val="32"/>
          <w:lang w:eastAsia="fr-FR"/>
        </w:rPr>
      </w:pPr>
    </w:p>
    <w:p w14:paraId="23D30574" w14:textId="77777777" w:rsidR="00184630" w:rsidRPr="007907DF" w:rsidRDefault="00184630" w:rsidP="00C13E31">
      <w:pPr>
        <w:numPr>
          <w:ilvl w:val="0"/>
          <w:numId w:val="10"/>
        </w:numPr>
        <w:shd w:val="clear" w:color="auto" w:fill="FFFFFF"/>
        <w:spacing w:after="45" w:line="240" w:lineRule="auto"/>
        <w:rPr>
          <w:rFonts w:eastAsia="Times New Roman" w:cstheme="minorHAnsi"/>
          <w:sz w:val="32"/>
          <w:szCs w:val="32"/>
          <w:lang w:eastAsia="fr-FR"/>
        </w:rPr>
      </w:pPr>
      <w:r w:rsidRPr="007907DF">
        <w:rPr>
          <w:rFonts w:eastAsia="Times New Roman" w:cstheme="minorHAnsi"/>
          <w:b/>
          <w:bCs/>
          <w:sz w:val="32"/>
          <w:szCs w:val="32"/>
          <w:lang w:eastAsia="fr-FR"/>
        </w:rPr>
        <w:t>Vue</w:t>
      </w:r>
      <w:r w:rsidRPr="007907DF">
        <w:rPr>
          <w:rFonts w:eastAsia="Times New Roman" w:cstheme="minorHAnsi"/>
          <w:sz w:val="32"/>
          <w:szCs w:val="32"/>
          <w:lang w:eastAsia="fr-FR"/>
        </w:rPr>
        <w:t> : cette partie se concentre sur l'</w:t>
      </w:r>
      <w:r w:rsidRPr="007907DF">
        <w:rPr>
          <w:rFonts w:eastAsia="Times New Roman" w:cstheme="minorHAnsi"/>
          <w:b/>
          <w:bCs/>
          <w:sz w:val="32"/>
          <w:szCs w:val="32"/>
          <w:lang w:eastAsia="fr-FR"/>
        </w:rPr>
        <w:t>affichage</w:t>
      </w:r>
      <w:r w:rsidRPr="007907DF">
        <w:rPr>
          <w:rFonts w:eastAsia="Times New Roman" w:cstheme="minorHAnsi"/>
          <w:sz w:val="32"/>
          <w:szCs w:val="32"/>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7907DF" w:rsidRDefault="00184630" w:rsidP="00184630">
      <w:pPr>
        <w:shd w:val="clear" w:color="auto" w:fill="FFFFFF"/>
        <w:spacing w:after="45" w:line="240" w:lineRule="auto"/>
        <w:rPr>
          <w:rFonts w:eastAsia="Times New Roman" w:cstheme="minorHAnsi"/>
          <w:sz w:val="32"/>
          <w:szCs w:val="32"/>
          <w:lang w:eastAsia="fr-FR"/>
        </w:rPr>
      </w:pPr>
    </w:p>
    <w:p w14:paraId="157E4B52" w14:textId="77777777" w:rsidR="00184630" w:rsidRPr="007907DF" w:rsidRDefault="00184630" w:rsidP="00C13E31">
      <w:pPr>
        <w:numPr>
          <w:ilvl w:val="0"/>
          <w:numId w:val="10"/>
        </w:numPr>
        <w:shd w:val="clear" w:color="auto" w:fill="FFFFFF"/>
        <w:spacing w:after="45" w:line="240" w:lineRule="auto"/>
        <w:rPr>
          <w:rFonts w:eastAsia="Times New Roman" w:cstheme="minorHAnsi"/>
          <w:sz w:val="32"/>
          <w:szCs w:val="32"/>
          <w:lang w:eastAsia="fr-FR"/>
        </w:rPr>
      </w:pPr>
      <w:r w:rsidRPr="007907DF">
        <w:rPr>
          <w:rFonts w:eastAsia="Times New Roman" w:cstheme="minorHAnsi"/>
          <w:b/>
          <w:bCs/>
          <w:sz w:val="32"/>
          <w:szCs w:val="32"/>
          <w:lang w:eastAsia="fr-FR"/>
        </w:rPr>
        <w:lastRenderedPageBreak/>
        <w:t>Contrôleur</w:t>
      </w:r>
      <w:r w:rsidRPr="007907DF">
        <w:rPr>
          <w:rFonts w:eastAsia="Times New Roman" w:cstheme="minorHAnsi"/>
          <w:sz w:val="32"/>
          <w:szCs w:val="32"/>
          <w:lang w:eastAsia="fr-FR"/>
        </w:rPr>
        <w:t> : cette partie gère les </w:t>
      </w:r>
      <w:r w:rsidRPr="007907DF">
        <w:rPr>
          <w:rFonts w:eastAsia="Times New Roman" w:cstheme="minorHAnsi"/>
          <w:b/>
          <w:bCs/>
          <w:sz w:val="32"/>
          <w:szCs w:val="32"/>
          <w:lang w:eastAsia="fr-FR"/>
        </w:rPr>
        <w:t>échanges</w:t>
      </w:r>
      <w:r w:rsidRPr="007907DF">
        <w:rPr>
          <w:rFonts w:eastAsia="Times New Roman" w:cstheme="minorHAnsi"/>
          <w:sz w:val="32"/>
          <w:szCs w:val="32"/>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7907DF">
        <w:rPr>
          <w:rFonts w:eastAsia="Times New Roman" w:cstheme="minorHAnsi"/>
          <w:i/>
          <w:iCs/>
          <w:sz w:val="32"/>
          <w:szCs w:val="32"/>
          <w:lang w:eastAsia="fr-FR"/>
        </w:rPr>
        <w:t>adapter</w:t>
      </w:r>
      <w:r w:rsidRPr="007907DF">
        <w:rPr>
          <w:rFonts w:eastAsia="Times New Roman" w:cstheme="minorHAnsi"/>
          <w:sz w:val="32"/>
          <w:szCs w:val="32"/>
          <w:lang w:eastAsia="fr-FR"/>
        </w:rPr>
        <w:t> ce résultat et le donner à la vue. Enfin, il va renvoyer la nouvelle page HTML, générée par la vue, à l’utilisateur. [3]</w:t>
      </w:r>
    </w:p>
    <w:p w14:paraId="291C3A78" w14:textId="77777777" w:rsidR="00184630" w:rsidRPr="007907DF" w:rsidRDefault="00184630" w:rsidP="00184630">
      <w:pPr>
        <w:pStyle w:val="ListParagraph"/>
        <w:ind w:left="1440"/>
        <w:rPr>
          <w:rFonts w:cstheme="minorHAnsi"/>
          <w:color w:val="0D0D0D"/>
          <w:sz w:val="32"/>
          <w:szCs w:val="32"/>
          <w:shd w:val="clear" w:color="auto" w:fill="FFFFFF"/>
        </w:rPr>
      </w:pPr>
    </w:p>
    <w:p w14:paraId="4EA611F2" w14:textId="77777777" w:rsidR="00184630" w:rsidRPr="007907DF" w:rsidRDefault="00184630" w:rsidP="00184630">
      <w:pPr>
        <w:pStyle w:val="ListParagraph"/>
        <w:ind w:left="1440"/>
        <w:rPr>
          <w:rFonts w:cstheme="minorHAnsi"/>
          <w:color w:val="0D0D0D"/>
          <w:sz w:val="32"/>
          <w:szCs w:val="32"/>
          <w:shd w:val="clear" w:color="auto" w:fill="FFFFFF"/>
        </w:rPr>
      </w:pPr>
    </w:p>
    <w:p w14:paraId="540B4E80" w14:textId="77777777" w:rsidR="00184630" w:rsidRPr="007907DF" w:rsidRDefault="00184630" w:rsidP="00184630">
      <w:pPr>
        <w:ind w:left="1284"/>
        <w:rPr>
          <w:rFonts w:cstheme="minorHAnsi"/>
          <w:sz w:val="32"/>
          <w:szCs w:val="32"/>
          <w:shd w:val="clear" w:color="auto" w:fill="FFFFFF"/>
        </w:rPr>
      </w:pPr>
      <w:r w:rsidRPr="007907DF">
        <w:rPr>
          <w:rFonts w:cstheme="minorHAnsi"/>
          <w:sz w:val="32"/>
          <w:szCs w:val="32"/>
          <w:shd w:val="clear" w:color="auto" w:fill="FFFFFF"/>
        </w:rPr>
        <w:t>La figure suivante schématise le rôle de chacun de ces éléments :</w:t>
      </w:r>
    </w:p>
    <w:p w14:paraId="50CF5951" w14:textId="77777777" w:rsidR="00184630" w:rsidRPr="007907DF" w:rsidRDefault="00184630" w:rsidP="00184630">
      <w:pPr>
        <w:pStyle w:val="ListParagraph"/>
        <w:ind w:left="1440" w:firstLine="576"/>
        <w:rPr>
          <w:rFonts w:cstheme="minorHAnsi"/>
          <w:sz w:val="32"/>
          <w:szCs w:val="32"/>
          <w:shd w:val="clear" w:color="auto" w:fill="FFFFFF"/>
        </w:rPr>
      </w:pPr>
    </w:p>
    <w:p w14:paraId="3DA269F1" w14:textId="77777777" w:rsidR="00184630" w:rsidRPr="007907DF" w:rsidRDefault="00184630" w:rsidP="00184630">
      <w:pPr>
        <w:pStyle w:val="ListParagraph"/>
        <w:ind w:left="1440" w:firstLine="576"/>
        <w:rPr>
          <w:rFonts w:cstheme="minorHAnsi"/>
          <w:sz w:val="32"/>
          <w:szCs w:val="32"/>
          <w:shd w:val="clear" w:color="auto" w:fill="FFFFFF"/>
        </w:rPr>
      </w:pPr>
    </w:p>
    <w:p w14:paraId="1AC72383" w14:textId="77777777" w:rsidR="00184630" w:rsidRPr="007907DF" w:rsidRDefault="00184630" w:rsidP="00184630">
      <w:pPr>
        <w:pStyle w:val="ListParagraph"/>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1">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64AA0DB6" w14:textId="77777777" w:rsidR="00184630" w:rsidRPr="007907DF" w:rsidRDefault="00184630" w:rsidP="00184630">
      <w:pPr>
        <w:pStyle w:val="ListParagraph"/>
        <w:ind w:left="1440"/>
        <w:rPr>
          <w:rFonts w:cstheme="minorHAnsi"/>
          <w:color w:val="0D0D0D"/>
          <w:sz w:val="32"/>
          <w:szCs w:val="32"/>
          <w:shd w:val="clear" w:color="auto" w:fill="FFFFFF"/>
        </w:rPr>
      </w:pPr>
    </w:p>
    <w:p w14:paraId="6ADCF700" w14:textId="760562D9" w:rsidR="00184630" w:rsidRDefault="00184630" w:rsidP="00184630">
      <w:pPr>
        <w:pStyle w:val="ListParagraph"/>
        <w:ind w:left="1440"/>
        <w:rPr>
          <w:rFonts w:cstheme="minorHAnsi"/>
          <w:color w:val="0D0D0D"/>
          <w:sz w:val="32"/>
          <w:szCs w:val="32"/>
          <w:shd w:val="clear" w:color="auto" w:fill="FFFFFF"/>
        </w:rPr>
      </w:pPr>
    </w:p>
    <w:p w14:paraId="47AE1315" w14:textId="7C1EF29A" w:rsidR="00FD7E73" w:rsidRDefault="00FD7E73" w:rsidP="00184630">
      <w:pPr>
        <w:pStyle w:val="ListParagraph"/>
        <w:ind w:left="1440"/>
        <w:rPr>
          <w:rFonts w:cstheme="minorHAnsi"/>
          <w:color w:val="0D0D0D"/>
          <w:sz w:val="32"/>
          <w:szCs w:val="32"/>
          <w:shd w:val="clear" w:color="auto" w:fill="FFFFFF"/>
        </w:rPr>
      </w:pPr>
    </w:p>
    <w:p w14:paraId="4A4E0651" w14:textId="2E551B62" w:rsidR="00FD7E73" w:rsidRDefault="00FD7E73" w:rsidP="00184630">
      <w:pPr>
        <w:pStyle w:val="ListParagraph"/>
        <w:ind w:left="1440"/>
        <w:rPr>
          <w:rFonts w:cstheme="minorHAnsi"/>
          <w:color w:val="0D0D0D"/>
          <w:sz w:val="32"/>
          <w:szCs w:val="32"/>
          <w:shd w:val="clear" w:color="auto" w:fill="FFFFFF"/>
        </w:rPr>
      </w:pPr>
    </w:p>
    <w:p w14:paraId="12083CCC" w14:textId="61110871" w:rsidR="00FD7E73" w:rsidRDefault="00FD7E73" w:rsidP="00184630">
      <w:pPr>
        <w:pStyle w:val="ListParagraph"/>
        <w:ind w:left="1440"/>
        <w:rPr>
          <w:rFonts w:cstheme="minorHAnsi"/>
          <w:color w:val="0D0D0D"/>
          <w:sz w:val="32"/>
          <w:szCs w:val="32"/>
          <w:shd w:val="clear" w:color="auto" w:fill="FFFFFF"/>
        </w:rPr>
      </w:pPr>
    </w:p>
    <w:p w14:paraId="657DC8F1" w14:textId="2592A2FD" w:rsidR="00FD7E73" w:rsidRDefault="00FD7E73" w:rsidP="00184630">
      <w:pPr>
        <w:pStyle w:val="ListParagraph"/>
        <w:ind w:left="1440"/>
        <w:rPr>
          <w:rFonts w:cstheme="minorHAnsi"/>
          <w:color w:val="0D0D0D"/>
          <w:sz w:val="32"/>
          <w:szCs w:val="32"/>
          <w:shd w:val="clear" w:color="auto" w:fill="FFFFFF"/>
        </w:rPr>
      </w:pPr>
    </w:p>
    <w:p w14:paraId="05838ACC" w14:textId="22706125" w:rsidR="00FD7E73" w:rsidRDefault="00FD7E73" w:rsidP="00184630">
      <w:pPr>
        <w:pStyle w:val="ListParagraph"/>
        <w:ind w:left="1440"/>
        <w:rPr>
          <w:rFonts w:cstheme="minorHAnsi"/>
          <w:color w:val="0D0D0D"/>
          <w:sz w:val="32"/>
          <w:szCs w:val="32"/>
          <w:shd w:val="clear" w:color="auto" w:fill="FFFFFF"/>
        </w:rPr>
      </w:pPr>
    </w:p>
    <w:p w14:paraId="4C4B8249" w14:textId="77777777" w:rsidR="00FD7E73" w:rsidRPr="007907DF" w:rsidRDefault="00FD7E73" w:rsidP="00184630">
      <w:pPr>
        <w:pStyle w:val="ListParagraph"/>
        <w:ind w:left="1440"/>
        <w:rPr>
          <w:rFonts w:cstheme="minorHAnsi"/>
          <w:color w:val="0D0D0D"/>
          <w:sz w:val="32"/>
          <w:szCs w:val="32"/>
          <w:shd w:val="clear" w:color="auto" w:fill="FFFFFF"/>
        </w:rPr>
      </w:pPr>
    </w:p>
    <w:p w14:paraId="32646B1C" w14:textId="77777777" w:rsidR="00FD7E73" w:rsidRPr="00FD7E73" w:rsidRDefault="00FD7E73" w:rsidP="00FD7E73">
      <w:pPr>
        <w:pStyle w:val="ListParagraph"/>
        <w:ind w:left="1800"/>
        <w:rPr>
          <w:rFonts w:cstheme="minorHAnsi"/>
          <w:color w:val="0D0D0D"/>
          <w:sz w:val="32"/>
          <w:szCs w:val="32"/>
          <w:shd w:val="clear" w:color="auto" w:fill="FFFFFF"/>
        </w:rPr>
      </w:pPr>
    </w:p>
    <w:p w14:paraId="215C60B0" w14:textId="1886E6D5" w:rsidR="00184630" w:rsidRPr="007907DF" w:rsidRDefault="00184630" w:rsidP="00C13E31">
      <w:pPr>
        <w:pStyle w:val="ListParagraph"/>
        <w:numPr>
          <w:ilvl w:val="1"/>
          <w:numId w:val="9"/>
        </w:numPr>
        <w:rPr>
          <w:rFonts w:cstheme="minorHAnsi"/>
          <w:b/>
          <w:color w:val="0D0D0D"/>
          <w:sz w:val="32"/>
          <w:szCs w:val="32"/>
          <w:shd w:val="clear" w:color="auto" w:fill="FFFFFF"/>
        </w:rPr>
      </w:pPr>
      <w:r w:rsidRPr="007907DF">
        <w:rPr>
          <w:rFonts w:cstheme="minorHAnsi"/>
          <w:b/>
          <w:color w:val="0D0D0D"/>
          <w:sz w:val="32"/>
          <w:szCs w:val="32"/>
          <w:shd w:val="clear" w:color="auto" w:fill="FFFFFF"/>
        </w:rPr>
        <w:t>L’architecture SOA :</w:t>
      </w:r>
    </w:p>
    <w:p w14:paraId="0A522CEF" w14:textId="77777777" w:rsidR="00184630" w:rsidRPr="007907DF" w:rsidRDefault="00184630" w:rsidP="00184630">
      <w:pPr>
        <w:pStyle w:val="ListParagraph"/>
        <w:ind w:left="1656"/>
        <w:rPr>
          <w:rFonts w:cstheme="minorHAnsi"/>
          <w:color w:val="0D0D0D"/>
          <w:sz w:val="32"/>
          <w:szCs w:val="32"/>
          <w:shd w:val="clear" w:color="auto" w:fill="FFFFFF"/>
        </w:rPr>
      </w:pPr>
    </w:p>
    <w:p w14:paraId="1225D996" w14:textId="7C609996" w:rsidR="00184630" w:rsidRPr="007907DF" w:rsidRDefault="00184630" w:rsidP="00184630">
      <w:pPr>
        <w:pStyle w:val="ListParagraph"/>
        <w:ind w:left="1656"/>
        <w:rPr>
          <w:rFonts w:cstheme="minorHAnsi"/>
          <w:color w:val="0D0D0D"/>
          <w:sz w:val="32"/>
          <w:szCs w:val="32"/>
          <w:shd w:val="clear" w:color="auto" w:fill="FFFFFF"/>
        </w:rPr>
      </w:pPr>
      <w:r w:rsidRPr="007907DF">
        <w:rPr>
          <w:rFonts w:cstheme="minorHAnsi"/>
          <w:color w:val="0D0D0D"/>
          <w:sz w:val="32"/>
          <w:szCs w:val="32"/>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7907DF" w:rsidRDefault="00184630" w:rsidP="00184630">
      <w:pPr>
        <w:pStyle w:val="ListParagraph"/>
        <w:ind w:left="1656"/>
        <w:rPr>
          <w:rFonts w:cstheme="minorHAnsi"/>
          <w:color w:val="0D0D0D"/>
          <w:sz w:val="32"/>
          <w:szCs w:val="32"/>
          <w:shd w:val="clear" w:color="auto" w:fill="FFFFFF"/>
        </w:rPr>
      </w:pPr>
      <w:r w:rsidRPr="007907DF">
        <w:rPr>
          <w:rFonts w:cstheme="minorHAnsi"/>
          <w:color w:val="0D0D0D"/>
          <w:sz w:val="32"/>
          <w:szCs w:val="32"/>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7907DF" w:rsidRDefault="00184630" w:rsidP="00184630">
      <w:pPr>
        <w:pStyle w:val="ListParagraph"/>
        <w:ind w:left="1656"/>
        <w:rPr>
          <w:rFonts w:cstheme="minorHAnsi"/>
          <w:color w:val="0D0D0D"/>
          <w:sz w:val="32"/>
          <w:szCs w:val="32"/>
          <w:shd w:val="clear" w:color="auto" w:fill="FFFFFF"/>
        </w:rPr>
      </w:pPr>
    </w:p>
    <w:p w14:paraId="1C43E829" w14:textId="07D88AF9" w:rsidR="001B792D" w:rsidRPr="007907DF" w:rsidRDefault="00184630" w:rsidP="00184630">
      <w:pPr>
        <w:rPr>
          <w:rFonts w:cstheme="minorHAnsi"/>
          <w:b/>
          <w:color w:val="0D0D0D"/>
          <w:sz w:val="32"/>
          <w:szCs w:val="32"/>
          <w:shd w:val="clear" w:color="auto" w:fill="FFFFFF"/>
        </w:rPr>
      </w:pPr>
      <w:r w:rsidRPr="007907DF">
        <w:rPr>
          <w:rFonts w:cstheme="minorHAnsi"/>
          <w:color w:val="0D0D0D"/>
          <w:sz w:val="32"/>
          <w:szCs w:val="32"/>
          <w:shd w:val="clear" w:color="auto" w:fill="FFFFFF"/>
        </w:rPr>
        <w:tab/>
      </w:r>
      <w:r w:rsidRPr="007907DF">
        <w:rPr>
          <w:rFonts w:cstheme="minorHAnsi"/>
          <w:color w:val="0D0D0D"/>
          <w:sz w:val="32"/>
          <w:szCs w:val="32"/>
          <w:shd w:val="clear" w:color="auto" w:fill="FFFFFF"/>
        </w:rPr>
        <w:tab/>
      </w:r>
      <w:r w:rsidRPr="007907DF">
        <w:rPr>
          <w:rFonts w:cstheme="minorHAnsi"/>
          <w:b/>
          <w:color w:val="0D0D0D"/>
          <w:sz w:val="32"/>
          <w:szCs w:val="32"/>
          <w:shd w:val="clear" w:color="auto" w:fill="FFFFFF"/>
        </w:rPr>
        <w:t xml:space="preserve">    SOA visant à :</w:t>
      </w:r>
    </w:p>
    <w:p w14:paraId="3119E8B8" w14:textId="3B45D40D" w:rsidR="00184630" w:rsidRPr="007907DF" w:rsidRDefault="00184630" w:rsidP="00C13E31">
      <w:pPr>
        <w:pStyle w:val="ListParagraph"/>
        <w:numPr>
          <w:ilvl w:val="0"/>
          <w:numId w:val="13"/>
        </w:numPr>
        <w:rPr>
          <w:rFonts w:cstheme="minorHAnsi"/>
          <w:color w:val="0D0D0D"/>
          <w:sz w:val="32"/>
          <w:szCs w:val="32"/>
          <w:shd w:val="clear" w:color="auto" w:fill="FFFFFF"/>
        </w:rPr>
      </w:pPr>
      <w:r w:rsidRPr="007907DF">
        <w:rPr>
          <w:rFonts w:cstheme="minorHAnsi"/>
          <w:color w:val="0D0D0D"/>
          <w:sz w:val="32"/>
          <w:szCs w:val="32"/>
          <w:shd w:val="clear" w:color="auto" w:fill="FFFFFF"/>
        </w:rPr>
        <w:t>La décomposition d'une fonctionnalité en un ensemble de services.</w:t>
      </w:r>
    </w:p>
    <w:p w14:paraId="4A019A75" w14:textId="00E4C76D" w:rsidR="00184630" w:rsidRPr="007907DF" w:rsidRDefault="00184630" w:rsidP="00C13E31">
      <w:pPr>
        <w:pStyle w:val="ListParagraph"/>
        <w:numPr>
          <w:ilvl w:val="0"/>
          <w:numId w:val="13"/>
        </w:numPr>
        <w:rPr>
          <w:rFonts w:cstheme="minorHAnsi"/>
          <w:color w:val="0D0D0D"/>
          <w:sz w:val="32"/>
          <w:szCs w:val="32"/>
          <w:shd w:val="clear" w:color="auto" w:fill="FFFFFF"/>
        </w:rPr>
      </w:pPr>
      <w:r w:rsidRPr="007907DF">
        <w:rPr>
          <w:rFonts w:cstheme="minorHAnsi"/>
          <w:color w:val="0D0D0D"/>
          <w:sz w:val="32"/>
          <w:szCs w:val="32"/>
          <w:shd w:val="clear" w:color="auto" w:fill="FFFFFF"/>
        </w:rPr>
        <w:t xml:space="preserve"> L'optimisation des performances des organisations.</w:t>
      </w:r>
    </w:p>
    <w:p w14:paraId="3A8F5C83" w14:textId="73943100" w:rsidR="00184630" w:rsidRPr="007907DF" w:rsidRDefault="00184630" w:rsidP="00C13E31">
      <w:pPr>
        <w:pStyle w:val="ListParagraph"/>
        <w:numPr>
          <w:ilvl w:val="0"/>
          <w:numId w:val="13"/>
        </w:numPr>
        <w:rPr>
          <w:rFonts w:cstheme="minorHAnsi"/>
          <w:color w:val="0D0D0D"/>
          <w:sz w:val="32"/>
          <w:szCs w:val="32"/>
          <w:shd w:val="clear" w:color="auto" w:fill="FFFFFF"/>
        </w:rPr>
      </w:pPr>
      <w:r w:rsidRPr="007907DF">
        <w:rPr>
          <w:rFonts w:cstheme="minorHAnsi"/>
          <w:color w:val="0D0D0D"/>
          <w:sz w:val="32"/>
          <w:szCs w:val="32"/>
          <w:shd w:val="clear" w:color="auto" w:fill="FFFFFF"/>
        </w:rPr>
        <w:t xml:space="preserve"> La diminution des coûts.</w:t>
      </w:r>
    </w:p>
    <w:p w14:paraId="2524D501" w14:textId="6485109E" w:rsidR="00184630" w:rsidRPr="007907DF" w:rsidRDefault="00184630" w:rsidP="00C13E31">
      <w:pPr>
        <w:pStyle w:val="ListParagraph"/>
        <w:numPr>
          <w:ilvl w:val="0"/>
          <w:numId w:val="13"/>
        </w:numPr>
        <w:rPr>
          <w:rFonts w:cstheme="minorHAnsi"/>
          <w:color w:val="0D0D0D"/>
          <w:sz w:val="32"/>
          <w:szCs w:val="32"/>
          <w:shd w:val="clear" w:color="auto" w:fill="FFFFFF"/>
        </w:rPr>
      </w:pPr>
      <w:r w:rsidRPr="007907DF">
        <w:rPr>
          <w:rFonts w:cstheme="minorHAnsi"/>
          <w:color w:val="0D0D0D"/>
          <w:sz w:val="32"/>
          <w:szCs w:val="32"/>
          <w:shd w:val="clear" w:color="auto" w:fill="FFFFFF"/>
        </w:rPr>
        <w:t>L'amélioration de la souplesse des processus.</w:t>
      </w:r>
    </w:p>
    <w:p w14:paraId="36437BCB" w14:textId="7A74E1CC" w:rsidR="00184630" w:rsidRPr="00FD7E73" w:rsidRDefault="00FD7E73" w:rsidP="00FD7E73">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2">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67572D0C" w14:textId="66C36E83" w:rsidR="00184630" w:rsidRPr="007907DF" w:rsidRDefault="00184630" w:rsidP="00C13E31">
      <w:pPr>
        <w:pStyle w:val="ListParagraph"/>
        <w:numPr>
          <w:ilvl w:val="1"/>
          <w:numId w:val="9"/>
        </w:numPr>
        <w:rPr>
          <w:rFonts w:cstheme="minorHAnsi"/>
          <w:b/>
          <w:color w:val="0D0D0D"/>
          <w:sz w:val="32"/>
          <w:szCs w:val="32"/>
          <w:shd w:val="clear" w:color="auto" w:fill="FFFFFF"/>
        </w:rPr>
      </w:pPr>
      <w:r w:rsidRPr="007907DF">
        <w:rPr>
          <w:rFonts w:cstheme="minorHAnsi"/>
          <w:b/>
          <w:color w:val="0D0D0D"/>
          <w:sz w:val="32"/>
          <w:szCs w:val="32"/>
          <w:shd w:val="clear" w:color="auto" w:fill="FFFFFF"/>
        </w:rPr>
        <w:lastRenderedPageBreak/>
        <w:t>Architecture de sécurité :</w:t>
      </w:r>
    </w:p>
    <w:p w14:paraId="502CEE6B" w14:textId="31262224" w:rsidR="00184630" w:rsidRPr="007907DF" w:rsidRDefault="00FD6820" w:rsidP="00C13E31">
      <w:pPr>
        <w:pStyle w:val="ListParagraph"/>
        <w:numPr>
          <w:ilvl w:val="0"/>
          <w:numId w:val="14"/>
        </w:numPr>
        <w:rPr>
          <w:rFonts w:cstheme="minorHAnsi"/>
          <w:b/>
          <w:color w:val="0D0D0D"/>
          <w:sz w:val="32"/>
          <w:szCs w:val="32"/>
          <w:shd w:val="clear" w:color="auto" w:fill="FFFFFF"/>
        </w:rPr>
      </w:pPr>
      <w:r w:rsidRPr="007907DF">
        <w:rPr>
          <w:rFonts w:cstheme="minorHAnsi"/>
          <w:b/>
          <w:color w:val="0D0D0D"/>
          <w:sz w:val="32"/>
          <w:szCs w:val="32"/>
          <w:shd w:val="clear" w:color="auto" w:fill="FFFFFF"/>
        </w:rPr>
        <w:t>L’intérêt de développer d’une API pour un progiciel :</w:t>
      </w:r>
    </w:p>
    <w:p w14:paraId="5E7F5219" w14:textId="77777777" w:rsidR="00FD6820" w:rsidRPr="007907DF" w:rsidRDefault="00FD6820" w:rsidP="00FD6820">
      <w:pPr>
        <w:ind w:left="1656"/>
        <w:rPr>
          <w:rFonts w:cstheme="minorHAnsi"/>
          <w:color w:val="0D0D0D"/>
          <w:sz w:val="32"/>
          <w:szCs w:val="32"/>
          <w:shd w:val="clear" w:color="auto" w:fill="FFFFFF"/>
        </w:rPr>
      </w:pPr>
      <w:r w:rsidRPr="007907DF">
        <w:rPr>
          <w:rFonts w:cstheme="minorHAnsi"/>
          <w:color w:val="0D0D0D"/>
          <w:sz w:val="32"/>
          <w:szCs w:val="32"/>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7907DF" w:rsidRDefault="00FD6820" w:rsidP="00FD6820">
      <w:pPr>
        <w:ind w:left="1656"/>
        <w:rPr>
          <w:rFonts w:cstheme="minorHAnsi"/>
          <w:color w:val="0D0D0D"/>
          <w:sz w:val="32"/>
          <w:szCs w:val="32"/>
          <w:shd w:val="clear" w:color="auto" w:fill="FFFFFF"/>
        </w:rPr>
      </w:pPr>
      <w:r w:rsidRPr="007907DF">
        <w:rPr>
          <w:rFonts w:cstheme="minorHAnsi"/>
          <w:color w:val="0D0D0D"/>
          <w:sz w:val="32"/>
          <w:szCs w:val="32"/>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 laissant aux membres la possibilité de coder des fonctionnalités supplémentaires selon leurs besoins spécifiques.</w:t>
      </w:r>
    </w:p>
    <w:p w14:paraId="1EF89C24" w14:textId="7D7AD4D4" w:rsidR="00FD6820" w:rsidRPr="007907DF" w:rsidRDefault="00FD6820" w:rsidP="00FD6820">
      <w:pPr>
        <w:ind w:left="1656"/>
        <w:rPr>
          <w:rFonts w:cstheme="minorHAnsi"/>
          <w:color w:val="0D0D0D"/>
          <w:sz w:val="32"/>
          <w:szCs w:val="32"/>
          <w:shd w:val="clear" w:color="auto" w:fill="FFFFFF"/>
        </w:rPr>
      </w:pPr>
      <w:r w:rsidRPr="007907DF">
        <w:rPr>
          <w:rFonts w:cstheme="minorHAnsi"/>
          <w:color w:val="0D0D0D"/>
          <w:sz w:val="32"/>
          <w:szCs w:val="32"/>
          <w:shd w:val="clear" w:color="auto" w:fill="FFFFFF"/>
        </w:rPr>
        <w:t xml:space="preserve"> En somme, l'API joue un rôle central dans l'architecture logicielle moderne, favorisant la flexibilité, la modularité et l'efficacité des systèmes informatiques interconnectés.</w:t>
      </w:r>
    </w:p>
    <w:p w14:paraId="590587A7" w14:textId="7009EB9E" w:rsidR="00184630" w:rsidRPr="007907DF" w:rsidRDefault="00184630" w:rsidP="00184630">
      <w:pPr>
        <w:rPr>
          <w:rFonts w:cstheme="minorHAnsi"/>
          <w:b/>
          <w:color w:val="0D0D0D"/>
          <w:sz w:val="32"/>
          <w:szCs w:val="32"/>
          <w:shd w:val="clear" w:color="auto" w:fill="FFFFFF"/>
        </w:rPr>
      </w:pPr>
      <w:r w:rsidRPr="007907DF">
        <w:rPr>
          <w:rFonts w:cstheme="minorHAnsi"/>
          <w:b/>
          <w:color w:val="0D0D0D"/>
          <w:sz w:val="32"/>
          <w:szCs w:val="32"/>
          <w:shd w:val="clear" w:color="auto" w:fill="FFFFFF"/>
        </w:rPr>
        <w:tab/>
      </w:r>
      <w:r w:rsidRPr="007907DF">
        <w:rPr>
          <w:rFonts w:cstheme="minorHAnsi"/>
          <w:b/>
          <w:color w:val="0D0D0D"/>
          <w:sz w:val="32"/>
          <w:szCs w:val="32"/>
          <w:shd w:val="clear" w:color="auto" w:fill="FFFFFF"/>
        </w:rPr>
        <w:tab/>
      </w:r>
      <w:r w:rsidR="00FD6820" w:rsidRPr="007907DF">
        <w:rPr>
          <w:rFonts w:cstheme="minorHAnsi"/>
          <w:b/>
          <w:color w:val="0D0D0D"/>
          <w:sz w:val="32"/>
          <w:szCs w:val="32"/>
          <w:shd w:val="clear" w:color="auto" w:fill="FFFFFF"/>
        </w:rPr>
        <w:t xml:space="preserve">   ▪   Les diverses structures d'API :</w:t>
      </w:r>
    </w:p>
    <w:p w14:paraId="0C0B367E" w14:textId="77777777" w:rsidR="00FD6820" w:rsidRPr="007907DF" w:rsidRDefault="00FD6820" w:rsidP="00FD6820">
      <w:pPr>
        <w:ind w:left="2124" w:firstLine="6"/>
        <w:jc w:val="both"/>
        <w:rPr>
          <w:rFonts w:cstheme="minorHAnsi"/>
          <w:color w:val="0D0D0D"/>
          <w:sz w:val="32"/>
          <w:szCs w:val="32"/>
          <w:shd w:val="clear" w:color="auto" w:fill="FFFFFF"/>
        </w:rPr>
      </w:pPr>
      <w:r w:rsidRPr="007907DF">
        <w:rPr>
          <w:rFonts w:cstheme="minorHAnsi"/>
          <w:color w:val="0D0D0D"/>
          <w:sz w:val="32"/>
          <w:szCs w:val="32"/>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7907DF" w:rsidRDefault="00FD6820" w:rsidP="00FD7E73">
      <w:pPr>
        <w:ind w:left="2124"/>
        <w:jc w:val="both"/>
        <w:rPr>
          <w:rFonts w:cstheme="minorHAnsi"/>
          <w:color w:val="0D0D0D"/>
          <w:sz w:val="32"/>
          <w:szCs w:val="32"/>
          <w:shd w:val="clear" w:color="auto" w:fill="FFFFFF"/>
        </w:rPr>
      </w:pPr>
      <w:r w:rsidRPr="007907DF">
        <w:rPr>
          <w:rFonts w:cstheme="minorHAnsi"/>
          <w:color w:val="0D0D0D"/>
          <w:sz w:val="32"/>
          <w:szCs w:val="32"/>
          <w:shd w:val="clear" w:color="auto" w:fill="FFFFFF"/>
        </w:rPr>
        <w:t xml:space="preserve"> Le REST s'est progressivement imposé comme le choix privilégié par rapport au SOAP en raison de sa </w:t>
      </w:r>
      <w:r w:rsidRPr="007907DF">
        <w:rPr>
          <w:rFonts w:cstheme="minorHAnsi"/>
          <w:color w:val="0D0D0D"/>
          <w:sz w:val="32"/>
          <w:szCs w:val="32"/>
          <w:shd w:val="clear" w:color="auto" w:fill="FFFFFF"/>
        </w:rPr>
        <w:lastRenderedPageBreak/>
        <w:t>flexibilité accrue. Cette évolution a conduit à l'émergence des API REST ou RESTful.</w:t>
      </w:r>
    </w:p>
    <w:p w14:paraId="47A111B2" w14:textId="2A9768D0" w:rsidR="00FD6820" w:rsidRPr="007907DF" w:rsidRDefault="00FD6820" w:rsidP="00FD6820">
      <w:pPr>
        <w:ind w:left="2124"/>
        <w:jc w:val="both"/>
        <w:rPr>
          <w:rFonts w:cstheme="minorHAnsi"/>
          <w:color w:val="0D0D0D"/>
          <w:sz w:val="32"/>
          <w:szCs w:val="32"/>
          <w:shd w:val="clear" w:color="auto" w:fill="FFFFFF"/>
        </w:rPr>
      </w:pPr>
      <w:r w:rsidRPr="007907DF">
        <w:rPr>
          <w:rFonts w:cstheme="minorHAnsi"/>
          <w:color w:val="0D0D0D"/>
          <w:sz w:val="32"/>
          <w:szCs w:val="32"/>
          <w:shd w:val="clear" w:color="auto" w:fill="FFFFFF"/>
        </w:rPr>
        <w:t>La distinction fondamentale entre ces deux protocoles réside dans le niveau de couplage entre le client et le serveur.</w:t>
      </w:r>
    </w:p>
    <w:p w14:paraId="0D9CC384" w14:textId="22086921" w:rsidR="003A2129" w:rsidRPr="007907DF" w:rsidRDefault="003A2129" w:rsidP="00FD6820">
      <w:pPr>
        <w:ind w:left="2124"/>
        <w:jc w:val="both"/>
        <w:rPr>
          <w:rFonts w:cstheme="minorHAnsi"/>
          <w:color w:val="0D0D0D"/>
          <w:sz w:val="32"/>
          <w:szCs w:val="32"/>
          <w:shd w:val="clear" w:color="auto" w:fill="FFFFFF"/>
        </w:rPr>
      </w:pPr>
      <w:r w:rsidRPr="007907DF">
        <w:rPr>
          <w:rFonts w:cstheme="minorHAnsi"/>
          <w:color w:val="0D0D0D"/>
          <w:sz w:val="32"/>
          <w:szCs w:val="32"/>
          <w:shd w:val="clear" w:color="auto" w:fill="FFFFFF"/>
        </w:rPr>
        <w:t>La figure suivante montre la différence entre les 2 services :</w:t>
      </w:r>
    </w:p>
    <w:p w14:paraId="36D0D586" w14:textId="29A8F094" w:rsidR="0022736D" w:rsidRPr="00FD7E73" w:rsidRDefault="00FD7E73" w:rsidP="00FD7E73">
      <w:pPr>
        <w:ind w:left="1416"/>
        <w:jc w:val="both"/>
        <w:rPr>
          <w:rFonts w:cstheme="minorHAnsi"/>
          <w:color w:val="0D0D0D"/>
          <w:sz w:val="32"/>
          <w:szCs w:val="32"/>
          <w:shd w:val="clear" w:color="auto" w:fill="FFFFFF"/>
        </w:rPr>
      </w:pPr>
      <w:r>
        <w:rPr>
          <w:rFonts w:ascii="Segoe UI" w:hAnsi="Segoe UI" w:cs="Segoe UI"/>
          <w:noProof/>
          <w:color w:val="0D0D0D"/>
          <w:shd w:val="clear" w:color="auto" w:fill="FFFFFF"/>
        </w:rPr>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3">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7C78296A" w14:textId="77777777" w:rsidR="0022736D" w:rsidRDefault="0022736D" w:rsidP="001B792D">
      <w:pPr>
        <w:pStyle w:val="ListParagraph"/>
        <w:ind w:left="1800"/>
        <w:rPr>
          <w:rFonts w:ascii="Segoe UI" w:hAnsi="Segoe UI" w:cs="Segoe UI"/>
          <w:color w:val="0D0D0D"/>
          <w:shd w:val="clear" w:color="auto" w:fill="FFFFFF"/>
        </w:rPr>
      </w:pPr>
    </w:p>
    <w:p w14:paraId="1B01A957" w14:textId="2B150B65" w:rsidR="00031974" w:rsidRPr="00FD7E73" w:rsidRDefault="003A2129" w:rsidP="00C13E31">
      <w:pPr>
        <w:pStyle w:val="ListParagraph"/>
        <w:numPr>
          <w:ilvl w:val="0"/>
          <w:numId w:val="14"/>
        </w:numPr>
        <w:rPr>
          <w:rFonts w:cstheme="minorHAnsi"/>
          <w:b/>
          <w:color w:val="0D0D0D"/>
          <w:sz w:val="32"/>
          <w:szCs w:val="32"/>
          <w:shd w:val="clear" w:color="auto" w:fill="FFFFFF"/>
        </w:rPr>
      </w:pPr>
      <w:r w:rsidRPr="00FD7E73">
        <w:rPr>
          <w:rFonts w:cstheme="minorHAnsi"/>
          <w:b/>
          <w:color w:val="0D0D0D"/>
          <w:sz w:val="32"/>
          <w:szCs w:val="32"/>
          <w:shd w:val="clear" w:color="auto" w:fill="FFFFFF"/>
        </w:rPr>
        <w:t>Modèle d'API basé sur SOAP :</w:t>
      </w:r>
    </w:p>
    <w:p w14:paraId="4E5FBEF0" w14:textId="77777777" w:rsidR="003A2129" w:rsidRPr="00FD7E73" w:rsidRDefault="003A2129" w:rsidP="003A2129">
      <w:pPr>
        <w:pStyle w:val="ListParagraph"/>
        <w:ind w:left="2016"/>
        <w:rPr>
          <w:rFonts w:cstheme="minorHAnsi"/>
          <w:color w:val="0D0D0D"/>
          <w:sz w:val="32"/>
          <w:szCs w:val="32"/>
          <w:shd w:val="clear" w:color="auto" w:fill="FFFFFF"/>
        </w:rPr>
      </w:pPr>
      <w:r w:rsidRPr="00FD7E73">
        <w:rPr>
          <w:rFonts w:cstheme="minorHAnsi"/>
          <w:color w:val="0D0D0D"/>
          <w:sz w:val="32"/>
          <w:szCs w:val="32"/>
          <w:shd w:val="clear" w:color="auto" w:fill="FFFFFF"/>
        </w:rPr>
        <w:t>L'architecture d'API SOAP utilise le protocole SOAP (Simple Object Access Protocol) basé sur XML.</w:t>
      </w:r>
    </w:p>
    <w:p w14:paraId="381C23D5" w14:textId="77777777" w:rsidR="003A2129" w:rsidRPr="00FD7E73" w:rsidRDefault="003A2129" w:rsidP="003A2129">
      <w:pPr>
        <w:pStyle w:val="ListParagraph"/>
        <w:ind w:left="2016"/>
        <w:rPr>
          <w:rFonts w:cstheme="minorHAnsi"/>
          <w:color w:val="0D0D0D"/>
          <w:sz w:val="32"/>
          <w:szCs w:val="32"/>
          <w:shd w:val="clear" w:color="auto" w:fill="FFFFFF"/>
        </w:rPr>
      </w:pPr>
      <w:r w:rsidRPr="00FD7E73">
        <w:rPr>
          <w:rFonts w:cstheme="minorHAnsi"/>
          <w:color w:val="0D0D0D"/>
          <w:sz w:val="32"/>
          <w:szCs w:val="32"/>
          <w:shd w:val="clear" w:color="auto" w:fill="FFFFFF"/>
        </w:rPr>
        <w:t xml:space="preserve"> Les services sont décrits via des fichiers WSDL, assurant un contrôle élevé sur la sécurité et la fiabilité des communications, ce qui la rend adaptée aux environnements critiques. </w:t>
      </w:r>
    </w:p>
    <w:p w14:paraId="4A36F50D" w14:textId="726279A7" w:rsidR="00031974" w:rsidRDefault="003A2129" w:rsidP="00FD7E73">
      <w:pPr>
        <w:pStyle w:val="ListParagraph"/>
        <w:ind w:left="2016"/>
        <w:rPr>
          <w:rFonts w:cstheme="minorHAnsi"/>
          <w:color w:val="0D0D0D"/>
          <w:sz w:val="32"/>
          <w:szCs w:val="32"/>
          <w:shd w:val="clear" w:color="auto" w:fill="FFFFFF"/>
        </w:rPr>
      </w:pPr>
      <w:r w:rsidRPr="00FD7E73">
        <w:rPr>
          <w:rFonts w:cstheme="minorHAnsi"/>
          <w:color w:val="0D0D0D"/>
          <w:sz w:val="32"/>
          <w:szCs w:val="32"/>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FD7E73" w:rsidRDefault="00FD7E73" w:rsidP="00FD7E73">
      <w:pPr>
        <w:pStyle w:val="ListParagraph"/>
        <w:ind w:left="2016"/>
        <w:rPr>
          <w:rFonts w:cstheme="minorHAnsi"/>
          <w:color w:val="0D0D0D"/>
          <w:sz w:val="32"/>
          <w:szCs w:val="32"/>
          <w:shd w:val="clear" w:color="auto" w:fill="FFFFFF"/>
        </w:rPr>
      </w:pPr>
    </w:p>
    <w:p w14:paraId="456A3821" w14:textId="588A5EBC" w:rsidR="00031974" w:rsidRPr="00FD7E73" w:rsidRDefault="003A2129" w:rsidP="00402D0C">
      <w:pPr>
        <w:pStyle w:val="ListParagraph"/>
        <w:ind w:left="1440"/>
        <w:rPr>
          <w:rFonts w:cstheme="minorHAnsi"/>
          <w:color w:val="0D0D0D"/>
          <w:sz w:val="32"/>
          <w:szCs w:val="32"/>
          <w:shd w:val="clear" w:color="auto" w:fill="FFFFFF"/>
        </w:rPr>
      </w:pPr>
      <w:r w:rsidRPr="00FD7E73">
        <w:rPr>
          <w:rFonts w:cstheme="minorHAnsi"/>
          <w:color w:val="0D0D0D"/>
          <w:sz w:val="32"/>
          <w:szCs w:val="32"/>
          <w:shd w:val="clear" w:color="auto" w:fill="FFFFFF"/>
        </w:rPr>
        <w:t>La figure suivante présente la mode de communication :</w:t>
      </w:r>
    </w:p>
    <w:p w14:paraId="7996991B" w14:textId="217CA92E" w:rsidR="0022736D" w:rsidRPr="00FD7E73" w:rsidRDefault="0022736D" w:rsidP="00402D0C">
      <w:pPr>
        <w:pStyle w:val="ListParagraph"/>
        <w:ind w:left="1440"/>
        <w:rPr>
          <w:rFonts w:cstheme="minorHAnsi"/>
          <w:color w:val="0D0D0D"/>
          <w:sz w:val="32"/>
          <w:szCs w:val="32"/>
          <w:shd w:val="clear" w:color="auto" w:fill="FFFFFF"/>
        </w:rPr>
      </w:pPr>
    </w:p>
    <w:p w14:paraId="467313AA" w14:textId="77777777" w:rsidR="0022736D" w:rsidRDefault="0022736D" w:rsidP="00402D0C">
      <w:pPr>
        <w:pStyle w:val="ListParagraph"/>
        <w:ind w:left="1440"/>
        <w:rPr>
          <w:rFonts w:ascii="Segoe UI" w:hAnsi="Segoe UI" w:cs="Segoe UI"/>
          <w:color w:val="0D0D0D"/>
          <w:shd w:val="clear" w:color="auto" w:fill="FFFFFF"/>
        </w:rPr>
      </w:pPr>
    </w:p>
    <w:p w14:paraId="7261A60E" w14:textId="7A3E77BB" w:rsidR="003A2129" w:rsidRDefault="0022736D" w:rsidP="0022736D">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4">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ListParagraph"/>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ListParagraph"/>
        <w:ind w:left="1440"/>
        <w:rPr>
          <w:rFonts w:ascii="Segoe UI" w:hAnsi="Segoe UI" w:cs="Segoe UI"/>
          <w:color w:val="0D0D0D"/>
          <w:shd w:val="clear" w:color="auto" w:fill="FFFFFF"/>
        </w:rPr>
      </w:pPr>
    </w:p>
    <w:p w14:paraId="0DD681E2" w14:textId="79417F0F" w:rsidR="00FD7E73" w:rsidRDefault="00FD7E73" w:rsidP="00402D0C">
      <w:pPr>
        <w:pStyle w:val="ListParagraph"/>
        <w:ind w:left="1440"/>
        <w:rPr>
          <w:rFonts w:ascii="Segoe UI" w:hAnsi="Segoe UI" w:cs="Segoe UI"/>
          <w:color w:val="0D0D0D"/>
          <w:shd w:val="clear" w:color="auto" w:fill="FFFFFF"/>
        </w:rPr>
      </w:pPr>
    </w:p>
    <w:p w14:paraId="60B458FC" w14:textId="01C6A32D" w:rsidR="00FD7E73" w:rsidRDefault="00FD7E73" w:rsidP="00402D0C">
      <w:pPr>
        <w:pStyle w:val="ListParagraph"/>
        <w:ind w:left="1440"/>
        <w:rPr>
          <w:rFonts w:ascii="Segoe UI" w:hAnsi="Segoe UI" w:cs="Segoe UI"/>
          <w:color w:val="0D0D0D"/>
          <w:shd w:val="clear" w:color="auto" w:fill="FFFFFF"/>
        </w:rPr>
      </w:pPr>
    </w:p>
    <w:p w14:paraId="3C6EB0D7" w14:textId="7D830A7C" w:rsidR="00FD7E73" w:rsidRDefault="00FD7E73" w:rsidP="00402D0C">
      <w:pPr>
        <w:pStyle w:val="ListParagraph"/>
        <w:ind w:left="1440"/>
        <w:rPr>
          <w:rFonts w:ascii="Segoe UI" w:hAnsi="Segoe UI" w:cs="Segoe UI"/>
          <w:color w:val="0D0D0D"/>
          <w:shd w:val="clear" w:color="auto" w:fill="FFFFFF"/>
        </w:rPr>
      </w:pPr>
    </w:p>
    <w:p w14:paraId="27363AD9" w14:textId="77777777" w:rsidR="00FD7E73" w:rsidRPr="00402D0C" w:rsidRDefault="00FD7E73" w:rsidP="00402D0C">
      <w:pPr>
        <w:pStyle w:val="ListParagraph"/>
        <w:ind w:left="1440"/>
        <w:rPr>
          <w:rFonts w:ascii="Segoe UI" w:hAnsi="Segoe UI" w:cs="Segoe UI"/>
          <w:color w:val="0D0D0D"/>
          <w:shd w:val="clear" w:color="auto" w:fill="FFFFFF"/>
        </w:rPr>
      </w:pPr>
    </w:p>
    <w:p w14:paraId="7686805A" w14:textId="13F7C85B" w:rsidR="005E1235" w:rsidRPr="00FD7E73" w:rsidRDefault="0022736D" w:rsidP="00C13E31">
      <w:pPr>
        <w:pStyle w:val="ListParagraph"/>
        <w:numPr>
          <w:ilvl w:val="0"/>
          <w:numId w:val="15"/>
        </w:numPr>
        <w:rPr>
          <w:rFonts w:cstheme="minorHAnsi"/>
          <w:b/>
          <w:color w:val="0D0D0D"/>
          <w:sz w:val="32"/>
          <w:szCs w:val="32"/>
          <w:shd w:val="clear" w:color="auto" w:fill="FFFFFF"/>
        </w:rPr>
      </w:pPr>
      <w:r w:rsidRPr="00FD7E73">
        <w:rPr>
          <w:rFonts w:cstheme="minorHAnsi"/>
          <w:b/>
          <w:color w:val="0D0D0D"/>
          <w:sz w:val="32"/>
          <w:szCs w:val="32"/>
          <w:shd w:val="clear" w:color="auto" w:fill="FFFFFF"/>
        </w:rPr>
        <w:t>Structure d’un message SOAP :</w:t>
      </w:r>
    </w:p>
    <w:p w14:paraId="23CDFB9D" w14:textId="77777777" w:rsidR="0022736D" w:rsidRPr="00FD7E73" w:rsidRDefault="0022736D" w:rsidP="0022736D">
      <w:pPr>
        <w:pStyle w:val="ListParagraph"/>
        <w:ind w:left="2376"/>
        <w:rPr>
          <w:rFonts w:cstheme="minorHAnsi"/>
          <w:b/>
          <w:color w:val="0D0D0D"/>
          <w:sz w:val="32"/>
          <w:szCs w:val="32"/>
          <w:shd w:val="clear" w:color="auto" w:fill="FFFFFF"/>
        </w:rPr>
      </w:pPr>
    </w:p>
    <w:p w14:paraId="3D8D5E19" w14:textId="5107121E" w:rsidR="005E1235" w:rsidRPr="00FD7E73" w:rsidRDefault="0022736D" w:rsidP="005E1235">
      <w:pPr>
        <w:pStyle w:val="ListParagraph"/>
        <w:ind w:left="1656"/>
        <w:rPr>
          <w:rFonts w:cstheme="minorHAnsi"/>
          <w:color w:val="0D0D0D"/>
          <w:sz w:val="32"/>
          <w:szCs w:val="32"/>
          <w:shd w:val="clear" w:color="auto" w:fill="FFFFFF"/>
        </w:rPr>
      </w:pPr>
      <w:r w:rsidRPr="00FD7E73">
        <w:rPr>
          <w:rFonts w:cstheme="minorHAnsi"/>
          <w:color w:val="0D0D0D"/>
          <w:sz w:val="32"/>
          <w:szCs w:val="32"/>
          <w:shd w:val="clear" w:color="auto" w:fill="FFFFFF"/>
        </w:rPr>
        <w:t>La figure suivante montre la structure d’un message SOAP :</w:t>
      </w:r>
    </w:p>
    <w:p w14:paraId="174ED986" w14:textId="46FBAE3D" w:rsidR="0022736D" w:rsidRPr="00FD7E73" w:rsidRDefault="0022736D" w:rsidP="005E1235">
      <w:pPr>
        <w:pStyle w:val="ListParagraph"/>
        <w:ind w:left="1656"/>
        <w:rPr>
          <w:rFonts w:cstheme="minorHAnsi"/>
          <w:color w:val="0D0D0D"/>
          <w:sz w:val="32"/>
          <w:szCs w:val="32"/>
          <w:shd w:val="clear" w:color="auto" w:fill="FFFFFF"/>
        </w:rPr>
      </w:pPr>
    </w:p>
    <w:p w14:paraId="40583BB8" w14:textId="77777777" w:rsidR="0022736D" w:rsidRDefault="0022736D" w:rsidP="005E1235">
      <w:pPr>
        <w:pStyle w:val="ListParagraph"/>
        <w:ind w:left="1656"/>
        <w:rPr>
          <w:rFonts w:ascii="Segoe UI" w:hAnsi="Segoe UI" w:cs="Segoe UI"/>
          <w:color w:val="0D0D0D"/>
          <w:shd w:val="clear" w:color="auto" w:fill="FFFFFF"/>
        </w:rPr>
      </w:pPr>
    </w:p>
    <w:p w14:paraId="29E5C699" w14:textId="059F2B8E" w:rsidR="0022736D" w:rsidRPr="005E1235" w:rsidRDefault="0022736D" w:rsidP="005E1235">
      <w:pPr>
        <w:pStyle w:val="ListParagraph"/>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5">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4FF969B4" w14:textId="77777777" w:rsidR="0022736D" w:rsidRDefault="0022736D" w:rsidP="008B0420">
      <w:pPr>
        <w:pStyle w:val="ListParagraph"/>
        <w:ind w:left="1296"/>
        <w:rPr>
          <w:rFonts w:ascii="Segoe UI" w:hAnsi="Segoe UI" w:cs="Segoe UI"/>
          <w:color w:val="0D0D0D"/>
          <w:shd w:val="clear" w:color="auto" w:fill="FFFFFF"/>
        </w:rPr>
      </w:pPr>
    </w:p>
    <w:p w14:paraId="28096C28" w14:textId="77777777" w:rsidR="0022736D" w:rsidRPr="00FD7E73" w:rsidRDefault="0022736D" w:rsidP="008B0420">
      <w:pPr>
        <w:pStyle w:val="ListParagraph"/>
        <w:ind w:left="1296"/>
        <w:rPr>
          <w:rFonts w:cstheme="minorHAnsi"/>
          <w:color w:val="0D0D0D"/>
          <w:sz w:val="32"/>
          <w:szCs w:val="32"/>
          <w:shd w:val="clear" w:color="auto" w:fill="FFFFFF"/>
        </w:rPr>
      </w:pPr>
    </w:p>
    <w:p w14:paraId="32C3ED9A" w14:textId="52F82EFA" w:rsidR="0022736D" w:rsidRPr="00FD7E73" w:rsidRDefault="0022736D" w:rsidP="00C13E31">
      <w:pPr>
        <w:pStyle w:val="ListParagraph"/>
        <w:numPr>
          <w:ilvl w:val="0"/>
          <w:numId w:val="14"/>
        </w:numPr>
        <w:rPr>
          <w:rFonts w:cstheme="minorHAnsi"/>
          <w:b/>
          <w:color w:val="0D0D0D"/>
          <w:sz w:val="32"/>
          <w:szCs w:val="32"/>
          <w:shd w:val="clear" w:color="auto" w:fill="FFFFFF"/>
        </w:rPr>
      </w:pPr>
      <w:r w:rsidRPr="00FD7E73">
        <w:rPr>
          <w:rFonts w:cstheme="minorHAnsi"/>
          <w:b/>
          <w:color w:val="0D0D0D"/>
          <w:sz w:val="32"/>
          <w:szCs w:val="32"/>
          <w:shd w:val="clear" w:color="auto" w:fill="FFFFFF"/>
        </w:rPr>
        <w:lastRenderedPageBreak/>
        <w:t>Architecture d’API REST :</w:t>
      </w:r>
    </w:p>
    <w:p w14:paraId="162F04F0" w14:textId="63F00789" w:rsidR="0022736D" w:rsidRPr="00FD7E73" w:rsidRDefault="0022736D" w:rsidP="0022736D">
      <w:pPr>
        <w:ind w:left="1416"/>
        <w:rPr>
          <w:rFonts w:cstheme="minorHAnsi"/>
          <w:color w:val="0D0D0D"/>
          <w:sz w:val="32"/>
          <w:szCs w:val="32"/>
          <w:shd w:val="clear" w:color="auto" w:fill="FFFFFF"/>
        </w:rPr>
      </w:pPr>
      <w:r w:rsidRPr="00FD7E73">
        <w:rPr>
          <w:rFonts w:cstheme="minorHAnsi"/>
          <w:color w:val="0D0D0D"/>
          <w:sz w:val="32"/>
          <w:szCs w:val="32"/>
          <w:shd w:val="clear" w:color="auto" w:fill="FFFFFF"/>
        </w:rPr>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0A5DF4DB" w14:textId="77777777" w:rsidR="0048542F" w:rsidRDefault="0048542F" w:rsidP="0022736D">
      <w:pPr>
        <w:ind w:left="1416"/>
        <w:rPr>
          <w:rFonts w:ascii="Segoe UI" w:hAnsi="Segoe UI" w:cs="Segoe UI"/>
          <w:color w:val="0D0D0D"/>
          <w:shd w:val="clear" w:color="auto" w:fill="FFFFFF"/>
        </w:rPr>
      </w:pPr>
    </w:p>
    <w:p w14:paraId="646BD0C7" w14:textId="77777777" w:rsidR="0022736D" w:rsidRDefault="0022736D" w:rsidP="0022736D">
      <w:pPr>
        <w:ind w:left="1416"/>
        <w:rPr>
          <w:rFonts w:ascii="Segoe UI" w:hAnsi="Segoe UI" w:cs="Segoe UI"/>
          <w:color w:val="0D0D0D"/>
          <w:shd w:val="clear" w:color="auto" w:fill="FFFFFF"/>
        </w:rPr>
      </w:pPr>
    </w:p>
    <w:p w14:paraId="25189365" w14:textId="07CC2C0A" w:rsidR="0022736D" w:rsidRPr="0022736D" w:rsidRDefault="0022736D" w:rsidP="0022736D">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EC2266B" wp14:editId="6A45AFA0">
            <wp:extent cx="576072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55F15709" w14:textId="26A4E75C" w:rsidR="0022736D" w:rsidRDefault="0022736D" w:rsidP="0022736D">
      <w:pPr>
        <w:ind w:left="1416"/>
        <w:rPr>
          <w:rFonts w:ascii="Segoe UI" w:hAnsi="Segoe UI" w:cs="Segoe UI"/>
          <w:b/>
          <w:color w:val="0D0D0D"/>
          <w:shd w:val="clear" w:color="auto" w:fill="FFFFFF"/>
        </w:rPr>
      </w:pPr>
    </w:p>
    <w:p w14:paraId="63AB11F6" w14:textId="77777777" w:rsidR="00FD7E73" w:rsidRDefault="0048542F" w:rsidP="00C13E31">
      <w:pPr>
        <w:pStyle w:val="ListParagraph"/>
        <w:numPr>
          <w:ilvl w:val="0"/>
          <w:numId w:val="14"/>
        </w:numPr>
        <w:rPr>
          <w:rFonts w:cstheme="minorHAnsi"/>
          <w:b/>
          <w:color w:val="0D0D0D"/>
          <w:sz w:val="32"/>
          <w:szCs w:val="32"/>
          <w:shd w:val="clear" w:color="auto" w:fill="FFFFFF"/>
        </w:rPr>
      </w:pPr>
      <w:r w:rsidRPr="00FD7E73">
        <w:rPr>
          <w:rFonts w:cstheme="minorHAnsi"/>
          <w:b/>
          <w:color w:val="0D0D0D"/>
          <w:sz w:val="32"/>
          <w:szCs w:val="32"/>
          <w:shd w:val="clear" w:color="auto" w:fill="FFFFFF"/>
        </w:rPr>
        <w:t>L'architecture d'API utilisée :</w:t>
      </w:r>
    </w:p>
    <w:p w14:paraId="143FF9D1" w14:textId="34DCE422" w:rsidR="0048542F" w:rsidRPr="00FD7E73" w:rsidRDefault="0048542F" w:rsidP="00FD7E73">
      <w:pPr>
        <w:pStyle w:val="ListParagraph"/>
        <w:ind w:left="1656"/>
        <w:rPr>
          <w:rFonts w:cstheme="minorHAnsi"/>
          <w:b/>
          <w:color w:val="0D0D0D"/>
          <w:sz w:val="32"/>
          <w:szCs w:val="32"/>
          <w:shd w:val="clear" w:color="auto" w:fill="FFFFFF"/>
        </w:rPr>
      </w:pPr>
      <w:r w:rsidRPr="00FD7E73">
        <w:rPr>
          <w:rFonts w:cstheme="minorHAnsi"/>
          <w:sz w:val="32"/>
          <w:szCs w:val="32"/>
        </w:rPr>
        <w:br/>
      </w:r>
      <w:r w:rsidRPr="00FD7E73">
        <w:rPr>
          <w:rFonts w:cstheme="minorHAnsi"/>
          <w:color w:val="0D0D0D"/>
          <w:sz w:val="32"/>
          <w:szCs w:val="32"/>
          <w:shd w:val="clear" w:color="auto" w:fill="FFFFFF"/>
        </w:rPr>
        <w:t xml:space="preserve">Nous avons choisi d'utiliser une architecture d'API REST </w:t>
      </w:r>
      <w:r w:rsidRPr="00FD7E73">
        <w:rPr>
          <w:rFonts w:cstheme="minorHAnsi"/>
          <w:color w:val="0D0D0D"/>
          <w:sz w:val="32"/>
          <w:szCs w:val="32"/>
          <w:shd w:val="clear" w:color="auto" w:fill="FFFFFF"/>
        </w:rPr>
        <w:lastRenderedPageBreak/>
        <w:t xml:space="preserve">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mis en place une technique utilisant Laravel </w:t>
      </w:r>
      <w:r w:rsidR="005326DF" w:rsidRPr="00FD7E73">
        <w:rPr>
          <w:rFonts w:cstheme="minorHAnsi"/>
          <w:color w:val="0D0D0D"/>
          <w:sz w:val="32"/>
          <w:szCs w:val="32"/>
          <w:shd w:val="clear" w:color="auto" w:fill="FFFFFF"/>
        </w:rPr>
        <w:t>Passeport</w:t>
      </w:r>
      <w:r w:rsidRPr="00FD7E73">
        <w:rPr>
          <w:rFonts w:cstheme="minorHAnsi"/>
          <w:color w:val="0D0D0D"/>
          <w:sz w:val="32"/>
          <w:szCs w:val="32"/>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FD7E73">
        <w:rPr>
          <w:rFonts w:cstheme="minorHAnsi"/>
          <w:color w:val="0D0D0D"/>
          <w:sz w:val="32"/>
          <w:szCs w:val="32"/>
          <w:shd w:val="clear" w:color="auto" w:fill="FFFFFF"/>
        </w:rPr>
        <w:t>Passeport</w:t>
      </w:r>
      <w:r w:rsidRPr="00FD7E73">
        <w:rPr>
          <w:rFonts w:cstheme="minorHAnsi"/>
          <w:color w:val="0D0D0D"/>
          <w:sz w:val="32"/>
          <w:szCs w:val="32"/>
          <w:shd w:val="clear" w:color="auto" w:fill="FFFFFF"/>
        </w:rPr>
        <w:t xml:space="preserve"> et l'utilisation des JWT pour l'authentification et l'autorisation des requêtes.</w:t>
      </w:r>
    </w:p>
    <w:p w14:paraId="6BD3487C" w14:textId="210C3C18" w:rsidR="0048542F" w:rsidRPr="00FD7E73" w:rsidRDefault="004473C1" w:rsidP="0022736D">
      <w:pPr>
        <w:ind w:left="1416"/>
        <w:rPr>
          <w:rFonts w:cstheme="minorHAnsi"/>
          <w:b/>
          <w:color w:val="0D0D0D"/>
          <w:sz w:val="32"/>
          <w:szCs w:val="32"/>
          <w:shd w:val="clear" w:color="auto" w:fill="FFFFFF"/>
        </w:rPr>
      </w:pPr>
      <w:r w:rsidRPr="00FD7E73">
        <w:rPr>
          <w:rFonts w:cstheme="minorHAnsi"/>
          <w:b/>
          <w:color w:val="0D0D0D"/>
          <w:sz w:val="32"/>
          <w:szCs w:val="32"/>
          <w:shd w:val="clear" w:color="auto" w:fill="FFFFFF"/>
        </w:rPr>
        <w:t>▪ Principe de JWT :</w:t>
      </w:r>
    </w:p>
    <w:p w14:paraId="0C0A14DB" w14:textId="77777777" w:rsidR="004473C1" w:rsidRPr="00FD7E73" w:rsidRDefault="004473C1" w:rsidP="0022736D">
      <w:pPr>
        <w:ind w:left="1416"/>
        <w:rPr>
          <w:rFonts w:cstheme="minorHAnsi"/>
          <w:color w:val="0D0D0D"/>
          <w:sz w:val="32"/>
          <w:szCs w:val="32"/>
          <w:shd w:val="clear" w:color="auto" w:fill="FFFFFF"/>
        </w:rPr>
      </w:pPr>
      <w:r w:rsidRPr="00FD7E73">
        <w:rPr>
          <w:rFonts w:cstheme="minorHAnsi"/>
          <w:color w:val="0D0D0D"/>
          <w:sz w:val="32"/>
          <w:szCs w:val="32"/>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FD7E73" w:rsidRDefault="004473C1" w:rsidP="0022736D">
      <w:pPr>
        <w:ind w:left="1416"/>
        <w:rPr>
          <w:rFonts w:cstheme="minorHAnsi"/>
          <w:color w:val="0D0D0D"/>
          <w:sz w:val="32"/>
          <w:szCs w:val="32"/>
          <w:shd w:val="clear" w:color="auto" w:fill="FFFFFF"/>
        </w:rPr>
      </w:pPr>
      <w:r w:rsidRPr="00FD7E73">
        <w:rPr>
          <w:rFonts w:cstheme="minorHAnsi"/>
          <w:color w:val="0D0D0D"/>
          <w:sz w:val="32"/>
          <w:szCs w:val="32"/>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FD7E73" w:rsidRDefault="004473C1" w:rsidP="00C13E31">
      <w:pPr>
        <w:pStyle w:val="ListParagraph"/>
        <w:numPr>
          <w:ilvl w:val="0"/>
          <w:numId w:val="16"/>
        </w:numPr>
        <w:rPr>
          <w:rFonts w:cstheme="minorHAnsi"/>
          <w:b/>
          <w:color w:val="0D0D0D"/>
          <w:sz w:val="32"/>
          <w:szCs w:val="32"/>
          <w:shd w:val="clear" w:color="auto" w:fill="FFFFFF"/>
        </w:rPr>
      </w:pPr>
      <w:r w:rsidRPr="00FD7E73">
        <w:rPr>
          <w:rFonts w:cstheme="minorHAnsi"/>
          <w:color w:val="0D0D0D"/>
          <w:sz w:val="32"/>
          <w:szCs w:val="32"/>
          <w:shd w:val="clear" w:color="auto" w:fill="FFFFFF"/>
        </w:rPr>
        <w:lastRenderedPageBreak/>
        <w:t>En résumé, JWT offre une solution sécurisée et efficace pour gérer l'authentification et l'autorisation dans les applications web modernes.</w:t>
      </w:r>
    </w:p>
    <w:p w14:paraId="1EB3AC49" w14:textId="6DE53C64" w:rsidR="004473C1" w:rsidRDefault="004473C1" w:rsidP="004473C1">
      <w:pPr>
        <w:pStyle w:val="ListParagraph"/>
        <w:ind w:left="2196"/>
        <w:rPr>
          <w:rFonts w:ascii="Segoe UI" w:hAnsi="Segoe UI" w:cs="Segoe UI"/>
          <w:b/>
          <w:color w:val="0D0D0D"/>
          <w:shd w:val="clear" w:color="auto" w:fill="FFFFFF"/>
        </w:rPr>
      </w:pPr>
    </w:p>
    <w:p w14:paraId="0E4ABA4C" w14:textId="77777777" w:rsidR="004473C1" w:rsidRPr="004473C1" w:rsidRDefault="004473C1" w:rsidP="004473C1">
      <w:pPr>
        <w:pStyle w:val="ListParagraph"/>
        <w:ind w:left="2196"/>
        <w:rPr>
          <w:rFonts w:ascii="Segoe UI" w:hAnsi="Segoe UI" w:cs="Segoe UI"/>
          <w:b/>
          <w:color w:val="0D0D0D"/>
          <w:shd w:val="clear" w:color="auto" w:fill="FFFFFF"/>
        </w:rPr>
      </w:pPr>
    </w:p>
    <w:p w14:paraId="3DA40DB7" w14:textId="01C7FACB" w:rsidR="004473C1" w:rsidRPr="004473C1" w:rsidRDefault="004473C1" w:rsidP="004473C1">
      <w:pPr>
        <w:ind w:left="708"/>
        <w:rPr>
          <w:rFonts w:ascii="Segoe UI" w:hAnsi="Segoe UI" w:cs="Segoe UI"/>
          <w:b/>
          <w:color w:val="0D0D0D"/>
          <w:shd w:val="clear" w:color="auto" w:fill="FFFFFF"/>
        </w:rPr>
      </w:pPr>
      <w:r>
        <w:rPr>
          <w:rFonts w:ascii="Segoe UI" w:hAnsi="Segoe UI" w:cs="Segoe UI"/>
          <w:b/>
          <w:noProof/>
          <w:color w:val="0D0D0D"/>
          <w:shd w:val="clear" w:color="auto" w:fill="FFFFFF"/>
        </w:rPr>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77777777" w:rsidR="004473C1" w:rsidRDefault="004473C1" w:rsidP="008B0420">
      <w:pPr>
        <w:pStyle w:val="ListParagraph"/>
        <w:ind w:left="1296"/>
        <w:rPr>
          <w:rFonts w:ascii="Segoe UI" w:hAnsi="Segoe UI" w:cs="Segoe UI"/>
          <w:color w:val="0D0D0D"/>
          <w:shd w:val="clear" w:color="auto" w:fill="FFFFFF"/>
        </w:rPr>
      </w:pPr>
    </w:p>
    <w:p w14:paraId="0EFD35D3" w14:textId="2306AA0F" w:rsidR="004473C1" w:rsidRPr="00FD7E73" w:rsidRDefault="004473C1" w:rsidP="008B0420">
      <w:pPr>
        <w:pStyle w:val="ListParagraph"/>
        <w:ind w:left="1296"/>
        <w:rPr>
          <w:rFonts w:cstheme="minorHAnsi"/>
          <w:color w:val="0D0D0D"/>
          <w:sz w:val="32"/>
          <w:szCs w:val="32"/>
          <w:shd w:val="clear" w:color="auto" w:fill="FFFFFF"/>
        </w:rPr>
      </w:pPr>
    </w:p>
    <w:p w14:paraId="51B6C316" w14:textId="2D10870D" w:rsidR="004473C1" w:rsidRPr="00FD7E73" w:rsidRDefault="004473C1" w:rsidP="008B0420">
      <w:pPr>
        <w:pStyle w:val="ListParagraph"/>
        <w:ind w:left="1296"/>
        <w:rPr>
          <w:rFonts w:cstheme="minorHAnsi"/>
          <w:b/>
          <w:color w:val="0D0D0D"/>
          <w:sz w:val="32"/>
          <w:szCs w:val="32"/>
          <w:shd w:val="clear" w:color="auto" w:fill="FFFFFF"/>
        </w:rPr>
      </w:pPr>
      <w:r w:rsidRPr="00FD7E73">
        <w:rPr>
          <w:rFonts w:cstheme="minorHAnsi"/>
          <w:b/>
          <w:color w:val="0D0D0D"/>
          <w:sz w:val="32"/>
          <w:szCs w:val="32"/>
          <w:shd w:val="clear" w:color="auto" w:fill="FFFFFF"/>
        </w:rPr>
        <w:t>▪ Structure de JWT :</w:t>
      </w:r>
    </w:p>
    <w:p w14:paraId="6E19D529" w14:textId="77777777" w:rsidR="004473C1" w:rsidRPr="00FD7E73" w:rsidRDefault="004473C1" w:rsidP="008B0420">
      <w:pPr>
        <w:pStyle w:val="ListParagraph"/>
        <w:ind w:left="1296"/>
        <w:rPr>
          <w:rFonts w:cstheme="minorHAnsi"/>
          <w:b/>
          <w:color w:val="0D0D0D"/>
          <w:sz w:val="32"/>
          <w:szCs w:val="32"/>
          <w:shd w:val="clear" w:color="auto" w:fill="FFFFFF"/>
        </w:rPr>
      </w:pPr>
    </w:p>
    <w:p w14:paraId="0BAB5AD1" w14:textId="77777777" w:rsidR="00F75342" w:rsidRPr="00FD7E73" w:rsidRDefault="00F75342" w:rsidP="008B0420">
      <w:pPr>
        <w:pStyle w:val="ListParagraph"/>
        <w:ind w:left="1296"/>
        <w:rPr>
          <w:rFonts w:cstheme="minorHAnsi"/>
          <w:color w:val="0D0D0D"/>
          <w:sz w:val="32"/>
          <w:szCs w:val="32"/>
          <w:shd w:val="clear" w:color="auto" w:fill="FFFFFF"/>
        </w:rPr>
      </w:pPr>
      <w:r w:rsidRPr="00FD7E73">
        <w:rPr>
          <w:rFonts w:cstheme="minorHAnsi"/>
          <w:color w:val="0D0D0D"/>
          <w:sz w:val="32"/>
          <w:szCs w:val="32"/>
          <w:shd w:val="clear" w:color="auto" w:fill="FFFFFF"/>
        </w:rPr>
        <w:t xml:space="preserve">Un JSON Web Token (JWT) est composé de trois parties distinctes qui en définissent la structure. </w:t>
      </w:r>
    </w:p>
    <w:p w14:paraId="0383D143" w14:textId="07380884" w:rsidR="00F75342" w:rsidRPr="00FD7E73" w:rsidRDefault="00F75342" w:rsidP="008B0420">
      <w:pPr>
        <w:pStyle w:val="ListParagraph"/>
        <w:ind w:left="1296"/>
        <w:rPr>
          <w:rFonts w:cstheme="minorHAnsi"/>
          <w:color w:val="0D0D0D"/>
          <w:sz w:val="32"/>
          <w:szCs w:val="32"/>
          <w:shd w:val="clear" w:color="auto" w:fill="FFFFFF"/>
        </w:rPr>
      </w:pPr>
      <w:r w:rsidRPr="00FD7E73">
        <w:rPr>
          <w:rFonts w:cstheme="minorHAnsi"/>
          <w:color w:val="0D0D0D"/>
          <w:sz w:val="32"/>
          <w:szCs w:val="32"/>
          <w:shd w:val="clear" w:color="auto" w:fill="FFFFFF"/>
        </w:rPr>
        <w:t>Tout d'abord, l'en-tête (</w:t>
      </w:r>
      <w:r w:rsidRPr="00FD7E73">
        <w:rPr>
          <w:rFonts w:cstheme="minorHAnsi"/>
          <w:b/>
          <w:color w:val="0D0D0D"/>
          <w:sz w:val="32"/>
          <w:szCs w:val="32"/>
          <w:shd w:val="clear" w:color="auto" w:fill="FFFFFF"/>
        </w:rPr>
        <w:t>header</w:t>
      </w:r>
      <w:r w:rsidRPr="00FD7E73">
        <w:rPr>
          <w:rFonts w:cstheme="minorHAnsi"/>
          <w:color w:val="0D0D0D"/>
          <w:sz w:val="32"/>
          <w:szCs w:val="32"/>
          <w:shd w:val="clear" w:color="auto" w:fill="FFFFFF"/>
        </w:rPr>
        <w:t>) contient des métadonnées telles que le type de token (typ) et l'algorithme de signature utilisé (alg).</w:t>
      </w:r>
    </w:p>
    <w:p w14:paraId="533E42D0" w14:textId="77777777" w:rsidR="00F75342" w:rsidRPr="00FD7E73" w:rsidRDefault="00F75342" w:rsidP="008B0420">
      <w:pPr>
        <w:pStyle w:val="ListParagraph"/>
        <w:ind w:left="1296"/>
        <w:rPr>
          <w:rFonts w:cstheme="minorHAnsi"/>
          <w:color w:val="0D0D0D"/>
          <w:sz w:val="32"/>
          <w:szCs w:val="32"/>
          <w:shd w:val="clear" w:color="auto" w:fill="FFFFFF"/>
        </w:rPr>
      </w:pPr>
      <w:r w:rsidRPr="00FD7E73">
        <w:rPr>
          <w:rFonts w:cstheme="minorHAnsi"/>
          <w:color w:val="0D0D0D"/>
          <w:sz w:val="32"/>
          <w:szCs w:val="32"/>
          <w:shd w:val="clear" w:color="auto" w:fill="FFFFFF"/>
        </w:rPr>
        <w:t xml:space="preserve"> Ensuite, la charge utile (</w:t>
      </w:r>
      <w:r w:rsidRPr="00FD7E73">
        <w:rPr>
          <w:rFonts w:cstheme="minorHAnsi"/>
          <w:b/>
          <w:sz w:val="32"/>
          <w:szCs w:val="32"/>
          <w:shd w:val="clear" w:color="auto" w:fill="FFFFFF"/>
        </w:rPr>
        <w:t>payload</w:t>
      </w:r>
      <w:r w:rsidRPr="00FD7E73">
        <w:rPr>
          <w:rFonts w:cstheme="minorHAnsi"/>
          <w:color w:val="0D0D0D"/>
          <w:sz w:val="32"/>
          <w:szCs w:val="32"/>
          <w:shd w:val="clear" w:color="auto" w:fill="FFFFFF"/>
        </w:rPr>
        <w:t>) transporte les données d'authentification ou d'autorisation, telles que l'identifiant de l'utilisateur, les rôles ou les autorisations.</w:t>
      </w:r>
    </w:p>
    <w:p w14:paraId="16C0FE12" w14:textId="77777777" w:rsidR="00F75342" w:rsidRPr="00FD7E73" w:rsidRDefault="00F75342" w:rsidP="008B0420">
      <w:pPr>
        <w:pStyle w:val="ListParagraph"/>
        <w:ind w:left="1296"/>
        <w:rPr>
          <w:rFonts w:cstheme="minorHAnsi"/>
          <w:color w:val="0D0D0D"/>
          <w:sz w:val="32"/>
          <w:szCs w:val="32"/>
          <w:shd w:val="clear" w:color="auto" w:fill="FFFFFF"/>
        </w:rPr>
      </w:pPr>
      <w:r w:rsidRPr="00FD7E73">
        <w:rPr>
          <w:rFonts w:cstheme="minorHAnsi"/>
          <w:color w:val="0D0D0D"/>
          <w:sz w:val="32"/>
          <w:szCs w:val="32"/>
          <w:shd w:val="clear" w:color="auto" w:fill="FFFFFF"/>
        </w:rPr>
        <w:t xml:space="preserve"> Enfin, la </w:t>
      </w:r>
      <w:r w:rsidRPr="00FD7E73">
        <w:rPr>
          <w:rFonts w:cstheme="minorHAnsi"/>
          <w:b/>
          <w:sz w:val="32"/>
          <w:szCs w:val="32"/>
          <w:shd w:val="clear" w:color="auto" w:fill="FFFFFF"/>
        </w:rPr>
        <w:t>signature</w:t>
      </w:r>
      <w:r w:rsidRPr="00FD7E73">
        <w:rPr>
          <w:rFonts w:cstheme="minorHAnsi"/>
          <w:sz w:val="32"/>
          <w:szCs w:val="32"/>
          <w:shd w:val="clear" w:color="auto" w:fill="FFFFFF"/>
        </w:rPr>
        <w:t xml:space="preserve"> </w:t>
      </w:r>
      <w:r w:rsidRPr="00FD7E73">
        <w:rPr>
          <w:rFonts w:cstheme="minorHAnsi"/>
          <w:color w:val="0D0D0D"/>
          <w:sz w:val="32"/>
          <w:szCs w:val="32"/>
          <w:shd w:val="clear" w:color="auto" w:fill="FFFFFF"/>
        </w:rPr>
        <w:t>garantit l'intégrité du token en combinant de manière sécurisée l'en-tête et la charge utile avec une clé secrète, générant ainsi un hash unique.</w:t>
      </w:r>
    </w:p>
    <w:p w14:paraId="69AAC14A" w14:textId="01ABEE16" w:rsidR="004473C1" w:rsidRPr="00FD7E73" w:rsidRDefault="00F75342" w:rsidP="008B0420">
      <w:pPr>
        <w:pStyle w:val="ListParagraph"/>
        <w:ind w:left="1296"/>
        <w:rPr>
          <w:rFonts w:cstheme="minorHAnsi"/>
          <w:b/>
          <w:color w:val="0D0D0D"/>
          <w:sz w:val="32"/>
          <w:szCs w:val="32"/>
          <w:shd w:val="clear" w:color="auto" w:fill="FFFFFF"/>
        </w:rPr>
      </w:pPr>
      <w:r w:rsidRPr="00FD7E73">
        <w:rPr>
          <w:rFonts w:cstheme="minorHAnsi"/>
          <w:color w:val="0D0D0D"/>
          <w:sz w:val="32"/>
          <w:szCs w:val="32"/>
          <w:shd w:val="clear" w:color="auto" w:fill="FFFFFF"/>
        </w:rPr>
        <w:t xml:space="preserve"> La structure complète du JWT se présente sous la forme suivante : </w:t>
      </w:r>
      <w:proofErr w:type="gramStart"/>
      <w:r w:rsidRPr="00FD7E73">
        <w:rPr>
          <w:rFonts w:cstheme="minorHAnsi"/>
          <w:b/>
          <w:color w:val="0D0D0D"/>
          <w:sz w:val="32"/>
          <w:szCs w:val="32"/>
          <w:shd w:val="clear" w:color="auto" w:fill="FFFFFF"/>
        </w:rPr>
        <w:t>header.payload</w:t>
      </w:r>
      <w:proofErr w:type="gramEnd"/>
      <w:r w:rsidRPr="00FD7E73">
        <w:rPr>
          <w:rFonts w:cstheme="minorHAnsi"/>
          <w:b/>
          <w:color w:val="0D0D0D"/>
          <w:sz w:val="32"/>
          <w:szCs w:val="32"/>
          <w:shd w:val="clear" w:color="auto" w:fill="FFFFFF"/>
        </w:rPr>
        <w:t>.signature.</w:t>
      </w:r>
    </w:p>
    <w:p w14:paraId="3BD96EBA" w14:textId="77777777" w:rsidR="00F75342" w:rsidRDefault="00F75342" w:rsidP="008B0420">
      <w:pPr>
        <w:pStyle w:val="ListParagraph"/>
        <w:ind w:left="1296"/>
        <w:rPr>
          <w:rFonts w:ascii="Segoe UI" w:hAnsi="Segoe UI" w:cs="Segoe UI"/>
          <w:color w:val="0D0D0D"/>
          <w:shd w:val="clear" w:color="auto" w:fill="FFFFFF"/>
        </w:rPr>
      </w:pPr>
    </w:p>
    <w:p w14:paraId="0A2E1FAC" w14:textId="527499DE" w:rsidR="004473C1" w:rsidRDefault="004473C1" w:rsidP="008B0420">
      <w:pPr>
        <w:pStyle w:val="ListParagraph"/>
        <w:ind w:left="1296"/>
        <w:rPr>
          <w:rFonts w:ascii="Segoe UI" w:hAnsi="Segoe UI" w:cs="Segoe UI"/>
          <w:color w:val="0D0D0D"/>
          <w:shd w:val="clear" w:color="auto" w:fill="FFFFFF"/>
        </w:rPr>
      </w:pPr>
    </w:p>
    <w:p w14:paraId="5E3FB61C" w14:textId="1F7999E9" w:rsidR="00F75342" w:rsidRDefault="00F75342" w:rsidP="00F75342">
      <w:pPr>
        <w:pStyle w:val="ListParagraph"/>
        <w:ind w:left="129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11B5C24" wp14:editId="0B52C714">
            <wp:extent cx="4224760" cy="3959315"/>
            <wp:effectExtent l="0" t="0" r="444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1535" cy="3965664"/>
                    </a:xfrm>
                    <a:prstGeom prst="rect">
                      <a:avLst/>
                    </a:prstGeom>
                  </pic:spPr>
                </pic:pic>
              </a:graphicData>
            </a:graphic>
          </wp:inline>
        </w:drawing>
      </w:r>
    </w:p>
    <w:p w14:paraId="17123CF0" w14:textId="086FB959" w:rsidR="00F75342" w:rsidRPr="00FD7E73" w:rsidRDefault="00F75342" w:rsidP="00F75342">
      <w:pPr>
        <w:pStyle w:val="ListParagraph"/>
        <w:ind w:left="1296"/>
        <w:rPr>
          <w:rFonts w:cstheme="minorHAnsi"/>
          <w:color w:val="0D0D0D"/>
          <w:sz w:val="32"/>
          <w:szCs w:val="32"/>
          <w:shd w:val="clear" w:color="auto" w:fill="FFFFFF"/>
        </w:rPr>
      </w:pPr>
    </w:p>
    <w:p w14:paraId="600B2B37" w14:textId="77777777" w:rsidR="0091044F" w:rsidRPr="00FD7E73" w:rsidRDefault="0091044F" w:rsidP="00C13E31">
      <w:pPr>
        <w:pStyle w:val="ListParagraph"/>
        <w:numPr>
          <w:ilvl w:val="0"/>
          <w:numId w:val="17"/>
        </w:numPr>
        <w:rPr>
          <w:rFonts w:cstheme="minorHAnsi"/>
          <w:color w:val="0D0D0D"/>
          <w:sz w:val="32"/>
          <w:szCs w:val="32"/>
          <w:shd w:val="clear" w:color="auto" w:fill="FFFFFF"/>
        </w:rPr>
      </w:pPr>
      <w:r w:rsidRPr="00FD7E73">
        <w:rPr>
          <w:rFonts w:cstheme="minorHAnsi"/>
          <w:color w:val="0D0D0D"/>
          <w:sz w:val="32"/>
          <w:szCs w:val="32"/>
          <w:shd w:val="clear" w:color="auto" w:fill="FFFFFF"/>
        </w:rPr>
        <w:t>La figure suivante montre un JWT qui a le Header et le Payload précédents et il est signé avec un secret :</w:t>
      </w:r>
    </w:p>
    <w:p w14:paraId="41264973" w14:textId="167821C2" w:rsidR="00F75342" w:rsidRDefault="00F75342" w:rsidP="0091044F">
      <w:pPr>
        <w:pStyle w:val="ListParagraph"/>
        <w:ind w:left="1656"/>
        <w:rPr>
          <w:rFonts w:ascii="Segoe UI" w:hAnsi="Segoe UI" w:cs="Segoe UI"/>
          <w:color w:val="0D0D0D"/>
          <w:shd w:val="clear" w:color="auto" w:fill="FFFFFF"/>
        </w:rPr>
      </w:pPr>
    </w:p>
    <w:p w14:paraId="59B6C0FD" w14:textId="63B39D32" w:rsidR="004473C1" w:rsidRPr="00827C5D" w:rsidRDefault="0091044F" w:rsidP="00827C5D">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B246D6B" wp14:editId="08783A92">
            <wp:extent cx="5678311" cy="33820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r:embed="rId19">
                      <a:extLst>
                        <a:ext uri="{28A0092B-C50C-407E-A947-70E740481C1C}">
                          <a14:useLocalDpi xmlns:a14="http://schemas.microsoft.com/office/drawing/2010/main" val="0"/>
                        </a:ext>
                      </a:extLst>
                    </a:blip>
                    <a:stretch>
                      <a:fillRect/>
                    </a:stretch>
                  </pic:blipFill>
                  <pic:spPr>
                    <a:xfrm>
                      <a:off x="0" y="0"/>
                      <a:ext cx="5689799" cy="3388852"/>
                    </a:xfrm>
                    <a:prstGeom prst="rect">
                      <a:avLst/>
                    </a:prstGeom>
                  </pic:spPr>
                </pic:pic>
              </a:graphicData>
            </a:graphic>
          </wp:inline>
        </w:drawing>
      </w:r>
    </w:p>
    <w:p w14:paraId="2345327B" w14:textId="4C1F61B8" w:rsidR="0091044F" w:rsidRPr="00827C5D" w:rsidRDefault="0091044F" w:rsidP="00C13E31">
      <w:pPr>
        <w:pStyle w:val="ListParagraph"/>
        <w:numPr>
          <w:ilvl w:val="0"/>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lastRenderedPageBreak/>
        <w:t>Choix de la méthodologie et formalisme adoptés :</w:t>
      </w:r>
    </w:p>
    <w:p w14:paraId="77F5366A" w14:textId="77777777" w:rsidR="0091044F" w:rsidRPr="00827C5D" w:rsidRDefault="0091044F" w:rsidP="0091044F">
      <w:pPr>
        <w:pStyle w:val="ListParagraph"/>
        <w:ind w:left="1296"/>
        <w:rPr>
          <w:rFonts w:cstheme="minorHAnsi"/>
          <w:color w:val="0D0D0D"/>
          <w:sz w:val="32"/>
          <w:szCs w:val="32"/>
          <w:shd w:val="clear" w:color="auto" w:fill="FFFFFF"/>
        </w:rPr>
      </w:pPr>
    </w:p>
    <w:p w14:paraId="308496E8" w14:textId="5D6450C4" w:rsidR="0091044F" w:rsidRPr="00827C5D" w:rsidRDefault="001852C7" w:rsidP="0091044F">
      <w:pPr>
        <w:pStyle w:val="ListParagraph"/>
        <w:ind w:left="1296"/>
        <w:rPr>
          <w:rFonts w:cstheme="minorHAnsi"/>
          <w:color w:val="0D0D0D"/>
          <w:sz w:val="32"/>
          <w:szCs w:val="32"/>
          <w:shd w:val="clear" w:color="auto" w:fill="FFFFFF"/>
        </w:rPr>
      </w:pPr>
      <w:r w:rsidRPr="00827C5D">
        <w:rPr>
          <w:rFonts w:cstheme="minorHAnsi"/>
          <w:color w:val="0D0D0D"/>
          <w:sz w:val="32"/>
          <w:szCs w:val="32"/>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827C5D" w:rsidRDefault="001852C7" w:rsidP="0091044F">
      <w:pPr>
        <w:pStyle w:val="ListParagraph"/>
        <w:ind w:left="1296"/>
        <w:rPr>
          <w:rFonts w:cstheme="minorHAnsi"/>
          <w:color w:val="0D0D0D"/>
          <w:sz w:val="32"/>
          <w:szCs w:val="32"/>
          <w:shd w:val="clear" w:color="auto" w:fill="FFFFFF"/>
        </w:rPr>
      </w:pPr>
    </w:p>
    <w:p w14:paraId="57503596" w14:textId="17435399" w:rsidR="001852C7" w:rsidRPr="00827C5D" w:rsidRDefault="001852C7" w:rsidP="00C13E31">
      <w:pPr>
        <w:pStyle w:val="ListParagraph"/>
        <w:numPr>
          <w:ilvl w:val="1"/>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t>Choix de la méthodologie :</w:t>
      </w:r>
    </w:p>
    <w:p w14:paraId="472CA85A" w14:textId="77777777" w:rsidR="001852C7" w:rsidRPr="00827C5D" w:rsidRDefault="001852C7" w:rsidP="001852C7">
      <w:pPr>
        <w:pStyle w:val="ListParagraph"/>
        <w:ind w:left="2832"/>
        <w:rPr>
          <w:rFonts w:cstheme="minorHAnsi"/>
          <w:color w:val="0D0D0D"/>
          <w:sz w:val="32"/>
          <w:szCs w:val="32"/>
          <w:shd w:val="clear" w:color="auto" w:fill="FFFFFF"/>
        </w:rPr>
      </w:pPr>
    </w:p>
    <w:p w14:paraId="79FF1F10" w14:textId="3D801B02" w:rsidR="0091044F" w:rsidRPr="00827C5D" w:rsidRDefault="001852C7" w:rsidP="00F74415">
      <w:pPr>
        <w:ind w:left="1416"/>
        <w:rPr>
          <w:rFonts w:cstheme="minorHAnsi"/>
          <w:color w:val="0D0D0D"/>
          <w:sz w:val="32"/>
          <w:szCs w:val="32"/>
          <w:shd w:val="clear" w:color="auto" w:fill="FFFFFF"/>
        </w:rPr>
      </w:pPr>
      <w:r w:rsidRPr="00827C5D">
        <w:rPr>
          <w:rFonts w:cstheme="minorHAnsi"/>
          <w:color w:val="0D0D0D"/>
          <w:sz w:val="32"/>
          <w:szCs w:val="32"/>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827C5D" w:rsidRDefault="001852C7" w:rsidP="00F74415">
      <w:pPr>
        <w:ind w:left="1416"/>
        <w:rPr>
          <w:rFonts w:cstheme="minorHAnsi"/>
          <w:color w:val="0D0D0D"/>
          <w:sz w:val="32"/>
          <w:szCs w:val="32"/>
          <w:shd w:val="clear" w:color="auto" w:fill="FFFFFF"/>
        </w:rPr>
      </w:pPr>
      <w:r w:rsidRPr="00827C5D">
        <w:rPr>
          <w:rFonts w:cstheme="minorHAnsi"/>
          <w:color w:val="0D0D0D"/>
          <w:sz w:val="32"/>
          <w:szCs w:val="32"/>
          <w:shd w:val="clear" w:color="auto" w:fill="FFFFFF"/>
        </w:rPr>
        <w:t>Une méthode Agile</w:t>
      </w:r>
      <w:r w:rsidR="00F74415"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garantit une meilleure qualité de communication avec l’utilisateur, une meilleure visibilité du</w:t>
      </w:r>
      <w:r w:rsidR="00F74415"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client sur l’avancement des travaux, un meilleur contrôle de qualité par le fait que les tests sont</w:t>
      </w:r>
      <w:r w:rsidR="00F74415"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effectués en continu, ce qui permet de détecter rapidement les problèmes. Elle intègre aussi la</w:t>
      </w:r>
      <w:r w:rsidR="00F74415"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notion de travail en équipe [</w:t>
      </w:r>
      <w:r w:rsidR="00F74415" w:rsidRPr="00827C5D">
        <w:rPr>
          <w:rFonts w:cstheme="minorHAnsi"/>
          <w:color w:val="0D0D0D"/>
          <w:sz w:val="32"/>
          <w:szCs w:val="32"/>
          <w:shd w:val="clear" w:color="auto" w:fill="FFFFFF"/>
        </w:rPr>
        <w:t>6</w:t>
      </w:r>
      <w:r w:rsidRPr="00827C5D">
        <w:rPr>
          <w:rFonts w:cstheme="minorHAnsi"/>
          <w:color w:val="0D0D0D"/>
          <w:sz w:val="32"/>
          <w:szCs w:val="32"/>
          <w:shd w:val="clear" w:color="auto" w:fill="FFFFFF"/>
        </w:rPr>
        <w:t>].</w:t>
      </w:r>
    </w:p>
    <w:p w14:paraId="1915D320" w14:textId="77777777" w:rsidR="00F74415" w:rsidRPr="00827C5D" w:rsidRDefault="00F74415" w:rsidP="00F74415">
      <w:pPr>
        <w:pStyle w:val="ListParagraph"/>
        <w:ind w:left="141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Parmi les méthodes Agiles, nous utilisons « </w:t>
      </w:r>
      <w:r w:rsidRPr="00827C5D">
        <w:rPr>
          <w:rFonts w:cstheme="minorHAnsi"/>
          <w:b/>
          <w:sz w:val="32"/>
          <w:szCs w:val="32"/>
          <w:shd w:val="clear" w:color="auto" w:fill="FFFFFF"/>
        </w:rPr>
        <w:t>SCRUM</w:t>
      </w:r>
      <w:r w:rsidRPr="00827C5D">
        <w:rPr>
          <w:rFonts w:cstheme="minorHAnsi"/>
          <w:sz w:val="32"/>
          <w:szCs w:val="32"/>
          <w:shd w:val="clear" w:color="auto" w:fill="FFFFFF"/>
        </w:rPr>
        <w:t xml:space="preserve"> </w:t>
      </w:r>
      <w:r w:rsidRPr="00827C5D">
        <w:rPr>
          <w:rFonts w:cstheme="minorHAnsi"/>
          <w:color w:val="0D0D0D"/>
          <w:sz w:val="32"/>
          <w:szCs w:val="32"/>
          <w:shd w:val="clear" w:color="auto" w:fill="FFFFFF"/>
        </w:rPr>
        <w:t xml:space="preserve">» pour la réalisation de notre projet. </w:t>
      </w:r>
    </w:p>
    <w:p w14:paraId="79587A19" w14:textId="5F95E504" w:rsidR="0091044F" w:rsidRPr="00827C5D" w:rsidRDefault="00F74415" w:rsidP="00F74415">
      <w:pPr>
        <w:pStyle w:val="ListParagraph"/>
        <w:ind w:left="1416"/>
        <w:rPr>
          <w:rFonts w:cstheme="minorHAnsi"/>
          <w:color w:val="0D0D0D"/>
          <w:sz w:val="32"/>
          <w:szCs w:val="32"/>
          <w:shd w:val="clear" w:color="auto" w:fill="FFFFFF"/>
        </w:rPr>
      </w:pPr>
      <w:r w:rsidRPr="00827C5D">
        <w:rPr>
          <w:rFonts w:cstheme="minorHAnsi"/>
          <w:color w:val="0D0D0D"/>
          <w:sz w:val="32"/>
          <w:szCs w:val="32"/>
          <w:shd w:val="clear" w:color="auto" w:fill="FFFFFF"/>
        </w:rPr>
        <w:lastRenderedPageBreak/>
        <w:t>En effet, nous travaillons en équipe et le produit est livré à chaque terminaison d’une tâche. En plus le client est toujours intervenant dans le test de la solution.</w:t>
      </w:r>
    </w:p>
    <w:p w14:paraId="147FA485" w14:textId="77777777" w:rsidR="00F74415" w:rsidRPr="00827C5D" w:rsidRDefault="00F74415" w:rsidP="00F74415">
      <w:pPr>
        <w:pStyle w:val="ListParagraph"/>
        <w:ind w:left="1416"/>
        <w:rPr>
          <w:rFonts w:cstheme="minorHAnsi"/>
          <w:color w:val="0D0D0D"/>
          <w:sz w:val="32"/>
          <w:szCs w:val="32"/>
          <w:shd w:val="clear" w:color="auto" w:fill="FFFFFF"/>
        </w:rPr>
      </w:pPr>
    </w:p>
    <w:p w14:paraId="17BDC8F5" w14:textId="0AB3EDB1" w:rsidR="00F74415" w:rsidRPr="00827C5D" w:rsidRDefault="00F74415" w:rsidP="00C13E31">
      <w:pPr>
        <w:pStyle w:val="ListParagraph"/>
        <w:numPr>
          <w:ilvl w:val="0"/>
          <w:numId w:val="17"/>
        </w:numPr>
        <w:rPr>
          <w:rFonts w:cstheme="minorHAnsi"/>
          <w:color w:val="0D0D0D"/>
          <w:sz w:val="32"/>
          <w:szCs w:val="32"/>
          <w:shd w:val="clear" w:color="auto" w:fill="FFFFFF"/>
        </w:rPr>
      </w:pPr>
      <w:r w:rsidRPr="00827C5D">
        <w:rPr>
          <w:rFonts w:cstheme="minorHAnsi"/>
          <w:color w:val="0D0D0D"/>
          <w:sz w:val="32"/>
          <w:szCs w:val="32"/>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827C5D">
        <w:rPr>
          <w:rFonts w:cstheme="minorHAnsi"/>
          <w:color w:val="0D0D0D"/>
          <w:sz w:val="32"/>
          <w:szCs w:val="32"/>
          <w:shd w:val="clear" w:color="auto" w:fill="FFFFFF"/>
        </w:rPr>
        <w:t>l‘admin</w:t>
      </w:r>
      <w:r w:rsidRPr="00827C5D">
        <w:rPr>
          <w:rFonts w:cstheme="minorHAnsi"/>
          <w:color w:val="0D0D0D"/>
          <w:sz w:val="32"/>
          <w:szCs w:val="32"/>
          <w:shd w:val="clear" w:color="auto" w:fill="FFFFFF"/>
        </w:rPr>
        <w:t xml:space="preserve"> dans le processus de test de la solution, assurant ainsi une adaptation continue aux besoins et une qualité optimale du produit final.</w:t>
      </w:r>
    </w:p>
    <w:p w14:paraId="0AEB9107" w14:textId="0BECB263" w:rsidR="0091044F" w:rsidRPr="00827C5D" w:rsidRDefault="0091044F" w:rsidP="00F74415">
      <w:pPr>
        <w:pStyle w:val="ListParagraph"/>
        <w:ind w:left="1296"/>
        <w:rPr>
          <w:rFonts w:cstheme="minorHAnsi"/>
          <w:color w:val="0D0D0D"/>
          <w:sz w:val="32"/>
          <w:szCs w:val="32"/>
          <w:shd w:val="clear" w:color="auto" w:fill="FFFFFF"/>
        </w:rPr>
      </w:pPr>
    </w:p>
    <w:p w14:paraId="12843E29" w14:textId="4BC3D3A8" w:rsidR="00F74415" w:rsidRPr="00827C5D" w:rsidRDefault="00F74415" w:rsidP="00C13E31">
      <w:pPr>
        <w:pStyle w:val="ListParagraph"/>
        <w:numPr>
          <w:ilvl w:val="1"/>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t>Définition du Scrum :</w:t>
      </w:r>
    </w:p>
    <w:p w14:paraId="69E9DCAD" w14:textId="77777777" w:rsidR="00F74415" w:rsidRPr="00827C5D" w:rsidRDefault="00F74415" w:rsidP="00F74415">
      <w:pPr>
        <w:pStyle w:val="ListParagraph"/>
        <w:ind w:left="1656"/>
        <w:rPr>
          <w:rFonts w:cstheme="minorHAnsi"/>
          <w:color w:val="0D0D0D"/>
          <w:sz w:val="32"/>
          <w:szCs w:val="32"/>
          <w:shd w:val="clear" w:color="auto" w:fill="FFFFFF"/>
        </w:rPr>
      </w:pPr>
    </w:p>
    <w:p w14:paraId="2296CE1B" w14:textId="77777777" w:rsidR="00B546D0" w:rsidRPr="00827C5D" w:rsidRDefault="00B546D0" w:rsidP="00B546D0">
      <w:pPr>
        <w:pStyle w:val="ListParagraph"/>
        <w:ind w:left="1296"/>
        <w:rPr>
          <w:rFonts w:cstheme="minorHAnsi"/>
          <w:color w:val="0D0D0D"/>
          <w:sz w:val="32"/>
          <w:szCs w:val="32"/>
          <w:shd w:val="clear" w:color="auto" w:fill="FFFFFF"/>
        </w:rPr>
      </w:pPr>
      <w:r w:rsidRPr="00827C5D">
        <w:rPr>
          <w:rFonts w:cstheme="minorHAnsi"/>
          <w:color w:val="0D0D0D"/>
          <w:sz w:val="32"/>
          <w:szCs w:val="32"/>
          <w:shd w:val="clear" w:color="auto" w:fill="FFFFFF"/>
        </w:rPr>
        <w:t>Son principe est d’accuser et de donner le choix d’organisation à</w:t>
      </w:r>
    </w:p>
    <w:p w14:paraId="3FE7441A" w14:textId="1CDF14D0" w:rsidR="00B546D0" w:rsidRPr="00827C5D" w:rsidRDefault="00B546D0" w:rsidP="00B546D0">
      <w:pPr>
        <w:pStyle w:val="ListParagraph"/>
        <w:ind w:left="1296"/>
        <w:rPr>
          <w:rFonts w:cstheme="minorHAnsi"/>
          <w:color w:val="0D0D0D"/>
          <w:sz w:val="32"/>
          <w:szCs w:val="32"/>
          <w:shd w:val="clear" w:color="auto" w:fill="FFFFFF"/>
        </w:rPr>
      </w:pPr>
      <w:proofErr w:type="gramStart"/>
      <w:r w:rsidRPr="00827C5D">
        <w:rPr>
          <w:rFonts w:cstheme="minorHAnsi"/>
          <w:color w:val="0D0D0D"/>
          <w:sz w:val="32"/>
          <w:szCs w:val="32"/>
          <w:shd w:val="clear" w:color="auto" w:fill="FFFFFF"/>
        </w:rPr>
        <w:t>une</w:t>
      </w:r>
      <w:proofErr w:type="gramEnd"/>
      <w:r w:rsidRPr="00827C5D">
        <w:rPr>
          <w:rFonts w:cstheme="minorHAnsi"/>
          <w:color w:val="0D0D0D"/>
          <w:sz w:val="32"/>
          <w:szCs w:val="32"/>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p>
    <w:p w14:paraId="43C8DA8B" w14:textId="49968F1D" w:rsidR="0091044F" w:rsidRPr="00827C5D" w:rsidRDefault="00B546D0" w:rsidP="00B546D0">
      <w:pPr>
        <w:pStyle w:val="ListParagraph"/>
        <w:ind w:left="1296"/>
        <w:rPr>
          <w:rFonts w:cstheme="minorHAnsi"/>
          <w:color w:val="0D0D0D"/>
          <w:sz w:val="32"/>
          <w:szCs w:val="32"/>
          <w:shd w:val="clear" w:color="auto" w:fill="FFFFFF"/>
        </w:rPr>
      </w:pPr>
      <w:proofErr w:type="gramStart"/>
      <w:r w:rsidRPr="00827C5D">
        <w:rPr>
          <w:rFonts w:cstheme="minorHAnsi"/>
          <w:color w:val="0D0D0D"/>
          <w:sz w:val="32"/>
          <w:szCs w:val="32"/>
          <w:shd w:val="clear" w:color="auto" w:fill="FFFFFF"/>
        </w:rPr>
        <w:t>ensemble</w:t>
      </w:r>
      <w:proofErr w:type="gramEnd"/>
      <w:r w:rsidRPr="00827C5D">
        <w:rPr>
          <w:rFonts w:cstheme="minorHAnsi"/>
          <w:color w:val="0D0D0D"/>
          <w:sz w:val="32"/>
          <w:szCs w:val="32"/>
          <w:shd w:val="clear" w:color="auto" w:fill="FFFFFF"/>
        </w:rPr>
        <w:t xml:space="preserve"> pour atteindre un but commun.[7]</w:t>
      </w:r>
    </w:p>
    <w:p w14:paraId="1AC9D7B5" w14:textId="571C42B1" w:rsidR="0091044F" w:rsidRPr="00827C5D" w:rsidRDefault="0091044F" w:rsidP="00F74415">
      <w:pPr>
        <w:pStyle w:val="ListParagraph"/>
        <w:ind w:left="1296"/>
        <w:rPr>
          <w:rFonts w:cstheme="minorHAnsi"/>
          <w:b/>
          <w:color w:val="0D0D0D"/>
          <w:sz w:val="32"/>
          <w:szCs w:val="32"/>
          <w:shd w:val="clear" w:color="auto" w:fill="FFFFFF"/>
        </w:rPr>
      </w:pPr>
    </w:p>
    <w:p w14:paraId="73E94D4F" w14:textId="77777777" w:rsidR="00827C5D" w:rsidRDefault="00BC7FDA" w:rsidP="00C13E31">
      <w:pPr>
        <w:pStyle w:val="ListParagraph"/>
        <w:numPr>
          <w:ilvl w:val="1"/>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t>Cycle de vie de la méthode Scrum :</w:t>
      </w:r>
    </w:p>
    <w:p w14:paraId="566A86BC" w14:textId="2C527F45" w:rsidR="0091044F" w:rsidRPr="00827C5D" w:rsidRDefault="00BC7FDA" w:rsidP="00827C5D">
      <w:pPr>
        <w:pStyle w:val="ListParagraph"/>
        <w:ind w:left="1656"/>
        <w:rPr>
          <w:rFonts w:cstheme="minorHAnsi"/>
          <w:b/>
          <w:color w:val="0D0D0D"/>
          <w:sz w:val="32"/>
          <w:szCs w:val="32"/>
          <w:shd w:val="clear" w:color="auto" w:fill="FFFFFF"/>
        </w:rPr>
      </w:pPr>
      <w:r w:rsidRPr="00827C5D">
        <w:rPr>
          <w:noProof/>
          <w:shd w:val="clear" w:color="auto" w:fill="FFFFFF"/>
        </w:rPr>
        <w:lastRenderedPageBreak/>
        <mc:AlternateContent>
          <mc:Choice Requires="wps">
            <w:drawing>
              <wp:anchor distT="45720" distB="45720" distL="114300" distR="114300" simplePos="0" relativeHeight="251665408" behindDoc="0" locked="0" layoutInCell="1" allowOverlap="1" wp14:anchorId="4F82BC6E" wp14:editId="22605DF9">
                <wp:simplePos x="0" y="0"/>
                <wp:positionH relativeFrom="margin">
                  <wp:posOffset>916940</wp:posOffset>
                </wp:positionH>
                <wp:positionV relativeFrom="paragraph">
                  <wp:posOffset>685800</wp:posOffset>
                </wp:positionV>
                <wp:extent cx="4826000" cy="1404620"/>
                <wp:effectExtent l="0" t="0" r="12700" b="2730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0" cy="1404620"/>
                        </a:xfrm>
                        <a:prstGeom prst="rect">
                          <a:avLst/>
                        </a:prstGeom>
                        <a:solidFill>
                          <a:srgbClr val="FFFFFF"/>
                        </a:solidFill>
                        <a:ln w="9525">
                          <a:solidFill>
                            <a:srgbClr val="000000"/>
                          </a:solidFill>
                          <a:miter lim="800000"/>
                          <a:headEnd/>
                          <a:tailEnd/>
                        </a:ln>
                      </wps:spPr>
                      <wps:txbx>
                        <w:txbxContent>
                          <w:p w14:paraId="1F07D326" w14:textId="77777777" w:rsidR="007576E9" w:rsidRPr="00827C5D" w:rsidRDefault="007576E9" w:rsidP="00C13E31">
                            <w:pPr>
                              <w:pStyle w:val="ListParagraph"/>
                              <w:numPr>
                                <w:ilvl w:val="0"/>
                                <w:numId w:val="18"/>
                              </w:numPr>
                              <w:rPr>
                                <w:sz w:val="32"/>
                                <w:szCs w:val="32"/>
                              </w:rPr>
                            </w:pPr>
                            <w:r w:rsidRPr="00827C5D">
                              <w:rPr>
                                <w:b/>
                                <w:sz w:val="32"/>
                                <w:szCs w:val="32"/>
                              </w:rPr>
                              <w:t>Product Owner (PO) :</w:t>
                            </w:r>
                            <w:r w:rsidRPr="00827C5D">
                              <w:rPr>
                                <w:sz w:val="32"/>
                                <w:szCs w:val="32"/>
                              </w:rPr>
                              <w:t xml:space="preserve"> Il est l'un des acteurs clés du processus scrum.</w:t>
                            </w:r>
                          </w:p>
                          <w:p w14:paraId="7D036145" w14:textId="77777777" w:rsidR="007576E9" w:rsidRPr="00827C5D" w:rsidRDefault="007576E9" w:rsidP="00827C5D">
                            <w:pPr>
                              <w:ind w:left="708"/>
                              <w:rPr>
                                <w:sz w:val="32"/>
                                <w:szCs w:val="32"/>
                              </w:rPr>
                            </w:pPr>
                            <w:r w:rsidRPr="00827C5D">
                              <w:rPr>
                                <w:sz w:val="32"/>
                                <w:szCs w:val="32"/>
                              </w:rPr>
                              <w:t>Son rôle est de faire le pont entre la partie métier et la partie technique du projet. Il est donc le relai entre le client et l’équipe de développement.</w:t>
                            </w:r>
                          </w:p>
                          <w:p w14:paraId="3D6D1A82" w14:textId="232C7EA6" w:rsidR="007576E9" w:rsidRPr="00827C5D" w:rsidRDefault="007576E9" w:rsidP="00827C5D">
                            <w:pPr>
                              <w:ind w:left="708"/>
                              <w:rPr>
                                <w:sz w:val="32"/>
                                <w:szCs w:val="32"/>
                              </w:rPr>
                            </w:pPr>
                            <w:r w:rsidRPr="00827C5D">
                              <w:rPr>
                                <w:sz w:val="32"/>
                                <w:szCs w:val="32"/>
                              </w:rPr>
                              <w:t xml:space="preserve"> Le Product Owner porte la vision du produit scrum. </w:t>
                            </w:r>
                          </w:p>
                          <w:p w14:paraId="5B8CEFF2" w14:textId="3E5E37B0" w:rsidR="007576E9" w:rsidRPr="00827C5D" w:rsidRDefault="007576E9" w:rsidP="00827C5D">
                            <w:pPr>
                              <w:ind w:left="708"/>
                              <w:rPr>
                                <w:sz w:val="32"/>
                                <w:szCs w:val="32"/>
                              </w:rPr>
                            </w:pPr>
                            <w:r w:rsidRPr="00827C5D">
                              <w:rPr>
                                <w:sz w:val="32"/>
                                <w:szCs w:val="32"/>
                              </w:rPr>
                              <w:t xml:space="preserve">Il est responsable de la rédaction des user stories et chargé de maintenir le Product </w:t>
                            </w:r>
                            <w:proofErr w:type="spellStart"/>
                            <w:r w:rsidRPr="00827C5D">
                              <w:rPr>
                                <w:sz w:val="32"/>
                                <w:szCs w:val="32"/>
                              </w:rPr>
                              <w:t>Backlog</w:t>
                            </w:r>
                            <w:proofErr w:type="spellEnd"/>
                            <w:r w:rsidRPr="00827C5D">
                              <w:rPr>
                                <w:sz w:val="32"/>
                                <w:szCs w:val="32"/>
                              </w:rPr>
                              <w:t xml:space="preserve"> à </w:t>
                            </w:r>
                            <w:proofErr w:type="gramStart"/>
                            <w:r w:rsidRPr="00827C5D">
                              <w:rPr>
                                <w:sz w:val="32"/>
                                <w:szCs w:val="32"/>
                              </w:rPr>
                              <w:t>jour.[</w:t>
                            </w:r>
                            <w:proofErr w:type="gramEnd"/>
                            <w:r w:rsidRPr="00827C5D">
                              <w:rPr>
                                <w:sz w:val="32"/>
                                <w:szCs w:val="32"/>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2BC6E" id="_x0000_s1029" type="#_x0000_t202" style="position:absolute;left:0;text-align:left;margin-left:72.2pt;margin-top:54pt;width:380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">
                <v:textbox style="mso-fit-shape-to-text:t">
                  <w:txbxContent>
                    <w:p w14:paraId="1F07D326" w14:textId="77777777" w:rsidR="007576E9" w:rsidRPr="00827C5D" w:rsidRDefault="007576E9" w:rsidP="00C13E31">
                      <w:pPr>
                        <w:pStyle w:val="ListParagraph"/>
                        <w:numPr>
                          <w:ilvl w:val="0"/>
                          <w:numId w:val="18"/>
                        </w:numPr>
                        <w:rPr>
                          <w:sz w:val="32"/>
                          <w:szCs w:val="32"/>
                        </w:rPr>
                      </w:pPr>
                      <w:r w:rsidRPr="00827C5D">
                        <w:rPr>
                          <w:b/>
                          <w:sz w:val="32"/>
                          <w:szCs w:val="32"/>
                        </w:rPr>
                        <w:t>Product Owner (PO) :</w:t>
                      </w:r>
                      <w:r w:rsidRPr="00827C5D">
                        <w:rPr>
                          <w:sz w:val="32"/>
                          <w:szCs w:val="32"/>
                        </w:rPr>
                        <w:t xml:space="preserve"> Il est l'un des acteurs clés du processus scrum.</w:t>
                      </w:r>
                    </w:p>
                    <w:p w14:paraId="7D036145" w14:textId="77777777" w:rsidR="007576E9" w:rsidRPr="00827C5D" w:rsidRDefault="007576E9" w:rsidP="00827C5D">
                      <w:pPr>
                        <w:ind w:left="708"/>
                        <w:rPr>
                          <w:sz w:val="32"/>
                          <w:szCs w:val="32"/>
                        </w:rPr>
                      </w:pPr>
                      <w:r w:rsidRPr="00827C5D">
                        <w:rPr>
                          <w:sz w:val="32"/>
                          <w:szCs w:val="32"/>
                        </w:rPr>
                        <w:t>Son rôle est de faire le pont entre la partie métier et la partie technique du projet. Il est donc le relai entre le client et l’équipe de développement.</w:t>
                      </w:r>
                    </w:p>
                    <w:p w14:paraId="3D6D1A82" w14:textId="232C7EA6" w:rsidR="007576E9" w:rsidRPr="00827C5D" w:rsidRDefault="007576E9" w:rsidP="00827C5D">
                      <w:pPr>
                        <w:ind w:left="708"/>
                        <w:rPr>
                          <w:sz w:val="32"/>
                          <w:szCs w:val="32"/>
                        </w:rPr>
                      </w:pPr>
                      <w:r w:rsidRPr="00827C5D">
                        <w:rPr>
                          <w:sz w:val="32"/>
                          <w:szCs w:val="32"/>
                        </w:rPr>
                        <w:t xml:space="preserve"> Le Product Owner porte la vision du produit scrum. </w:t>
                      </w:r>
                    </w:p>
                    <w:p w14:paraId="5B8CEFF2" w14:textId="3E5E37B0" w:rsidR="007576E9" w:rsidRPr="00827C5D" w:rsidRDefault="007576E9" w:rsidP="00827C5D">
                      <w:pPr>
                        <w:ind w:left="708"/>
                        <w:rPr>
                          <w:sz w:val="32"/>
                          <w:szCs w:val="32"/>
                        </w:rPr>
                      </w:pPr>
                      <w:r w:rsidRPr="00827C5D">
                        <w:rPr>
                          <w:sz w:val="32"/>
                          <w:szCs w:val="32"/>
                        </w:rPr>
                        <w:t xml:space="preserve">Il est responsable de la rédaction des user stories et chargé de maintenir le Product </w:t>
                      </w:r>
                      <w:proofErr w:type="spellStart"/>
                      <w:r w:rsidRPr="00827C5D">
                        <w:rPr>
                          <w:sz w:val="32"/>
                          <w:szCs w:val="32"/>
                        </w:rPr>
                        <w:t>Backlog</w:t>
                      </w:r>
                      <w:proofErr w:type="spellEnd"/>
                      <w:r w:rsidRPr="00827C5D">
                        <w:rPr>
                          <w:sz w:val="32"/>
                          <w:szCs w:val="32"/>
                        </w:rPr>
                        <w:t xml:space="preserve"> à </w:t>
                      </w:r>
                      <w:proofErr w:type="gramStart"/>
                      <w:r w:rsidRPr="00827C5D">
                        <w:rPr>
                          <w:sz w:val="32"/>
                          <w:szCs w:val="32"/>
                        </w:rPr>
                        <w:t>jour.[</w:t>
                      </w:r>
                      <w:proofErr w:type="gramEnd"/>
                      <w:r w:rsidRPr="00827C5D">
                        <w:rPr>
                          <w:sz w:val="32"/>
                          <w:szCs w:val="32"/>
                        </w:rPr>
                        <w:t>8]</w:t>
                      </w:r>
                    </w:p>
                  </w:txbxContent>
                </v:textbox>
                <w10:wrap type="square" anchorx="margin"/>
              </v:shape>
            </w:pict>
          </mc:Fallback>
        </mc:AlternateContent>
      </w:r>
      <w:r w:rsidRPr="00827C5D">
        <w:rPr>
          <w:rFonts w:cstheme="minorHAnsi"/>
          <w:color w:val="0D0D0D"/>
          <w:sz w:val="32"/>
          <w:szCs w:val="32"/>
          <w:shd w:val="clear" w:color="auto" w:fill="FFFFFF"/>
        </w:rPr>
        <w:t>Elle est composée d’un Scrum Master, d’un Product Owner et d’équipe de développement.</w:t>
      </w:r>
    </w:p>
    <w:p w14:paraId="20F0D612" w14:textId="75E6888D" w:rsidR="00BC7FDA" w:rsidRPr="00827C5D" w:rsidRDefault="00827C5D" w:rsidP="00BC7FDA">
      <w:pPr>
        <w:rPr>
          <w:rFonts w:cstheme="minorHAnsi"/>
          <w:color w:val="0D0D0D"/>
          <w:sz w:val="32"/>
          <w:szCs w:val="32"/>
          <w:shd w:val="clear" w:color="auto" w:fill="FFFFFF"/>
        </w:rPr>
      </w:pP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9504" behindDoc="0" locked="0" layoutInCell="1" allowOverlap="1" wp14:anchorId="563F1650" wp14:editId="429C512F">
                <wp:simplePos x="0" y="0"/>
                <wp:positionH relativeFrom="margin">
                  <wp:align>right</wp:align>
                </wp:positionH>
                <wp:positionV relativeFrom="paragraph">
                  <wp:posOffset>5295830</wp:posOffset>
                </wp:positionV>
                <wp:extent cx="4813935" cy="1512570"/>
                <wp:effectExtent l="0" t="0" r="24765" b="114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935" cy="1512711"/>
                        </a:xfrm>
                        <a:prstGeom prst="rect">
                          <a:avLst/>
                        </a:prstGeom>
                        <a:solidFill>
                          <a:srgbClr val="FFFFFF"/>
                        </a:solidFill>
                        <a:ln w="9525">
                          <a:solidFill>
                            <a:srgbClr val="000000"/>
                          </a:solidFill>
                          <a:miter lim="800000"/>
                          <a:headEnd/>
                          <a:tailEnd/>
                        </a:ln>
                      </wps:spPr>
                      <wps:txbx>
                        <w:txbxContent>
                          <w:p w14:paraId="407B60E6" w14:textId="2808F8C8" w:rsidR="007576E9" w:rsidRPr="00827C5D" w:rsidRDefault="0019171E" w:rsidP="00C13E31">
                            <w:pPr>
                              <w:pStyle w:val="ListParagraph"/>
                              <w:numPr>
                                <w:ilvl w:val="0"/>
                                <w:numId w:val="20"/>
                              </w:numPr>
                              <w:rPr>
                                <w:rFonts w:cstheme="minorHAnsi"/>
                                <w:sz w:val="32"/>
                                <w:szCs w:val="32"/>
                              </w:rPr>
                            </w:pPr>
                            <w:r w:rsidRPr="00827C5D">
                              <w:rPr>
                                <w:rFonts w:cstheme="minorHAnsi"/>
                                <w:b/>
                                <w:sz w:val="32"/>
                                <w:szCs w:val="32"/>
                              </w:rPr>
                              <w:t>Équipe Scrum (l’équipe de développement) :</w:t>
                            </w:r>
                            <w:r w:rsidRPr="00827C5D">
                              <w:rPr>
                                <w:rFonts w:cstheme="minorHAnsi"/>
                                <w:sz w:val="32"/>
                                <w:szCs w:val="32"/>
                              </w:rPr>
                              <w:t xml:space="preserve"> </w:t>
                            </w:r>
                            <w:r w:rsidRPr="00827C5D">
                              <w:rPr>
                                <w:rFonts w:cstheme="minorHAnsi"/>
                                <w:sz w:val="32"/>
                                <w:szCs w:val="32"/>
                              </w:rPr>
                              <w:t>cette équipe se compose de trois à dix</w:t>
                            </w:r>
                            <w:r w:rsidRPr="00827C5D">
                              <w:rPr>
                                <w:rFonts w:cstheme="minorHAnsi"/>
                                <w:sz w:val="32"/>
                                <w:szCs w:val="32"/>
                              </w:rPr>
                              <w:t xml:space="preserve"> </w:t>
                            </w:r>
                            <w:r w:rsidRPr="00827C5D">
                              <w:rPr>
                                <w:rFonts w:cstheme="minorHAnsi"/>
                                <w:sz w:val="32"/>
                                <w:szCs w:val="32"/>
                              </w:rPr>
                              <w:t>développeurs. Elle est responsable de la mise en œuvre des solutions techniques et de</w:t>
                            </w:r>
                            <w:r w:rsidRPr="00827C5D">
                              <w:rPr>
                                <w:rFonts w:cstheme="minorHAnsi"/>
                                <w:sz w:val="32"/>
                                <w:szCs w:val="32"/>
                              </w:rPr>
                              <w:t xml:space="preserve"> </w:t>
                            </w:r>
                            <w:r w:rsidRPr="00827C5D">
                              <w:rPr>
                                <w:rFonts w:cstheme="minorHAnsi"/>
                                <w:sz w:val="32"/>
                                <w:szCs w:val="32"/>
                              </w:rPr>
                              <w:t>la réalisation des tâches de développement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F1650" id="_x0000_s1030" type="#_x0000_t202" style="position:absolute;margin-left:327.85pt;margin-top:417pt;width:379.05pt;height:119.1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">
                <v:textbox>
                  <w:txbxContent>
                    <w:p w14:paraId="407B60E6" w14:textId="2808F8C8" w:rsidR="007576E9" w:rsidRPr="00827C5D" w:rsidRDefault="0019171E" w:rsidP="00C13E31">
                      <w:pPr>
                        <w:pStyle w:val="ListParagraph"/>
                        <w:numPr>
                          <w:ilvl w:val="0"/>
                          <w:numId w:val="20"/>
                        </w:numPr>
                        <w:rPr>
                          <w:rFonts w:cstheme="minorHAnsi"/>
                          <w:sz w:val="32"/>
                          <w:szCs w:val="32"/>
                        </w:rPr>
                      </w:pPr>
                      <w:r w:rsidRPr="00827C5D">
                        <w:rPr>
                          <w:rFonts w:cstheme="minorHAnsi"/>
                          <w:b/>
                          <w:sz w:val="32"/>
                          <w:szCs w:val="32"/>
                        </w:rPr>
                        <w:t>Équipe Scrum (l’équipe de développement) :</w:t>
                      </w:r>
                      <w:r w:rsidRPr="00827C5D">
                        <w:rPr>
                          <w:rFonts w:cstheme="minorHAnsi"/>
                          <w:sz w:val="32"/>
                          <w:szCs w:val="32"/>
                        </w:rPr>
                        <w:t xml:space="preserve"> </w:t>
                      </w:r>
                      <w:r w:rsidRPr="00827C5D">
                        <w:rPr>
                          <w:rFonts w:cstheme="minorHAnsi"/>
                          <w:sz w:val="32"/>
                          <w:szCs w:val="32"/>
                        </w:rPr>
                        <w:t>cette équipe se compose de trois à dix</w:t>
                      </w:r>
                      <w:r w:rsidRPr="00827C5D">
                        <w:rPr>
                          <w:rFonts w:cstheme="minorHAnsi"/>
                          <w:sz w:val="32"/>
                          <w:szCs w:val="32"/>
                        </w:rPr>
                        <w:t xml:space="preserve"> </w:t>
                      </w:r>
                      <w:r w:rsidRPr="00827C5D">
                        <w:rPr>
                          <w:rFonts w:cstheme="minorHAnsi"/>
                          <w:sz w:val="32"/>
                          <w:szCs w:val="32"/>
                        </w:rPr>
                        <w:t>développeurs. Elle est responsable de la mise en œuvre des solutions techniques et de</w:t>
                      </w:r>
                      <w:r w:rsidRPr="00827C5D">
                        <w:rPr>
                          <w:rFonts w:cstheme="minorHAnsi"/>
                          <w:sz w:val="32"/>
                          <w:szCs w:val="32"/>
                        </w:rPr>
                        <w:t xml:space="preserve"> </w:t>
                      </w:r>
                      <w:r w:rsidRPr="00827C5D">
                        <w:rPr>
                          <w:rFonts w:cstheme="minorHAnsi"/>
                          <w:sz w:val="32"/>
                          <w:szCs w:val="32"/>
                        </w:rPr>
                        <w:t>la réalisation des tâches de développement [8].</w:t>
                      </w: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71D881A6">
                <wp:simplePos x="0" y="0"/>
                <wp:positionH relativeFrom="margin">
                  <wp:align>right</wp:align>
                </wp:positionH>
                <wp:positionV relativeFrom="paragraph">
                  <wp:posOffset>3247813</wp:posOffset>
                </wp:positionV>
                <wp:extent cx="4827270" cy="2020570"/>
                <wp:effectExtent l="0" t="0" r="11430" b="1778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7270" cy="2020711"/>
                        </a:xfrm>
                        <a:prstGeom prst="rect">
                          <a:avLst/>
                        </a:prstGeom>
                        <a:solidFill>
                          <a:srgbClr val="FFFFFF"/>
                        </a:solidFill>
                        <a:ln w="9525">
                          <a:solidFill>
                            <a:srgbClr val="000000"/>
                          </a:solidFill>
                          <a:miter lim="800000"/>
                          <a:headEnd/>
                          <a:tailEnd/>
                        </a:ln>
                      </wps:spPr>
                      <wps:txbx>
                        <w:txbxContent>
                          <w:p w14:paraId="624131CE" w14:textId="0A9A9755" w:rsidR="007576E9" w:rsidRPr="00827C5D" w:rsidRDefault="007576E9" w:rsidP="00C13E31">
                            <w:pPr>
                              <w:pStyle w:val="ListParagraph"/>
                              <w:numPr>
                                <w:ilvl w:val="0"/>
                                <w:numId w:val="19"/>
                              </w:numPr>
                              <w:rPr>
                                <w:rFonts w:cstheme="minorHAnsi"/>
                                <w:sz w:val="32"/>
                                <w:szCs w:val="32"/>
                              </w:rPr>
                            </w:pPr>
                            <w:r w:rsidRPr="00827C5D">
                              <w:rPr>
                                <w:rFonts w:cstheme="minorHAnsi"/>
                                <w:b/>
                                <w:sz w:val="32"/>
                                <w:szCs w:val="32"/>
                              </w:rPr>
                              <w:t>Scrum master (SM) :</w:t>
                            </w:r>
                            <w:r w:rsidRPr="00827C5D">
                              <w:rPr>
                                <w:rFonts w:cstheme="minorHAnsi"/>
                                <w:sz w:val="32"/>
                                <w:szCs w:val="32"/>
                              </w:rPr>
                              <w:t xml:space="preserve"> C’est un facilitateur et un coach plus qu’un superviseur.</w:t>
                            </w:r>
                          </w:p>
                          <w:p w14:paraId="5970C152" w14:textId="2E9C6258" w:rsidR="007576E9" w:rsidRPr="00827C5D" w:rsidRDefault="007576E9" w:rsidP="007576E9">
                            <w:pPr>
                              <w:pStyle w:val="ListParagraph"/>
                              <w:rPr>
                                <w:rFonts w:cstheme="minorHAnsi"/>
                                <w:b/>
                                <w:sz w:val="32"/>
                                <w:szCs w:val="32"/>
                              </w:rPr>
                            </w:pPr>
                            <w:r w:rsidRPr="00827C5D">
                              <w:rPr>
                                <w:rStyle w:val="Heading1Char"/>
                                <w:rFonts w:asciiTheme="minorHAnsi" w:hAnsiTheme="minorHAnsi" w:cstheme="minorHAnsi"/>
                                <w:color w:val="000000"/>
                                <w:bdr w:val="none" w:sz="0" w:space="0" w:color="auto" w:frame="1"/>
                                <w:shd w:val="clear" w:color="auto" w:fill="FFFFFF"/>
                              </w:rPr>
                              <w:t>Il</w:t>
                            </w:r>
                            <w:r w:rsidRPr="00827C5D">
                              <w:rPr>
                                <w:rFonts w:cstheme="minorHAnsi"/>
                                <w:color w:val="000000"/>
                                <w:sz w:val="32"/>
                                <w:szCs w:val="32"/>
                                <w:shd w:val="clear" w:color="auto" w:fill="FFFFFF"/>
                              </w:rPr>
                              <w:t xml:space="preserve"> a comme rôle d’aider l’équipe à mettre un cadre Scrum adapté au contexte de l’équipe. </w:t>
                            </w:r>
                          </w:p>
                          <w:p w14:paraId="3DB42130" w14:textId="77777777" w:rsidR="0019171E" w:rsidRPr="00827C5D" w:rsidRDefault="0019171E" w:rsidP="0019171E">
                            <w:pPr>
                              <w:pStyle w:val="ListParagraph"/>
                              <w:rPr>
                                <w:rFonts w:cstheme="minorHAnsi"/>
                                <w:sz w:val="32"/>
                                <w:szCs w:val="32"/>
                              </w:rPr>
                            </w:pPr>
                            <w:r w:rsidRPr="00827C5D">
                              <w:rPr>
                                <w:rFonts w:cstheme="minorHAnsi"/>
                                <w:sz w:val="32"/>
                                <w:szCs w:val="32"/>
                              </w:rPr>
                              <w:t>Il protège l’équipe des éléments perturbateurs, ainsi que des</w:t>
                            </w:r>
                          </w:p>
                          <w:p w14:paraId="5FE52E0A" w14:textId="4269FB9D" w:rsidR="007576E9" w:rsidRPr="00827C5D" w:rsidRDefault="0019171E" w:rsidP="0019171E">
                            <w:pPr>
                              <w:pStyle w:val="ListParagraph"/>
                              <w:rPr>
                                <w:rFonts w:cstheme="minorHAnsi"/>
                                <w:sz w:val="32"/>
                                <w:szCs w:val="32"/>
                              </w:rPr>
                            </w:pPr>
                            <w:proofErr w:type="gramStart"/>
                            <w:r w:rsidRPr="00827C5D">
                              <w:rPr>
                                <w:rFonts w:cstheme="minorHAnsi"/>
                                <w:sz w:val="32"/>
                                <w:szCs w:val="32"/>
                              </w:rPr>
                              <w:t>problèmes</w:t>
                            </w:r>
                            <w:proofErr w:type="gramEnd"/>
                            <w:r w:rsidRPr="00827C5D">
                              <w:rPr>
                                <w:rFonts w:cstheme="minorHAnsi"/>
                                <w:sz w:val="32"/>
                                <w:szCs w:val="32"/>
                              </w:rPr>
                              <w:t xml:space="preserve"> non techniques.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31" type="#_x0000_t202" style="position:absolute;margin-left:328.9pt;margin-top:255.75pt;width:380.1pt;height:159.1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">
                <v:textbox>
                  <w:txbxContent>
                    <w:p w14:paraId="624131CE" w14:textId="0A9A9755" w:rsidR="007576E9" w:rsidRPr="00827C5D" w:rsidRDefault="007576E9" w:rsidP="00C13E31">
                      <w:pPr>
                        <w:pStyle w:val="ListParagraph"/>
                        <w:numPr>
                          <w:ilvl w:val="0"/>
                          <w:numId w:val="19"/>
                        </w:numPr>
                        <w:rPr>
                          <w:rFonts w:cstheme="minorHAnsi"/>
                          <w:sz w:val="32"/>
                          <w:szCs w:val="32"/>
                        </w:rPr>
                      </w:pPr>
                      <w:r w:rsidRPr="00827C5D">
                        <w:rPr>
                          <w:rFonts w:cstheme="minorHAnsi"/>
                          <w:b/>
                          <w:sz w:val="32"/>
                          <w:szCs w:val="32"/>
                        </w:rPr>
                        <w:t>Scrum master (SM) :</w:t>
                      </w:r>
                      <w:r w:rsidRPr="00827C5D">
                        <w:rPr>
                          <w:rFonts w:cstheme="minorHAnsi"/>
                          <w:sz w:val="32"/>
                          <w:szCs w:val="32"/>
                        </w:rPr>
                        <w:t xml:space="preserve"> C’est un facilitateur et un coach plus qu’un superviseur.</w:t>
                      </w:r>
                    </w:p>
                    <w:p w14:paraId="5970C152" w14:textId="2E9C6258" w:rsidR="007576E9" w:rsidRPr="00827C5D" w:rsidRDefault="007576E9" w:rsidP="007576E9">
                      <w:pPr>
                        <w:pStyle w:val="ListParagraph"/>
                        <w:rPr>
                          <w:rFonts w:cstheme="minorHAnsi"/>
                          <w:b/>
                          <w:sz w:val="32"/>
                          <w:szCs w:val="32"/>
                        </w:rPr>
                      </w:pPr>
                      <w:r w:rsidRPr="00827C5D">
                        <w:rPr>
                          <w:rStyle w:val="Heading1Char"/>
                          <w:rFonts w:asciiTheme="minorHAnsi" w:hAnsiTheme="minorHAnsi" w:cstheme="minorHAnsi"/>
                          <w:color w:val="000000"/>
                          <w:bdr w:val="none" w:sz="0" w:space="0" w:color="auto" w:frame="1"/>
                          <w:shd w:val="clear" w:color="auto" w:fill="FFFFFF"/>
                        </w:rPr>
                        <w:t>Il</w:t>
                      </w:r>
                      <w:r w:rsidRPr="00827C5D">
                        <w:rPr>
                          <w:rFonts w:cstheme="minorHAnsi"/>
                          <w:color w:val="000000"/>
                          <w:sz w:val="32"/>
                          <w:szCs w:val="32"/>
                          <w:shd w:val="clear" w:color="auto" w:fill="FFFFFF"/>
                        </w:rPr>
                        <w:t xml:space="preserve"> a comme rôle d’aider l’équipe à mettre un cadre Scrum adapté au contexte de l’équipe. </w:t>
                      </w:r>
                    </w:p>
                    <w:p w14:paraId="3DB42130" w14:textId="77777777" w:rsidR="0019171E" w:rsidRPr="00827C5D" w:rsidRDefault="0019171E" w:rsidP="0019171E">
                      <w:pPr>
                        <w:pStyle w:val="ListParagraph"/>
                        <w:rPr>
                          <w:rFonts w:cstheme="minorHAnsi"/>
                          <w:sz w:val="32"/>
                          <w:szCs w:val="32"/>
                        </w:rPr>
                      </w:pPr>
                      <w:r w:rsidRPr="00827C5D">
                        <w:rPr>
                          <w:rFonts w:cstheme="minorHAnsi"/>
                          <w:sz w:val="32"/>
                          <w:szCs w:val="32"/>
                        </w:rPr>
                        <w:t>Il protège l’équipe des éléments perturbateurs, ainsi que des</w:t>
                      </w:r>
                    </w:p>
                    <w:p w14:paraId="5FE52E0A" w14:textId="4269FB9D" w:rsidR="007576E9" w:rsidRPr="00827C5D" w:rsidRDefault="0019171E" w:rsidP="0019171E">
                      <w:pPr>
                        <w:pStyle w:val="ListParagraph"/>
                        <w:rPr>
                          <w:rFonts w:cstheme="minorHAnsi"/>
                          <w:sz w:val="32"/>
                          <w:szCs w:val="32"/>
                        </w:rPr>
                      </w:pPr>
                      <w:proofErr w:type="gramStart"/>
                      <w:r w:rsidRPr="00827C5D">
                        <w:rPr>
                          <w:rFonts w:cstheme="minorHAnsi"/>
                          <w:sz w:val="32"/>
                          <w:szCs w:val="32"/>
                        </w:rPr>
                        <w:t>problèmes</w:t>
                      </w:r>
                      <w:proofErr w:type="gramEnd"/>
                      <w:r w:rsidRPr="00827C5D">
                        <w:rPr>
                          <w:rFonts w:cstheme="minorHAnsi"/>
                          <w:sz w:val="32"/>
                          <w:szCs w:val="32"/>
                        </w:rPr>
                        <w:t xml:space="preserve"> non techniques.</w:t>
                      </w:r>
                    </w:p>
                  </w:txbxContent>
                </v:textbox>
                <w10:wrap type="square" anchorx="margin"/>
              </v:shape>
            </w:pict>
          </mc:Fallback>
        </mc:AlternateContent>
      </w:r>
    </w:p>
    <w:p w14:paraId="6D092A03" w14:textId="003ADD78" w:rsidR="00BC7FDA" w:rsidRPr="00827C5D" w:rsidRDefault="00BC7FDA" w:rsidP="00BC7FDA">
      <w:pPr>
        <w:ind w:left="1416"/>
        <w:rPr>
          <w:rFonts w:cstheme="minorHAnsi"/>
          <w:color w:val="0D0D0D"/>
          <w:sz w:val="32"/>
          <w:szCs w:val="32"/>
          <w:shd w:val="clear" w:color="auto" w:fill="FFFFFF"/>
        </w:rPr>
      </w:pPr>
    </w:p>
    <w:p w14:paraId="688199A9" w14:textId="52647681" w:rsidR="00BC7FDA" w:rsidRPr="00827C5D" w:rsidRDefault="00BC7FDA" w:rsidP="00BC7FDA">
      <w:pPr>
        <w:ind w:left="1416"/>
        <w:rPr>
          <w:rFonts w:cstheme="minorHAnsi"/>
          <w:color w:val="0D0D0D"/>
          <w:sz w:val="32"/>
          <w:szCs w:val="32"/>
          <w:shd w:val="clear" w:color="auto" w:fill="FFFFFF"/>
        </w:rPr>
      </w:pPr>
    </w:p>
    <w:p w14:paraId="21F37531" w14:textId="7E614D7C" w:rsidR="00B546D0" w:rsidRPr="00827C5D" w:rsidRDefault="00B546D0" w:rsidP="00F74415">
      <w:pPr>
        <w:pStyle w:val="ListParagraph"/>
        <w:ind w:left="1296"/>
        <w:rPr>
          <w:rFonts w:cstheme="minorHAnsi"/>
          <w:color w:val="0D0D0D"/>
          <w:sz w:val="32"/>
          <w:szCs w:val="32"/>
          <w:shd w:val="clear" w:color="auto" w:fill="FFFFFF"/>
        </w:rPr>
      </w:pPr>
    </w:p>
    <w:p w14:paraId="1D861A94" w14:textId="4BB31FDB" w:rsidR="00B546D0" w:rsidRPr="00827C5D" w:rsidRDefault="00B546D0" w:rsidP="00F74415">
      <w:pPr>
        <w:pStyle w:val="ListParagraph"/>
        <w:ind w:left="1296"/>
        <w:rPr>
          <w:rFonts w:cstheme="minorHAnsi"/>
          <w:color w:val="0D0D0D"/>
          <w:sz w:val="32"/>
          <w:szCs w:val="32"/>
          <w:shd w:val="clear" w:color="auto" w:fill="FFFFFF"/>
        </w:rPr>
      </w:pPr>
    </w:p>
    <w:p w14:paraId="397EE4E1" w14:textId="5B9180EB" w:rsidR="00B546D0" w:rsidRPr="00827C5D" w:rsidRDefault="00B546D0" w:rsidP="00F74415">
      <w:pPr>
        <w:pStyle w:val="ListParagraph"/>
        <w:ind w:left="1296"/>
        <w:rPr>
          <w:rFonts w:cstheme="minorHAnsi"/>
          <w:color w:val="0D0D0D"/>
          <w:sz w:val="32"/>
          <w:szCs w:val="32"/>
          <w:shd w:val="clear" w:color="auto" w:fill="FFFFFF"/>
        </w:rPr>
      </w:pPr>
    </w:p>
    <w:p w14:paraId="4FFF392D" w14:textId="7F544692" w:rsidR="00B546D0" w:rsidRPr="00827C5D" w:rsidRDefault="00B546D0" w:rsidP="00F74415">
      <w:pPr>
        <w:pStyle w:val="ListParagraph"/>
        <w:ind w:left="1296"/>
        <w:rPr>
          <w:rFonts w:cstheme="minorHAnsi"/>
          <w:color w:val="0D0D0D"/>
          <w:sz w:val="32"/>
          <w:szCs w:val="32"/>
          <w:shd w:val="clear" w:color="auto" w:fill="FFFFFF"/>
        </w:rPr>
      </w:pPr>
    </w:p>
    <w:p w14:paraId="1C3B279F" w14:textId="798CF5CA" w:rsidR="00B546D0" w:rsidRPr="00827C5D" w:rsidRDefault="00F36A37" w:rsidP="00F74415">
      <w:pPr>
        <w:pStyle w:val="ListParagraph"/>
        <w:ind w:left="1296"/>
        <w:rPr>
          <w:rFonts w:cstheme="minorHAnsi"/>
          <w:color w:val="0D0D0D"/>
          <w:sz w:val="32"/>
          <w:szCs w:val="32"/>
          <w:shd w:val="clear" w:color="auto" w:fill="FFFFFF"/>
        </w:rPr>
      </w:pPr>
      <w:r w:rsidRPr="00827C5D">
        <w:rPr>
          <w:rFonts w:cstheme="minorHAnsi"/>
          <w:color w:val="0D0D0D"/>
          <w:sz w:val="32"/>
          <w:szCs w:val="32"/>
          <w:shd w:val="clear" w:color="auto" w:fill="FFFFFF"/>
        </w:rPr>
        <w:t>La figure suivante représente la zone d'intersection des responsabilités des divers acteurs impliqués dans un Framework Scrum :</w:t>
      </w:r>
    </w:p>
    <w:p w14:paraId="2FBE4862" w14:textId="31EBB723" w:rsidR="00F36A37" w:rsidRDefault="00F36A37" w:rsidP="00F74415">
      <w:pPr>
        <w:pStyle w:val="ListParagraph"/>
        <w:ind w:left="1296"/>
        <w:rPr>
          <w:rFonts w:ascii="Segoe UI" w:hAnsi="Segoe UI" w:cs="Segoe UI"/>
          <w:color w:val="0D0D0D"/>
          <w:shd w:val="clear" w:color="auto" w:fill="FFFFFF"/>
        </w:rPr>
      </w:pPr>
    </w:p>
    <w:p w14:paraId="3ADD83E5" w14:textId="77777777" w:rsidR="00F36A37" w:rsidRDefault="00F36A37" w:rsidP="00F74415">
      <w:pPr>
        <w:pStyle w:val="ListParagraph"/>
        <w:ind w:left="1296"/>
        <w:rPr>
          <w:rFonts w:ascii="Segoe UI" w:hAnsi="Segoe UI" w:cs="Segoe UI"/>
          <w:color w:val="0D0D0D"/>
          <w:shd w:val="clear" w:color="auto" w:fill="FFFFFF"/>
        </w:rPr>
      </w:pPr>
    </w:p>
    <w:p w14:paraId="7D2ECBF0" w14:textId="0D201593" w:rsidR="00F36A37" w:rsidRDefault="00F36A37" w:rsidP="00F36A37">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22E86E3D" wp14:editId="7AFA90AB">
            <wp:extent cx="5760720" cy="3851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inline>
        </w:drawing>
      </w:r>
    </w:p>
    <w:p w14:paraId="55C95B7E" w14:textId="506B9437" w:rsidR="00B546D0" w:rsidRDefault="00B546D0" w:rsidP="00F74415">
      <w:pPr>
        <w:pStyle w:val="ListParagraph"/>
        <w:ind w:left="1296"/>
        <w:rPr>
          <w:rFonts w:ascii="Segoe UI" w:hAnsi="Segoe UI" w:cs="Segoe UI"/>
          <w:color w:val="0D0D0D"/>
          <w:shd w:val="clear" w:color="auto" w:fill="FFFFFF"/>
        </w:rPr>
      </w:pPr>
    </w:p>
    <w:p w14:paraId="129267C6" w14:textId="15A3C430" w:rsidR="00B546D0" w:rsidRDefault="00B546D0" w:rsidP="00F74415">
      <w:pPr>
        <w:pStyle w:val="ListParagraph"/>
        <w:ind w:left="1296"/>
        <w:rPr>
          <w:rFonts w:ascii="Segoe UI" w:hAnsi="Segoe UI" w:cs="Segoe UI"/>
          <w:color w:val="0D0D0D"/>
          <w:shd w:val="clear" w:color="auto" w:fill="FFFFFF"/>
        </w:rPr>
      </w:pPr>
    </w:p>
    <w:p w14:paraId="2C8997C0" w14:textId="77777777" w:rsidR="002777E2" w:rsidRPr="00827C5D" w:rsidRDefault="002777E2" w:rsidP="002777E2">
      <w:pPr>
        <w:rPr>
          <w:rFonts w:cstheme="minorHAnsi"/>
          <w:color w:val="0D0D0D"/>
          <w:sz w:val="32"/>
          <w:szCs w:val="32"/>
          <w:shd w:val="clear" w:color="auto" w:fill="FFFFFF"/>
        </w:rPr>
      </w:pPr>
    </w:p>
    <w:p w14:paraId="302B060D" w14:textId="358F6FCD" w:rsidR="00B546D0" w:rsidRPr="00827C5D" w:rsidRDefault="002777E2" w:rsidP="002777E2">
      <w:pPr>
        <w:pStyle w:val="ListParagraph"/>
        <w:ind w:left="1296"/>
        <w:rPr>
          <w:rFonts w:cstheme="minorHAnsi"/>
          <w:color w:val="0D0D0D"/>
          <w:sz w:val="32"/>
          <w:szCs w:val="32"/>
          <w:shd w:val="clear" w:color="auto" w:fill="FFFFFF"/>
        </w:rPr>
      </w:pPr>
      <w:r w:rsidRPr="00827C5D">
        <w:rPr>
          <w:rFonts w:cstheme="minorHAnsi"/>
          <w:color w:val="0D0D0D"/>
          <w:sz w:val="32"/>
          <w:szCs w:val="32"/>
          <w:shd w:val="clear" w:color="auto" w:fill="FFFFFF"/>
        </w:rPr>
        <w:t>Le tableau 1 met en perspective le Framework Scrum par rapport à notre projet. Il détaille les intervenants impliqués, leurs fonctions respectives, ainsi que les tâches qui leur incombent.</w:t>
      </w:r>
    </w:p>
    <w:p w14:paraId="31C0CF52" w14:textId="2F6C90CA" w:rsidR="00B546D0" w:rsidRDefault="00B546D0" w:rsidP="00F74415">
      <w:pPr>
        <w:pStyle w:val="ListParagraph"/>
        <w:ind w:left="1296"/>
        <w:rPr>
          <w:rFonts w:ascii="Segoe UI" w:hAnsi="Segoe UI" w:cs="Segoe UI"/>
          <w:color w:val="0D0D0D"/>
          <w:shd w:val="clear" w:color="auto" w:fill="FFFFFF"/>
        </w:rPr>
      </w:pPr>
    </w:p>
    <w:p w14:paraId="72FB6E3F" w14:textId="32C15110" w:rsidR="00827C5D" w:rsidRDefault="00827C5D" w:rsidP="00F74415">
      <w:pPr>
        <w:pStyle w:val="ListParagraph"/>
        <w:ind w:left="1296"/>
        <w:rPr>
          <w:rFonts w:ascii="Segoe UI" w:hAnsi="Segoe UI" w:cs="Segoe UI"/>
          <w:color w:val="0D0D0D"/>
          <w:shd w:val="clear" w:color="auto" w:fill="FFFFFF"/>
        </w:rPr>
      </w:pPr>
    </w:p>
    <w:p w14:paraId="3D4F9520" w14:textId="77777777" w:rsidR="00827C5D" w:rsidRDefault="00827C5D" w:rsidP="00F74415">
      <w:pPr>
        <w:pStyle w:val="ListParagraph"/>
        <w:ind w:left="1296"/>
        <w:rPr>
          <w:rFonts w:ascii="Segoe UI" w:hAnsi="Segoe UI" w:cs="Segoe UI"/>
          <w:color w:val="0D0D0D"/>
          <w:shd w:val="clear" w:color="auto" w:fill="FFFFFF"/>
        </w:rPr>
      </w:pPr>
    </w:p>
    <w:p w14:paraId="077D7DDF" w14:textId="745295DF" w:rsidR="00B546D0" w:rsidRDefault="00B546D0" w:rsidP="00F74415">
      <w:pPr>
        <w:pStyle w:val="ListParagraph"/>
        <w:ind w:left="1296"/>
        <w:rPr>
          <w:rFonts w:ascii="Segoe UI" w:hAnsi="Segoe UI" w:cs="Segoe UI"/>
          <w:color w:val="0D0D0D"/>
          <w:shd w:val="clear" w:color="auto" w:fill="FFFFFF"/>
        </w:rPr>
      </w:pPr>
    </w:p>
    <w:p w14:paraId="1F4C7F41" w14:textId="54BAA22D" w:rsidR="00B546D0" w:rsidRDefault="00B546D0" w:rsidP="002777E2">
      <w:pPr>
        <w:pStyle w:val="ListParagraph"/>
        <w:ind w:left="708"/>
        <w:rPr>
          <w:rFonts w:ascii="Segoe UI" w:hAnsi="Segoe UI" w:cs="Segoe UI"/>
          <w:color w:val="0D0D0D"/>
          <w:shd w:val="clear" w:color="auto" w:fill="FFFFFF"/>
        </w:rPr>
      </w:pPr>
    </w:p>
    <w:tbl>
      <w:tblPr>
        <w:tblStyle w:val="TableGrid"/>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lastRenderedPageBreak/>
              <w:t>Rôle</w:t>
            </w:r>
          </w:p>
        </w:tc>
        <w:tc>
          <w:tcPr>
            <w:tcW w:w="3524" w:type="dxa"/>
          </w:tcPr>
          <w:p w14:paraId="0B028BC6" w14:textId="3516C1E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Mission</w:t>
            </w:r>
          </w:p>
        </w:tc>
        <w:tc>
          <w:tcPr>
            <w:tcW w:w="2786" w:type="dxa"/>
          </w:tcPr>
          <w:p w14:paraId="7BB8F195" w14:textId="34706915"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Acteur(s)</w:t>
            </w:r>
          </w:p>
        </w:tc>
      </w:tr>
      <w:tr w:rsidR="002777E2" w14:paraId="2C1AFFE4" w14:textId="77777777" w:rsidTr="002777E2">
        <w:trPr>
          <w:trHeight w:val="799"/>
        </w:trPr>
        <w:tc>
          <w:tcPr>
            <w:tcW w:w="1928" w:type="dxa"/>
          </w:tcPr>
          <w:p w14:paraId="342FD8B1" w14:textId="4CC1D86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team</w:t>
            </w:r>
          </w:p>
        </w:tc>
        <w:tc>
          <w:tcPr>
            <w:tcW w:w="3524" w:type="dxa"/>
          </w:tcPr>
          <w:p w14:paraId="2A98C749" w14:textId="05C42C43" w:rsidR="002777E2" w:rsidRP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Conception, développement, test et</w:t>
            </w:r>
            <w:r>
              <w:rPr>
                <w:rFonts w:ascii="Segoe UI" w:hAnsi="Segoe UI" w:cs="Segoe UI"/>
                <w:color w:val="0D0D0D"/>
                <w:shd w:val="clear" w:color="auto" w:fill="FFFFFF"/>
              </w:rPr>
              <w:t xml:space="preserve"> </w:t>
            </w:r>
            <w:r w:rsidRPr="002777E2">
              <w:rPr>
                <w:rFonts w:ascii="Segoe UI" w:hAnsi="Segoe UI" w:cs="Segoe UI"/>
                <w:color w:val="0D0D0D"/>
                <w:shd w:val="clear" w:color="auto" w:fill="FFFFFF"/>
              </w:rPr>
              <w:t>Validation, déploiement</w:t>
            </w:r>
          </w:p>
        </w:tc>
        <w:tc>
          <w:tcPr>
            <w:tcW w:w="2786" w:type="dxa"/>
          </w:tcPr>
          <w:p w14:paraId="7DDF2E9E" w14:textId="760C5C54"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Houimel Oumaima+</w:t>
            </w:r>
          </w:p>
          <w:p w14:paraId="4221F75A" w14:textId="65195950"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Mahjoub Ali</w:t>
            </w:r>
          </w:p>
        </w:tc>
      </w:tr>
      <w:tr w:rsidR="002777E2" w14:paraId="797F770B" w14:textId="77777777" w:rsidTr="002777E2">
        <w:trPr>
          <w:trHeight w:val="712"/>
        </w:trPr>
        <w:tc>
          <w:tcPr>
            <w:tcW w:w="1928" w:type="dxa"/>
          </w:tcPr>
          <w:p w14:paraId="22D794DD" w14:textId="5D1127FA" w:rsid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Product</w:t>
            </w:r>
            <w:r>
              <w:rPr>
                <w:rFonts w:ascii="Segoe UI" w:hAnsi="Segoe UI" w:cs="Segoe UI"/>
                <w:color w:val="0D0D0D"/>
                <w:shd w:val="clear" w:color="auto" w:fill="FFFFFF"/>
              </w:rPr>
              <w:t xml:space="preserve"> O</w:t>
            </w:r>
            <w:r w:rsidRPr="002777E2">
              <w:rPr>
                <w:rFonts w:ascii="Segoe UI" w:hAnsi="Segoe UI" w:cs="Segoe UI"/>
                <w:color w:val="0D0D0D"/>
                <w:shd w:val="clear" w:color="auto" w:fill="FFFFFF"/>
              </w:rPr>
              <w:t>wner</w:t>
            </w:r>
          </w:p>
        </w:tc>
        <w:tc>
          <w:tcPr>
            <w:tcW w:w="3524" w:type="dxa"/>
          </w:tcPr>
          <w:p w14:paraId="43769D41" w14:textId="3D26F28F"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Définition des besoins du système</w:t>
            </w:r>
          </w:p>
        </w:tc>
        <w:tc>
          <w:tcPr>
            <w:tcW w:w="2786" w:type="dxa"/>
          </w:tcPr>
          <w:p w14:paraId="387B9E94" w14:textId="2D73BD7C"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Mr </w:t>
            </w:r>
            <w:proofErr w:type="spellStart"/>
            <w:r>
              <w:rPr>
                <w:rFonts w:ascii="Segoe UI" w:hAnsi="Segoe UI" w:cs="Segoe UI"/>
                <w:color w:val="0D0D0D"/>
                <w:shd w:val="clear" w:color="auto" w:fill="FFFFFF"/>
              </w:rPr>
              <w:t>Rochdi</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Jedidi</w:t>
            </w:r>
            <w:proofErr w:type="spellEnd"/>
          </w:p>
        </w:tc>
      </w:tr>
      <w:tr w:rsidR="002777E2" w14:paraId="628027BC" w14:textId="77777777" w:rsidTr="002777E2">
        <w:trPr>
          <w:trHeight w:val="500"/>
        </w:trPr>
        <w:tc>
          <w:tcPr>
            <w:tcW w:w="1928" w:type="dxa"/>
          </w:tcPr>
          <w:p w14:paraId="2A06D4B0" w14:textId="46015E5D"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Master</w:t>
            </w:r>
          </w:p>
        </w:tc>
        <w:tc>
          <w:tcPr>
            <w:tcW w:w="3524" w:type="dxa"/>
          </w:tcPr>
          <w:p w14:paraId="631A28CB" w14:textId="440EC3A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Admission du projet</w:t>
            </w:r>
          </w:p>
        </w:tc>
        <w:tc>
          <w:tcPr>
            <w:tcW w:w="2786" w:type="dxa"/>
          </w:tcPr>
          <w:p w14:paraId="7D9BF12C" w14:textId="4DF6639A"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Mme </w:t>
            </w:r>
            <w:r w:rsidRPr="002777E2">
              <w:rPr>
                <w:rFonts w:ascii="Segoe UI" w:hAnsi="Segoe UI" w:cs="Segoe UI"/>
                <w:color w:val="0D0D0D"/>
                <w:shd w:val="clear" w:color="auto" w:fill="FFFFFF"/>
              </w:rPr>
              <w:t>Bouzid Emna</w:t>
            </w:r>
          </w:p>
        </w:tc>
      </w:tr>
    </w:tbl>
    <w:p w14:paraId="16EC6FB8" w14:textId="060833C6" w:rsidR="00B546D0" w:rsidRDefault="00B546D0" w:rsidP="00F74415">
      <w:pPr>
        <w:pStyle w:val="ListParagraph"/>
        <w:ind w:left="1296"/>
        <w:rPr>
          <w:rFonts w:ascii="Segoe UI" w:hAnsi="Segoe UI" w:cs="Segoe UI"/>
          <w:color w:val="0D0D0D"/>
          <w:shd w:val="clear" w:color="auto" w:fill="FFFFFF"/>
        </w:rPr>
      </w:pPr>
    </w:p>
    <w:p w14:paraId="03B6E510" w14:textId="1A7E37C9" w:rsidR="00681D60" w:rsidRDefault="00681D60" w:rsidP="00F74415">
      <w:pPr>
        <w:pStyle w:val="ListParagraph"/>
        <w:ind w:left="1296"/>
        <w:rPr>
          <w:rFonts w:ascii="Segoe UI" w:hAnsi="Segoe UI" w:cs="Segoe UI"/>
          <w:color w:val="0D0D0D"/>
          <w:shd w:val="clear" w:color="auto" w:fill="FFFFFF"/>
        </w:rPr>
      </w:pPr>
    </w:p>
    <w:p w14:paraId="772ECA7F" w14:textId="591B57FB" w:rsidR="00681D60" w:rsidRDefault="00681D60" w:rsidP="00F74415">
      <w:pPr>
        <w:pStyle w:val="ListParagraph"/>
        <w:ind w:left="1296"/>
        <w:rPr>
          <w:rFonts w:ascii="Segoe UI" w:hAnsi="Segoe UI" w:cs="Segoe UI"/>
          <w:color w:val="0D0D0D"/>
          <w:shd w:val="clear" w:color="auto" w:fill="FFFFFF"/>
        </w:rPr>
      </w:pPr>
    </w:p>
    <w:p w14:paraId="6D035967" w14:textId="77777777" w:rsidR="00681D60" w:rsidRDefault="00681D60" w:rsidP="00F74415">
      <w:pPr>
        <w:pStyle w:val="ListParagraph"/>
        <w:ind w:left="1296"/>
        <w:rPr>
          <w:rFonts w:ascii="Segoe UI" w:hAnsi="Segoe UI" w:cs="Segoe UI"/>
          <w:color w:val="0D0D0D"/>
          <w:shd w:val="clear" w:color="auto" w:fill="FFFFFF"/>
        </w:rPr>
      </w:pPr>
    </w:p>
    <w:p w14:paraId="5083FE2B" w14:textId="2D3A8945" w:rsidR="00B546D0" w:rsidRDefault="00681D60" w:rsidP="00681D60">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D27A077" wp14:editId="7C0D81D3">
            <wp:extent cx="5949388" cy="434006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1">
                      <a:extLst>
                        <a:ext uri="{28A0092B-C50C-407E-A947-70E740481C1C}">
                          <a14:useLocalDpi xmlns:a14="http://schemas.microsoft.com/office/drawing/2010/main" val="0"/>
                        </a:ext>
                      </a:extLst>
                    </a:blip>
                    <a:stretch>
                      <a:fillRect/>
                    </a:stretch>
                  </pic:blipFill>
                  <pic:spPr>
                    <a:xfrm>
                      <a:off x="0" y="0"/>
                      <a:ext cx="5959700" cy="4347586"/>
                    </a:xfrm>
                    <a:prstGeom prst="rect">
                      <a:avLst/>
                    </a:prstGeom>
                  </pic:spPr>
                </pic:pic>
              </a:graphicData>
            </a:graphic>
          </wp:inline>
        </w:drawing>
      </w:r>
    </w:p>
    <w:p w14:paraId="39B0DB3B" w14:textId="50D744FE" w:rsidR="00681D60" w:rsidRDefault="00681D60" w:rsidP="00681D60">
      <w:pPr>
        <w:pStyle w:val="ListParagraph"/>
        <w:ind w:left="0"/>
        <w:rPr>
          <w:rFonts w:ascii="Segoe UI" w:hAnsi="Segoe UI" w:cs="Segoe UI"/>
          <w:color w:val="0D0D0D"/>
          <w:shd w:val="clear" w:color="auto" w:fill="FFFFFF"/>
        </w:rPr>
      </w:pPr>
    </w:p>
    <w:p w14:paraId="6D7EA6F4" w14:textId="2ED7C0F3" w:rsidR="00681D60" w:rsidRDefault="00681D60" w:rsidP="00681D60">
      <w:pPr>
        <w:pStyle w:val="ListParagraph"/>
        <w:ind w:left="0"/>
        <w:rPr>
          <w:rFonts w:ascii="Segoe UI" w:hAnsi="Segoe UI" w:cs="Segoe UI"/>
          <w:color w:val="0D0D0D"/>
          <w:shd w:val="clear" w:color="auto" w:fill="FFFFFF"/>
        </w:rPr>
      </w:pPr>
    </w:p>
    <w:p w14:paraId="2611E9BE" w14:textId="598B55E2" w:rsidR="00681D60" w:rsidRDefault="00681D60" w:rsidP="00681D60">
      <w:pPr>
        <w:pStyle w:val="ListParagraph"/>
        <w:ind w:left="0"/>
        <w:rPr>
          <w:rFonts w:ascii="Segoe UI" w:hAnsi="Segoe UI" w:cs="Segoe UI"/>
          <w:color w:val="0D0D0D"/>
          <w:shd w:val="clear" w:color="auto" w:fill="FFFFFF"/>
        </w:rPr>
      </w:pPr>
    </w:p>
    <w:p w14:paraId="516AB629" w14:textId="77777777" w:rsidR="00681D60" w:rsidRPr="00827C5D" w:rsidRDefault="00681D60" w:rsidP="00681D60">
      <w:pPr>
        <w:pStyle w:val="ListParagraph"/>
        <w:ind w:left="0"/>
        <w:rPr>
          <w:rFonts w:cstheme="minorHAnsi"/>
          <w:color w:val="0D0D0D"/>
          <w:sz w:val="32"/>
          <w:szCs w:val="32"/>
          <w:shd w:val="clear" w:color="auto" w:fill="FFFFFF"/>
        </w:rPr>
      </w:pPr>
    </w:p>
    <w:p w14:paraId="0E9454EB" w14:textId="26D702A9" w:rsidR="00681D60" w:rsidRPr="00827C5D" w:rsidRDefault="00681D60" w:rsidP="00681D60">
      <w:pPr>
        <w:pStyle w:val="ListParagraph"/>
        <w:ind w:left="0"/>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Démarrage du projet avec Scrum :</w:t>
      </w:r>
    </w:p>
    <w:p w14:paraId="04846550"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xml:space="preserve">Le Product Owner est responsable de l’entretien du Product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Il s’agit de la liste des</w:t>
      </w: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foncionnalités</w:t>
      </w:r>
      <w:proofErr w:type="spellEnd"/>
      <w:r w:rsidRPr="00827C5D">
        <w:rPr>
          <w:rFonts w:cstheme="minorHAnsi"/>
          <w:color w:val="0D0D0D"/>
          <w:sz w:val="32"/>
          <w:szCs w:val="32"/>
          <w:shd w:val="clear" w:color="auto" w:fill="FFFFFF"/>
        </w:rPr>
        <w:t xml:space="preserve"> du produit à </w:t>
      </w:r>
      <w:proofErr w:type="spellStart"/>
      <w:r w:rsidRPr="00827C5D">
        <w:rPr>
          <w:rFonts w:cstheme="minorHAnsi"/>
          <w:color w:val="0D0D0D"/>
          <w:sz w:val="32"/>
          <w:szCs w:val="32"/>
          <w:shd w:val="clear" w:color="auto" w:fill="FFFFFF"/>
        </w:rPr>
        <w:t>developper</w:t>
      </w:r>
      <w:proofErr w:type="spellEnd"/>
      <w:r w:rsidRPr="00827C5D">
        <w:rPr>
          <w:rFonts w:cstheme="minorHAnsi"/>
          <w:color w:val="0D0D0D"/>
          <w:sz w:val="32"/>
          <w:szCs w:val="32"/>
          <w:shd w:val="clear" w:color="auto" w:fill="FFFFFF"/>
        </w:rPr>
        <w:t xml:space="preserve">. Le Product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est une liste ordonnée par </w:t>
      </w:r>
      <w:r w:rsidRPr="00827C5D">
        <w:rPr>
          <w:rFonts w:cstheme="minorHAnsi"/>
          <w:color w:val="0D0D0D"/>
          <w:sz w:val="32"/>
          <w:szCs w:val="32"/>
          <w:shd w:val="clear" w:color="auto" w:fill="FFFFFF"/>
        </w:rPr>
        <w:lastRenderedPageBreak/>
        <w:t>priorité</w:t>
      </w:r>
      <w:r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des besoins fonctionnels et exigences de l’utilisateur qui sont appelées des histoires utilisateurs</w:t>
      </w:r>
      <w:r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 xml:space="preserve">(User Stories). </w:t>
      </w:r>
    </w:p>
    <w:p w14:paraId="04DCDE08" w14:textId="3E48A8E6"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Ces dernières sont une description courte de l’exigence fonctionnelle formulée</w:t>
      </w:r>
    </w:p>
    <w:p w14:paraId="0528DFEC" w14:textId="288083E2" w:rsidR="00681D60" w:rsidRPr="00827C5D" w:rsidRDefault="00681D60" w:rsidP="00681D60">
      <w:pPr>
        <w:pStyle w:val="ListParagraph"/>
        <w:rPr>
          <w:rFonts w:cstheme="minorHAnsi"/>
          <w:color w:val="0D0D0D"/>
          <w:sz w:val="32"/>
          <w:szCs w:val="32"/>
          <w:shd w:val="clear" w:color="auto" w:fill="FFFFFF"/>
        </w:rPr>
      </w:pPr>
      <w:proofErr w:type="gramStart"/>
      <w:r w:rsidRPr="00827C5D">
        <w:rPr>
          <w:rFonts w:cstheme="minorHAnsi"/>
          <w:color w:val="0D0D0D"/>
          <w:sz w:val="32"/>
          <w:szCs w:val="32"/>
          <w:shd w:val="clear" w:color="auto" w:fill="FFFFFF"/>
        </w:rPr>
        <w:t>en</w:t>
      </w:r>
      <w:proofErr w:type="gramEnd"/>
      <w:r w:rsidRPr="00827C5D">
        <w:rPr>
          <w:rFonts w:cstheme="minorHAnsi"/>
          <w:color w:val="0D0D0D"/>
          <w:sz w:val="32"/>
          <w:szCs w:val="32"/>
          <w:shd w:val="clear" w:color="auto" w:fill="FFFFFF"/>
        </w:rPr>
        <w:t xml:space="preserve"> une phrase sous la forme : « En tant que "acteur", je veux "un service" ». Dans notre rapport,</w:t>
      </w:r>
      <w:r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 xml:space="preserve">le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du produit comprennent les champs suivants :</w:t>
      </w:r>
    </w:p>
    <w:p w14:paraId="0C230501" w14:textId="77777777" w:rsidR="00681D60" w:rsidRPr="00827C5D" w:rsidRDefault="00681D60" w:rsidP="00681D60">
      <w:pPr>
        <w:pStyle w:val="ListParagraph"/>
        <w:rPr>
          <w:rFonts w:cstheme="minorHAnsi"/>
          <w:color w:val="0D0D0D"/>
          <w:sz w:val="32"/>
          <w:szCs w:val="32"/>
          <w:shd w:val="clear" w:color="auto" w:fill="FFFFFF"/>
        </w:rPr>
      </w:pPr>
    </w:p>
    <w:p w14:paraId="3683A78B"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Thème : représente le thème du user story.</w:t>
      </w:r>
    </w:p>
    <w:p w14:paraId="73BF5177"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ID : représente l’identifiant de chaque story</w:t>
      </w:r>
    </w:p>
    <w:p w14:paraId="0DA5377F"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User story : représente le besoin fonctionnel désiré par l’utilisateur</w:t>
      </w:r>
    </w:p>
    <w:p w14:paraId="164EC0F5"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Importance : définit par la méthode "</w:t>
      </w:r>
      <w:proofErr w:type="spellStart"/>
      <w:r w:rsidRPr="00827C5D">
        <w:rPr>
          <w:rFonts w:cstheme="minorHAnsi"/>
          <w:color w:val="0D0D0D"/>
          <w:sz w:val="32"/>
          <w:szCs w:val="32"/>
          <w:shd w:val="clear" w:color="auto" w:fill="FFFFFF"/>
        </w:rPr>
        <w:t>MoSCow</w:t>
      </w:r>
      <w:proofErr w:type="spellEnd"/>
      <w:r w:rsidRPr="00827C5D">
        <w:rPr>
          <w:rFonts w:cstheme="minorHAnsi"/>
          <w:color w:val="0D0D0D"/>
          <w:sz w:val="32"/>
          <w:szCs w:val="32"/>
          <w:shd w:val="clear" w:color="auto" w:fill="FFFFFF"/>
        </w:rPr>
        <w:t>" dans laquelle chaque user story</w:t>
      </w:r>
    </w:p>
    <w:p w14:paraId="664D24DC" w14:textId="6A1661DB" w:rsidR="00681D60" w:rsidRPr="00827C5D" w:rsidRDefault="00681D60" w:rsidP="00681D60">
      <w:pPr>
        <w:pStyle w:val="ListParagraph"/>
        <w:rPr>
          <w:rFonts w:cstheme="minorHAnsi"/>
          <w:color w:val="0D0D0D"/>
          <w:sz w:val="32"/>
          <w:szCs w:val="32"/>
          <w:shd w:val="clear" w:color="auto" w:fill="FFFFFF"/>
        </w:rPr>
      </w:pPr>
      <w:proofErr w:type="spellStart"/>
      <w:proofErr w:type="gramStart"/>
      <w:r w:rsidRPr="00827C5D">
        <w:rPr>
          <w:rFonts w:cstheme="minorHAnsi"/>
          <w:color w:val="0D0D0D"/>
          <w:sz w:val="32"/>
          <w:szCs w:val="32"/>
          <w:shd w:val="clear" w:color="auto" w:fill="FFFFFF"/>
        </w:rPr>
        <w:t>estpriorisée</w:t>
      </w:r>
      <w:proofErr w:type="spellEnd"/>
      <w:proofErr w:type="gramEnd"/>
      <w:r w:rsidRPr="00827C5D">
        <w:rPr>
          <w:rFonts w:cstheme="minorHAnsi"/>
          <w:color w:val="0D0D0D"/>
          <w:sz w:val="32"/>
          <w:szCs w:val="32"/>
          <w:shd w:val="clear" w:color="auto" w:fill="FFFFFF"/>
        </w:rPr>
        <w:t xml:space="preserve"> comme suivant :</w:t>
      </w:r>
    </w:p>
    <w:p w14:paraId="77B4F86E" w14:textId="77777777" w:rsidR="00681D60" w:rsidRPr="00827C5D" w:rsidRDefault="00681D60" w:rsidP="00681D60">
      <w:pPr>
        <w:pStyle w:val="ListParagraph"/>
        <w:rPr>
          <w:rFonts w:cstheme="minorHAnsi"/>
          <w:color w:val="0D0D0D"/>
          <w:sz w:val="32"/>
          <w:szCs w:val="32"/>
          <w:shd w:val="clear" w:color="auto" w:fill="FFFFFF"/>
        </w:rPr>
      </w:pPr>
    </w:p>
    <w:p w14:paraId="388BEC0E" w14:textId="77777777" w:rsidR="00681D60" w:rsidRPr="00827C5D" w:rsidRDefault="00681D60" w:rsidP="00681D60">
      <w:pPr>
        <w:pStyle w:val="ListParagraph"/>
        <w:ind w:left="1416"/>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Must : la fonctionnalité doit être absolument réalisée</w:t>
      </w:r>
    </w:p>
    <w:p w14:paraId="6AEBB0A5" w14:textId="77777777" w:rsidR="00681D60" w:rsidRPr="00827C5D" w:rsidRDefault="00681D60" w:rsidP="00681D60">
      <w:pPr>
        <w:pStyle w:val="ListParagraph"/>
        <w:ind w:left="1416"/>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Should</w:t>
      </w:r>
      <w:proofErr w:type="spellEnd"/>
      <w:r w:rsidRPr="00827C5D">
        <w:rPr>
          <w:rFonts w:cstheme="minorHAnsi"/>
          <w:color w:val="0D0D0D"/>
          <w:sz w:val="32"/>
          <w:szCs w:val="32"/>
          <w:shd w:val="clear" w:color="auto" w:fill="FFFFFF"/>
        </w:rPr>
        <w:t xml:space="preserve"> : la fonctionnalité doit être réalisée s’il est possible</w:t>
      </w:r>
    </w:p>
    <w:p w14:paraId="218DD75A" w14:textId="552C6184" w:rsidR="00681D60" w:rsidRPr="00827C5D" w:rsidRDefault="00681D60" w:rsidP="00681D60">
      <w:pPr>
        <w:pStyle w:val="ListParagraph"/>
        <w:ind w:left="696" w:firstLine="708"/>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Could</w:t>
      </w:r>
      <w:proofErr w:type="spellEnd"/>
      <w:r w:rsidRPr="00827C5D">
        <w:rPr>
          <w:rFonts w:cstheme="minorHAnsi"/>
          <w:color w:val="0D0D0D"/>
          <w:sz w:val="32"/>
          <w:szCs w:val="32"/>
          <w:shd w:val="clear" w:color="auto" w:fill="FFFFFF"/>
        </w:rPr>
        <w:t xml:space="preserve"> : la fonctionnalité peut être réalisée</w:t>
      </w:r>
    </w:p>
    <w:p w14:paraId="2971F610" w14:textId="3BB62E86" w:rsidR="00681D60" w:rsidRPr="00827C5D" w:rsidRDefault="00681D60" w:rsidP="00681D60">
      <w:pPr>
        <w:pStyle w:val="ListParagraph"/>
        <w:ind w:left="1416"/>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Maybe</w:t>
      </w:r>
      <w:proofErr w:type="spellEnd"/>
      <w:r w:rsidRPr="00827C5D">
        <w:rPr>
          <w:rFonts w:cstheme="minorHAnsi"/>
          <w:color w:val="0D0D0D"/>
          <w:sz w:val="32"/>
          <w:szCs w:val="32"/>
          <w:shd w:val="clear" w:color="auto" w:fill="FFFFFF"/>
        </w:rPr>
        <w:t xml:space="preserve"> : la fonctionnalité peut être réalisée si elle n’a pas d’impact sur les </w:t>
      </w:r>
      <w:r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autres</w:t>
      </w:r>
      <w:r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tâches</w:t>
      </w:r>
    </w:p>
    <w:p w14:paraId="22A5E2D7" w14:textId="66C31159" w:rsidR="00681D60" w:rsidRPr="00827C5D" w:rsidRDefault="00681D60" w:rsidP="00681D60">
      <w:pPr>
        <w:pStyle w:val="ListParagraph"/>
        <w:ind w:left="696" w:firstLine="708"/>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Won’t</w:t>
      </w:r>
      <w:proofErr w:type="spellEnd"/>
      <w:r w:rsidRPr="00827C5D">
        <w:rPr>
          <w:rFonts w:cstheme="minorHAnsi"/>
          <w:color w:val="0D0D0D"/>
          <w:sz w:val="32"/>
          <w:szCs w:val="32"/>
          <w:shd w:val="clear" w:color="auto" w:fill="FFFFFF"/>
        </w:rPr>
        <w:t xml:space="preserve"> : la fonctionnalité sera réalisée plus tard</w:t>
      </w:r>
    </w:p>
    <w:p w14:paraId="647D7166" w14:textId="77777777" w:rsidR="009711CB" w:rsidRPr="00827C5D" w:rsidRDefault="009711CB" w:rsidP="00681D60">
      <w:pPr>
        <w:pStyle w:val="ListParagraph"/>
        <w:ind w:left="696" w:firstLine="708"/>
        <w:rPr>
          <w:rFonts w:cstheme="minorHAnsi"/>
          <w:color w:val="0D0D0D"/>
          <w:sz w:val="32"/>
          <w:szCs w:val="32"/>
          <w:shd w:val="clear" w:color="auto" w:fill="FFFFFF"/>
        </w:rPr>
      </w:pPr>
    </w:p>
    <w:p w14:paraId="2ADBD4D7" w14:textId="77777777"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L’estimation du contenu du Product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se fait par l’équipe pendant la réunion de</w:t>
      </w:r>
    </w:p>
    <w:p w14:paraId="36DD79DD" w14:textId="45C7817B" w:rsidR="009711CB" w:rsidRPr="00827C5D" w:rsidRDefault="009711CB" w:rsidP="009711CB">
      <w:pPr>
        <w:ind w:left="696"/>
        <w:rPr>
          <w:rFonts w:cstheme="minorHAnsi"/>
          <w:color w:val="0D0D0D"/>
          <w:sz w:val="32"/>
          <w:szCs w:val="32"/>
          <w:shd w:val="clear" w:color="auto" w:fill="FFFFFF"/>
        </w:rPr>
      </w:pPr>
      <w:proofErr w:type="gramStart"/>
      <w:r w:rsidRPr="00827C5D">
        <w:rPr>
          <w:rFonts w:cstheme="minorHAnsi"/>
          <w:color w:val="0D0D0D"/>
          <w:sz w:val="32"/>
          <w:szCs w:val="32"/>
          <w:shd w:val="clear" w:color="auto" w:fill="FFFFFF"/>
        </w:rPr>
        <w:t>planification</w:t>
      </w:r>
      <w:proofErr w:type="gramEnd"/>
      <w:r w:rsidRPr="00827C5D">
        <w:rPr>
          <w:rFonts w:cstheme="minorHAnsi"/>
          <w:color w:val="0D0D0D"/>
          <w:sz w:val="32"/>
          <w:szCs w:val="32"/>
          <w:shd w:val="clear" w:color="auto" w:fill="FFFFFF"/>
        </w:rPr>
        <w:t xml:space="preserve"> de la prochaine itération (Sprint Planning Meeting). Donc, le Product</w:t>
      </w:r>
      <w:r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Owner</w:t>
      </w:r>
      <w:r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identifie les tâches destinées à développer lors de la prochaine itération en identifiant la priorité</w:t>
      </w:r>
      <w:r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des fonctionnalités. Le contour opérationnel réalisé lors d’itération est transformé par l’équipe</w:t>
      </w:r>
      <w:r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 xml:space="preserve">en tâches estimées dans le Sprint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w:t>
      </w:r>
    </w:p>
    <w:p w14:paraId="36FF8F00" w14:textId="77777777"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lastRenderedPageBreak/>
        <w:t xml:space="preserve">Le sprint est une itération dans laquelle se réalise le développement des fonctionnalités </w:t>
      </w:r>
      <w:proofErr w:type="spellStart"/>
      <w:r w:rsidRPr="00827C5D">
        <w:rPr>
          <w:rFonts w:cstheme="minorHAnsi"/>
          <w:color w:val="0D0D0D"/>
          <w:sz w:val="32"/>
          <w:szCs w:val="32"/>
          <w:shd w:val="clear" w:color="auto" w:fill="FFFFFF"/>
        </w:rPr>
        <w:t>définipar</w:t>
      </w:r>
      <w:proofErr w:type="spellEnd"/>
      <w:r w:rsidRPr="00827C5D">
        <w:rPr>
          <w:rFonts w:cstheme="minorHAnsi"/>
          <w:color w:val="0D0D0D"/>
          <w:sz w:val="32"/>
          <w:szCs w:val="32"/>
          <w:shd w:val="clear" w:color="auto" w:fill="FFFFFF"/>
        </w:rPr>
        <w:t xml:space="preserve"> le Sprint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petit à petit.</w:t>
      </w:r>
    </w:p>
    <w:p w14:paraId="29C25867" w14:textId="037A9916"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La mêlée quotidienne : est une courte réunion dans laquelle participent le Scrum Master et</w:t>
      </w:r>
      <w:r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l’équipe dans le but de répondre à trois questions pour contrôler la réalisation des tâches du</w:t>
      </w:r>
      <w:r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projet. Les questions sont : Qu’est-ce que vous avez fait hier ? Que vas-tu faire aujourd’hui</w:t>
      </w:r>
      <w:proofErr w:type="gramStart"/>
      <w:r w:rsidRPr="00827C5D">
        <w:rPr>
          <w:rFonts w:cstheme="minorHAnsi"/>
          <w:color w:val="0D0D0D"/>
          <w:sz w:val="32"/>
          <w:szCs w:val="32"/>
          <w:shd w:val="clear" w:color="auto" w:fill="FFFFFF"/>
        </w:rPr>
        <w:t xml:space="preserve"> ?Y</w:t>
      </w:r>
      <w:r w:rsidRPr="00827C5D">
        <w:rPr>
          <w:rFonts w:cstheme="minorHAnsi"/>
          <w:color w:val="0D0D0D"/>
          <w:sz w:val="32"/>
          <w:szCs w:val="32"/>
          <w:shd w:val="clear" w:color="auto" w:fill="FFFFFF"/>
        </w:rPr>
        <w:t>’</w:t>
      </w:r>
      <w:r w:rsidRPr="00827C5D">
        <w:rPr>
          <w:rFonts w:cstheme="minorHAnsi"/>
          <w:color w:val="0D0D0D"/>
          <w:sz w:val="32"/>
          <w:szCs w:val="32"/>
          <w:shd w:val="clear" w:color="auto" w:fill="FFFFFF"/>
        </w:rPr>
        <w:t>a</w:t>
      </w:r>
      <w:proofErr w:type="gramEnd"/>
      <w:r w:rsidRPr="00827C5D">
        <w:rPr>
          <w:rFonts w:cstheme="minorHAnsi"/>
          <w:color w:val="0D0D0D"/>
          <w:sz w:val="32"/>
          <w:szCs w:val="32"/>
          <w:shd w:val="clear" w:color="auto" w:fill="FFFFFF"/>
        </w:rPr>
        <w:t>-t-il des obstacles qui empêchent la réalisation d’une tâche ?</w:t>
      </w:r>
    </w:p>
    <w:p w14:paraId="1AF69D4B" w14:textId="599171A3"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Le Sprint </w:t>
      </w:r>
      <w:proofErr w:type="spellStart"/>
      <w:r w:rsidRPr="00827C5D">
        <w:rPr>
          <w:rFonts w:cstheme="minorHAnsi"/>
          <w:color w:val="0D0D0D"/>
          <w:sz w:val="32"/>
          <w:szCs w:val="32"/>
          <w:shd w:val="clear" w:color="auto" w:fill="FFFFFF"/>
        </w:rPr>
        <w:t>Review</w:t>
      </w:r>
      <w:proofErr w:type="spellEnd"/>
      <w:r w:rsidRPr="00827C5D">
        <w:rPr>
          <w:rFonts w:cstheme="minorHAnsi"/>
          <w:color w:val="0D0D0D"/>
          <w:sz w:val="32"/>
          <w:szCs w:val="32"/>
          <w:shd w:val="clear" w:color="auto" w:fill="FFFFFF"/>
        </w:rPr>
        <w:t xml:space="preserve"> Meeting est une réunion de fin de sprint dans laquelle l’équipe </w:t>
      </w:r>
      <w:r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présente au</w:t>
      </w: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product</w:t>
      </w:r>
      <w:proofErr w:type="spellEnd"/>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owner</w:t>
      </w:r>
      <w:proofErr w:type="spellEnd"/>
      <w:r w:rsidRPr="00827C5D">
        <w:rPr>
          <w:rFonts w:cstheme="minorHAnsi"/>
          <w:color w:val="0D0D0D"/>
          <w:sz w:val="32"/>
          <w:szCs w:val="32"/>
          <w:shd w:val="clear" w:color="auto" w:fill="FFFFFF"/>
        </w:rPr>
        <w:t xml:space="preserve"> une démonstration du produit et précise ce qui est fini et ce qui ne l’est pas.</w:t>
      </w:r>
    </w:p>
    <w:p w14:paraId="3578970D" w14:textId="07151CF9" w:rsidR="009711CB" w:rsidRPr="00827C5D" w:rsidRDefault="009711CB" w:rsidP="009711CB">
      <w:pPr>
        <w:ind w:left="696" w:firstLine="12"/>
        <w:rPr>
          <w:rFonts w:cstheme="minorHAnsi"/>
          <w:color w:val="0D0D0D"/>
          <w:sz w:val="32"/>
          <w:szCs w:val="32"/>
          <w:shd w:val="clear" w:color="auto" w:fill="FFFFFF"/>
        </w:rPr>
      </w:pPr>
      <w:r w:rsidRPr="00827C5D">
        <w:rPr>
          <w:rFonts w:cstheme="minorHAnsi"/>
          <w:color w:val="0D0D0D"/>
          <w:sz w:val="32"/>
          <w:szCs w:val="32"/>
          <w:shd w:val="clear" w:color="auto" w:fill="FFFFFF"/>
        </w:rPr>
        <w:t>Lors de Sprint Rétrospective Meeting, l’équipe est occupée de planifier les moyens pour</w:t>
      </w:r>
      <w:r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améliorer sa qualité et son efficacité pour la prochaine itération.</w:t>
      </w:r>
    </w:p>
    <w:p w14:paraId="6E47A217" w14:textId="77777777" w:rsidR="009711CB" w:rsidRPr="00827C5D" w:rsidRDefault="009711CB" w:rsidP="009711CB">
      <w:pPr>
        <w:ind w:left="696"/>
        <w:rPr>
          <w:rFonts w:cstheme="minorHAnsi"/>
          <w:color w:val="0D0D0D"/>
          <w:sz w:val="32"/>
          <w:szCs w:val="32"/>
          <w:shd w:val="clear" w:color="auto" w:fill="FFFFFF"/>
        </w:rPr>
      </w:pPr>
    </w:p>
    <w:p w14:paraId="4D223A6D" w14:textId="77777777"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Produit Global</w:t>
      </w:r>
    </w:p>
    <w:p w14:paraId="7C9314B5" w14:textId="6140EA14"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Le tableau 2 résume le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de produit global de notre application. Chaque thème de ce</w:t>
      </w:r>
      <w:r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back- log est constitué d’un ou plusieurs user</w:t>
      </w:r>
    </w:p>
    <w:p w14:paraId="1260DE2E" w14:textId="2938472E" w:rsidR="009711CB" w:rsidRPr="00827C5D" w:rsidRDefault="009711CB" w:rsidP="009711CB">
      <w:pPr>
        <w:ind w:left="696"/>
        <w:rPr>
          <w:rFonts w:cstheme="minorHAnsi"/>
          <w:color w:val="0D0D0D"/>
          <w:sz w:val="32"/>
          <w:szCs w:val="32"/>
          <w:shd w:val="clear" w:color="auto" w:fill="FFFFFF"/>
        </w:rPr>
      </w:pPr>
    </w:p>
    <w:p w14:paraId="6F0F7996" w14:textId="3FB87371" w:rsidR="009711CB" w:rsidRPr="00827C5D" w:rsidRDefault="009711CB" w:rsidP="009711CB">
      <w:pPr>
        <w:ind w:left="696"/>
        <w:rPr>
          <w:rFonts w:cstheme="minorHAnsi"/>
          <w:color w:val="0D0D0D"/>
          <w:sz w:val="32"/>
          <w:szCs w:val="32"/>
          <w:shd w:val="clear" w:color="auto" w:fill="FFFFFF"/>
        </w:rPr>
      </w:pPr>
    </w:p>
    <w:p w14:paraId="22318AF2" w14:textId="61AC3809" w:rsidR="009711CB" w:rsidRPr="00827C5D" w:rsidRDefault="009711CB" w:rsidP="009711CB">
      <w:pPr>
        <w:ind w:left="696"/>
        <w:rPr>
          <w:rFonts w:cstheme="minorHAnsi"/>
          <w:color w:val="0D0D0D"/>
          <w:sz w:val="32"/>
          <w:szCs w:val="32"/>
          <w:shd w:val="clear" w:color="auto" w:fill="FFFFFF"/>
        </w:rPr>
      </w:pPr>
    </w:p>
    <w:p w14:paraId="26EE8E1C" w14:textId="28CE7DAC" w:rsidR="009711CB" w:rsidRPr="00827C5D" w:rsidRDefault="009711CB" w:rsidP="009711CB">
      <w:pPr>
        <w:ind w:left="696"/>
        <w:rPr>
          <w:rFonts w:cstheme="minorHAnsi"/>
          <w:color w:val="0D0D0D"/>
          <w:sz w:val="32"/>
          <w:szCs w:val="32"/>
          <w:shd w:val="clear" w:color="auto" w:fill="FFFFFF"/>
        </w:rPr>
      </w:pPr>
    </w:p>
    <w:p w14:paraId="7A19BDA5" w14:textId="6726FB3D" w:rsidR="009711CB" w:rsidRDefault="009711CB" w:rsidP="00827C5D">
      <w:pPr>
        <w:rPr>
          <w:rFonts w:ascii="Segoe UI" w:hAnsi="Segoe UI" w:cs="Segoe UI"/>
          <w:color w:val="0D0D0D"/>
          <w:sz w:val="24"/>
          <w:szCs w:val="24"/>
          <w:shd w:val="clear" w:color="auto" w:fill="FFFFFF"/>
        </w:rPr>
      </w:pPr>
    </w:p>
    <w:p w14:paraId="5D813A56" w14:textId="77777777" w:rsidR="00827C5D" w:rsidRDefault="00827C5D" w:rsidP="00827C5D">
      <w:pPr>
        <w:rPr>
          <w:rFonts w:ascii="Segoe UI" w:hAnsi="Segoe UI" w:cs="Segoe UI"/>
          <w:color w:val="0D0D0D"/>
          <w:sz w:val="24"/>
          <w:szCs w:val="24"/>
          <w:shd w:val="clear" w:color="auto" w:fill="FFFFFF"/>
        </w:rPr>
      </w:pPr>
    </w:p>
    <w:p w14:paraId="6FAEDBD0" w14:textId="77777777" w:rsidR="009711CB" w:rsidRDefault="009711CB" w:rsidP="009711CB">
      <w:pPr>
        <w:ind w:left="696"/>
        <w:rPr>
          <w:rFonts w:ascii="Segoe UI" w:hAnsi="Segoe UI" w:cs="Segoe UI"/>
          <w:color w:val="0D0D0D"/>
          <w:sz w:val="24"/>
          <w:szCs w:val="24"/>
          <w:shd w:val="clear" w:color="auto" w:fill="FFFFFF"/>
        </w:rPr>
      </w:pPr>
    </w:p>
    <w:p w14:paraId="3C9A3645" w14:textId="7B419AD3" w:rsidR="009711CB" w:rsidRPr="00827C5D" w:rsidRDefault="009711CB" w:rsidP="00C13E31">
      <w:pPr>
        <w:pStyle w:val="ListParagraph"/>
        <w:numPr>
          <w:ilvl w:val="0"/>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lastRenderedPageBreak/>
        <w:t>Diagramme de cas d’utilisation global :</w:t>
      </w:r>
    </w:p>
    <w:p w14:paraId="1EDD9760" w14:textId="77777777" w:rsidR="009711CB" w:rsidRPr="00827C5D" w:rsidRDefault="009711CB" w:rsidP="009711CB">
      <w:pPr>
        <w:pStyle w:val="ListParagraph"/>
        <w:ind w:left="1296"/>
        <w:rPr>
          <w:rFonts w:ascii="Segoe UI" w:hAnsi="Segoe UI" w:cs="Segoe UI"/>
          <w:color w:val="0D0D0D"/>
          <w:sz w:val="32"/>
          <w:szCs w:val="32"/>
          <w:shd w:val="clear" w:color="auto" w:fill="FFFFFF"/>
        </w:rPr>
      </w:pPr>
    </w:p>
    <w:p w14:paraId="355FE539" w14:textId="350F899D" w:rsidR="009711CB" w:rsidRPr="00827C5D" w:rsidRDefault="009711CB" w:rsidP="009711CB">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827C5D" w:rsidRDefault="009711CB" w:rsidP="009711CB">
      <w:pPr>
        <w:pStyle w:val="ListParagraph"/>
        <w:ind w:left="1296"/>
        <w:rPr>
          <w:rFonts w:ascii="Segoe UI" w:hAnsi="Segoe UI" w:cs="Segoe UI"/>
          <w:color w:val="0D0D0D"/>
          <w:sz w:val="32"/>
          <w:szCs w:val="32"/>
          <w:shd w:val="clear" w:color="auto" w:fill="FFFFFF"/>
        </w:rPr>
      </w:pPr>
    </w:p>
    <w:p w14:paraId="709301C2" w14:textId="6D4AEDE3" w:rsidR="009711CB" w:rsidRPr="00827C5D" w:rsidRDefault="009711CB" w:rsidP="00200AAB">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 xml:space="preserve">Le diagramme de cas d’utilisation est un diagramme UML (Unified Modeling </w:t>
      </w:r>
      <w:proofErr w:type="spellStart"/>
      <w:r w:rsidRPr="00827C5D">
        <w:rPr>
          <w:rFonts w:ascii="Segoe UI" w:hAnsi="Segoe UI" w:cs="Segoe UI"/>
          <w:color w:val="0D0D0D"/>
          <w:sz w:val="32"/>
          <w:szCs w:val="32"/>
          <w:shd w:val="clear" w:color="auto" w:fill="FFFFFF"/>
        </w:rPr>
        <w:t>Language</w:t>
      </w:r>
      <w:proofErr w:type="spellEnd"/>
      <w:r w:rsidRPr="00827C5D">
        <w:rPr>
          <w:rFonts w:ascii="Segoe UI" w:hAnsi="Segoe UI" w:cs="Segoe UI"/>
          <w:color w:val="0D0D0D"/>
          <w:sz w:val="32"/>
          <w:szCs w:val="32"/>
          <w:shd w:val="clear" w:color="auto" w:fill="FFFFFF"/>
        </w:rPr>
        <w:t>) qui</w:t>
      </w:r>
      <w:r w:rsidRPr="00827C5D">
        <w:rPr>
          <w:rFonts w:ascii="Segoe UI" w:hAnsi="Segoe UI" w:cs="Segoe UI"/>
          <w:color w:val="0D0D0D"/>
          <w:sz w:val="32"/>
          <w:szCs w:val="32"/>
          <w:shd w:val="clear" w:color="auto" w:fill="FFFFFF"/>
        </w:rPr>
        <w:t xml:space="preserve"> </w:t>
      </w:r>
      <w:r w:rsidRPr="00827C5D">
        <w:rPr>
          <w:rFonts w:ascii="Segoe UI" w:hAnsi="Segoe UI" w:cs="Segoe UI"/>
          <w:color w:val="0D0D0D"/>
          <w:sz w:val="32"/>
          <w:szCs w:val="32"/>
          <w:shd w:val="clear" w:color="auto" w:fill="FFFFFF"/>
        </w:rPr>
        <w:t>présente le comportement fonctionnel d’un système logiciel. Il est utile pour des présentations</w:t>
      </w:r>
      <w:r w:rsidRPr="00827C5D">
        <w:rPr>
          <w:rFonts w:ascii="Segoe UI" w:hAnsi="Segoe UI" w:cs="Segoe UI"/>
          <w:color w:val="0D0D0D"/>
          <w:sz w:val="32"/>
          <w:szCs w:val="32"/>
          <w:shd w:val="clear" w:color="auto" w:fill="FFFFFF"/>
        </w:rPr>
        <w:t xml:space="preserve"> </w:t>
      </w:r>
      <w:r w:rsidRPr="00827C5D">
        <w:rPr>
          <w:rFonts w:ascii="Segoe UI" w:hAnsi="Segoe UI" w:cs="Segoe UI"/>
          <w:color w:val="0D0D0D"/>
          <w:sz w:val="32"/>
          <w:szCs w:val="32"/>
          <w:shd w:val="clear" w:color="auto" w:fill="FFFFFF"/>
        </w:rPr>
        <w:t>auprès de la direction ou des acteurs d’un projet. Pour le développement, les cas d’utilisation</w:t>
      </w:r>
      <w:r w:rsidRPr="00827C5D">
        <w:rPr>
          <w:rFonts w:ascii="Segoe UI" w:hAnsi="Segoe UI" w:cs="Segoe UI"/>
          <w:color w:val="0D0D0D"/>
          <w:sz w:val="32"/>
          <w:szCs w:val="32"/>
          <w:shd w:val="clear" w:color="auto" w:fill="FFFFFF"/>
        </w:rPr>
        <w:t xml:space="preserve"> </w:t>
      </w:r>
      <w:r w:rsidRPr="00827C5D">
        <w:rPr>
          <w:rFonts w:ascii="Segoe UI" w:hAnsi="Segoe UI" w:cs="Segoe UI"/>
          <w:color w:val="0D0D0D"/>
          <w:sz w:val="32"/>
          <w:szCs w:val="32"/>
          <w:shd w:val="clear" w:color="auto" w:fill="FFFFFF"/>
        </w:rPr>
        <w:t>sont plus appropriés. En effet, un cas d’utilisation (use case) représente une unité discrète</w:t>
      </w:r>
      <w:r w:rsidRPr="00827C5D">
        <w:rPr>
          <w:rFonts w:ascii="Segoe UI" w:hAnsi="Segoe UI" w:cs="Segoe UI"/>
          <w:color w:val="0D0D0D"/>
          <w:sz w:val="32"/>
          <w:szCs w:val="32"/>
          <w:shd w:val="clear" w:color="auto" w:fill="FFFFFF"/>
        </w:rPr>
        <w:t xml:space="preserve"> </w:t>
      </w:r>
      <w:r w:rsidRPr="00827C5D">
        <w:rPr>
          <w:rFonts w:ascii="Segoe UI" w:hAnsi="Segoe UI" w:cs="Segoe UI"/>
          <w:color w:val="0D0D0D"/>
          <w:sz w:val="32"/>
          <w:szCs w:val="32"/>
          <w:shd w:val="clear" w:color="auto" w:fill="FFFFFF"/>
        </w:rPr>
        <w:t>d’interaction entre un utilisateur (humain ou machine) et un système [</w:t>
      </w:r>
      <w:r w:rsidRPr="00827C5D">
        <w:rPr>
          <w:rFonts w:ascii="Segoe UI" w:hAnsi="Segoe UI" w:cs="Segoe UI"/>
          <w:color w:val="0D0D0D"/>
          <w:sz w:val="32"/>
          <w:szCs w:val="32"/>
          <w:shd w:val="clear" w:color="auto" w:fill="FFFFFF"/>
        </w:rPr>
        <w:t>10</w:t>
      </w:r>
      <w:r w:rsidRPr="00827C5D">
        <w:rPr>
          <w:rFonts w:ascii="Segoe UI" w:hAnsi="Segoe UI" w:cs="Segoe UI"/>
          <w:color w:val="0D0D0D"/>
          <w:sz w:val="32"/>
          <w:szCs w:val="32"/>
          <w:shd w:val="clear" w:color="auto" w:fill="FFFFFF"/>
        </w:rPr>
        <w:t>].</w:t>
      </w:r>
    </w:p>
    <w:p w14:paraId="6E9509CF" w14:textId="128739EE" w:rsidR="00200AAB" w:rsidRPr="00827C5D" w:rsidRDefault="00200AAB" w:rsidP="00200AAB">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Le diagramme 12 illustre les diverses activités et rôles sous la gestion et le contrôle de l'administrateur, ainsi que les diverses fonctionnalités proposées aux utilisateurs.</w:t>
      </w:r>
    </w:p>
    <w:p w14:paraId="50705F47" w14:textId="6DB72F27" w:rsidR="009711CB" w:rsidRPr="00827C5D" w:rsidRDefault="00200AAB" w:rsidP="009711CB">
      <w:pPr>
        <w:ind w:left="6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ab/>
      </w:r>
      <w:r w:rsidRPr="00827C5D">
        <w:rPr>
          <w:rFonts w:ascii="Segoe UI" w:hAnsi="Segoe UI" w:cs="Segoe UI"/>
          <w:color w:val="0D0D0D"/>
          <w:sz w:val="32"/>
          <w:szCs w:val="32"/>
          <w:shd w:val="clear" w:color="auto" w:fill="FFFFFF"/>
        </w:rPr>
        <w:tab/>
      </w:r>
    </w:p>
    <w:p w14:paraId="2798DF02" w14:textId="43DA8ED4" w:rsidR="00200AAB" w:rsidRPr="00827C5D" w:rsidRDefault="00200AAB" w:rsidP="00C13E31">
      <w:pPr>
        <w:pStyle w:val="ListParagraph"/>
        <w:numPr>
          <w:ilvl w:val="0"/>
          <w:numId w:val="9"/>
        </w:numPr>
        <w:rPr>
          <w:rFonts w:ascii="Segoe UI" w:hAnsi="Segoe UI" w:cs="Segoe UI"/>
          <w:b/>
          <w:color w:val="0D0D0D"/>
          <w:sz w:val="32"/>
          <w:szCs w:val="32"/>
          <w:shd w:val="clear" w:color="auto" w:fill="FFFFFF"/>
        </w:rPr>
      </w:pPr>
      <w:r w:rsidRPr="00827C5D">
        <w:rPr>
          <w:rFonts w:ascii="Segoe UI" w:hAnsi="Segoe UI" w:cs="Segoe UI"/>
          <w:b/>
          <w:color w:val="0D0D0D"/>
          <w:sz w:val="32"/>
          <w:szCs w:val="32"/>
          <w:shd w:val="clear" w:color="auto" w:fill="FFFFFF"/>
        </w:rPr>
        <w:t>Diagramme de classes :</w:t>
      </w:r>
    </w:p>
    <w:p w14:paraId="2ABCE476"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Pour cette section, nous illustrons l’aspect statique de notre application en présentant le diagramme de classes.</w:t>
      </w:r>
    </w:p>
    <w:p w14:paraId="2B954089"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p>
    <w:p w14:paraId="17D98E0E"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lastRenderedPageBreak/>
        <w:t>Les diagrammes de classes sont l'un des types de diagrammes UML les plus utiles, car ils décrivent clairement la structure d’un système particulier en modélisant ses classes, ses attributs, ses opérations et les relations entre ses objets [11].</w:t>
      </w:r>
      <w:bookmarkStart w:id="0" w:name="_GoBack"/>
      <w:bookmarkEnd w:id="0"/>
    </w:p>
    <w:p w14:paraId="7CE42C52"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p>
    <w:p w14:paraId="31B1BFBB" w14:textId="2C3EC68F" w:rsidR="00192BEB" w:rsidRPr="00827C5D" w:rsidRDefault="00B86610" w:rsidP="00C13E31">
      <w:pPr>
        <w:pStyle w:val="ListParagraph"/>
        <w:numPr>
          <w:ilvl w:val="0"/>
          <w:numId w:val="9"/>
        </w:numPr>
        <w:rPr>
          <w:rFonts w:ascii="Segoe UI" w:hAnsi="Segoe UI" w:cs="Segoe UI"/>
          <w:b/>
          <w:sz w:val="26"/>
          <w:szCs w:val="26"/>
          <w:shd w:val="clear" w:color="auto" w:fill="FFFFFF"/>
        </w:rPr>
      </w:pPr>
      <w:r w:rsidRPr="00827C5D">
        <w:rPr>
          <w:rFonts w:ascii="Segoe UI" w:hAnsi="Segoe UI" w:cs="Segoe UI"/>
          <w:b/>
          <w:sz w:val="26"/>
          <w:szCs w:val="26"/>
          <w:shd w:val="clear" w:color="auto" w:fill="FFFFFF"/>
        </w:rPr>
        <w:t>L'environnement de développement</w:t>
      </w:r>
      <w:r w:rsidRPr="00827C5D">
        <w:rPr>
          <w:rFonts w:ascii="Segoe UI" w:hAnsi="Segoe UI" w:cs="Segoe UI"/>
          <w:b/>
          <w:sz w:val="26"/>
          <w:szCs w:val="26"/>
          <w:shd w:val="clear" w:color="auto" w:fill="FFFFFF"/>
        </w:rPr>
        <w:t> :</w:t>
      </w:r>
    </w:p>
    <w:p w14:paraId="7F5427C6"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p>
    <w:p w14:paraId="71FB07BB" w14:textId="2E08499F" w:rsidR="008B0420" w:rsidRPr="00827C5D" w:rsidRDefault="008B0420" w:rsidP="008B0420">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proofErr w:type="gramStart"/>
      <w:r w:rsidRPr="00827C5D">
        <w:rPr>
          <w:rFonts w:ascii="Segoe UI" w:hAnsi="Segoe UI" w:cs="Segoe UI"/>
          <w:color w:val="0D0D0D"/>
          <w:sz w:val="32"/>
          <w:szCs w:val="32"/>
          <w:shd w:val="clear" w:color="auto" w:fill="FFFFFF"/>
        </w:rPr>
        <w:t>utilisés .</w:t>
      </w:r>
      <w:proofErr w:type="gramEnd"/>
    </w:p>
    <w:p w14:paraId="1A8FE894" w14:textId="1DDA4172" w:rsidR="00E1081C" w:rsidRDefault="00E1081C" w:rsidP="008B0420">
      <w:pPr>
        <w:pStyle w:val="ListParagraph"/>
        <w:ind w:left="1296"/>
        <w:rPr>
          <w:rFonts w:ascii="Segoe UI" w:hAnsi="Segoe UI" w:cs="Segoe UI"/>
          <w:color w:val="0D0D0D"/>
          <w:sz w:val="28"/>
          <w:szCs w:val="28"/>
          <w:shd w:val="clear" w:color="auto" w:fill="FFFFFF"/>
        </w:rPr>
      </w:pPr>
    </w:p>
    <w:p w14:paraId="590D776C" w14:textId="77777777" w:rsidR="00E1081C" w:rsidRPr="00B86610" w:rsidRDefault="00E1081C" w:rsidP="008B0420">
      <w:pPr>
        <w:pStyle w:val="ListParagraph"/>
        <w:ind w:left="1296"/>
        <w:rPr>
          <w:rFonts w:ascii="Segoe UI" w:hAnsi="Segoe UI" w:cs="Segoe UI"/>
          <w:color w:val="0D0D0D"/>
          <w:sz w:val="28"/>
          <w:szCs w:val="28"/>
          <w:shd w:val="clear" w:color="auto" w:fill="FFFFFF"/>
        </w:rPr>
      </w:pPr>
    </w:p>
    <w:p w14:paraId="192F73EA" w14:textId="7E0EEC46" w:rsidR="008B0420" w:rsidRPr="00E1081C" w:rsidRDefault="008B0420" w:rsidP="00C13E31">
      <w:pPr>
        <w:pStyle w:val="ListParagraph"/>
        <w:numPr>
          <w:ilvl w:val="1"/>
          <w:numId w:val="9"/>
        </w:numPr>
        <w:rPr>
          <w:rFonts w:cstheme="minorHAnsi"/>
          <w:b/>
          <w:sz w:val="28"/>
          <w:szCs w:val="28"/>
        </w:rPr>
      </w:pPr>
      <w:r w:rsidRPr="00E1081C">
        <w:rPr>
          <w:rFonts w:cstheme="minorHAnsi"/>
          <w:b/>
          <w:sz w:val="28"/>
          <w:szCs w:val="28"/>
        </w:rPr>
        <w:t>Outils de conception :</w:t>
      </w:r>
    </w:p>
    <w:p w14:paraId="4C7E8903" w14:textId="77777777" w:rsidR="008B0420" w:rsidRDefault="008B0420" w:rsidP="008B0420">
      <w:pPr>
        <w:pStyle w:val="ListParagraph"/>
        <w:ind w:left="1296"/>
        <w:rPr>
          <w:rFonts w:ascii="Segoe UI" w:hAnsi="Segoe UI" w:cs="Segoe UI"/>
        </w:rPr>
      </w:pPr>
    </w:p>
    <w:tbl>
      <w:tblPr>
        <w:tblStyle w:val="TableGrid"/>
        <w:tblW w:w="8636" w:type="dxa"/>
        <w:tblInd w:w="1296" w:type="dxa"/>
        <w:tblLook w:val="04A0" w:firstRow="1" w:lastRow="0" w:firstColumn="1" w:lastColumn="0" w:noHBand="0" w:noVBand="1"/>
        <w:tblPrChange w:id="1" w:author="Oumaima Houimel" w:date="2024-04-12T16:03:00Z">
          <w:tblPr>
            <w:tblStyle w:val="TableGrid"/>
            <w:tblW w:w="8636" w:type="dxa"/>
            <w:tblInd w:w="1296" w:type="dxa"/>
            <w:tblLook w:val="04A0" w:firstRow="1" w:lastRow="0" w:firstColumn="1" w:lastColumn="0" w:noHBand="0" w:noVBand="1"/>
          </w:tblPr>
        </w:tblPrChange>
      </w:tblPr>
      <w:tblGrid>
        <w:gridCol w:w="4262"/>
        <w:gridCol w:w="4374"/>
        <w:tblGridChange w:id="2">
          <w:tblGrid>
            <w:gridCol w:w="4262"/>
            <w:gridCol w:w="4374"/>
          </w:tblGrid>
        </w:tblGridChange>
      </w:tblGrid>
      <w:tr w:rsidR="008B0420" w14:paraId="0BFC7E56" w14:textId="77777777" w:rsidTr="007576E9">
        <w:trPr>
          <w:trHeight w:val="739"/>
          <w:trPrChange w:id="3" w:author="Oumaima Houimel" w:date="2024-04-12T16:03:00Z">
            <w:trPr>
              <w:trHeight w:val="739"/>
            </w:trPr>
          </w:trPrChange>
        </w:trPr>
        <w:tc>
          <w:tcPr>
            <w:tcW w:w="4262" w:type="dxa"/>
            <w:tcPrChange w:id="4" w:author="Oumaima Houimel" w:date="2024-04-12T16:03:00Z">
              <w:tcPr>
                <w:tcW w:w="4262" w:type="dxa"/>
              </w:tcPr>
            </w:tcPrChange>
          </w:tcPr>
          <w:p w14:paraId="2D5B09FD" w14:textId="77777777" w:rsidR="008B0420" w:rsidRPr="00BB0CE0" w:rsidRDefault="008B0420" w:rsidP="007576E9">
            <w:pPr>
              <w:pStyle w:val="ListParagraph"/>
              <w:ind w:left="0"/>
              <w:jc w:val="center"/>
              <w:rPr>
                <w:rFonts w:ascii="Segoe UI" w:hAnsi="Segoe UI" w:cs="Segoe UI"/>
                <w:color w:val="000000" w:themeColor="text1"/>
              </w:rPr>
            </w:pPr>
            <w:r w:rsidRPr="00BB0CE0">
              <w:rPr>
                <w:rFonts w:ascii="Segoe UI" w:hAnsi="Segoe UI" w:cs="Segoe UI"/>
                <w:color w:val="000000" w:themeColor="text1"/>
              </w:rPr>
              <w:t>Outils</w:t>
            </w:r>
          </w:p>
        </w:tc>
        <w:tc>
          <w:tcPr>
            <w:tcW w:w="4374" w:type="dxa"/>
            <w:tcPrChange w:id="5" w:author="Oumaima Houimel" w:date="2024-04-12T16:03:00Z">
              <w:tcPr>
                <w:tcW w:w="4374" w:type="dxa"/>
              </w:tcPr>
            </w:tcPrChange>
          </w:tcPr>
          <w:p w14:paraId="189AF6D8" w14:textId="77777777" w:rsidR="008B0420" w:rsidRDefault="008B0420" w:rsidP="007576E9">
            <w:pPr>
              <w:pStyle w:val="ListParagraph"/>
              <w:ind w:left="0"/>
              <w:jc w:val="center"/>
              <w:rPr>
                <w:rFonts w:ascii="Segoe UI" w:hAnsi="Segoe UI" w:cs="Segoe UI"/>
              </w:rPr>
            </w:pPr>
            <w:r>
              <w:rPr>
                <w:rFonts w:ascii="Segoe UI" w:hAnsi="Segoe UI" w:cs="Segoe UI"/>
              </w:rPr>
              <w:t>Description</w:t>
            </w:r>
          </w:p>
        </w:tc>
      </w:tr>
      <w:tr w:rsidR="008B0420" w14:paraId="1BB9E7F9" w14:textId="77777777" w:rsidTr="00B86610">
        <w:trPr>
          <w:trHeight w:val="1797"/>
          <w:trPrChange w:id="6" w:author="Oumaima Houimel" w:date="2024-04-12T16:03:00Z">
            <w:trPr>
              <w:trHeight w:val="739"/>
            </w:trPr>
          </w:trPrChange>
        </w:trPr>
        <w:tc>
          <w:tcPr>
            <w:tcW w:w="4262" w:type="dxa"/>
            <w:tcPrChange w:id="7" w:author="Oumaima Houimel" w:date="2024-04-12T16:03:00Z">
              <w:tcPr>
                <w:tcW w:w="4262" w:type="dxa"/>
              </w:tcPr>
            </w:tcPrChange>
          </w:tcPr>
          <w:p w14:paraId="70874FC1"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 xml:space="preserve">Visual </w:t>
            </w:r>
            <w:proofErr w:type="spellStart"/>
            <w:r w:rsidRPr="00956B68">
              <w:rPr>
                <w:rFonts w:ascii="Segoe UI" w:hAnsi="Segoe UI" w:cs="Segoe UI"/>
                <w:b/>
                <w:color w:val="000000" w:themeColor="text1"/>
              </w:rPr>
              <w:t>paradigm</w:t>
            </w:r>
            <w:proofErr w:type="spellEnd"/>
          </w:p>
          <w:p w14:paraId="120B86E4" w14:textId="77777777" w:rsidR="008B042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0096B9D6">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2"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ListParagraph"/>
              <w:ind w:left="0"/>
              <w:rPr>
                <w:rFonts w:ascii="Segoe UI" w:hAnsi="Segoe UI" w:cs="Segoe UI"/>
                <w:color w:val="000000" w:themeColor="text1"/>
              </w:rPr>
            </w:pPr>
          </w:p>
        </w:tc>
        <w:tc>
          <w:tcPr>
            <w:tcW w:w="4374" w:type="dxa"/>
            <w:tcPrChange w:id="8" w:author="Oumaima Houimel" w:date="2024-04-12T16:03:00Z">
              <w:tcPr>
                <w:tcW w:w="4374" w:type="dxa"/>
              </w:tcPr>
            </w:tcPrChange>
          </w:tcPr>
          <w:p w14:paraId="1A5A77FD" w14:textId="77777777" w:rsidR="008B0420" w:rsidRPr="00B86610" w:rsidRDefault="008B0420" w:rsidP="007576E9">
            <w:pPr>
              <w:pStyle w:val="ListParagraph"/>
              <w:ind w:left="0"/>
              <w:rPr>
                <w:rFonts w:ascii="Segoe UI" w:hAnsi="Segoe UI" w:cs="Segoe UI"/>
                <w:sz w:val="28"/>
                <w:szCs w:val="28"/>
              </w:rPr>
            </w:pPr>
            <w:r w:rsidRPr="00B86610">
              <w:rPr>
                <w:rFonts w:ascii="Segoe UI" w:hAnsi="Segoe UI" w:cs="Segoe UI"/>
                <w:sz w:val="28"/>
                <w:szCs w:val="28"/>
              </w:rPr>
              <w:t>Est un logiciel de modélisation et de conception visuelle pour le développement logiciel et la gestion de projets.</w:t>
            </w:r>
          </w:p>
        </w:tc>
      </w:tr>
      <w:tr w:rsidR="008B0420" w14:paraId="71ACC945" w14:textId="77777777" w:rsidTr="007576E9">
        <w:trPr>
          <w:trHeight w:val="739"/>
          <w:trPrChange w:id="9" w:author="Oumaima Houimel" w:date="2024-04-12T16:03:00Z">
            <w:trPr>
              <w:trHeight w:val="739"/>
            </w:trPr>
          </w:trPrChange>
        </w:trPr>
        <w:tc>
          <w:tcPr>
            <w:tcW w:w="4262" w:type="dxa"/>
            <w:tcPrChange w:id="10" w:author="Oumaima Houimel" w:date="2024-04-12T16:03:00Z">
              <w:tcPr>
                <w:tcW w:w="4262" w:type="dxa"/>
              </w:tcPr>
            </w:tcPrChange>
          </w:tcPr>
          <w:p w14:paraId="460504BD"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Microsoft Word</w:t>
            </w:r>
          </w:p>
          <w:p w14:paraId="499392DD" w14:textId="77777777" w:rsidR="008B0420" w:rsidRPr="00BB0CE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3163EF48" wp14:editId="61DF5AE6">
                  <wp:extent cx="695325" cy="695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logo-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4374" w:type="dxa"/>
            <w:tcPrChange w:id="11" w:author="Oumaima Houimel" w:date="2024-04-12T16:03:00Z">
              <w:tcPr>
                <w:tcW w:w="4374" w:type="dxa"/>
              </w:tcPr>
            </w:tcPrChange>
          </w:tcPr>
          <w:p w14:paraId="3D75F7B6" w14:textId="77777777" w:rsidR="008B0420" w:rsidRPr="00B86610" w:rsidRDefault="008B0420" w:rsidP="007576E9">
            <w:pPr>
              <w:pStyle w:val="ListParagraph"/>
              <w:ind w:left="0"/>
              <w:rPr>
                <w:rFonts w:ascii="Segoe UI" w:hAnsi="Segoe UI" w:cs="Segoe UI"/>
                <w:sz w:val="28"/>
                <w:szCs w:val="28"/>
              </w:rPr>
            </w:pPr>
            <w:r w:rsidRPr="00B86610">
              <w:rPr>
                <w:rFonts w:ascii="Segoe UI" w:hAnsi="Segoe UI" w:cs="Segoe UI"/>
                <w:sz w:val="28"/>
                <w:szCs w:val="28"/>
              </w:rPr>
              <w:t>Est un logiciel de traitement de texte par Microsoft, idéal pour créer et éditer des documents.</w:t>
            </w:r>
          </w:p>
        </w:tc>
      </w:tr>
    </w:tbl>
    <w:p w14:paraId="0BF1EC6B" w14:textId="77777777" w:rsidR="008B0420" w:rsidRPr="00B86610" w:rsidRDefault="008B0420" w:rsidP="00B86610">
      <w:pPr>
        <w:rPr>
          <w:rFonts w:ascii="Segoe UI" w:hAnsi="Segoe UI" w:cs="Segoe UI"/>
        </w:rPr>
      </w:pPr>
    </w:p>
    <w:p w14:paraId="37C6F1F7" w14:textId="77777777" w:rsidR="00B86610" w:rsidRPr="00B86610" w:rsidRDefault="00B86610" w:rsidP="00B86610">
      <w:pPr>
        <w:rPr>
          <w:rFonts w:ascii="Segoe UI" w:hAnsi="Segoe UI" w:cs="Segoe UI"/>
          <w:sz w:val="24"/>
          <w:szCs w:val="24"/>
        </w:rPr>
      </w:pPr>
    </w:p>
    <w:p w14:paraId="3FD8F3C6" w14:textId="77777777" w:rsidR="008B0420" w:rsidRPr="00B86610" w:rsidRDefault="008B0420" w:rsidP="008B0420">
      <w:pPr>
        <w:pStyle w:val="ListParagraph"/>
        <w:ind w:left="1296"/>
        <w:rPr>
          <w:rFonts w:ascii="Segoe UI" w:hAnsi="Segoe UI" w:cs="Segoe UI"/>
          <w:sz w:val="24"/>
          <w:szCs w:val="24"/>
        </w:rPr>
      </w:pPr>
    </w:p>
    <w:p w14:paraId="010CCC79" w14:textId="77777777" w:rsidR="008B0420" w:rsidRPr="00E35509" w:rsidRDefault="008B0420" w:rsidP="00C13E31">
      <w:pPr>
        <w:pStyle w:val="ListParagraph"/>
        <w:numPr>
          <w:ilvl w:val="1"/>
          <w:numId w:val="9"/>
        </w:numPr>
        <w:rPr>
          <w:rFonts w:ascii="Segoe UI" w:hAnsi="Segoe UI" w:cs="Segoe UI"/>
          <w:b/>
          <w:sz w:val="24"/>
          <w:szCs w:val="24"/>
        </w:rPr>
      </w:pPr>
      <w:r w:rsidRPr="00E35509">
        <w:rPr>
          <w:rFonts w:ascii="Segoe UI" w:hAnsi="Segoe UI" w:cs="Segoe UI"/>
          <w:b/>
          <w:sz w:val="24"/>
          <w:szCs w:val="24"/>
        </w:rPr>
        <w:t>Outils de développement :</w:t>
      </w:r>
    </w:p>
    <w:p w14:paraId="630CF3C1" w14:textId="77777777" w:rsidR="008B0420" w:rsidRDefault="008B0420" w:rsidP="008B0420">
      <w:pPr>
        <w:pStyle w:val="ListParagraph"/>
        <w:ind w:left="1296"/>
        <w:rPr>
          <w:rFonts w:ascii="Segoe UI" w:hAnsi="Segoe UI" w:cs="Segoe UI"/>
        </w:rPr>
      </w:pPr>
    </w:p>
    <w:tbl>
      <w:tblPr>
        <w:tblStyle w:val="TableGrid"/>
        <w:tblW w:w="0" w:type="auto"/>
        <w:tblInd w:w="1296" w:type="dxa"/>
        <w:tblLook w:val="04A0" w:firstRow="1" w:lastRow="0" w:firstColumn="1" w:lastColumn="0" w:noHBand="0" w:noVBand="1"/>
        <w:tblPrChange w:id="12" w:author="Oumaima Houimel" w:date="2024-04-12T16:03:00Z">
          <w:tblPr>
            <w:tblStyle w:val="TableGrid"/>
            <w:tblW w:w="0" w:type="auto"/>
            <w:tblInd w:w="1296" w:type="dxa"/>
            <w:tblLook w:val="04A0" w:firstRow="1" w:lastRow="0" w:firstColumn="1" w:lastColumn="0" w:noHBand="0" w:noVBand="1"/>
          </w:tblPr>
        </w:tblPrChange>
      </w:tblPr>
      <w:tblGrid>
        <w:gridCol w:w="2952"/>
        <w:gridCol w:w="4814"/>
        <w:tblGridChange w:id="13">
          <w:tblGrid>
            <w:gridCol w:w="2952"/>
            <w:gridCol w:w="4814"/>
          </w:tblGrid>
        </w:tblGridChange>
      </w:tblGrid>
      <w:tr w:rsidR="008B0420" w14:paraId="7C7F2D44" w14:textId="77777777" w:rsidTr="007576E9">
        <w:trPr>
          <w:trHeight w:val="594"/>
          <w:trPrChange w:id="14" w:author="Oumaima Houimel" w:date="2024-04-12T16:03:00Z">
            <w:trPr>
              <w:trHeight w:val="594"/>
            </w:trPr>
          </w:trPrChange>
        </w:trPr>
        <w:tc>
          <w:tcPr>
            <w:tcW w:w="2952" w:type="dxa"/>
            <w:tcPrChange w:id="15" w:author="Oumaima Houimel" w:date="2024-04-12T16:03:00Z">
              <w:tcPr>
                <w:tcW w:w="2952" w:type="dxa"/>
              </w:tcPr>
            </w:tcPrChange>
          </w:tcPr>
          <w:p w14:paraId="02F01CFE" w14:textId="77777777" w:rsidR="008B0420" w:rsidRPr="00E1081C" w:rsidRDefault="008B0420" w:rsidP="007576E9">
            <w:pPr>
              <w:pStyle w:val="ListParagraph"/>
              <w:ind w:left="0"/>
              <w:jc w:val="center"/>
              <w:rPr>
                <w:rFonts w:cstheme="minorHAnsi"/>
                <w:sz w:val="28"/>
                <w:szCs w:val="28"/>
              </w:rPr>
            </w:pPr>
            <w:r w:rsidRPr="00E1081C">
              <w:rPr>
                <w:rFonts w:cstheme="minorHAnsi"/>
                <w:sz w:val="28"/>
                <w:szCs w:val="28"/>
              </w:rPr>
              <w:t>Outils</w:t>
            </w:r>
          </w:p>
        </w:tc>
        <w:tc>
          <w:tcPr>
            <w:tcW w:w="4814" w:type="dxa"/>
            <w:tcPrChange w:id="16" w:author="Oumaima Houimel" w:date="2024-04-12T16:03:00Z">
              <w:tcPr>
                <w:tcW w:w="4814" w:type="dxa"/>
              </w:tcPr>
            </w:tcPrChange>
          </w:tcPr>
          <w:p w14:paraId="5094EE1A" w14:textId="77777777" w:rsidR="008B0420" w:rsidRPr="00E1081C" w:rsidRDefault="008B0420" w:rsidP="007576E9">
            <w:pPr>
              <w:pStyle w:val="ListParagraph"/>
              <w:ind w:left="0"/>
              <w:jc w:val="center"/>
              <w:rPr>
                <w:rFonts w:cstheme="minorHAnsi"/>
                <w:sz w:val="28"/>
                <w:szCs w:val="28"/>
              </w:rPr>
            </w:pPr>
            <w:r w:rsidRPr="00E1081C">
              <w:rPr>
                <w:rFonts w:cstheme="minorHAnsi"/>
                <w:sz w:val="28"/>
                <w:szCs w:val="28"/>
              </w:rPr>
              <w:t>Description</w:t>
            </w:r>
          </w:p>
        </w:tc>
      </w:tr>
      <w:tr w:rsidR="008B0420" w14:paraId="24162BD8" w14:textId="77777777" w:rsidTr="007576E9">
        <w:trPr>
          <w:trHeight w:val="594"/>
          <w:trPrChange w:id="17" w:author="Oumaima Houimel" w:date="2024-04-12T16:03:00Z">
            <w:trPr>
              <w:trHeight w:val="594"/>
            </w:trPr>
          </w:trPrChange>
        </w:trPr>
        <w:tc>
          <w:tcPr>
            <w:tcW w:w="2952" w:type="dxa"/>
            <w:tcPrChange w:id="18" w:author="Oumaima Houimel" w:date="2024-04-12T16:03:00Z">
              <w:tcPr>
                <w:tcW w:w="2952" w:type="dxa"/>
              </w:tcPr>
            </w:tcPrChange>
          </w:tcPr>
          <w:p w14:paraId="35F88808" w14:textId="77777777" w:rsidR="008B0420" w:rsidRPr="00DB6009" w:rsidRDefault="008B0420" w:rsidP="007576E9">
            <w:pPr>
              <w:pStyle w:val="ListParagraph"/>
              <w:ind w:left="0"/>
              <w:jc w:val="center"/>
              <w:rPr>
                <w:rFonts w:ascii="Segoe UI" w:hAnsi="Segoe UI" w:cs="Segoe UI"/>
                <w:b/>
              </w:rPr>
            </w:pPr>
            <w:r w:rsidRPr="00DB6009">
              <w:rPr>
                <w:rFonts w:ascii="Segoe UI" w:hAnsi="Segoe UI" w:cs="Segoe UI"/>
                <w:b/>
              </w:rPr>
              <w:lastRenderedPageBreak/>
              <w:t>Visual Studio Code</w:t>
            </w:r>
          </w:p>
          <w:p w14:paraId="1A877E57"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4814" w:type="dxa"/>
            <w:tcPrChange w:id="19" w:author="Oumaima Houimel" w:date="2024-04-12T16:03:00Z">
              <w:tcPr>
                <w:tcW w:w="4814" w:type="dxa"/>
              </w:tcPr>
            </w:tcPrChange>
          </w:tcPr>
          <w:p w14:paraId="5B068481" w14:textId="77777777" w:rsidR="008B0420" w:rsidRPr="00E1081C" w:rsidRDefault="008B0420" w:rsidP="007576E9">
            <w:pPr>
              <w:pStyle w:val="ListParagraph"/>
              <w:ind w:left="0"/>
              <w:rPr>
                <w:rFonts w:cstheme="minorHAnsi"/>
                <w:sz w:val="28"/>
                <w:szCs w:val="28"/>
              </w:rPr>
            </w:pPr>
            <w:r w:rsidRPr="00E1081C">
              <w:rPr>
                <w:rFonts w:cstheme="minorHAnsi"/>
                <w:color w:val="0D0D0D"/>
                <w:sz w:val="28"/>
                <w:szCs w:val="28"/>
                <w:shd w:val="clear" w:color="auto" w:fill="FFFFFF"/>
              </w:rPr>
              <w:t>Est un éditeur de code source léger, extensible et multiplateforme</w:t>
            </w:r>
          </w:p>
        </w:tc>
      </w:tr>
      <w:tr w:rsidR="008B0420" w14:paraId="23F4D1B4" w14:textId="77777777" w:rsidTr="007576E9">
        <w:tc>
          <w:tcPr>
            <w:tcW w:w="2952" w:type="dxa"/>
            <w:tcPrChange w:id="20" w:author="Oumaima Houimel" w:date="2024-04-12T16:03:00Z">
              <w:tcPr>
                <w:tcW w:w="2952" w:type="dxa"/>
              </w:tcPr>
            </w:tcPrChange>
          </w:tcPr>
          <w:p w14:paraId="019CD54A"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7576E9">
            <w:pPr>
              <w:pStyle w:val="ListParagraph"/>
              <w:ind w:left="0"/>
              <w:jc w:val="center"/>
              <w:rPr>
                <w:rFonts w:ascii="Segoe UI" w:hAnsi="Segoe UI" w:cs="Segoe UI"/>
              </w:rPr>
            </w:pPr>
          </w:p>
        </w:tc>
        <w:tc>
          <w:tcPr>
            <w:tcW w:w="4814" w:type="dxa"/>
            <w:tcPrChange w:id="21" w:author="Oumaima Houimel" w:date="2024-04-12T16:03:00Z">
              <w:tcPr>
                <w:tcW w:w="4814" w:type="dxa"/>
              </w:tcPr>
            </w:tcPrChange>
          </w:tcPr>
          <w:p w14:paraId="3783BE35" w14:textId="77777777" w:rsidR="008B0420" w:rsidRPr="00E1081C" w:rsidRDefault="008B0420" w:rsidP="007576E9">
            <w:pPr>
              <w:pStyle w:val="ListParagraph"/>
              <w:ind w:left="0"/>
              <w:rPr>
                <w:rFonts w:cstheme="minorHAnsi"/>
                <w:sz w:val="28"/>
                <w:szCs w:val="28"/>
              </w:rPr>
            </w:pPr>
            <w:r w:rsidRPr="00E1081C">
              <w:rPr>
                <w:rFonts w:cstheme="minorHAnsi"/>
                <w:sz w:val="28"/>
                <w:szCs w:val="28"/>
              </w:rPr>
              <w:t>C’est un langage qui permet de composer des pages web.</w:t>
            </w:r>
          </w:p>
          <w:p w14:paraId="5424D464" w14:textId="77777777" w:rsidR="008B0420" w:rsidRPr="00E1081C" w:rsidRDefault="008B0420" w:rsidP="007576E9">
            <w:pPr>
              <w:tabs>
                <w:tab w:val="left" w:pos="1125"/>
              </w:tabs>
              <w:jc w:val="both"/>
              <w:rPr>
                <w:rFonts w:cstheme="minorHAnsi"/>
                <w:sz w:val="28"/>
                <w:szCs w:val="28"/>
              </w:rPr>
            </w:pPr>
            <w:r w:rsidRPr="00E1081C">
              <w:rPr>
                <w:rFonts w:cstheme="minorHAnsi"/>
                <w:sz w:val="28"/>
                <w:szCs w:val="28"/>
              </w:rPr>
              <w:tab/>
            </w:r>
          </w:p>
        </w:tc>
      </w:tr>
      <w:tr w:rsidR="008B0420" w14:paraId="39CA72AF" w14:textId="77777777" w:rsidTr="007576E9">
        <w:tc>
          <w:tcPr>
            <w:tcW w:w="2952" w:type="dxa"/>
            <w:tcPrChange w:id="22" w:author="Oumaima Houimel" w:date="2024-04-12T16:03:00Z">
              <w:tcPr>
                <w:tcW w:w="2952" w:type="dxa"/>
              </w:tcPr>
            </w:tcPrChange>
          </w:tcPr>
          <w:p w14:paraId="021DA3E9"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CSS3</w:t>
            </w:r>
          </w:p>
          <w:p w14:paraId="4625D9FE"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7576E9">
            <w:pPr>
              <w:pStyle w:val="ListParagraph"/>
              <w:ind w:left="0"/>
              <w:jc w:val="center"/>
              <w:rPr>
                <w:rFonts w:ascii="Segoe UI" w:hAnsi="Segoe UI" w:cs="Segoe UI"/>
              </w:rPr>
            </w:pPr>
          </w:p>
        </w:tc>
        <w:tc>
          <w:tcPr>
            <w:tcW w:w="4814" w:type="dxa"/>
            <w:tcPrChange w:id="23" w:author="Oumaima Houimel" w:date="2024-04-12T16:03:00Z">
              <w:tcPr>
                <w:tcW w:w="4814" w:type="dxa"/>
              </w:tcPr>
            </w:tcPrChange>
          </w:tcPr>
          <w:p w14:paraId="74E2BF1B" w14:textId="77777777" w:rsidR="008B0420" w:rsidRPr="00E1081C" w:rsidRDefault="008B0420" w:rsidP="007576E9">
            <w:pPr>
              <w:pStyle w:val="ListParagraph"/>
              <w:ind w:left="0"/>
              <w:rPr>
                <w:rFonts w:cstheme="minorHAnsi"/>
                <w:sz w:val="28"/>
                <w:szCs w:val="28"/>
              </w:rPr>
            </w:pPr>
            <w:r w:rsidRPr="00E1081C">
              <w:rPr>
                <w:rFonts w:cstheme="minorHAnsi"/>
                <w:color w:val="0D0D0D"/>
                <w:sz w:val="28"/>
                <w:szCs w:val="28"/>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B86610">
        <w:trPr>
          <w:trHeight w:val="1488"/>
        </w:trPr>
        <w:tc>
          <w:tcPr>
            <w:tcW w:w="2952" w:type="dxa"/>
            <w:tcPrChange w:id="24" w:author="Oumaima Houimel" w:date="2024-04-12T16:03:00Z">
              <w:tcPr>
                <w:tcW w:w="2952" w:type="dxa"/>
              </w:tcPr>
            </w:tcPrChange>
          </w:tcPr>
          <w:p w14:paraId="269E716D"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AAE8C32" wp14:editId="05451E6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7576E9">
            <w:pPr>
              <w:pStyle w:val="ListParagraph"/>
              <w:ind w:left="0"/>
              <w:jc w:val="center"/>
              <w:rPr>
                <w:rFonts w:ascii="Segoe UI" w:hAnsi="Segoe UI" w:cs="Segoe UI"/>
              </w:rPr>
            </w:pPr>
          </w:p>
        </w:tc>
        <w:tc>
          <w:tcPr>
            <w:tcW w:w="4814" w:type="dxa"/>
            <w:tcPrChange w:id="25" w:author="Oumaima Houimel" w:date="2024-04-12T16:03:00Z">
              <w:tcPr>
                <w:tcW w:w="4814" w:type="dxa"/>
              </w:tcPr>
            </w:tcPrChange>
          </w:tcPr>
          <w:p w14:paraId="2FEC5E3B" w14:textId="77777777" w:rsidR="008B0420" w:rsidRPr="00E1081C" w:rsidRDefault="008B0420" w:rsidP="007576E9">
            <w:pPr>
              <w:pStyle w:val="ListParagraph"/>
              <w:ind w:left="0"/>
              <w:rPr>
                <w:rFonts w:cstheme="minorHAnsi"/>
                <w:sz w:val="28"/>
                <w:szCs w:val="28"/>
              </w:rPr>
            </w:pPr>
            <w:r w:rsidRPr="00E1081C">
              <w:rPr>
                <w:rFonts w:cstheme="minorHAnsi"/>
                <w:sz w:val="28"/>
                <w:szCs w:val="28"/>
              </w:rPr>
              <w:t xml:space="preserve">Est un </w:t>
            </w:r>
            <w:proofErr w:type="spellStart"/>
            <w:r w:rsidRPr="00E1081C">
              <w:rPr>
                <w:rFonts w:cstheme="minorHAnsi"/>
                <w:sz w:val="28"/>
                <w:szCs w:val="28"/>
              </w:rPr>
              <w:t>framework</w:t>
            </w:r>
            <w:proofErr w:type="spellEnd"/>
            <w:r w:rsidRPr="00E1081C">
              <w:rPr>
                <w:rFonts w:cstheme="minorHAnsi"/>
                <w:sz w:val="28"/>
                <w:szCs w:val="28"/>
              </w:rPr>
              <w:t xml:space="preserve"> front-end pour le développement web, offrant des outils et des modèles prêts à l'emploi pour créer des sites réactifs et mobiles.</w:t>
            </w:r>
          </w:p>
        </w:tc>
      </w:tr>
      <w:tr w:rsidR="008B0420" w14:paraId="47A6B55E" w14:textId="77777777" w:rsidTr="00B86610">
        <w:trPr>
          <w:trHeight w:val="1963"/>
        </w:trPr>
        <w:tc>
          <w:tcPr>
            <w:tcW w:w="2952" w:type="dxa"/>
            <w:tcPrChange w:id="26" w:author="Oumaima Houimel" w:date="2024-04-12T16:03:00Z">
              <w:tcPr>
                <w:tcW w:w="2952" w:type="dxa"/>
              </w:tcPr>
            </w:tcPrChange>
          </w:tcPr>
          <w:p w14:paraId="6A52171B"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Postman</w:t>
            </w:r>
          </w:p>
          <w:p w14:paraId="6A4D4EE2"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7576E9">
            <w:pPr>
              <w:pStyle w:val="ListParagraph"/>
              <w:ind w:left="0"/>
              <w:jc w:val="center"/>
              <w:rPr>
                <w:rFonts w:ascii="Segoe UI" w:hAnsi="Segoe UI" w:cs="Segoe UI"/>
              </w:rPr>
            </w:pPr>
          </w:p>
        </w:tc>
        <w:tc>
          <w:tcPr>
            <w:tcW w:w="4814" w:type="dxa"/>
            <w:tcPrChange w:id="27" w:author="Oumaima Houimel" w:date="2024-04-12T16:03:00Z">
              <w:tcPr>
                <w:tcW w:w="4814" w:type="dxa"/>
              </w:tcPr>
            </w:tcPrChange>
          </w:tcPr>
          <w:p w14:paraId="27537470" w14:textId="77777777" w:rsidR="008B0420" w:rsidRPr="00E1081C" w:rsidRDefault="008B0420" w:rsidP="007576E9">
            <w:pPr>
              <w:pStyle w:val="ListParagraph"/>
              <w:ind w:left="0"/>
              <w:rPr>
                <w:rFonts w:cstheme="minorHAnsi"/>
                <w:sz w:val="28"/>
                <w:szCs w:val="28"/>
              </w:rPr>
            </w:pPr>
            <w:r w:rsidRPr="00E1081C">
              <w:rPr>
                <w:rFonts w:cstheme="minorHAnsi"/>
                <w:sz w:val="28"/>
                <w:szCs w:val="28"/>
              </w:rPr>
              <w:t>Les applications modernes reposent largement sur des APIs. Celle-ci est considérée comme l'API la plus complète, bénéficiant de l'adhésion de plus de 100 000 entreprises à travers le monde.</w:t>
            </w:r>
          </w:p>
        </w:tc>
      </w:tr>
      <w:tr w:rsidR="008B0420" w14:paraId="07DC0C6B" w14:textId="77777777" w:rsidTr="00B86610">
        <w:trPr>
          <w:trHeight w:val="2402"/>
        </w:trPr>
        <w:tc>
          <w:tcPr>
            <w:tcW w:w="2952" w:type="dxa"/>
            <w:tcPrChange w:id="28" w:author="Oumaima Houimel" w:date="2024-04-12T16:03:00Z">
              <w:tcPr>
                <w:tcW w:w="2952" w:type="dxa"/>
              </w:tcPr>
            </w:tcPrChange>
          </w:tcPr>
          <w:p w14:paraId="6188B854"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PhpMyAdmin</w:t>
            </w:r>
          </w:p>
          <w:p w14:paraId="55145EE8"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29"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4814" w:type="dxa"/>
            <w:tcPrChange w:id="29" w:author="Oumaima Houimel" w:date="2024-04-12T16:03:00Z">
              <w:tcPr>
                <w:tcW w:w="4814" w:type="dxa"/>
              </w:tcPr>
            </w:tcPrChange>
          </w:tcPr>
          <w:p w14:paraId="529A5CBD" w14:textId="77777777" w:rsidR="008B0420" w:rsidRDefault="008B0420" w:rsidP="007576E9">
            <w:pPr>
              <w:pStyle w:val="ListParagraph"/>
              <w:ind w:left="0"/>
              <w:rPr>
                <w:rFonts w:cstheme="minorHAnsi"/>
                <w:sz w:val="28"/>
                <w:szCs w:val="28"/>
              </w:rPr>
            </w:pPr>
            <w:r w:rsidRPr="00E1081C">
              <w:rPr>
                <w:rFonts w:cstheme="minorHAnsi"/>
                <w:sz w:val="28"/>
                <w:szCs w:val="28"/>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E1081C" w:rsidRDefault="00E1081C" w:rsidP="007576E9">
            <w:pPr>
              <w:pStyle w:val="ListParagraph"/>
              <w:ind w:left="0"/>
              <w:rPr>
                <w:rFonts w:cstheme="minorHAnsi"/>
                <w:sz w:val="28"/>
                <w:szCs w:val="28"/>
              </w:rPr>
            </w:pPr>
          </w:p>
        </w:tc>
      </w:tr>
      <w:tr w:rsidR="008B0420" w14:paraId="18DC83E1" w14:textId="77777777" w:rsidTr="007576E9">
        <w:tc>
          <w:tcPr>
            <w:tcW w:w="2952" w:type="dxa"/>
            <w:tcPrChange w:id="30" w:author="Oumaima Houimel" w:date="2024-04-12T16:03:00Z">
              <w:tcPr>
                <w:tcW w:w="2952" w:type="dxa"/>
              </w:tcPr>
            </w:tcPrChange>
          </w:tcPr>
          <w:p w14:paraId="1FD50A6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7576E9">
            <w:pPr>
              <w:pStyle w:val="ListParagraph"/>
              <w:ind w:left="0"/>
              <w:rPr>
                <w:rFonts w:ascii="Segoe UI" w:hAnsi="Segoe UI" w:cs="Segoe UI"/>
              </w:rPr>
            </w:pPr>
          </w:p>
        </w:tc>
        <w:tc>
          <w:tcPr>
            <w:tcW w:w="4814" w:type="dxa"/>
            <w:tcPrChange w:id="31" w:author="Oumaima Houimel" w:date="2024-04-12T16:03:00Z">
              <w:tcPr>
                <w:tcW w:w="4814" w:type="dxa"/>
              </w:tcPr>
            </w:tcPrChange>
          </w:tcPr>
          <w:p w14:paraId="4844F7A0" w14:textId="77777777" w:rsidR="008B0420" w:rsidRPr="00E1081C" w:rsidRDefault="008B0420" w:rsidP="007576E9">
            <w:pPr>
              <w:pStyle w:val="ListParagraph"/>
              <w:ind w:left="0"/>
              <w:rPr>
                <w:rFonts w:cstheme="minorHAnsi"/>
                <w:sz w:val="28"/>
                <w:szCs w:val="28"/>
              </w:rPr>
            </w:pPr>
            <w:r w:rsidRPr="00E1081C">
              <w:rPr>
                <w:rFonts w:cstheme="minorHAnsi"/>
                <w:sz w:val="28"/>
                <w:szCs w:val="28"/>
              </w:rPr>
              <w:t>Est un logiciel libre et gratuit qui facilite la création et la gestion de serveurs web locaux.</w:t>
            </w:r>
          </w:p>
        </w:tc>
      </w:tr>
      <w:tr w:rsidR="008B0420" w14:paraId="624D0585" w14:textId="77777777" w:rsidTr="007576E9">
        <w:trPr>
          <w:trHeight w:val="1023"/>
          <w:trPrChange w:id="32" w:author="Oumaima Houimel" w:date="2024-04-12T16:03:00Z">
            <w:trPr>
              <w:trHeight w:val="1023"/>
            </w:trPr>
          </w:trPrChange>
        </w:trPr>
        <w:tc>
          <w:tcPr>
            <w:tcW w:w="2952" w:type="dxa"/>
            <w:tcPrChange w:id="33" w:author="Oumaima Houimel" w:date="2024-04-12T16:03:00Z">
              <w:tcPr>
                <w:tcW w:w="2952" w:type="dxa"/>
              </w:tcPr>
            </w:tcPrChange>
          </w:tcPr>
          <w:p w14:paraId="5EBBFE8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PowerBI</w:t>
            </w:r>
            <w:proofErr w:type="spellEnd"/>
          </w:p>
          <w:p w14:paraId="6D20EFFD"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7576E9">
            <w:pPr>
              <w:pStyle w:val="ListParagraph"/>
              <w:ind w:left="0"/>
              <w:jc w:val="center"/>
              <w:rPr>
                <w:rFonts w:ascii="Segoe UI" w:hAnsi="Segoe UI" w:cs="Segoe UI"/>
              </w:rPr>
            </w:pPr>
          </w:p>
        </w:tc>
        <w:tc>
          <w:tcPr>
            <w:tcW w:w="4814" w:type="dxa"/>
            <w:tcPrChange w:id="34" w:author="Oumaima Houimel" w:date="2024-04-12T16:03:00Z">
              <w:tcPr>
                <w:tcW w:w="4814" w:type="dxa"/>
              </w:tcPr>
            </w:tcPrChange>
          </w:tcPr>
          <w:p w14:paraId="574DE4BD" w14:textId="77777777" w:rsidR="008B0420" w:rsidRPr="00E1081C" w:rsidRDefault="008B0420" w:rsidP="007576E9">
            <w:pPr>
              <w:pStyle w:val="ListParagraph"/>
              <w:ind w:left="0"/>
              <w:rPr>
                <w:rFonts w:cstheme="minorHAnsi"/>
                <w:sz w:val="28"/>
                <w:szCs w:val="28"/>
              </w:rPr>
            </w:pPr>
            <w:r w:rsidRPr="00E1081C">
              <w:rPr>
                <w:rFonts w:cstheme="minorHAnsi"/>
                <w:sz w:val="28"/>
                <w:szCs w:val="28"/>
              </w:rPr>
              <w:t>Power BI est une suite d'outils d'analyse de données et de visualisation développée par Microsoft.</w:t>
            </w:r>
          </w:p>
        </w:tc>
      </w:tr>
    </w:tbl>
    <w:p w14:paraId="3FD99782" w14:textId="77777777" w:rsidR="008B0420" w:rsidRDefault="008B0420" w:rsidP="008B0420">
      <w:pPr>
        <w:pStyle w:val="ListParagraph"/>
        <w:ind w:left="1296"/>
        <w:rPr>
          <w:rFonts w:ascii="Segoe UI" w:hAnsi="Segoe UI" w:cs="Segoe UI"/>
        </w:rPr>
      </w:pPr>
    </w:p>
    <w:p w14:paraId="1996280D" w14:textId="77777777" w:rsidR="008B0420" w:rsidRPr="00E1081C" w:rsidRDefault="008B0420" w:rsidP="008B0420">
      <w:pPr>
        <w:pStyle w:val="ListParagraph"/>
        <w:ind w:left="1296"/>
        <w:rPr>
          <w:rFonts w:cstheme="minorHAnsi"/>
          <w:sz w:val="28"/>
          <w:szCs w:val="24"/>
        </w:rPr>
      </w:pPr>
    </w:p>
    <w:p w14:paraId="308B3BB0" w14:textId="77777777" w:rsidR="008B0420" w:rsidRPr="00E1081C" w:rsidRDefault="008B0420" w:rsidP="008B0420">
      <w:pPr>
        <w:pStyle w:val="ListParagraph"/>
        <w:ind w:left="1296"/>
        <w:jc w:val="both"/>
        <w:rPr>
          <w:rFonts w:cstheme="minorHAnsi"/>
          <w:sz w:val="28"/>
          <w:szCs w:val="24"/>
        </w:rPr>
      </w:pPr>
      <w:r w:rsidRPr="00E1081C">
        <w:rPr>
          <w:rFonts w:cstheme="minorHAnsi"/>
          <w:sz w:val="28"/>
          <w:szCs w:val="24"/>
        </w:rPr>
        <w:t>Dans la suite, nous donnerons plus de détails sur les principales technologies utilisées, à savoir</w:t>
      </w:r>
    </w:p>
    <w:p w14:paraId="687D94EB" w14:textId="77777777" w:rsidR="008B0420" w:rsidRPr="00E1081C" w:rsidRDefault="008B0420" w:rsidP="008B0420">
      <w:pPr>
        <w:pStyle w:val="ListParagraph"/>
        <w:ind w:left="1296"/>
        <w:jc w:val="both"/>
        <w:rPr>
          <w:rFonts w:cstheme="minorHAnsi"/>
          <w:sz w:val="28"/>
          <w:szCs w:val="24"/>
        </w:rPr>
      </w:pPr>
      <w:r w:rsidRPr="00E1081C">
        <w:rPr>
          <w:rFonts w:cstheme="minorHAnsi"/>
          <w:sz w:val="28"/>
          <w:szCs w:val="24"/>
        </w:rPr>
        <w:t>Angular 17, Laravel.</w:t>
      </w:r>
    </w:p>
    <w:p w14:paraId="64A56FC4" w14:textId="77777777" w:rsidR="00B86610" w:rsidRDefault="00B86610" w:rsidP="008B0420">
      <w:pPr>
        <w:pStyle w:val="ListParagraph"/>
        <w:ind w:left="1296"/>
        <w:rPr>
          <w:rFonts w:ascii="Segoe UI" w:hAnsi="Segoe UI" w:cs="Segoe UI"/>
          <w:lang w:val="en-US"/>
        </w:rPr>
      </w:pPr>
    </w:p>
    <w:p w14:paraId="4EAE5F18" w14:textId="77777777" w:rsidR="008B0420" w:rsidRPr="007D29C1" w:rsidRDefault="008B0420" w:rsidP="00C13E31">
      <w:pPr>
        <w:pStyle w:val="ListParagraph"/>
        <w:numPr>
          <w:ilvl w:val="1"/>
          <w:numId w:val="9"/>
        </w:numPr>
        <w:rPr>
          <w:rFonts w:ascii="Segoe UI" w:hAnsi="Segoe UI" w:cs="Segoe UI"/>
          <w:sz w:val="32"/>
          <w:szCs w:val="32"/>
        </w:rPr>
      </w:pPr>
      <w:r w:rsidRPr="007D29C1">
        <w:rPr>
          <w:rFonts w:ascii="Segoe UI" w:hAnsi="Segoe UI" w:cs="Segoe UI"/>
          <w:sz w:val="32"/>
          <w:szCs w:val="32"/>
        </w:rPr>
        <w:t xml:space="preserve"> Environnements de développement utilisés :</w:t>
      </w:r>
    </w:p>
    <w:p w14:paraId="1282F9C2" w14:textId="26A695DA" w:rsidR="008B0420" w:rsidRDefault="00E35509" w:rsidP="008B0420">
      <w:pPr>
        <w:pStyle w:val="ListParagraph"/>
        <w:ind w:left="1296"/>
        <w:rPr>
          <w:ins w:id="35" w:author="Oumaima Houimel" w:date="2024-04-12T16:03:00Z"/>
          <w:rFonts w:ascii="Segoe UI" w:hAnsi="Segoe UI" w:cs="Segoe UI"/>
        </w:rPr>
      </w:pPr>
      <w:ins w:id="36" w:author="Oumaima Houimel" w:date="2024-04-12T16:03:00Z">
        <w:r w:rsidRPr="00845FF0">
          <w:rPr>
            <w:rFonts w:ascii="Segoe UI" w:hAnsi="Segoe UI" w:cs="Segoe UI"/>
            <w:noProof/>
          </w:rPr>
          <mc:AlternateContent>
            <mc:Choice Requires="wps">
              <w:drawing>
                <wp:anchor distT="45720" distB="45720" distL="114300" distR="114300" simplePos="0" relativeHeight="251662336" behindDoc="0" locked="0" layoutInCell="1" allowOverlap="1" wp14:anchorId="764E483E" wp14:editId="6745113B">
                  <wp:simplePos x="0" y="0"/>
                  <wp:positionH relativeFrom="margin">
                    <wp:posOffset>1725295</wp:posOffset>
                  </wp:positionH>
                  <wp:positionV relativeFrom="paragraph">
                    <wp:posOffset>171450</wp:posOffset>
                  </wp:positionV>
                  <wp:extent cx="4585970" cy="189357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5970" cy="1893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E87350" w14:textId="5DF4ED83" w:rsidR="007576E9" w:rsidRPr="007D29C1" w:rsidRDefault="00B86610" w:rsidP="00B86610">
                              <w:pPr>
                                <w:rPr>
                                  <w:ins w:id="37" w:author="Oumaima Houimel" w:date="2024-04-12T16:03:00Z"/>
                                  <w:sz w:val="32"/>
                                  <w:szCs w:val="32"/>
                                </w:rPr>
                              </w:pPr>
                              <w:r w:rsidRPr="00E35509">
                                <w:rPr>
                                  <w:rFonts w:cstheme="minorHAnsi"/>
                                  <w:sz w:val="32"/>
                                  <w:szCs w:val="32"/>
                                </w:rPr>
                                <w:t xml:space="preserve">Angular est un </w:t>
                              </w:r>
                              <w:r w:rsidR="002828CD" w:rsidRPr="00E35509">
                                <w:rPr>
                                  <w:rFonts w:cstheme="minorHAnsi"/>
                                  <w:sz w:val="32"/>
                                  <w:szCs w:val="32"/>
                                </w:rPr>
                                <w:t>F</w:t>
                              </w:r>
                              <w:r w:rsidRPr="00E35509">
                                <w:rPr>
                                  <w:rFonts w:cstheme="minorHAnsi"/>
                                  <w:sz w:val="32"/>
                                  <w:szCs w:val="32"/>
                                </w:rPr>
                                <w:t>ramework JavaScript open source développé par Google. Est l’un</w:t>
                              </w:r>
                              <w:r w:rsidR="002828CD" w:rsidRPr="00E35509">
                                <w:rPr>
                                  <w:rFonts w:cstheme="minorHAnsi"/>
                                  <w:sz w:val="32"/>
                                  <w:szCs w:val="32"/>
                                </w:rPr>
                                <w:t xml:space="preserve"> </w:t>
                              </w:r>
                              <w:r w:rsidRPr="00E35509">
                                <w:rPr>
                                  <w:rFonts w:cstheme="minorHAnsi"/>
                                  <w:sz w:val="32"/>
                                  <w:szCs w:val="32"/>
                                </w:rPr>
                                <w:t xml:space="preserve">des </w:t>
                              </w:r>
                              <w:proofErr w:type="spellStart"/>
                              <w:r w:rsidR="002828CD" w:rsidRPr="00E35509">
                                <w:rPr>
                                  <w:rFonts w:cstheme="minorHAnsi"/>
                                  <w:sz w:val="32"/>
                                  <w:szCs w:val="32"/>
                                </w:rPr>
                                <w:t>F</w:t>
                              </w:r>
                              <w:r w:rsidRPr="00E35509">
                                <w:rPr>
                                  <w:rFonts w:cstheme="minorHAnsi"/>
                                  <w:sz w:val="32"/>
                                  <w:szCs w:val="32"/>
                                </w:rPr>
                                <w:t>rameworks</w:t>
                              </w:r>
                              <w:proofErr w:type="spellEnd"/>
                              <w:r w:rsidRPr="00E35509">
                                <w:rPr>
                                  <w:rFonts w:cstheme="minorHAnsi"/>
                                  <w:sz w:val="32"/>
                                  <w:szCs w:val="32"/>
                                </w:rPr>
                                <w:t xml:space="preserve"> les mieux réputés et les plus utilisés par les développeurs de front-end. Ce Framework est utilisé pour développement des applications web en javascript (</w:t>
                              </w:r>
                              <w:proofErr w:type="spellStart"/>
                              <w:r w:rsidRPr="00E35509">
                                <w:rPr>
                                  <w:rFonts w:cstheme="minorHAnsi"/>
                                  <w:sz w:val="32"/>
                                  <w:szCs w:val="32"/>
                                </w:rPr>
                                <w:t>TypeScript</w:t>
                              </w:r>
                              <w:proofErr w:type="spellEnd"/>
                              <w:r w:rsidRPr="00E35509">
                                <w:rPr>
                                  <w:rFonts w:cstheme="minorHAnsi"/>
                                  <w:sz w:val="32"/>
                                  <w:szCs w:val="32"/>
                                </w:rPr>
                                <w:t>)</w:t>
                              </w:r>
                              <w:r w:rsidRPr="007D29C1">
                                <w:rPr>
                                  <w:rFonts w:ascii="Segoe UI" w:hAnsi="Segoe UI" w:cs="Segoe UI"/>
                                  <w:sz w:val="32"/>
                                  <w:szCs w:val="32"/>
                                </w:rPr>
                                <w:t xml:space="preserve"> </w:t>
                              </w:r>
                              <w:r w:rsidRPr="007D29C1">
                                <w:rPr>
                                  <w:sz w:val="32"/>
                                  <w:szCs w:val="32"/>
                                </w:rPr>
                                <w:t>[1</w:t>
                              </w:r>
                              <w:r w:rsidR="002828CD" w:rsidRPr="007D29C1">
                                <w:rPr>
                                  <w:sz w:val="32"/>
                                  <w:szCs w:val="32"/>
                                </w:rPr>
                                <w:t>2</w:t>
                              </w:r>
                              <w:r w:rsidRPr="007D29C1">
                                <w:rPr>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E483E" id="_x0000_s1032" type="#_x0000_t202" style="position:absolute;left:0;text-align:left;margin-left:135.85pt;margin-top:13.5pt;width:361.1pt;height:149.1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" filled="f" stroked="f">
                  <v:textbox>
                    <w:txbxContent>
                      <w:p w14:paraId="1DE87350" w14:textId="5DF4ED83" w:rsidR="007576E9" w:rsidRPr="007D29C1" w:rsidRDefault="00B86610" w:rsidP="00B86610">
                        <w:pPr>
                          <w:rPr>
                            <w:ins w:id="38" w:author="Oumaima Houimel" w:date="2024-04-12T16:03:00Z"/>
                            <w:sz w:val="32"/>
                            <w:szCs w:val="32"/>
                          </w:rPr>
                        </w:pPr>
                        <w:r w:rsidRPr="00E35509">
                          <w:rPr>
                            <w:rFonts w:cstheme="minorHAnsi"/>
                            <w:sz w:val="32"/>
                            <w:szCs w:val="32"/>
                          </w:rPr>
                          <w:t xml:space="preserve">Angular est un </w:t>
                        </w:r>
                        <w:r w:rsidR="002828CD" w:rsidRPr="00E35509">
                          <w:rPr>
                            <w:rFonts w:cstheme="minorHAnsi"/>
                            <w:sz w:val="32"/>
                            <w:szCs w:val="32"/>
                          </w:rPr>
                          <w:t>F</w:t>
                        </w:r>
                        <w:r w:rsidRPr="00E35509">
                          <w:rPr>
                            <w:rFonts w:cstheme="minorHAnsi"/>
                            <w:sz w:val="32"/>
                            <w:szCs w:val="32"/>
                          </w:rPr>
                          <w:t>ramework JavaScript open source développé par Google. Est l’un</w:t>
                        </w:r>
                        <w:r w:rsidR="002828CD" w:rsidRPr="00E35509">
                          <w:rPr>
                            <w:rFonts w:cstheme="minorHAnsi"/>
                            <w:sz w:val="32"/>
                            <w:szCs w:val="32"/>
                          </w:rPr>
                          <w:t xml:space="preserve"> </w:t>
                        </w:r>
                        <w:r w:rsidRPr="00E35509">
                          <w:rPr>
                            <w:rFonts w:cstheme="minorHAnsi"/>
                            <w:sz w:val="32"/>
                            <w:szCs w:val="32"/>
                          </w:rPr>
                          <w:t xml:space="preserve">des </w:t>
                        </w:r>
                        <w:proofErr w:type="spellStart"/>
                        <w:r w:rsidR="002828CD" w:rsidRPr="00E35509">
                          <w:rPr>
                            <w:rFonts w:cstheme="minorHAnsi"/>
                            <w:sz w:val="32"/>
                            <w:szCs w:val="32"/>
                          </w:rPr>
                          <w:t>F</w:t>
                        </w:r>
                        <w:r w:rsidRPr="00E35509">
                          <w:rPr>
                            <w:rFonts w:cstheme="minorHAnsi"/>
                            <w:sz w:val="32"/>
                            <w:szCs w:val="32"/>
                          </w:rPr>
                          <w:t>rameworks</w:t>
                        </w:r>
                        <w:proofErr w:type="spellEnd"/>
                        <w:r w:rsidRPr="00E35509">
                          <w:rPr>
                            <w:rFonts w:cstheme="minorHAnsi"/>
                            <w:sz w:val="32"/>
                            <w:szCs w:val="32"/>
                          </w:rPr>
                          <w:t xml:space="preserve"> les mieux réputés et les plus utilisés par les développeurs de front-end. Ce Framework est utilisé pour développement des applications web en javascript (</w:t>
                        </w:r>
                        <w:proofErr w:type="spellStart"/>
                        <w:r w:rsidRPr="00E35509">
                          <w:rPr>
                            <w:rFonts w:cstheme="minorHAnsi"/>
                            <w:sz w:val="32"/>
                            <w:szCs w:val="32"/>
                          </w:rPr>
                          <w:t>TypeScript</w:t>
                        </w:r>
                        <w:proofErr w:type="spellEnd"/>
                        <w:r w:rsidRPr="00E35509">
                          <w:rPr>
                            <w:rFonts w:cstheme="minorHAnsi"/>
                            <w:sz w:val="32"/>
                            <w:szCs w:val="32"/>
                          </w:rPr>
                          <w:t>)</w:t>
                        </w:r>
                        <w:r w:rsidRPr="007D29C1">
                          <w:rPr>
                            <w:rFonts w:ascii="Segoe UI" w:hAnsi="Segoe UI" w:cs="Segoe UI"/>
                            <w:sz w:val="32"/>
                            <w:szCs w:val="32"/>
                          </w:rPr>
                          <w:t xml:space="preserve"> </w:t>
                        </w:r>
                        <w:r w:rsidRPr="007D29C1">
                          <w:rPr>
                            <w:sz w:val="32"/>
                            <w:szCs w:val="32"/>
                          </w:rPr>
                          <w:t>[1</w:t>
                        </w:r>
                        <w:r w:rsidR="002828CD" w:rsidRPr="007D29C1">
                          <w:rPr>
                            <w:sz w:val="32"/>
                            <w:szCs w:val="32"/>
                          </w:rPr>
                          <w:t>2</w:t>
                        </w:r>
                        <w:r w:rsidRPr="007D29C1">
                          <w:rPr>
                            <w:sz w:val="32"/>
                            <w:szCs w:val="32"/>
                          </w:rPr>
                          <w:t>].</w:t>
                        </w:r>
                      </w:p>
                    </w:txbxContent>
                  </v:textbox>
                  <w10:wrap type="square" anchorx="margin"/>
                </v:shape>
              </w:pict>
            </mc:Fallback>
          </mc:AlternateContent>
        </w:r>
      </w:ins>
    </w:p>
    <w:p w14:paraId="45B43961" w14:textId="2C8287F5" w:rsidR="008B0420" w:rsidRDefault="008B0420" w:rsidP="008B0420">
      <w:pPr>
        <w:pStyle w:val="ListParagraph"/>
        <w:ind w:left="1296"/>
        <w:rPr>
          <w:del w:id="39" w:author="Oumaima Houimel" w:date="2024-04-12T16:03:00Z"/>
          <w:rFonts w:ascii="Segoe UI" w:hAnsi="Segoe UI" w:cs="Segoe UI"/>
        </w:rPr>
      </w:pPr>
      <w:ins w:id="40" w:author="Oumaima Houimel" w:date="2024-04-12T16:03:00Z">
        <w:r>
          <w:rPr>
            <w:rFonts w:ascii="Segoe UI" w:hAnsi="Segoe UI" w:cs="Segoe UI"/>
            <w:noProof/>
          </w:rPr>
          <w:drawing>
            <wp:anchor distT="0" distB="0" distL="114300" distR="114300" simplePos="0" relativeHeight="251663360" behindDoc="0" locked="0" layoutInCell="1" allowOverlap="1" wp14:anchorId="278B9EF1" wp14:editId="71310C52">
              <wp:simplePos x="0" y="0"/>
              <wp:positionH relativeFrom="column">
                <wp:posOffset>643255</wp:posOffset>
              </wp:positionH>
              <wp:positionV relativeFrom="paragraph">
                <wp:posOffset>40005</wp:posOffset>
              </wp:positionV>
              <wp:extent cx="895985" cy="933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ins>
      <w:del w:id="41" w:author="Oumaima Houimel" w:date="2024-04-12T16:03:00Z">
        <w:r>
          <w:rPr>
            <w:rFonts w:ascii="Segoe UI" w:hAnsi="Segoe UI" w:cs="Segoe UI"/>
            <w:noProof/>
          </w:rPr>
          <w:drawing>
            <wp:anchor distT="0" distB="0" distL="114300" distR="114300" simplePos="0" relativeHeight="251661312" behindDoc="0" locked="0" layoutInCell="1" allowOverlap="1" wp14:anchorId="3E1A6D72" wp14:editId="16E5906C">
              <wp:simplePos x="0" y="0"/>
              <wp:positionH relativeFrom="column">
                <wp:posOffset>595630</wp:posOffset>
              </wp:positionH>
              <wp:positionV relativeFrom="paragraph">
                <wp:posOffset>164465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r w:rsidRPr="00845FF0">
          <w:rPr>
            <w:rFonts w:ascii="Segoe UI" w:hAnsi="Segoe UI" w:cs="Segoe UI"/>
            <w:noProof/>
          </w:rPr>
          <mc:AlternateContent>
            <mc:Choice Requires="wps">
              <w:drawing>
                <wp:anchor distT="45720" distB="45720" distL="114300" distR="114300" simplePos="0" relativeHeight="251660288" behindDoc="0" locked="0" layoutInCell="1" allowOverlap="1" wp14:anchorId="7FE2492F" wp14:editId="271E9AFE">
                  <wp:simplePos x="0" y="0"/>
                  <wp:positionH relativeFrom="margin">
                    <wp:align>center</wp:align>
                  </wp:positionH>
                  <wp:positionV relativeFrom="paragraph">
                    <wp:posOffset>154940</wp:posOffset>
                  </wp:positionV>
                  <wp:extent cx="2360930" cy="1404620"/>
                  <wp:effectExtent l="0" t="0" r="1968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customXmlDelRangeStart w:id="42" w:author="Oumaima Houimel" w:date="2024-04-12T16:03:00Z"/>
                            <w:sdt>
                              <w:sdtPr>
                                <w:id w:val="568603642"/>
                                <w:temporary/>
                                <w:showingPlcHdr/>
                                <w15:appearance w15:val="hidden"/>
                              </w:sdtPr>
                              <w:sdtContent>
                                <w:customXmlDelRangeEnd w:id="42"/>
                                <w:p w14:paraId="02831C3B" w14:textId="77777777" w:rsidR="007576E9" w:rsidRPr="00845FF0" w:rsidRDefault="007576E9" w:rsidP="008B0420">
                                  <w:pPr>
                                    <w:rPr>
                                      <w:del w:id="43" w:author="Oumaima Houimel" w:date="2024-04-12T16:03:00Z"/>
                                      <w:lang w:val="en-US"/>
                                    </w:rPr>
                                  </w:pPr>
                                  <w:del w:id="44" w:author="Oumaima Houimel" w:date="2024-04-12T16:03:00Z">
                                    <w:r>
                                      <w:delText>[Grab your reader’s attention with a great quote from the document or use this space to emphasize a key point. To place this text box anywhere on the page, just drag it.]</w:delText>
                                    </w:r>
                                  </w:del>
                                </w:p>
                                <w:customXmlDelRangeStart w:id="45" w:author="Oumaima Houimel" w:date="2024-04-12T16:03:00Z"/>
                              </w:sdtContent>
                            </w:sdt>
                            <w:customXmlDelRangeEnd w:id="45"/>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E2492F" id="_x0000_s1033" type="#_x0000_t202" style="position:absolute;left:0;text-align:left;margin-left:0;margin-top:12.2pt;width:185.9pt;height:110.6pt;z-index:251660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">
                  <v:textbox style="mso-fit-shape-to-text:t">
                    <w:txbxContent>
                      <w:customXmlDelRangeStart w:id="46" w:author="Oumaima Houimel" w:date="2024-04-12T16:03:00Z"/>
                      <w:sdt>
                        <w:sdtPr>
                          <w:id w:val="568603642"/>
                          <w:temporary/>
                          <w:showingPlcHdr/>
                          <w15:appearance w15:val="hidden"/>
                        </w:sdtPr>
                        <w:sdtContent>
                          <w:customXmlDelRangeEnd w:id="46"/>
                          <w:p w14:paraId="02831C3B" w14:textId="77777777" w:rsidR="007576E9" w:rsidRPr="00845FF0" w:rsidRDefault="007576E9" w:rsidP="008B0420">
                            <w:pPr>
                              <w:rPr>
                                <w:del w:id="47" w:author="Oumaima Houimel" w:date="2024-04-12T16:03:00Z"/>
                                <w:lang w:val="en-US"/>
                              </w:rPr>
                            </w:pPr>
                            <w:del w:id="48" w:author="Oumaima Houimel" w:date="2024-04-12T16:03:00Z">
                              <w:r>
                                <w:delText>[Grab your reader’s attention with a great quote from the document or use this space to emphasize a key point. To place this text box anywhere on the page, just drag it.]</w:delText>
                              </w:r>
                            </w:del>
                          </w:p>
                          <w:customXmlDelRangeStart w:id="49" w:author="Oumaima Houimel" w:date="2024-04-12T16:03:00Z"/>
                        </w:sdtContent>
                      </w:sdt>
                      <w:customXmlDelRangeEnd w:id="49"/>
                    </w:txbxContent>
                  </v:textbox>
                  <w10:wrap type="square" anchorx="margin"/>
                </v:shape>
              </w:pict>
            </mc:Fallback>
          </mc:AlternateContent>
        </w:r>
      </w:del>
    </w:p>
    <w:p w14:paraId="2E0A1708" w14:textId="77777777" w:rsidR="008B0420" w:rsidRDefault="008B0420" w:rsidP="008B0420">
      <w:pPr>
        <w:pStyle w:val="ListParagraph"/>
        <w:ind w:left="1416"/>
        <w:rPr>
          <w:del w:id="50" w:author="Oumaima Houimel" w:date="2024-04-12T16:03:00Z"/>
          <w:rFonts w:ascii="Segoe UI" w:hAnsi="Segoe UI" w:cs="Segoe UI"/>
        </w:rPr>
      </w:pPr>
    </w:p>
    <w:p w14:paraId="54224ABF" w14:textId="77777777" w:rsidR="008B0420" w:rsidRDefault="008B0420" w:rsidP="008B0420">
      <w:pPr>
        <w:pStyle w:val="ListParagraph"/>
        <w:ind w:left="1416"/>
        <w:rPr>
          <w:del w:id="51" w:author="Oumaima Houimel" w:date="2024-04-12T16:03:00Z"/>
          <w:rFonts w:ascii="Segoe UI" w:hAnsi="Segoe UI" w:cs="Segoe UI"/>
        </w:rPr>
      </w:pPr>
    </w:p>
    <w:p w14:paraId="429A6E1C" w14:textId="77777777" w:rsidR="008B0420" w:rsidRDefault="008B0420" w:rsidP="008B0420">
      <w:pPr>
        <w:pStyle w:val="ListParagraph"/>
        <w:ind w:left="1416"/>
        <w:rPr>
          <w:del w:id="52" w:author="Oumaima Houimel" w:date="2024-04-12T16:03:00Z"/>
          <w:rFonts w:ascii="Segoe UI" w:hAnsi="Segoe UI" w:cs="Segoe UI"/>
        </w:rPr>
      </w:pPr>
    </w:p>
    <w:p w14:paraId="397EF127" w14:textId="77777777" w:rsidR="008B0420" w:rsidRDefault="008B0420" w:rsidP="008B0420">
      <w:pPr>
        <w:pStyle w:val="ListParagraph"/>
        <w:ind w:left="1416"/>
        <w:rPr>
          <w:del w:id="53" w:author="Oumaima Houimel" w:date="2024-04-12T16:03:00Z"/>
          <w:rFonts w:ascii="Segoe UI" w:hAnsi="Segoe UI" w:cs="Segoe UI"/>
        </w:rPr>
      </w:pPr>
    </w:p>
    <w:p w14:paraId="55F63BDC" w14:textId="77777777" w:rsidR="008B0420" w:rsidRDefault="008B0420" w:rsidP="008B0420">
      <w:pPr>
        <w:pStyle w:val="ListParagraph"/>
        <w:ind w:left="1416"/>
        <w:rPr>
          <w:del w:id="54" w:author="Oumaima Houimel" w:date="2024-04-12T16:03:00Z"/>
          <w:rFonts w:ascii="Segoe UI" w:hAnsi="Segoe UI" w:cs="Segoe UI"/>
        </w:rPr>
      </w:pPr>
    </w:p>
    <w:p w14:paraId="626346D4" w14:textId="77777777" w:rsidR="008B0420" w:rsidRDefault="008B0420" w:rsidP="008B0420">
      <w:pPr>
        <w:pStyle w:val="ListParagraph"/>
        <w:ind w:left="1416"/>
        <w:rPr>
          <w:del w:id="55" w:author="Oumaima Houimel" w:date="2024-04-12T16:03:00Z"/>
          <w:rFonts w:ascii="Segoe UI" w:hAnsi="Segoe UI" w:cs="Segoe UI"/>
        </w:rPr>
      </w:pPr>
    </w:p>
    <w:p w14:paraId="15A1200A" w14:textId="77777777" w:rsidR="008B0420" w:rsidRDefault="008B0420" w:rsidP="008B0420">
      <w:pPr>
        <w:pStyle w:val="ListParagraph"/>
        <w:ind w:left="1416"/>
        <w:rPr>
          <w:del w:id="56" w:author="Oumaima Houimel" w:date="2024-04-12T16:03:00Z"/>
          <w:rFonts w:ascii="Segoe UI" w:hAnsi="Segoe UI" w:cs="Segoe UI"/>
        </w:rPr>
      </w:pPr>
    </w:p>
    <w:p w14:paraId="6156DE1F" w14:textId="77777777" w:rsidR="008B0420" w:rsidRDefault="008B0420" w:rsidP="008B0420">
      <w:pPr>
        <w:rPr>
          <w:del w:id="57" w:author="Oumaima Houimel" w:date="2024-04-12T16:03:00Z"/>
          <w:rFonts w:ascii="Segoe UI" w:hAnsi="Segoe UI" w:cs="Segoe UI"/>
        </w:rPr>
      </w:pPr>
      <w:del w:id="58" w:author="Oumaima Houimel" w:date="2024-04-12T16:03:00Z">
        <w:r>
          <w:rPr>
            <w:rFonts w:ascii="Segoe UI" w:hAnsi="Segoe UI" w:cs="Segoe UI"/>
          </w:rPr>
          <w:br w:type="page"/>
        </w:r>
      </w:del>
    </w:p>
    <w:p w14:paraId="5C9437D5" w14:textId="77777777" w:rsidR="008B0420" w:rsidRPr="00CB569E" w:rsidRDefault="008B0420" w:rsidP="008B0420">
      <w:pPr>
        <w:pBdr>
          <w:top w:val="single" w:sz="2" w:space="0" w:color="E3E3E3"/>
          <w:left w:val="single" w:sz="2" w:space="0" w:color="E3E3E3"/>
          <w:bottom w:val="single" w:sz="2" w:space="0" w:color="E3E3E3"/>
          <w:right w:val="single" w:sz="2" w:space="0" w:color="E3E3E3"/>
        </w:pBdr>
        <w:shd w:val="clear" w:color="auto" w:fill="FFFFFF"/>
        <w:spacing w:after="300" w:line="240" w:lineRule="auto"/>
        <w:rPr>
          <w:del w:id="59" w:author="Oumaima Houimel" w:date="2024-04-12T16:03:00Z"/>
          <w:rFonts w:ascii="Segoe UI" w:eastAsia="Times New Roman" w:hAnsi="Segoe UI" w:cs="Segoe UI"/>
          <w:color w:val="0D0D0D"/>
          <w:sz w:val="24"/>
          <w:szCs w:val="24"/>
          <w:lang w:eastAsia="fr-FR"/>
        </w:rPr>
      </w:pPr>
      <w:del w:id="60" w:author="Oumaima Houimel" w:date="2024-04-12T16:03:00Z">
        <w:r w:rsidRPr="00CB569E">
          <w:rPr>
            <w:rFonts w:ascii="Segoe UI" w:eastAsia="Times New Roman" w:hAnsi="Segoe UI" w:cs="Segoe UI"/>
            <w:color w:val="0D0D0D"/>
            <w:sz w:val="24"/>
            <w:szCs w:val="24"/>
            <w:lang w:eastAsia="fr-FR"/>
          </w:rPr>
          <w:br/>
          <w:delText>Dans un système de gestion de maintenance assistée par ordinateur (GMAO) comprenant trois acteurs principaux - technicien, gestionnaire et administrateur - voici quelques rôles possibles avec leurs responsabilités associées :</w:delText>
        </w:r>
      </w:del>
    </w:p>
    <w:p w14:paraId="3D2EC7C9" w14:textId="77777777" w:rsidR="008B0420" w:rsidRPr="00CB569E" w:rsidRDefault="008B0420" w:rsidP="00C13E3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del w:id="61" w:author="Oumaima Houimel" w:date="2024-04-12T16:03:00Z"/>
          <w:rFonts w:ascii="Segoe UI" w:eastAsia="Times New Roman" w:hAnsi="Segoe UI" w:cs="Segoe UI"/>
          <w:color w:val="0D0D0D"/>
          <w:sz w:val="24"/>
          <w:szCs w:val="24"/>
          <w:lang w:eastAsia="fr-FR"/>
        </w:rPr>
      </w:pPr>
      <w:del w:id="62" w:author="Oumaima Houimel" w:date="2024-04-12T16:03:00Z">
        <w:r w:rsidRPr="00CB569E">
          <w:rPr>
            <w:rFonts w:ascii="Segoe UI" w:eastAsia="Times New Roman" w:hAnsi="Segoe UI" w:cs="Segoe UI"/>
            <w:b/>
            <w:bCs/>
            <w:color w:val="0D0D0D"/>
            <w:sz w:val="24"/>
            <w:szCs w:val="24"/>
            <w:bdr w:val="single" w:sz="2" w:space="0" w:color="E3E3E3" w:frame="1"/>
            <w:lang w:eastAsia="fr-FR"/>
          </w:rPr>
          <w:delText>Technicien :</w:delText>
        </w:r>
      </w:del>
    </w:p>
    <w:p w14:paraId="46B348F4"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3" w:author="Oumaima Houimel" w:date="2024-04-12T16:03:00Z"/>
          <w:rFonts w:ascii="Segoe UI" w:eastAsia="Times New Roman" w:hAnsi="Segoe UI" w:cs="Segoe UI"/>
          <w:color w:val="0D0D0D"/>
          <w:sz w:val="24"/>
          <w:szCs w:val="24"/>
          <w:lang w:eastAsia="fr-FR"/>
        </w:rPr>
      </w:pPr>
      <w:del w:id="64" w:author="Oumaima Houimel" w:date="2024-04-12T16:03:00Z">
        <w:r w:rsidRPr="00CB569E">
          <w:rPr>
            <w:rFonts w:ascii="Segoe UI" w:eastAsia="Times New Roman" w:hAnsi="Segoe UI" w:cs="Segoe UI"/>
            <w:color w:val="0D0D0D"/>
            <w:sz w:val="24"/>
            <w:szCs w:val="24"/>
            <w:lang w:eastAsia="fr-FR"/>
          </w:rPr>
          <w:delText>Accès aux tâches de maintenance assignées.</w:delText>
        </w:r>
      </w:del>
    </w:p>
    <w:p w14:paraId="670297CC"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5" w:author="Oumaima Houimel" w:date="2024-04-12T16:03:00Z"/>
          <w:rFonts w:ascii="Segoe UI" w:eastAsia="Times New Roman" w:hAnsi="Segoe UI" w:cs="Segoe UI"/>
          <w:color w:val="0D0D0D"/>
          <w:sz w:val="24"/>
          <w:szCs w:val="24"/>
          <w:lang w:eastAsia="fr-FR"/>
        </w:rPr>
      </w:pPr>
      <w:del w:id="66" w:author="Oumaima Houimel" w:date="2024-04-12T16:03:00Z">
        <w:r w:rsidRPr="00CB569E">
          <w:rPr>
            <w:rFonts w:ascii="Segoe UI" w:eastAsia="Times New Roman" w:hAnsi="Segoe UI" w:cs="Segoe UI"/>
            <w:color w:val="0D0D0D"/>
            <w:sz w:val="24"/>
            <w:szCs w:val="24"/>
            <w:lang w:eastAsia="fr-FR"/>
          </w:rPr>
          <w:delText>Enregistrement des rapports de maintenance et des activités effectuées.</w:delText>
        </w:r>
      </w:del>
    </w:p>
    <w:p w14:paraId="6986612C"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7" w:author="Oumaima Houimel" w:date="2024-04-12T16:03:00Z"/>
          <w:rFonts w:ascii="Segoe UI" w:eastAsia="Times New Roman" w:hAnsi="Segoe UI" w:cs="Segoe UI"/>
          <w:color w:val="0D0D0D"/>
          <w:sz w:val="24"/>
          <w:szCs w:val="24"/>
          <w:lang w:eastAsia="fr-FR"/>
        </w:rPr>
      </w:pPr>
      <w:del w:id="68" w:author="Oumaima Houimel" w:date="2024-04-12T16:03:00Z">
        <w:r w:rsidRPr="00CB569E">
          <w:rPr>
            <w:rFonts w:ascii="Segoe UI" w:eastAsia="Times New Roman" w:hAnsi="Segoe UI" w:cs="Segoe UI"/>
            <w:color w:val="0D0D0D"/>
            <w:sz w:val="24"/>
            <w:szCs w:val="24"/>
            <w:lang w:eastAsia="fr-FR"/>
          </w:rPr>
          <w:delText>Consultation de l'historique des équipements et des interventions.</w:delText>
        </w:r>
      </w:del>
    </w:p>
    <w:p w14:paraId="634ABCAF"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9" w:author="Oumaima Houimel" w:date="2024-04-12T16:03:00Z"/>
          <w:rFonts w:ascii="Segoe UI" w:eastAsia="Times New Roman" w:hAnsi="Segoe UI" w:cs="Segoe UI"/>
          <w:color w:val="0D0D0D"/>
          <w:sz w:val="24"/>
          <w:szCs w:val="24"/>
          <w:lang w:eastAsia="fr-FR"/>
        </w:rPr>
      </w:pPr>
      <w:del w:id="70" w:author="Oumaima Houimel" w:date="2024-04-12T16:03:00Z">
        <w:r w:rsidRPr="00CB569E">
          <w:rPr>
            <w:rFonts w:ascii="Segoe UI" w:eastAsia="Times New Roman" w:hAnsi="Segoe UI" w:cs="Segoe UI"/>
            <w:color w:val="0D0D0D"/>
            <w:sz w:val="24"/>
            <w:szCs w:val="24"/>
            <w:lang w:eastAsia="fr-FR"/>
          </w:rPr>
          <w:delText>Notification des pannes et demande d'interventions.</w:delText>
        </w:r>
      </w:del>
    </w:p>
    <w:p w14:paraId="45356E66"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1" w:author="Oumaima Houimel" w:date="2024-04-12T16:03:00Z"/>
          <w:rFonts w:ascii="Segoe UI" w:eastAsia="Times New Roman" w:hAnsi="Segoe UI" w:cs="Segoe UI"/>
          <w:color w:val="0D0D0D"/>
          <w:sz w:val="24"/>
          <w:szCs w:val="24"/>
          <w:lang w:eastAsia="fr-FR"/>
        </w:rPr>
      </w:pPr>
      <w:del w:id="72" w:author="Oumaima Houimel" w:date="2024-04-12T16:03:00Z">
        <w:r w:rsidRPr="00CB569E">
          <w:rPr>
            <w:rFonts w:ascii="Segoe UI" w:eastAsia="Times New Roman" w:hAnsi="Segoe UI" w:cs="Segoe UI"/>
            <w:color w:val="0D0D0D"/>
            <w:sz w:val="24"/>
            <w:szCs w:val="24"/>
            <w:lang w:eastAsia="fr-FR"/>
          </w:rPr>
          <w:delText>Suivi des stocks de pièces de rechange et des consommables.</w:delText>
        </w:r>
      </w:del>
    </w:p>
    <w:p w14:paraId="2DD91D51" w14:textId="77777777" w:rsidR="008B0420" w:rsidRPr="00CB569E" w:rsidRDefault="008B0420" w:rsidP="00C13E3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del w:id="73" w:author="Oumaima Houimel" w:date="2024-04-12T16:03:00Z"/>
          <w:rFonts w:ascii="Segoe UI" w:eastAsia="Times New Roman" w:hAnsi="Segoe UI" w:cs="Segoe UI"/>
          <w:color w:val="0D0D0D"/>
          <w:sz w:val="24"/>
          <w:szCs w:val="24"/>
          <w:lang w:eastAsia="fr-FR"/>
        </w:rPr>
      </w:pPr>
      <w:del w:id="74" w:author="Oumaima Houimel" w:date="2024-04-12T16:03:00Z">
        <w:r w:rsidRPr="00CB569E">
          <w:rPr>
            <w:rFonts w:ascii="Segoe UI" w:eastAsia="Times New Roman" w:hAnsi="Segoe UI" w:cs="Segoe UI"/>
            <w:b/>
            <w:bCs/>
            <w:color w:val="0D0D0D"/>
            <w:sz w:val="24"/>
            <w:szCs w:val="24"/>
            <w:bdr w:val="single" w:sz="2" w:space="0" w:color="E3E3E3" w:frame="1"/>
            <w:lang w:eastAsia="fr-FR"/>
          </w:rPr>
          <w:delText>Gestionnaire :</w:delText>
        </w:r>
      </w:del>
    </w:p>
    <w:p w14:paraId="7D46733B"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5" w:author="Oumaima Houimel" w:date="2024-04-12T16:03:00Z"/>
          <w:rFonts w:ascii="Segoe UI" w:eastAsia="Times New Roman" w:hAnsi="Segoe UI" w:cs="Segoe UI"/>
          <w:color w:val="0D0D0D"/>
          <w:sz w:val="24"/>
          <w:szCs w:val="24"/>
          <w:lang w:eastAsia="fr-FR"/>
        </w:rPr>
      </w:pPr>
      <w:del w:id="76" w:author="Oumaima Houimel" w:date="2024-04-12T16:03:00Z">
        <w:r w:rsidRPr="00CB569E">
          <w:rPr>
            <w:rFonts w:ascii="Segoe UI" w:eastAsia="Times New Roman" w:hAnsi="Segoe UI" w:cs="Segoe UI"/>
            <w:color w:val="0D0D0D"/>
            <w:sz w:val="24"/>
            <w:szCs w:val="24"/>
            <w:lang w:eastAsia="fr-FR"/>
          </w:rPr>
          <w:delText>Assignation des tâches de maintenance aux techniciens.</w:delText>
        </w:r>
      </w:del>
    </w:p>
    <w:p w14:paraId="12BF913A"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7" w:author="Oumaima Houimel" w:date="2024-04-12T16:03:00Z"/>
          <w:rFonts w:ascii="Segoe UI" w:eastAsia="Times New Roman" w:hAnsi="Segoe UI" w:cs="Segoe UI"/>
          <w:color w:val="0D0D0D"/>
          <w:sz w:val="24"/>
          <w:szCs w:val="24"/>
          <w:lang w:eastAsia="fr-FR"/>
        </w:rPr>
      </w:pPr>
      <w:del w:id="78" w:author="Oumaima Houimel" w:date="2024-04-12T16:03:00Z">
        <w:r w:rsidRPr="00CB569E">
          <w:rPr>
            <w:rFonts w:ascii="Segoe UI" w:eastAsia="Times New Roman" w:hAnsi="Segoe UI" w:cs="Segoe UI"/>
            <w:color w:val="0D0D0D"/>
            <w:sz w:val="24"/>
            <w:szCs w:val="24"/>
            <w:lang w:eastAsia="fr-FR"/>
          </w:rPr>
          <w:delText>Planification des interventions et gestion des calendriers.</w:delText>
        </w:r>
      </w:del>
    </w:p>
    <w:p w14:paraId="5A331C09"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9" w:author="Oumaima Houimel" w:date="2024-04-12T16:03:00Z"/>
          <w:rFonts w:ascii="Segoe UI" w:eastAsia="Times New Roman" w:hAnsi="Segoe UI" w:cs="Segoe UI"/>
          <w:color w:val="0D0D0D"/>
          <w:sz w:val="24"/>
          <w:szCs w:val="24"/>
          <w:lang w:eastAsia="fr-FR"/>
        </w:rPr>
      </w:pPr>
      <w:del w:id="80" w:author="Oumaima Houimel" w:date="2024-04-12T16:03:00Z">
        <w:r w:rsidRPr="00CB569E">
          <w:rPr>
            <w:rFonts w:ascii="Segoe UI" w:eastAsia="Times New Roman" w:hAnsi="Segoe UI" w:cs="Segoe UI"/>
            <w:color w:val="0D0D0D"/>
            <w:sz w:val="24"/>
            <w:szCs w:val="24"/>
            <w:lang w:eastAsia="fr-FR"/>
          </w:rPr>
          <w:delText>Suivi des performances des équipements et des équipes de maintenance.</w:delText>
        </w:r>
      </w:del>
    </w:p>
    <w:p w14:paraId="75C7676C"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1" w:author="Oumaima Houimel" w:date="2024-04-12T16:03:00Z"/>
          <w:rFonts w:ascii="Segoe UI" w:eastAsia="Times New Roman" w:hAnsi="Segoe UI" w:cs="Segoe UI"/>
          <w:color w:val="0D0D0D"/>
          <w:sz w:val="24"/>
          <w:szCs w:val="24"/>
          <w:lang w:eastAsia="fr-FR"/>
        </w:rPr>
      </w:pPr>
      <w:del w:id="82" w:author="Oumaima Houimel" w:date="2024-04-12T16:03:00Z">
        <w:r w:rsidRPr="00CB569E">
          <w:rPr>
            <w:rFonts w:ascii="Segoe UI" w:eastAsia="Times New Roman" w:hAnsi="Segoe UI" w:cs="Segoe UI"/>
            <w:color w:val="0D0D0D"/>
            <w:sz w:val="24"/>
            <w:szCs w:val="24"/>
            <w:lang w:eastAsia="fr-FR"/>
          </w:rPr>
          <w:delText>Analyse des coûts de maintenance et des tendances.</w:delText>
        </w:r>
      </w:del>
    </w:p>
    <w:p w14:paraId="7DD7987C"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3" w:author="Oumaima Houimel" w:date="2024-04-12T16:03:00Z"/>
          <w:rFonts w:ascii="Segoe UI" w:eastAsia="Times New Roman" w:hAnsi="Segoe UI" w:cs="Segoe UI"/>
          <w:color w:val="0D0D0D"/>
          <w:sz w:val="24"/>
          <w:szCs w:val="24"/>
          <w:lang w:eastAsia="fr-FR"/>
        </w:rPr>
      </w:pPr>
      <w:del w:id="84" w:author="Oumaima Houimel" w:date="2024-04-12T16:03:00Z">
        <w:r w:rsidRPr="00CB569E">
          <w:rPr>
            <w:rFonts w:ascii="Segoe UI" w:eastAsia="Times New Roman" w:hAnsi="Segoe UI" w:cs="Segoe UI"/>
            <w:color w:val="0D0D0D"/>
            <w:sz w:val="24"/>
            <w:szCs w:val="24"/>
            <w:lang w:eastAsia="fr-FR"/>
          </w:rPr>
          <w:delText>Gestion des contrats de maintenance avec les fournisseurs externes.</w:delText>
        </w:r>
      </w:del>
    </w:p>
    <w:p w14:paraId="5301CFCC" w14:textId="77777777" w:rsidR="008B0420" w:rsidRPr="00CB569E" w:rsidRDefault="008B0420" w:rsidP="00C13E3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del w:id="85" w:author="Oumaima Houimel" w:date="2024-04-12T16:03:00Z"/>
          <w:rFonts w:ascii="Segoe UI" w:eastAsia="Times New Roman" w:hAnsi="Segoe UI" w:cs="Segoe UI"/>
          <w:color w:val="0D0D0D"/>
          <w:sz w:val="24"/>
          <w:szCs w:val="24"/>
          <w:lang w:eastAsia="fr-FR"/>
        </w:rPr>
      </w:pPr>
      <w:del w:id="86" w:author="Oumaima Houimel" w:date="2024-04-12T16:03:00Z">
        <w:r w:rsidRPr="00CB569E">
          <w:rPr>
            <w:rFonts w:ascii="Segoe UI" w:eastAsia="Times New Roman" w:hAnsi="Segoe UI" w:cs="Segoe UI"/>
            <w:b/>
            <w:bCs/>
            <w:color w:val="0D0D0D"/>
            <w:sz w:val="24"/>
            <w:szCs w:val="24"/>
            <w:bdr w:val="single" w:sz="2" w:space="0" w:color="E3E3E3" w:frame="1"/>
            <w:lang w:eastAsia="fr-FR"/>
          </w:rPr>
          <w:delText>Administrateur :</w:delText>
        </w:r>
      </w:del>
    </w:p>
    <w:p w14:paraId="078D9D9A"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7" w:author="Oumaima Houimel" w:date="2024-04-12T16:03:00Z"/>
          <w:rFonts w:ascii="Segoe UI" w:eastAsia="Times New Roman" w:hAnsi="Segoe UI" w:cs="Segoe UI"/>
          <w:color w:val="0D0D0D"/>
          <w:sz w:val="24"/>
          <w:szCs w:val="24"/>
          <w:lang w:eastAsia="fr-FR"/>
        </w:rPr>
      </w:pPr>
      <w:del w:id="88" w:author="Oumaima Houimel" w:date="2024-04-12T16:03:00Z">
        <w:r w:rsidRPr="00CB569E">
          <w:rPr>
            <w:rFonts w:ascii="Segoe UI" w:eastAsia="Times New Roman" w:hAnsi="Segoe UI" w:cs="Segoe UI"/>
            <w:color w:val="0D0D0D"/>
            <w:sz w:val="24"/>
            <w:szCs w:val="24"/>
            <w:lang w:eastAsia="fr-FR"/>
          </w:rPr>
          <w:delText>Configuration et gestion des utilisateurs et de leurs autorisations.</w:delText>
        </w:r>
      </w:del>
    </w:p>
    <w:p w14:paraId="5EE3E447"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9" w:author="Oumaima Houimel" w:date="2024-04-12T16:03:00Z"/>
          <w:rFonts w:ascii="Segoe UI" w:eastAsia="Times New Roman" w:hAnsi="Segoe UI" w:cs="Segoe UI"/>
          <w:color w:val="0D0D0D"/>
          <w:sz w:val="24"/>
          <w:szCs w:val="24"/>
          <w:lang w:eastAsia="fr-FR"/>
        </w:rPr>
      </w:pPr>
      <w:del w:id="90" w:author="Oumaima Houimel" w:date="2024-04-12T16:03:00Z">
        <w:r w:rsidRPr="00CB569E">
          <w:rPr>
            <w:rFonts w:ascii="Segoe UI" w:eastAsia="Times New Roman" w:hAnsi="Segoe UI" w:cs="Segoe UI"/>
            <w:color w:val="0D0D0D"/>
            <w:sz w:val="24"/>
            <w:szCs w:val="24"/>
            <w:lang w:eastAsia="fr-FR"/>
          </w:rPr>
          <w:delText>Personnalisation des formulaires et des processus de maintenance.</w:delText>
        </w:r>
      </w:del>
    </w:p>
    <w:p w14:paraId="67B94EA2"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91" w:author="Oumaima Houimel" w:date="2024-04-12T16:03:00Z"/>
          <w:rFonts w:ascii="Segoe UI" w:eastAsia="Times New Roman" w:hAnsi="Segoe UI" w:cs="Segoe UI"/>
          <w:color w:val="0D0D0D"/>
          <w:sz w:val="24"/>
          <w:szCs w:val="24"/>
          <w:lang w:eastAsia="fr-FR"/>
        </w:rPr>
      </w:pPr>
      <w:del w:id="92" w:author="Oumaima Houimel" w:date="2024-04-12T16:03:00Z">
        <w:r w:rsidRPr="00CB569E">
          <w:rPr>
            <w:rFonts w:ascii="Segoe UI" w:eastAsia="Times New Roman" w:hAnsi="Segoe UI" w:cs="Segoe UI"/>
            <w:color w:val="0D0D0D"/>
            <w:sz w:val="24"/>
            <w:szCs w:val="24"/>
            <w:lang w:eastAsia="fr-FR"/>
          </w:rPr>
          <w:delText>Gestion de la base de données des équipements et des pièces de rechange.</w:delText>
        </w:r>
      </w:del>
    </w:p>
    <w:p w14:paraId="4B0A8AB2"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93" w:author="Oumaima Houimel" w:date="2024-04-12T16:03:00Z"/>
          <w:rFonts w:ascii="Segoe UI" w:eastAsia="Times New Roman" w:hAnsi="Segoe UI" w:cs="Segoe UI"/>
          <w:color w:val="0D0D0D"/>
          <w:sz w:val="24"/>
          <w:szCs w:val="24"/>
          <w:lang w:eastAsia="fr-FR"/>
        </w:rPr>
      </w:pPr>
      <w:del w:id="94" w:author="Oumaima Houimel" w:date="2024-04-12T16:03:00Z">
        <w:r w:rsidRPr="00CB569E">
          <w:rPr>
            <w:rFonts w:ascii="Segoe UI" w:eastAsia="Times New Roman" w:hAnsi="Segoe UI" w:cs="Segoe UI"/>
            <w:color w:val="0D0D0D"/>
            <w:sz w:val="24"/>
            <w:szCs w:val="24"/>
            <w:lang w:eastAsia="fr-FR"/>
          </w:rPr>
          <w:delText>Maintenance et mise à jour du système de GMAO.</w:delText>
        </w:r>
      </w:del>
    </w:p>
    <w:p w14:paraId="6E77B371" w14:textId="77777777" w:rsidR="008B0420" w:rsidRPr="00CB569E" w:rsidRDefault="008B0420" w:rsidP="00C13E3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95" w:author="Oumaima Houimel" w:date="2024-04-12T16:03:00Z"/>
          <w:rFonts w:ascii="Segoe UI" w:eastAsia="Times New Roman" w:hAnsi="Segoe UI" w:cs="Segoe UI"/>
          <w:color w:val="0D0D0D"/>
          <w:sz w:val="24"/>
          <w:szCs w:val="24"/>
          <w:lang w:eastAsia="fr-FR"/>
        </w:rPr>
      </w:pPr>
      <w:del w:id="96" w:author="Oumaima Houimel" w:date="2024-04-12T16:03:00Z">
        <w:r w:rsidRPr="00CB569E">
          <w:rPr>
            <w:rFonts w:ascii="Segoe UI" w:eastAsia="Times New Roman" w:hAnsi="Segoe UI" w:cs="Segoe UI"/>
            <w:color w:val="0D0D0D"/>
            <w:sz w:val="24"/>
            <w:szCs w:val="24"/>
            <w:lang w:eastAsia="fr-FR"/>
          </w:rPr>
          <w:delText>Rapports et analyses avancées sur l'utilisation du système et les performances globales de la maintenance.</w:delText>
        </w:r>
      </w:del>
    </w:p>
    <w:p w14:paraId="012BDBA8" w14:textId="77777777" w:rsidR="008B0420" w:rsidRPr="00BD1CF0" w:rsidRDefault="008B0420" w:rsidP="008B0420">
      <w:pPr>
        <w:pStyle w:val="ListParagraph"/>
        <w:ind w:left="1416"/>
        <w:rPr>
          <w:rFonts w:ascii="Segoe UI" w:hAnsi="Segoe UI" w:cs="Segoe UI"/>
        </w:rPr>
      </w:pPr>
    </w:p>
    <w:p w14:paraId="5B0A38F4" w14:textId="4A5BFA7F" w:rsidR="002828CD" w:rsidRDefault="002828CD"/>
    <w:p w14:paraId="1F49A493" w14:textId="77777777" w:rsidR="002828CD" w:rsidRDefault="002828CD"/>
    <w:p w14:paraId="6C085FFB" w14:textId="77777777" w:rsidR="002828CD" w:rsidRDefault="002828CD"/>
    <w:p w14:paraId="60D8AF44" w14:textId="77777777" w:rsidR="002828CD" w:rsidRDefault="002828CD"/>
    <w:p w14:paraId="7430B991" w14:textId="77777777" w:rsidR="002828CD" w:rsidRDefault="002828CD"/>
    <w:p w14:paraId="5889191F" w14:textId="3086691E" w:rsidR="002828CD" w:rsidRDefault="002828CD"/>
    <w:p w14:paraId="2F7B7E1D" w14:textId="2FA1ECB0" w:rsidR="002828CD" w:rsidRDefault="002828CD"/>
    <w:p w14:paraId="7201E0B8" w14:textId="4D16E94E" w:rsidR="002828CD" w:rsidRDefault="002828CD"/>
    <w:p w14:paraId="4513BAA6" w14:textId="77777777" w:rsidR="002828CD" w:rsidRDefault="002828CD"/>
    <w:p w14:paraId="191AB45F" w14:textId="20EC4EB2" w:rsidR="002828CD" w:rsidRPr="002828CD" w:rsidRDefault="002828CD" w:rsidP="002828CD">
      <w:pPr>
        <w:ind w:left="708"/>
        <w:jc w:val="both"/>
        <w:rPr>
          <w:sz w:val="28"/>
          <w:szCs w:val="28"/>
        </w:rPr>
      </w:pPr>
      <w:r w:rsidRPr="002828CD">
        <w:rPr>
          <w:sz w:val="28"/>
          <w:szCs w:val="28"/>
        </w:rPr>
        <w:t>La figure 19 représente l’architecture globale d’Angular :</w:t>
      </w:r>
    </w:p>
    <w:p w14:paraId="2493C294" w14:textId="77777777" w:rsidR="002828CD" w:rsidRDefault="002828CD" w:rsidP="002828CD">
      <w:pPr>
        <w:jc w:val="both"/>
        <w:rPr>
          <w:sz w:val="28"/>
          <w:szCs w:val="28"/>
        </w:rPr>
      </w:pPr>
    </w:p>
    <w:p w14:paraId="00C34FAE" w14:textId="239EAB34" w:rsidR="002828CD" w:rsidRDefault="002828CD" w:rsidP="002828CD">
      <w:pPr>
        <w:jc w:val="both"/>
        <w:rPr>
          <w:sz w:val="28"/>
          <w:szCs w:val="28"/>
        </w:rPr>
      </w:pPr>
      <w:r>
        <w:rPr>
          <w:noProof/>
          <w:sz w:val="28"/>
          <w:szCs w:val="28"/>
        </w:rPr>
        <w:drawing>
          <wp:inline distT="0" distB="0" distL="0" distR="0" wp14:anchorId="2B3C5799" wp14:editId="0F4D4D64">
            <wp:extent cx="5760720" cy="31559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ture-Angular-1024x561.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inline>
        </w:drawing>
      </w:r>
    </w:p>
    <w:p w14:paraId="35CBCCFE" w14:textId="77777777" w:rsidR="002828CD" w:rsidRDefault="002828CD" w:rsidP="002828CD">
      <w:pPr>
        <w:ind w:left="1416"/>
        <w:jc w:val="both"/>
        <w:rPr>
          <w:sz w:val="28"/>
          <w:szCs w:val="28"/>
        </w:rPr>
      </w:pPr>
    </w:p>
    <w:p w14:paraId="2C6FD3F5" w14:textId="77777777" w:rsidR="002828CD" w:rsidRPr="002828CD" w:rsidRDefault="002828CD" w:rsidP="002828CD">
      <w:pPr>
        <w:ind w:left="1416"/>
        <w:jc w:val="both"/>
        <w:rPr>
          <w:sz w:val="32"/>
          <w:szCs w:val="32"/>
        </w:rPr>
      </w:pPr>
      <w:r w:rsidRPr="002828CD">
        <w:rPr>
          <w:sz w:val="32"/>
          <w:szCs w:val="32"/>
        </w:rPr>
        <w:lastRenderedPageBreak/>
        <w:t xml:space="preserve">La figure ci-dessus montre le </w:t>
      </w:r>
      <w:r w:rsidRPr="002828CD">
        <w:rPr>
          <w:sz w:val="32"/>
          <w:szCs w:val="32"/>
        </w:rPr>
        <w:t>F</w:t>
      </w:r>
      <w:r w:rsidRPr="002828CD">
        <w:rPr>
          <w:sz w:val="32"/>
          <w:szCs w:val="32"/>
        </w:rPr>
        <w:t>ramework Angular qui est basé sur plusieurs concepts, nous</w:t>
      </w:r>
      <w:r w:rsidRPr="002828CD">
        <w:rPr>
          <w:sz w:val="32"/>
          <w:szCs w:val="32"/>
        </w:rPr>
        <w:t xml:space="preserve"> </w:t>
      </w:r>
      <w:r w:rsidRPr="002828CD">
        <w:rPr>
          <w:sz w:val="32"/>
          <w:szCs w:val="32"/>
        </w:rPr>
        <w:t>détaillons dans la suite quelques-uns :</w:t>
      </w:r>
    </w:p>
    <w:p w14:paraId="259DB7A4" w14:textId="3DBF392F" w:rsidR="002828CD" w:rsidRPr="002828CD" w:rsidRDefault="002828CD" w:rsidP="002828CD">
      <w:pPr>
        <w:ind w:left="1416"/>
        <w:jc w:val="both"/>
        <w:rPr>
          <w:sz w:val="32"/>
          <w:szCs w:val="32"/>
        </w:rPr>
      </w:pPr>
      <w:r w:rsidRPr="002828CD">
        <w:rPr>
          <w:sz w:val="32"/>
          <w:szCs w:val="32"/>
        </w:rPr>
        <w:t xml:space="preserve">▪ </w:t>
      </w:r>
      <w:r w:rsidRPr="002828CD">
        <w:rPr>
          <w:b/>
          <w:sz w:val="32"/>
          <w:szCs w:val="32"/>
        </w:rPr>
        <w:t>Le module</w:t>
      </w:r>
      <w:r w:rsidRPr="002828CD">
        <w:rPr>
          <w:sz w:val="32"/>
          <w:szCs w:val="32"/>
        </w:rPr>
        <w:t xml:space="preserve"> : c’est une classe type script avec le décorateur </w:t>
      </w:r>
      <w:r w:rsidRPr="002828CD">
        <w:rPr>
          <w:b/>
          <w:sz w:val="32"/>
          <w:szCs w:val="32"/>
        </w:rPr>
        <w:t>@NgModule</w:t>
      </w:r>
      <w:r w:rsidRPr="002828CD">
        <w:rPr>
          <w:sz w:val="32"/>
          <w:szCs w:val="32"/>
        </w:rPr>
        <w:t>, c’est la</w:t>
      </w:r>
      <w:r w:rsidRPr="002828CD">
        <w:rPr>
          <w:sz w:val="32"/>
          <w:szCs w:val="32"/>
        </w:rPr>
        <w:t xml:space="preserve"> </w:t>
      </w:r>
      <w:r w:rsidRPr="002828CD">
        <w:rPr>
          <w:sz w:val="32"/>
          <w:szCs w:val="32"/>
        </w:rPr>
        <w:t>première structure de base dans Angular il est un peu comme un package Java. Une</w:t>
      </w:r>
      <w:r w:rsidRPr="002828CD">
        <w:rPr>
          <w:sz w:val="32"/>
          <w:szCs w:val="32"/>
        </w:rPr>
        <w:t xml:space="preserve"> </w:t>
      </w:r>
      <w:r w:rsidRPr="002828CD">
        <w:rPr>
          <w:sz w:val="32"/>
          <w:szCs w:val="32"/>
        </w:rPr>
        <w:t>application Angular est composée d’au moins un module.</w:t>
      </w:r>
    </w:p>
    <w:p w14:paraId="2CBE1965" w14:textId="596BD9E3" w:rsidR="002828CD" w:rsidRPr="002828CD" w:rsidRDefault="002828CD" w:rsidP="002828CD">
      <w:pPr>
        <w:ind w:left="1416"/>
        <w:jc w:val="both"/>
        <w:rPr>
          <w:sz w:val="32"/>
          <w:szCs w:val="32"/>
        </w:rPr>
      </w:pPr>
      <w:r w:rsidRPr="002828CD">
        <w:rPr>
          <w:b/>
          <w:sz w:val="32"/>
          <w:szCs w:val="32"/>
        </w:rPr>
        <w:t>▪ Le composant :</w:t>
      </w:r>
      <w:r w:rsidRPr="002828CD">
        <w:rPr>
          <w:sz w:val="32"/>
          <w:szCs w:val="32"/>
        </w:rPr>
        <w:t xml:space="preserve"> c’est une classe type script avec le décorateur </w:t>
      </w:r>
      <w:r w:rsidRPr="002828CD">
        <w:rPr>
          <w:b/>
          <w:sz w:val="32"/>
          <w:szCs w:val="32"/>
        </w:rPr>
        <w:t>@Componant</w:t>
      </w:r>
      <w:r w:rsidRPr="002828CD">
        <w:rPr>
          <w:sz w:val="32"/>
          <w:szCs w:val="32"/>
        </w:rPr>
        <w:t>. Il</w:t>
      </w:r>
      <w:r w:rsidRPr="002828CD">
        <w:rPr>
          <w:sz w:val="32"/>
          <w:szCs w:val="32"/>
        </w:rPr>
        <w:t xml:space="preserve"> </w:t>
      </w:r>
      <w:r w:rsidRPr="002828CD">
        <w:rPr>
          <w:sz w:val="32"/>
          <w:szCs w:val="32"/>
        </w:rPr>
        <w:t>représente une vue de l’application. Une application Angular est un arbre de</w:t>
      </w:r>
      <w:r w:rsidRPr="002828CD">
        <w:rPr>
          <w:sz w:val="32"/>
          <w:szCs w:val="32"/>
        </w:rPr>
        <w:t xml:space="preserve"> </w:t>
      </w:r>
      <w:r w:rsidRPr="002828CD">
        <w:rPr>
          <w:sz w:val="32"/>
          <w:szCs w:val="32"/>
        </w:rPr>
        <w:t>composants Angular.</w:t>
      </w:r>
    </w:p>
    <w:p w14:paraId="4E9A2751" w14:textId="77777777" w:rsidR="002828CD" w:rsidRDefault="002828CD" w:rsidP="002828CD">
      <w:pPr>
        <w:ind w:left="1416"/>
        <w:jc w:val="both"/>
        <w:rPr>
          <w:sz w:val="32"/>
          <w:szCs w:val="32"/>
        </w:rPr>
      </w:pPr>
      <w:r w:rsidRPr="002828CD">
        <w:rPr>
          <w:b/>
          <w:sz w:val="32"/>
          <w:szCs w:val="32"/>
        </w:rPr>
        <w:t>▪ Le service :</w:t>
      </w:r>
      <w:r w:rsidRPr="002828CD">
        <w:rPr>
          <w:sz w:val="32"/>
          <w:szCs w:val="32"/>
        </w:rPr>
        <w:t xml:space="preserve"> C’est une classe type script avec le décorateur </w:t>
      </w:r>
      <w:r w:rsidRPr="002828CD">
        <w:rPr>
          <w:b/>
          <w:sz w:val="32"/>
          <w:szCs w:val="32"/>
        </w:rPr>
        <w:t>@Injectable</w:t>
      </w:r>
      <w:r w:rsidRPr="002828CD">
        <w:rPr>
          <w:sz w:val="32"/>
          <w:szCs w:val="32"/>
        </w:rPr>
        <w:t>. Il sert à</w:t>
      </w:r>
      <w:r w:rsidRPr="002828CD">
        <w:rPr>
          <w:sz w:val="32"/>
          <w:szCs w:val="32"/>
        </w:rPr>
        <w:t xml:space="preserve"> </w:t>
      </w:r>
      <w:r w:rsidRPr="002828CD">
        <w:rPr>
          <w:sz w:val="32"/>
          <w:szCs w:val="32"/>
        </w:rPr>
        <w:t>partager des données entre les composants, ou bien factoriser un traitement réutilisable.</w:t>
      </w:r>
    </w:p>
    <w:p w14:paraId="4961154B" w14:textId="77777777" w:rsidR="002828CD" w:rsidRDefault="002828CD" w:rsidP="002828CD">
      <w:pPr>
        <w:ind w:left="1416"/>
        <w:jc w:val="both"/>
        <w:rPr>
          <w:sz w:val="28"/>
          <w:szCs w:val="28"/>
        </w:rPr>
      </w:pPr>
    </w:p>
    <w:p w14:paraId="56D3A76C" w14:textId="77777777" w:rsidR="00417391" w:rsidRDefault="002828CD" w:rsidP="00417391">
      <w:pPr>
        <w:jc w:val="both"/>
        <w:rPr>
          <w:sz w:val="28"/>
          <w:szCs w:val="28"/>
        </w:rPr>
      </w:pPr>
      <w:r w:rsidRPr="002828CD">
        <w:rPr>
          <w:noProof/>
          <w:sz w:val="28"/>
          <w:szCs w:val="28"/>
        </w:rPr>
        <mc:AlternateContent>
          <mc:Choice Requires="wps">
            <w:drawing>
              <wp:anchor distT="45720" distB="45720" distL="114300" distR="114300" simplePos="0" relativeHeight="251671552" behindDoc="0" locked="0" layoutInCell="1" allowOverlap="1" wp14:anchorId="63255FD0" wp14:editId="1E0C3F8D">
                <wp:simplePos x="0" y="0"/>
                <wp:positionH relativeFrom="column">
                  <wp:posOffset>2235200</wp:posOffset>
                </wp:positionH>
                <wp:positionV relativeFrom="paragraph">
                  <wp:posOffset>0</wp:posOffset>
                </wp:positionV>
                <wp:extent cx="4048760" cy="3308985"/>
                <wp:effectExtent l="0" t="0" r="0" b="571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33089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2828CD" w:rsidRPr="00E35509" w:rsidRDefault="007D29C1">
                            <w:pPr>
                              <w:rPr>
                                <w:rFonts w:cstheme="minorHAnsi"/>
                                <w:sz w:val="32"/>
                                <w:szCs w:val="32"/>
                              </w:rPr>
                            </w:pPr>
                            <w:r w:rsidRPr="00E35509">
                              <w:rPr>
                                <w:rFonts w:cstheme="minorHAnsi"/>
                                <w:bCs/>
                                <w:color w:val="202122"/>
                                <w:sz w:val="32"/>
                                <w:szCs w:val="32"/>
                                <w:shd w:val="clear" w:color="auto" w:fill="FFFFFF"/>
                              </w:rPr>
                              <w:t>E</w:t>
                            </w:r>
                            <w:r w:rsidR="002828CD" w:rsidRPr="00E35509">
                              <w:rPr>
                                <w:rFonts w:cstheme="minorHAnsi"/>
                                <w:color w:val="202122"/>
                                <w:sz w:val="32"/>
                                <w:szCs w:val="32"/>
                                <w:shd w:val="clear" w:color="auto" w:fill="FFFFFF"/>
                              </w:rPr>
                              <w:t>st un</w:t>
                            </w:r>
                            <w:r w:rsidR="002828CD" w:rsidRPr="00E35509">
                              <w:rPr>
                                <w:rFonts w:cstheme="minorHAnsi"/>
                                <w:sz w:val="32"/>
                                <w:szCs w:val="32"/>
                                <w:shd w:val="clear" w:color="auto" w:fill="FFFFFF"/>
                              </w:rPr>
                              <w:t> </w:t>
                            </w:r>
                            <w:hyperlink r:id="rId34" w:tooltip="Framework" w:history="1">
                              <w:r w:rsidR="002828CD" w:rsidRPr="00E35509">
                                <w:rPr>
                                  <w:rStyle w:val="Hyperlink"/>
                                  <w:rFonts w:cstheme="minorHAnsi"/>
                                  <w:color w:val="auto"/>
                                  <w:sz w:val="32"/>
                                  <w:szCs w:val="32"/>
                                  <w:u w:val="none"/>
                                  <w:shd w:val="clear" w:color="auto" w:fill="FFFFFF"/>
                                </w:rPr>
                                <w:t>F</w:t>
                              </w:r>
                              <w:r w:rsidR="002828CD" w:rsidRPr="00E35509">
                                <w:rPr>
                                  <w:rStyle w:val="Hyperlink"/>
                                  <w:rFonts w:cstheme="minorHAnsi"/>
                                  <w:color w:val="auto"/>
                                  <w:sz w:val="32"/>
                                  <w:szCs w:val="32"/>
                                  <w:u w:val="none"/>
                                  <w:shd w:val="clear" w:color="auto" w:fill="FFFFFF"/>
                                </w:rPr>
                                <w:t>ramework</w:t>
                              </w:r>
                            </w:hyperlink>
                            <w:r w:rsidR="002828CD" w:rsidRPr="00E35509">
                              <w:rPr>
                                <w:rFonts w:cstheme="minorHAnsi"/>
                                <w:sz w:val="32"/>
                                <w:szCs w:val="32"/>
                                <w:shd w:val="clear" w:color="auto" w:fill="FFFFFF"/>
                              </w:rPr>
                              <w:t> </w:t>
                            </w:r>
                            <w:hyperlink r:id="rId35" w:tooltip="Web application" w:history="1">
                              <w:r w:rsidR="002828CD" w:rsidRPr="00E35509">
                                <w:rPr>
                                  <w:rStyle w:val="Hyperlink"/>
                                  <w:rFonts w:cstheme="minorHAnsi"/>
                                  <w:color w:val="auto"/>
                                  <w:sz w:val="32"/>
                                  <w:szCs w:val="32"/>
                                  <w:u w:val="none"/>
                                  <w:shd w:val="clear" w:color="auto" w:fill="FFFFFF"/>
                                </w:rPr>
                                <w:t>web</w:t>
                              </w:r>
                            </w:hyperlink>
                            <w:r w:rsidR="002828CD" w:rsidRPr="00E35509">
                              <w:rPr>
                                <w:rFonts w:cstheme="minorHAnsi"/>
                                <w:sz w:val="32"/>
                                <w:szCs w:val="32"/>
                                <w:shd w:val="clear" w:color="auto" w:fill="FFFFFF"/>
                              </w:rPr>
                              <w:t> </w:t>
                            </w:r>
                            <w:hyperlink r:id="rId36" w:tooltip="Open-source" w:history="1">
                              <w:r w:rsidR="002828CD" w:rsidRPr="00E35509">
                                <w:rPr>
                                  <w:rStyle w:val="Hyperlink"/>
                                  <w:rFonts w:cstheme="minorHAnsi"/>
                                  <w:color w:val="auto"/>
                                  <w:sz w:val="32"/>
                                  <w:szCs w:val="32"/>
                                  <w:u w:val="none"/>
                                  <w:shd w:val="clear" w:color="auto" w:fill="FFFFFF"/>
                                </w:rPr>
                                <w:t>open-source</w:t>
                              </w:r>
                            </w:hyperlink>
                            <w:r w:rsidR="002828CD" w:rsidRPr="00E35509">
                              <w:rPr>
                                <w:rFonts w:cstheme="minorHAnsi"/>
                                <w:color w:val="202122"/>
                                <w:sz w:val="32"/>
                                <w:szCs w:val="32"/>
                                <w:shd w:val="clear" w:color="auto" w:fill="FFFFFF"/>
                              </w:rPr>
                              <w:t> écrit en </w:t>
                            </w:r>
                            <w:hyperlink r:id="rId37" w:tooltip="PHP" w:history="1">
                              <w:r w:rsidR="002828CD" w:rsidRPr="00E35509">
                                <w:rPr>
                                  <w:rStyle w:val="Hyperlink"/>
                                  <w:rFonts w:cstheme="minorHAnsi"/>
                                  <w:color w:val="auto"/>
                                  <w:sz w:val="32"/>
                                  <w:szCs w:val="32"/>
                                  <w:u w:val="none"/>
                                  <w:shd w:val="clear" w:color="auto" w:fill="FFFFFF"/>
                                </w:rPr>
                                <w:t>PHP</w:t>
                              </w:r>
                            </w:hyperlink>
                            <w:r w:rsidR="002828CD" w:rsidRPr="00E35509">
                              <w:rPr>
                                <w:rFonts w:cstheme="minorHAnsi"/>
                                <w:sz w:val="32"/>
                                <w:szCs w:val="32"/>
                                <w:shd w:val="clear" w:color="auto" w:fill="FFFFFF"/>
                              </w:rPr>
                              <w:t> </w:t>
                            </w:r>
                            <w:r w:rsidR="002828CD" w:rsidRPr="00E35509">
                              <w:rPr>
                                <w:rFonts w:cstheme="minorHAnsi"/>
                                <w:color w:val="202122"/>
                                <w:sz w:val="32"/>
                                <w:szCs w:val="32"/>
                                <w:shd w:val="clear" w:color="auto" w:fill="FFFFFF"/>
                              </w:rPr>
                              <w:t>respectant le principe </w:t>
                            </w:r>
                            <w:hyperlink r:id="rId38" w:tooltip="Modèle-vue-contrôleur" w:history="1">
                              <w:r w:rsidR="002828CD" w:rsidRPr="00E35509">
                                <w:rPr>
                                  <w:rStyle w:val="Hyperlink"/>
                                  <w:rFonts w:cstheme="minorHAnsi"/>
                                  <w:color w:val="auto"/>
                                  <w:sz w:val="32"/>
                                  <w:szCs w:val="32"/>
                                  <w:u w:val="none"/>
                                  <w:shd w:val="clear" w:color="auto" w:fill="FFFFFF"/>
                                </w:rPr>
                                <w:t>modèle-vue-contrôleur</w:t>
                              </w:r>
                            </w:hyperlink>
                            <w:r w:rsidR="002828CD" w:rsidRPr="00E35509">
                              <w:rPr>
                                <w:rFonts w:cstheme="minorHAnsi"/>
                                <w:color w:val="202122"/>
                                <w:sz w:val="32"/>
                                <w:szCs w:val="32"/>
                                <w:shd w:val="clear" w:color="auto" w:fill="FFFFFF"/>
                              </w:rPr>
                              <w:t> et entièrement développé en</w:t>
                            </w:r>
                            <w:r w:rsidR="002828CD" w:rsidRPr="00E35509">
                              <w:rPr>
                                <w:rFonts w:cstheme="minorHAnsi"/>
                                <w:sz w:val="32"/>
                                <w:szCs w:val="32"/>
                                <w:shd w:val="clear" w:color="auto" w:fill="FFFFFF"/>
                              </w:rPr>
                              <w:t> </w:t>
                            </w:r>
                            <w:hyperlink r:id="rId39" w:tooltip="Programmation orientée objet" w:history="1">
                              <w:r w:rsidR="002828CD" w:rsidRPr="00E35509">
                                <w:rPr>
                                  <w:rStyle w:val="Hyperlink"/>
                                  <w:rFonts w:cstheme="minorHAnsi"/>
                                  <w:color w:val="auto"/>
                                  <w:sz w:val="32"/>
                                  <w:szCs w:val="32"/>
                                  <w:u w:val="none"/>
                                  <w:shd w:val="clear" w:color="auto" w:fill="FFFFFF"/>
                                </w:rPr>
                                <w:t>programmation orientée objet</w:t>
                              </w:r>
                            </w:hyperlink>
                            <w:r w:rsidR="002828CD" w:rsidRPr="00E35509">
                              <w:rPr>
                                <w:rFonts w:cstheme="minorHAnsi"/>
                                <w:sz w:val="32"/>
                                <w:szCs w:val="32"/>
                              </w:rPr>
                              <w:t xml:space="preserve"> [13].</w:t>
                            </w:r>
                          </w:p>
                          <w:p w14:paraId="1C164589" w14:textId="5A447CDB" w:rsidR="007D29C1" w:rsidRPr="00E35509" w:rsidRDefault="007D29C1">
                            <w:pPr>
                              <w:rPr>
                                <w:rFonts w:cstheme="minorHAnsi"/>
                                <w:color w:val="202122"/>
                                <w:sz w:val="32"/>
                                <w:szCs w:val="32"/>
                                <w:shd w:val="clear" w:color="auto" w:fill="FFFFFF"/>
                              </w:rPr>
                            </w:pPr>
                            <w:r w:rsidRPr="00E35509">
                              <w:rPr>
                                <w:rFonts w:cstheme="minorHAnsi"/>
                                <w:color w:val="0D0D0D"/>
                                <w:sz w:val="32"/>
                                <w:szCs w:val="32"/>
                                <w:shd w:val="clear" w:color="auto" w:fill="FFFFFF"/>
                              </w:rPr>
                              <w:t>Il offre une structure et des fonctionnalités puissantes pour la création d'applications web modernes et robustes.</w:t>
                            </w:r>
                          </w:p>
                          <w:p w14:paraId="0E600059" w14:textId="77777777" w:rsidR="007D29C1" w:rsidRDefault="007D29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4" type="#_x0000_t202" style="position:absolute;left:0;text-align:left;margin-left:176pt;margin-top:0;width:318.8pt;height:260.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" filled="f" stroked="f">
                <v:textbox>
                  <w:txbxContent>
                    <w:p w14:paraId="0F7046E4" w14:textId="39E833C1" w:rsidR="002828CD" w:rsidRPr="00E35509" w:rsidRDefault="007D29C1">
                      <w:pPr>
                        <w:rPr>
                          <w:rFonts w:cstheme="minorHAnsi"/>
                          <w:sz w:val="32"/>
                          <w:szCs w:val="32"/>
                        </w:rPr>
                      </w:pPr>
                      <w:r w:rsidRPr="00E35509">
                        <w:rPr>
                          <w:rFonts w:cstheme="minorHAnsi"/>
                          <w:bCs/>
                          <w:color w:val="202122"/>
                          <w:sz w:val="32"/>
                          <w:szCs w:val="32"/>
                          <w:shd w:val="clear" w:color="auto" w:fill="FFFFFF"/>
                        </w:rPr>
                        <w:t>E</w:t>
                      </w:r>
                      <w:r w:rsidR="002828CD" w:rsidRPr="00E35509">
                        <w:rPr>
                          <w:rFonts w:cstheme="minorHAnsi"/>
                          <w:color w:val="202122"/>
                          <w:sz w:val="32"/>
                          <w:szCs w:val="32"/>
                          <w:shd w:val="clear" w:color="auto" w:fill="FFFFFF"/>
                        </w:rPr>
                        <w:t>st un</w:t>
                      </w:r>
                      <w:r w:rsidR="002828CD" w:rsidRPr="00E35509">
                        <w:rPr>
                          <w:rFonts w:cstheme="minorHAnsi"/>
                          <w:sz w:val="32"/>
                          <w:szCs w:val="32"/>
                          <w:shd w:val="clear" w:color="auto" w:fill="FFFFFF"/>
                        </w:rPr>
                        <w:t> </w:t>
                      </w:r>
                      <w:hyperlink r:id="rId40" w:tooltip="Framework" w:history="1">
                        <w:r w:rsidR="002828CD" w:rsidRPr="00E35509">
                          <w:rPr>
                            <w:rStyle w:val="Hyperlink"/>
                            <w:rFonts w:cstheme="minorHAnsi"/>
                            <w:color w:val="auto"/>
                            <w:sz w:val="32"/>
                            <w:szCs w:val="32"/>
                            <w:u w:val="none"/>
                            <w:shd w:val="clear" w:color="auto" w:fill="FFFFFF"/>
                          </w:rPr>
                          <w:t>F</w:t>
                        </w:r>
                        <w:r w:rsidR="002828CD" w:rsidRPr="00E35509">
                          <w:rPr>
                            <w:rStyle w:val="Hyperlink"/>
                            <w:rFonts w:cstheme="minorHAnsi"/>
                            <w:color w:val="auto"/>
                            <w:sz w:val="32"/>
                            <w:szCs w:val="32"/>
                            <w:u w:val="none"/>
                            <w:shd w:val="clear" w:color="auto" w:fill="FFFFFF"/>
                          </w:rPr>
                          <w:t>ramework</w:t>
                        </w:r>
                      </w:hyperlink>
                      <w:r w:rsidR="002828CD" w:rsidRPr="00E35509">
                        <w:rPr>
                          <w:rFonts w:cstheme="minorHAnsi"/>
                          <w:sz w:val="32"/>
                          <w:szCs w:val="32"/>
                          <w:shd w:val="clear" w:color="auto" w:fill="FFFFFF"/>
                        </w:rPr>
                        <w:t> </w:t>
                      </w:r>
                      <w:hyperlink r:id="rId41" w:tooltip="Web application" w:history="1">
                        <w:r w:rsidR="002828CD" w:rsidRPr="00E35509">
                          <w:rPr>
                            <w:rStyle w:val="Hyperlink"/>
                            <w:rFonts w:cstheme="minorHAnsi"/>
                            <w:color w:val="auto"/>
                            <w:sz w:val="32"/>
                            <w:szCs w:val="32"/>
                            <w:u w:val="none"/>
                            <w:shd w:val="clear" w:color="auto" w:fill="FFFFFF"/>
                          </w:rPr>
                          <w:t>web</w:t>
                        </w:r>
                      </w:hyperlink>
                      <w:r w:rsidR="002828CD" w:rsidRPr="00E35509">
                        <w:rPr>
                          <w:rFonts w:cstheme="minorHAnsi"/>
                          <w:sz w:val="32"/>
                          <w:szCs w:val="32"/>
                          <w:shd w:val="clear" w:color="auto" w:fill="FFFFFF"/>
                        </w:rPr>
                        <w:t> </w:t>
                      </w:r>
                      <w:hyperlink r:id="rId42" w:tooltip="Open-source" w:history="1">
                        <w:r w:rsidR="002828CD" w:rsidRPr="00E35509">
                          <w:rPr>
                            <w:rStyle w:val="Hyperlink"/>
                            <w:rFonts w:cstheme="minorHAnsi"/>
                            <w:color w:val="auto"/>
                            <w:sz w:val="32"/>
                            <w:szCs w:val="32"/>
                            <w:u w:val="none"/>
                            <w:shd w:val="clear" w:color="auto" w:fill="FFFFFF"/>
                          </w:rPr>
                          <w:t>open-source</w:t>
                        </w:r>
                      </w:hyperlink>
                      <w:r w:rsidR="002828CD" w:rsidRPr="00E35509">
                        <w:rPr>
                          <w:rFonts w:cstheme="minorHAnsi"/>
                          <w:color w:val="202122"/>
                          <w:sz w:val="32"/>
                          <w:szCs w:val="32"/>
                          <w:shd w:val="clear" w:color="auto" w:fill="FFFFFF"/>
                        </w:rPr>
                        <w:t> écrit en </w:t>
                      </w:r>
                      <w:hyperlink r:id="rId43" w:tooltip="PHP" w:history="1">
                        <w:r w:rsidR="002828CD" w:rsidRPr="00E35509">
                          <w:rPr>
                            <w:rStyle w:val="Hyperlink"/>
                            <w:rFonts w:cstheme="minorHAnsi"/>
                            <w:color w:val="auto"/>
                            <w:sz w:val="32"/>
                            <w:szCs w:val="32"/>
                            <w:u w:val="none"/>
                            <w:shd w:val="clear" w:color="auto" w:fill="FFFFFF"/>
                          </w:rPr>
                          <w:t>PHP</w:t>
                        </w:r>
                      </w:hyperlink>
                      <w:r w:rsidR="002828CD" w:rsidRPr="00E35509">
                        <w:rPr>
                          <w:rFonts w:cstheme="minorHAnsi"/>
                          <w:sz w:val="32"/>
                          <w:szCs w:val="32"/>
                          <w:shd w:val="clear" w:color="auto" w:fill="FFFFFF"/>
                        </w:rPr>
                        <w:t> </w:t>
                      </w:r>
                      <w:r w:rsidR="002828CD" w:rsidRPr="00E35509">
                        <w:rPr>
                          <w:rFonts w:cstheme="minorHAnsi"/>
                          <w:color w:val="202122"/>
                          <w:sz w:val="32"/>
                          <w:szCs w:val="32"/>
                          <w:shd w:val="clear" w:color="auto" w:fill="FFFFFF"/>
                        </w:rPr>
                        <w:t>respectant le principe </w:t>
                      </w:r>
                      <w:hyperlink r:id="rId44" w:tooltip="Modèle-vue-contrôleur" w:history="1">
                        <w:r w:rsidR="002828CD" w:rsidRPr="00E35509">
                          <w:rPr>
                            <w:rStyle w:val="Hyperlink"/>
                            <w:rFonts w:cstheme="minorHAnsi"/>
                            <w:color w:val="auto"/>
                            <w:sz w:val="32"/>
                            <w:szCs w:val="32"/>
                            <w:u w:val="none"/>
                            <w:shd w:val="clear" w:color="auto" w:fill="FFFFFF"/>
                          </w:rPr>
                          <w:t>modèle-vue-contrôleur</w:t>
                        </w:r>
                      </w:hyperlink>
                      <w:r w:rsidR="002828CD" w:rsidRPr="00E35509">
                        <w:rPr>
                          <w:rFonts w:cstheme="minorHAnsi"/>
                          <w:color w:val="202122"/>
                          <w:sz w:val="32"/>
                          <w:szCs w:val="32"/>
                          <w:shd w:val="clear" w:color="auto" w:fill="FFFFFF"/>
                        </w:rPr>
                        <w:t> et entièrement développé en</w:t>
                      </w:r>
                      <w:r w:rsidR="002828CD" w:rsidRPr="00E35509">
                        <w:rPr>
                          <w:rFonts w:cstheme="minorHAnsi"/>
                          <w:sz w:val="32"/>
                          <w:szCs w:val="32"/>
                          <w:shd w:val="clear" w:color="auto" w:fill="FFFFFF"/>
                        </w:rPr>
                        <w:t> </w:t>
                      </w:r>
                      <w:hyperlink r:id="rId45" w:tooltip="Programmation orientée objet" w:history="1">
                        <w:r w:rsidR="002828CD" w:rsidRPr="00E35509">
                          <w:rPr>
                            <w:rStyle w:val="Hyperlink"/>
                            <w:rFonts w:cstheme="minorHAnsi"/>
                            <w:color w:val="auto"/>
                            <w:sz w:val="32"/>
                            <w:szCs w:val="32"/>
                            <w:u w:val="none"/>
                            <w:shd w:val="clear" w:color="auto" w:fill="FFFFFF"/>
                          </w:rPr>
                          <w:t>programmation orientée objet</w:t>
                        </w:r>
                      </w:hyperlink>
                      <w:r w:rsidR="002828CD" w:rsidRPr="00E35509">
                        <w:rPr>
                          <w:rFonts w:cstheme="minorHAnsi"/>
                          <w:sz w:val="32"/>
                          <w:szCs w:val="32"/>
                        </w:rPr>
                        <w:t xml:space="preserve"> [13].</w:t>
                      </w:r>
                    </w:p>
                    <w:p w14:paraId="1C164589" w14:textId="5A447CDB" w:rsidR="007D29C1" w:rsidRPr="00E35509" w:rsidRDefault="007D29C1">
                      <w:pPr>
                        <w:rPr>
                          <w:rFonts w:cstheme="minorHAnsi"/>
                          <w:color w:val="202122"/>
                          <w:sz w:val="32"/>
                          <w:szCs w:val="32"/>
                          <w:shd w:val="clear" w:color="auto" w:fill="FFFFFF"/>
                        </w:rPr>
                      </w:pPr>
                      <w:r w:rsidRPr="00E35509">
                        <w:rPr>
                          <w:rFonts w:cstheme="minorHAnsi"/>
                          <w:color w:val="0D0D0D"/>
                          <w:sz w:val="32"/>
                          <w:szCs w:val="32"/>
                          <w:shd w:val="clear" w:color="auto" w:fill="FFFFFF"/>
                        </w:rPr>
                        <w:t>Il offre une structure et des fonctionnalités puissantes pour la création d'applications web modernes et robustes.</w:t>
                      </w:r>
                    </w:p>
                    <w:p w14:paraId="0E600059" w14:textId="77777777" w:rsidR="007D29C1" w:rsidRDefault="007D29C1"/>
                  </w:txbxContent>
                </v:textbox>
                <w10:wrap type="square"/>
              </v:shape>
            </w:pict>
          </mc:Fallback>
        </mc:AlternateContent>
      </w:r>
      <w:r>
        <w:rPr>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Default="00417391" w:rsidP="00417391">
      <w:pPr>
        <w:jc w:val="both"/>
      </w:pPr>
    </w:p>
    <w:p w14:paraId="42857E17" w14:textId="77777777" w:rsidR="00417391" w:rsidRDefault="00417391" w:rsidP="00417391">
      <w:pPr>
        <w:jc w:val="both"/>
      </w:pPr>
    </w:p>
    <w:p w14:paraId="2845C102" w14:textId="77777777" w:rsidR="00417391" w:rsidRDefault="00417391" w:rsidP="00417391">
      <w:pPr>
        <w:jc w:val="both"/>
      </w:pPr>
    </w:p>
    <w:p w14:paraId="7C25CD81" w14:textId="77777777" w:rsidR="00417391" w:rsidRDefault="00417391" w:rsidP="00417391">
      <w:pPr>
        <w:jc w:val="both"/>
      </w:pPr>
    </w:p>
    <w:p w14:paraId="177EB368" w14:textId="77777777" w:rsidR="00417391" w:rsidRDefault="00417391" w:rsidP="00417391">
      <w:pPr>
        <w:jc w:val="both"/>
      </w:pPr>
    </w:p>
    <w:p w14:paraId="351634A3" w14:textId="77777777" w:rsidR="00417391" w:rsidRDefault="00417391" w:rsidP="00417391">
      <w:pPr>
        <w:jc w:val="both"/>
      </w:pPr>
    </w:p>
    <w:p w14:paraId="5ACEF99B" w14:textId="77777777" w:rsidR="00417391" w:rsidRDefault="00417391" w:rsidP="00417391">
      <w:pPr>
        <w:jc w:val="both"/>
      </w:pPr>
    </w:p>
    <w:p w14:paraId="37B517DA" w14:textId="77777777" w:rsidR="00417391" w:rsidRPr="00417391" w:rsidRDefault="00417391" w:rsidP="00417391">
      <w:pPr>
        <w:rPr>
          <w:rFonts w:ascii="Segoe UI" w:hAnsi="Segoe UI" w:cs="Segoe UI"/>
          <w:sz w:val="32"/>
          <w:szCs w:val="32"/>
        </w:rPr>
      </w:pPr>
    </w:p>
    <w:p w14:paraId="3496C48E" w14:textId="40177AED" w:rsidR="002828CD" w:rsidRPr="00E35509" w:rsidRDefault="00417391" w:rsidP="00C13E31">
      <w:pPr>
        <w:pStyle w:val="ListParagraph"/>
        <w:numPr>
          <w:ilvl w:val="0"/>
          <w:numId w:val="5"/>
        </w:numPr>
        <w:rPr>
          <w:rFonts w:cstheme="minorHAnsi"/>
          <w:b/>
          <w:sz w:val="32"/>
          <w:szCs w:val="32"/>
        </w:rPr>
      </w:pPr>
      <w:r w:rsidRPr="00E35509">
        <w:rPr>
          <w:rFonts w:cstheme="minorHAnsi"/>
          <w:b/>
          <w:sz w:val="32"/>
          <w:szCs w:val="32"/>
        </w:rPr>
        <w:t>CONCLUSION :</w:t>
      </w:r>
    </w:p>
    <w:p w14:paraId="124C75E0" w14:textId="77777777" w:rsidR="00167124" w:rsidRPr="00E35509" w:rsidRDefault="00167124" w:rsidP="00167124">
      <w:pPr>
        <w:ind w:left="1080"/>
        <w:rPr>
          <w:rFonts w:cstheme="minorHAnsi"/>
          <w:sz w:val="32"/>
          <w:szCs w:val="32"/>
        </w:rPr>
      </w:pPr>
      <w:r w:rsidRPr="00E35509">
        <w:rPr>
          <w:rFonts w:cstheme="minorHAnsi"/>
          <w:sz w:val="32"/>
          <w:szCs w:val="32"/>
        </w:rPr>
        <w:t xml:space="preserve">Dans le deuxième chapitre, nous avons précisé les besoins et adopté le cadre Scrum. Le </w:t>
      </w:r>
      <w:proofErr w:type="spellStart"/>
      <w:r w:rsidRPr="00E35509">
        <w:rPr>
          <w:rFonts w:cstheme="minorHAnsi"/>
          <w:sz w:val="32"/>
          <w:szCs w:val="32"/>
        </w:rPr>
        <w:t>Backlog</w:t>
      </w:r>
      <w:proofErr w:type="spellEnd"/>
      <w:r w:rsidRPr="00E35509">
        <w:rPr>
          <w:rFonts w:cstheme="minorHAnsi"/>
          <w:sz w:val="32"/>
          <w:szCs w:val="32"/>
        </w:rPr>
        <w:t xml:space="preserve"> de produit global et le </w:t>
      </w:r>
      <w:r w:rsidRPr="00E35509">
        <w:rPr>
          <w:rFonts w:cstheme="minorHAnsi"/>
          <w:sz w:val="32"/>
          <w:szCs w:val="32"/>
        </w:rPr>
        <w:lastRenderedPageBreak/>
        <w:t xml:space="preserve">diagramme de cas d'utilisation global ont été présentés, accompagnés de choix techniques pour l'application. </w:t>
      </w:r>
    </w:p>
    <w:p w14:paraId="09868F36" w14:textId="0C32C216" w:rsidR="00417391" w:rsidRPr="00E35509" w:rsidRDefault="00167124" w:rsidP="00167124">
      <w:pPr>
        <w:ind w:left="1080"/>
        <w:rPr>
          <w:rFonts w:cstheme="minorHAnsi"/>
        </w:rPr>
      </w:pPr>
      <w:r w:rsidRPr="00E35509">
        <w:rPr>
          <w:rFonts w:cstheme="minorHAnsi"/>
          <w:sz w:val="32"/>
          <w:szCs w:val="32"/>
        </w:rPr>
        <w:t>Le prochain chapitre détaillera le travail réalisé lors du premier sprint du projet.</w:t>
      </w:r>
    </w:p>
    <w:p w14:paraId="0A611740" w14:textId="77777777" w:rsidR="00417391" w:rsidRDefault="00417391"/>
    <w:p w14:paraId="3C9F1753" w14:textId="77777777" w:rsidR="00417391" w:rsidRDefault="00417391"/>
    <w:p w14:paraId="6739B72E" w14:textId="77777777" w:rsidR="00417391" w:rsidRDefault="00417391"/>
    <w:p w14:paraId="145A6074" w14:textId="77777777" w:rsidR="00417391" w:rsidRDefault="00417391"/>
    <w:p w14:paraId="41501133" w14:textId="77777777" w:rsidR="00417391" w:rsidRDefault="00417391"/>
    <w:p w14:paraId="0D917F02" w14:textId="77777777" w:rsidR="00417391" w:rsidRDefault="00417391"/>
    <w:p w14:paraId="303D6E85" w14:textId="77777777" w:rsidR="00417391" w:rsidRDefault="00417391"/>
    <w:p w14:paraId="1EF4C387" w14:textId="77777777" w:rsidR="00417391" w:rsidRDefault="00417391"/>
    <w:p w14:paraId="58DCED7F" w14:textId="77777777" w:rsidR="00417391" w:rsidRDefault="00417391"/>
    <w:p w14:paraId="651D74AC" w14:textId="77777777" w:rsidR="00417391" w:rsidRDefault="00417391"/>
    <w:p w14:paraId="63888B9B" w14:textId="77777777" w:rsidR="00417391" w:rsidRDefault="00417391"/>
    <w:p w14:paraId="7EDCA93C" w14:textId="77777777" w:rsidR="00417391" w:rsidRDefault="00417391"/>
    <w:p w14:paraId="52F44F9A" w14:textId="77777777" w:rsidR="00417391" w:rsidRDefault="00417391"/>
    <w:p w14:paraId="3FE0F5CB" w14:textId="77777777" w:rsidR="00417391" w:rsidRDefault="00417391"/>
    <w:p w14:paraId="6B8F9D2A" w14:textId="77777777" w:rsidR="00417391" w:rsidRDefault="00417391"/>
    <w:p w14:paraId="681410E5" w14:textId="77777777" w:rsidR="00417391" w:rsidRDefault="00417391"/>
    <w:p w14:paraId="77F17C39" w14:textId="77777777" w:rsidR="00417391" w:rsidRDefault="00417391"/>
    <w:p w14:paraId="294817F1" w14:textId="64D91B19" w:rsidR="00370038" w:rsidRDefault="00B546D0">
      <w:r>
        <w:t>[7] :</w:t>
      </w:r>
      <w:r w:rsidRPr="00B546D0">
        <w:t xml:space="preserve"> https://fr.ryte.com/wiki/Product_owner. [En ligne] [Citation : </w:t>
      </w:r>
      <w:r w:rsidR="00BC7FDA">
        <w:t>17</w:t>
      </w:r>
      <w:r w:rsidRPr="00B546D0">
        <w:t xml:space="preserve"> Mars 202</w:t>
      </w:r>
      <w:r w:rsidR="00BC7FDA">
        <w:t>4</w:t>
      </w:r>
      <w:r w:rsidRPr="00B546D0">
        <w:t>].</w:t>
      </w:r>
    </w:p>
    <w:p w14:paraId="6C85958E" w14:textId="488BB046" w:rsidR="007576E9" w:rsidRDefault="007576E9">
      <w:r>
        <w:t>[8]</w:t>
      </w:r>
      <w:proofErr w:type="gramStart"/>
      <w:r>
        <w:t> :</w:t>
      </w:r>
      <w:r w:rsidRPr="007576E9">
        <w:t>https://www.tuleap.org/fr/agile/comprendre-methode-agile-scrum-10-minutes#grands-principes-scrum</w:t>
      </w:r>
      <w:proofErr w:type="gramEnd"/>
      <w:r w:rsidRPr="00B546D0">
        <w:t xml:space="preserve">. [En ligne] [Citation : </w:t>
      </w:r>
      <w:r>
        <w:t>17</w:t>
      </w:r>
      <w:r w:rsidRPr="00B546D0">
        <w:t xml:space="preserve"> Mars 202</w:t>
      </w:r>
      <w:r>
        <w:t>4</w:t>
      </w:r>
      <w:r w:rsidRPr="00B546D0">
        <w:t>].</w:t>
      </w:r>
    </w:p>
    <w:p w14:paraId="31F654C2" w14:textId="22AE4D8A" w:rsidR="007576E9" w:rsidRDefault="007576E9">
      <w:r>
        <w:t>[9] :</w:t>
      </w:r>
      <w:r w:rsidRPr="007576E9">
        <w:t xml:space="preserve"> </w:t>
      </w:r>
      <w:hyperlink r:id="rId47" w:history="1">
        <w:r w:rsidRPr="00BA23DE">
          <w:rPr>
            <w:rStyle w:val="Hyperlink"/>
          </w:rPr>
          <w:t>https://blog.myagilepartner.fr/index.php/2018/05/27/role-de-scrum-master/</w:t>
        </w:r>
      </w:hyperlink>
      <w:r>
        <w:t xml:space="preserve">. </w:t>
      </w:r>
      <w:r w:rsidRPr="00B546D0">
        <w:t xml:space="preserve"> [En ligne] [Citation : </w:t>
      </w:r>
      <w:r>
        <w:t>17</w:t>
      </w:r>
      <w:r w:rsidRPr="00B546D0">
        <w:t xml:space="preserve"> Mars 202</w:t>
      </w:r>
      <w:r>
        <w:t>4</w:t>
      </w:r>
      <w:r w:rsidRPr="00B546D0">
        <w:t>].</w:t>
      </w:r>
    </w:p>
    <w:p w14:paraId="13E17835" w14:textId="5539334B" w:rsidR="007576E9" w:rsidRDefault="009711CB">
      <w:r>
        <w:t>[10] :</w:t>
      </w:r>
      <w:r w:rsidRPr="009711CB">
        <w:t xml:space="preserve"> </w:t>
      </w:r>
      <w:hyperlink r:id="rId48" w:history="1">
        <w:r w:rsidRPr="00BA23DE">
          <w:rPr>
            <w:rStyle w:val="Hyperlink"/>
          </w:rPr>
          <w:t>https://fr.wikipedia.org/wiki/Diagramme_de_cas_d%27utilisation</w:t>
        </w:r>
      </w:hyperlink>
      <w:r>
        <w:t>.</w:t>
      </w:r>
      <w:r w:rsidRPr="00B546D0">
        <w:t xml:space="preserve"> [En ligne] [Citation : </w:t>
      </w:r>
      <w:r>
        <w:t>17</w:t>
      </w:r>
      <w:r w:rsidRPr="00B546D0">
        <w:t xml:space="preserve"> Mars 202</w:t>
      </w:r>
      <w:r>
        <w:t>4</w:t>
      </w:r>
      <w:r w:rsidRPr="00B546D0">
        <w:t>].</w:t>
      </w:r>
    </w:p>
    <w:p w14:paraId="0E719FA9" w14:textId="469E2516" w:rsidR="00192BEB" w:rsidRDefault="00192BEB">
      <w:r>
        <w:t>[11] :</w:t>
      </w:r>
      <w:r w:rsidRPr="00192BEB">
        <w:t xml:space="preserve"> </w:t>
      </w:r>
      <w:hyperlink r:id="rId49" w:history="1">
        <w:r w:rsidRPr="00BA23DE">
          <w:rPr>
            <w:rStyle w:val="Hyperlink"/>
          </w:rPr>
          <w:t>https://www.lucidchart.com/pages/fr/diagramme-de-classes-uml</w:t>
        </w:r>
      </w:hyperlink>
      <w:r>
        <w:t xml:space="preserve">. </w:t>
      </w:r>
      <w:r w:rsidRPr="00B546D0">
        <w:t xml:space="preserve">[En ligne] [Citation : </w:t>
      </w:r>
      <w:r>
        <w:t>17</w:t>
      </w:r>
      <w:r w:rsidRPr="00B546D0">
        <w:t xml:space="preserve"> Mars 202</w:t>
      </w:r>
      <w:r>
        <w:t>4</w:t>
      </w:r>
      <w:r w:rsidRPr="00B546D0">
        <w:t>].</w:t>
      </w:r>
    </w:p>
    <w:p w14:paraId="3C01934F" w14:textId="5D891622" w:rsidR="002828CD" w:rsidRDefault="002828CD">
      <w:r>
        <w:t>[12] :</w:t>
      </w:r>
      <w:r w:rsidRPr="002828CD">
        <w:t xml:space="preserve"> https://en.wikipedia.org/wiki/JSON. [En ligne] [Citation : 1</w:t>
      </w:r>
      <w:r>
        <w:t>8</w:t>
      </w:r>
      <w:r w:rsidRPr="002828CD">
        <w:t xml:space="preserve"> Mars 202</w:t>
      </w:r>
      <w:r>
        <w:t>4</w:t>
      </w:r>
      <w:r w:rsidRPr="002828CD">
        <w:t>].</w:t>
      </w:r>
    </w:p>
    <w:p w14:paraId="34FA83F9" w14:textId="77777777" w:rsidR="002828CD" w:rsidRDefault="002828CD" w:rsidP="002828CD">
      <w:r>
        <w:lastRenderedPageBreak/>
        <w:t>[13]</w:t>
      </w:r>
      <w:proofErr w:type="gramStart"/>
      <w:r>
        <w:t> :</w:t>
      </w:r>
      <w:r w:rsidRPr="002828CD">
        <w:t>https://fr.wikipedia.org/wiki/Laravel#:~:text=Laravel%20est%20un%20framework%20web,ses%20sources%20h%C3%A9berg%C3%A9es%20sur%20GitHub</w:t>
      </w:r>
      <w:proofErr w:type="gramEnd"/>
      <w:r w:rsidRPr="002828CD">
        <w:t>.</w:t>
      </w:r>
      <w:r w:rsidRPr="002828CD">
        <w:t xml:space="preserve"> [En ligne] [Citation : 1</w:t>
      </w:r>
      <w:r>
        <w:t>8</w:t>
      </w:r>
      <w:r w:rsidRPr="002828CD">
        <w:t xml:space="preserve"> Mars 202</w:t>
      </w:r>
      <w:r>
        <w:t>4</w:t>
      </w:r>
      <w:r w:rsidRPr="002828CD">
        <w:t>].</w:t>
      </w:r>
    </w:p>
    <w:p w14:paraId="6F230FE2" w14:textId="03456743" w:rsidR="002828CD" w:rsidRDefault="002828CD"/>
    <w:sectPr w:rsidR="002828CD">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9615F" w14:textId="77777777" w:rsidR="00C13E31" w:rsidRDefault="00C13E31">
      <w:pPr>
        <w:spacing w:after="0" w:line="240" w:lineRule="auto"/>
      </w:pPr>
      <w:r>
        <w:separator/>
      </w:r>
    </w:p>
  </w:endnote>
  <w:endnote w:type="continuationSeparator" w:id="0">
    <w:p w14:paraId="3E7F350D" w14:textId="77777777" w:rsidR="00C13E31" w:rsidRDefault="00C13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025C3" w14:textId="77777777" w:rsidR="007576E9" w:rsidRDefault="007576E9">
    <w:pPr>
      <w:pPrChange w:id="97" w:author="Oumaima Houimel" w:date="2024-04-12T16:03: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69B69" w14:textId="77777777" w:rsidR="00C13E31" w:rsidRDefault="00C13E31">
      <w:pPr>
        <w:spacing w:after="0" w:line="240" w:lineRule="auto"/>
      </w:pPr>
      <w:r>
        <w:separator/>
      </w:r>
    </w:p>
  </w:footnote>
  <w:footnote w:type="continuationSeparator" w:id="0">
    <w:p w14:paraId="59D3C875" w14:textId="77777777" w:rsidR="00C13E31" w:rsidRDefault="00C13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A56B64"/>
    <w:multiLevelType w:val="hybridMultilevel"/>
    <w:tmpl w:val="34B203C6"/>
    <w:lvl w:ilvl="0" w:tplc="040C0009">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5" w15:restartNumberingAfterBreak="0">
    <w:nsid w:val="1C830CEC"/>
    <w:multiLevelType w:val="hybridMultilevel"/>
    <w:tmpl w:val="BEA8E204"/>
    <w:lvl w:ilvl="0" w:tplc="415006DE">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6" w15:restartNumberingAfterBreak="0">
    <w:nsid w:val="24B60184"/>
    <w:multiLevelType w:val="multilevel"/>
    <w:tmpl w:val="FCE0C304"/>
    <w:lvl w:ilvl="0">
      <w:start w:val="1"/>
      <w:numFmt w:val="decimal"/>
      <w:lvlText w:val="%1."/>
      <w:lvlJc w:val="left"/>
      <w:pPr>
        <w:ind w:left="1296" w:hanging="360"/>
      </w:pPr>
    </w:lvl>
    <w:lvl w:ilvl="1">
      <w:start w:val="1"/>
      <w:numFmt w:val="decimal"/>
      <w:isLgl/>
      <w:lvlText w:val="%1.%2"/>
      <w:lvlJc w:val="left"/>
      <w:pPr>
        <w:ind w:left="1296" w:hanging="360"/>
      </w:pPr>
      <w:rPr>
        <w:rFonts w:hint="default"/>
        <w:b w:val="0"/>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7"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8" w15:restartNumberingAfterBreak="0">
    <w:nsid w:val="30F71DAF"/>
    <w:multiLevelType w:val="multilevel"/>
    <w:tmpl w:val="06F43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11" w15:restartNumberingAfterBreak="0">
    <w:nsid w:val="377D6C88"/>
    <w:multiLevelType w:val="hybridMultilevel"/>
    <w:tmpl w:val="DBC82B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DB18B4"/>
    <w:multiLevelType w:val="hybridMultilevel"/>
    <w:tmpl w:val="C2A0F8B6"/>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14"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15"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1A948F2"/>
    <w:multiLevelType w:val="hybridMultilevel"/>
    <w:tmpl w:val="A30C8FCE"/>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17"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6B308B7"/>
    <w:multiLevelType w:val="multilevel"/>
    <w:tmpl w:val="A26A6A52"/>
    <w:lvl w:ilvl="0">
      <w:start w:val="1"/>
      <w:numFmt w:val="decimal"/>
      <w:lvlText w:val="%1."/>
      <w:lvlJc w:val="left"/>
      <w:pPr>
        <w:ind w:left="1494" w:hanging="360"/>
      </w:pPr>
      <w:rPr>
        <w:rFonts w:hint="default"/>
      </w:rPr>
    </w:lvl>
    <w:lvl w:ilvl="1">
      <w:start w:val="1"/>
      <w:numFmt w:val="decimal"/>
      <w:isLgl/>
      <w:lvlText w:val="%1.%2"/>
      <w:lvlJc w:val="left"/>
      <w:pPr>
        <w:ind w:left="1656"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19" w15:restartNumberingAfterBreak="0">
    <w:nsid w:val="781939C1"/>
    <w:multiLevelType w:val="hybridMultilevel"/>
    <w:tmpl w:val="27B4A23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21" w15:restartNumberingAfterBreak="0">
    <w:nsid w:val="79D7012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065947"/>
    <w:multiLevelType w:val="hybridMultilevel"/>
    <w:tmpl w:val="A2CCD800"/>
    <w:lvl w:ilvl="0" w:tplc="CACA3FE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9"/>
  </w:num>
  <w:num w:numId="2">
    <w:abstractNumId w:val="21"/>
  </w:num>
  <w:num w:numId="3">
    <w:abstractNumId w:val="6"/>
  </w:num>
  <w:num w:numId="4">
    <w:abstractNumId w:val="4"/>
  </w:num>
  <w:num w:numId="5">
    <w:abstractNumId w:val="15"/>
  </w:num>
  <w:num w:numId="6">
    <w:abstractNumId w:val="23"/>
  </w:num>
  <w:num w:numId="7">
    <w:abstractNumId w:val="5"/>
  </w:num>
  <w:num w:numId="8">
    <w:abstractNumId w:val="8"/>
  </w:num>
  <w:num w:numId="9">
    <w:abstractNumId w:val="18"/>
  </w:num>
  <w:num w:numId="10">
    <w:abstractNumId w:val="22"/>
  </w:num>
  <w:num w:numId="11">
    <w:abstractNumId w:val="12"/>
  </w:num>
  <w:num w:numId="12">
    <w:abstractNumId w:val="1"/>
  </w:num>
  <w:num w:numId="13">
    <w:abstractNumId w:val="20"/>
  </w:num>
  <w:num w:numId="14">
    <w:abstractNumId w:val="16"/>
  </w:num>
  <w:num w:numId="15">
    <w:abstractNumId w:val="10"/>
  </w:num>
  <w:num w:numId="16">
    <w:abstractNumId w:val="14"/>
  </w:num>
  <w:num w:numId="17">
    <w:abstractNumId w:val="13"/>
  </w:num>
  <w:num w:numId="18">
    <w:abstractNumId w:val="11"/>
  </w:num>
  <w:num w:numId="19">
    <w:abstractNumId w:val="3"/>
  </w:num>
  <w:num w:numId="20">
    <w:abstractNumId w:val="0"/>
  </w:num>
  <w:num w:numId="21">
    <w:abstractNumId w:val="9"/>
  </w:num>
  <w:num w:numId="22">
    <w:abstractNumId w:val="2"/>
  </w:num>
  <w:num w:numId="23">
    <w:abstractNumId w:val="2"/>
  </w:num>
  <w:num w:numId="24">
    <w:abstractNumId w:val="17"/>
  </w:num>
  <w:num w:numId="25">
    <w:abstractNumId w:val="7"/>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31974"/>
    <w:rsid w:val="00053762"/>
    <w:rsid w:val="0010132C"/>
    <w:rsid w:val="001106EC"/>
    <w:rsid w:val="00167124"/>
    <w:rsid w:val="00184630"/>
    <w:rsid w:val="001852C7"/>
    <w:rsid w:val="0019171E"/>
    <w:rsid w:val="00192BEB"/>
    <w:rsid w:val="001B792D"/>
    <w:rsid w:val="00200AAB"/>
    <w:rsid w:val="0022736D"/>
    <w:rsid w:val="002777E2"/>
    <w:rsid w:val="002828CD"/>
    <w:rsid w:val="00370038"/>
    <w:rsid w:val="003742A5"/>
    <w:rsid w:val="00387E52"/>
    <w:rsid w:val="003A2129"/>
    <w:rsid w:val="003C563D"/>
    <w:rsid w:val="003D1309"/>
    <w:rsid w:val="00402D0C"/>
    <w:rsid w:val="00417391"/>
    <w:rsid w:val="00425FCB"/>
    <w:rsid w:val="00430562"/>
    <w:rsid w:val="00436B51"/>
    <w:rsid w:val="004473C1"/>
    <w:rsid w:val="0048542F"/>
    <w:rsid w:val="00515214"/>
    <w:rsid w:val="00521CE3"/>
    <w:rsid w:val="005326DF"/>
    <w:rsid w:val="00577EA7"/>
    <w:rsid w:val="005E1235"/>
    <w:rsid w:val="00681D60"/>
    <w:rsid w:val="006A5E0B"/>
    <w:rsid w:val="006C0977"/>
    <w:rsid w:val="006F19B2"/>
    <w:rsid w:val="006F4D16"/>
    <w:rsid w:val="00703C46"/>
    <w:rsid w:val="007576E9"/>
    <w:rsid w:val="007907DF"/>
    <w:rsid w:val="007D29C1"/>
    <w:rsid w:val="00827C5D"/>
    <w:rsid w:val="0087379D"/>
    <w:rsid w:val="008A0797"/>
    <w:rsid w:val="008B0420"/>
    <w:rsid w:val="008B4E06"/>
    <w:rsid w:val="008D2FBE"/>
    <w:rsid w:val="0091044F"/>
    <w:rsid w:val="00934CE3"/>
    <w:rsid w:val="0094310D"/>
    <w:rsid w:val="009711CB"/>
    <w:rsid w:val="009B7767"/>
    <w:rsid w:val="00A76A25"/>
    <w:rsid w:val="00B46F2E"/>
    <w:rsid w:val="00B546D0"/>
    <w:rsid w:val="00B86610"/>
    <w:rsid w:val="00BC7FDA"/>
    <w:rsid w:val="00BD3272"/>
    <w:rsid w:val="00C13E31"/>
    <w:rsid w:val="00CE218A"/>
    <w:rsid w:val="00E01E4E"/>
    <w:rsid w:val="00E1081C"/>
    <w:rsid w:val="00E1445D"/>
    <w:rsid w:val="00E2212B"/>
    <w:rsid w:val="00E35509"/>
    <w:rsid w:val="00E533E9"/>
    <w:rsid w:val="00EC57CB"/>
    <w:rsid w:val="00F36A37"/>
    <w:rsid w:val="00F74415"/>
    <w:rsid w:val="00F75342"/>
    <w:rsid w:val="00F96CCA"/>
    <w:rsid w:val="00FD6820"/>
    <w:rsid w:val="00FD7E73"/>
    <w:rsid w:val="00FE3B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FE87A36C-E993-4F76-AC22-99099E259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420"/>
  </w:style>
  <w:style w:type="paragraph" w:styleId="Heading1">
    <w:name w:val="heading 1"/>
    <w:basedOn w:val="Normal"/>
    <w:next w:val="Normal"/>
    <w:link w:val="Heading1Ch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4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04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B04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B04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B04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B04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042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B0420"/>
    <w:rPr>
      <w:color w:val="0563C1" w:themeColor="hyperlink"/>
      <w:u w:val="single"/>
    </w:rPr>
  </w:style>
  <w:style w:type="character" w:styleId="Strong">
    <w:name w:val="Strong"/>
    <w:basedOn w:val="DefaultParagraphFont"/>
    <w:uiPriority w:val="22"/>
    <w:qFormat/>
    <w:rsid w:val="008B0420"/>
    <w:rPr>
      <w:b/>
      <w:bCs/>
    </w:rPr>
  </w:style>
  <w:style w:type="table" w:styleId="TableGrid">
    <w:name w:val="Table Grid"/>
    <w:basedOn w:val="Table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4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0420"/>
  </w:style>
  <w:style w:type="paragraph" w:styleId="Footer">
    <w:name w:val="footer"/>
    <w:basedOn w:val="Normal"/>
    <w:link w:val="FooterChar"/>
    <w:uiPriority w:val="99"/>
    <w:unhideWhenUsed/>
    <w:rsid w:val="008B04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053762"/>
    <w:rPr>
      <w:i/>
      <w:iCs/>
    </w:rPr>
  </w:style>
  <w:style w:type="character" w:styleId="UnresolvedMention">
    <w:name w:val="Unresolved Mention"/>
    <w:basedOn w:val="DefaultParagraphFont"/>
    <w:uiPriority w:val="99"/>
    <w:semiHidden/>
    <w:unhideWhenUsed/>
    <w:rsid w:val="00757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fr.wikipedia.org/wiki/Programmation_orient%C3%A9e_objet" TargetMode="External"/><Relationship Id="rId21" Type="http://schemas.openxmlformats.org/officeDocument/2006/relationships/image" Target="media/image15.jpeg"/><Relationship Id="rId34" Type="http://schemas.openxmlformats.org/officeDocument/2006/relationships/hyperlink" Target="https://fr.wikipedia.org/wiki/Framework" TargetMode="External"/><Relationship Id="rId42" Type="http://schemas.openxmlformats.org/officeDocument/2006/relationships/hyperlink" Target="https://fr.wikipedia.org/wiki/Open-source" TargetMode="External"/><Relationship Id="rId47" Type="http://schemas.openxmlformats.org/officeDocument/2006/relationships/hyperlink" Target="https://blog.myagilepartner.fr/index.php/2018/05/27/role-de-scrum-master/"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fr.wikipedia.org/wiki/PHP" TargetMode="External"/><Relationship Id="rId40" Type="http://schemas.openxmlformats.org/officeDocument/2006/relationships/hyperlink" Target="https://fr.wikipedia.org/wiki/Framework" TargetMode="External"/><Relationship Id="rId45" Type="http://schemas.openxmlformats.org/officeDocument/2006/relationships/hyperlink" Target="https://fr.wikipedia.org/wiki/Programmation_orient%C3%A9e_objet"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s://fr.wikipedia.org/wiki/Mod%C3%A8le-vue-contr%C3%B4leur" TargetMode="External"/><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hyperlink" Target="https://fr.wikipedia.org/wiki/Web_application" TargetMode="External"/><Relationship Id="rId43" Type="http://schemas.openxmlformats.org/officeDocument/2006/relationships/hyperlink" Target="https://fr.wikipedia.org/wiki/PHP" TargetMode="External"/><Relationship Id="rId48" Type="http://schemas.openxmlformats.org/officeDocument/2006/relationships/hyperlink" Target="https://fr.wikipedia.org/wiki/Diagramme_de_cas_d%27utilisation"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fr.wikipedia.org/wiki/Mod%C3%A8le-vue-contr%C3%B4leur" TargetMode="External"/><Relationship Id="rId46" Type="http://schemas.openxmlformats.org/officeDocument/2006/relationships/image" Target="media/image28.png"/><Relationship Id="rId20" Type="http://schemas.openxmlformats.org/officeDocument/2006/relationships/image" Target="media/image14.png"/><Relationship Id="rId41" Type="http://schemas.openxmlformats.org/officeDocument/2006/relationships/hyperlink" Target="https://fr.wikipedia.org/wiki/Web_applica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fr.wikipedia.org/wiki/Open-source" TargetMode="External"/><Relationship Id="rId49" Type="http://schemas.openxmlformats.org/officeDocument/2006/relationships/hyperlink" Target="https://www.lucidchart.com/pages/fr/diagramme-de-classes-u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6051</TotalTime>
  <Pages>38</Pages>
  <Words>5023</Words>
  <Characters>27631</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Oumaima Houimel</cp:lastModifiedBy>
  <cp:revision>8</cp:revision>
  <dcterms:created xsi:type="dcterms:W3CDTF">2024-04-15T10:18:00Z</dcterms:created>
  <dcterms:modified xsi:type="dcterms:W3CDTF">2024-04-19T15:10:00Z</dcterms:modified>
</cp:coreProperties>
</file>