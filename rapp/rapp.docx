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18CEF0" w14:textId="1034A1B1"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Introduction :</w:t>
      </w:r>
    </w:p>
    <w:p w14:paraId="4E2BC862" w14:textId="77777777" w:rsidR="00E2212B" w:rsidRPr="00326F44" w:rsidRDefault="00E2212B" w:rsidP="00750F69">
      <w:pPr>
        <w:pStyle w:val="ListParagraph"/>
        <w:ind w:left="0"/>
        <w:rPr>
          <w:rFonts w:ascii="Times New Roman" w:hAnsi="Times New Roman" w:cs="Times New Roman"/>
          <w:sz w:val="32"/>
          <w:szCs w:val="32"/>
        </w:rPr>
      </w:pPr>
    </w:p>
    <w:p w14:paraId="7FCEBD20" w14:textId="598C70E0" w:rsidR="00E2212B" w:rsidRPr="00326F44" w:rsidRDefault="00E2212B" w:rsidP="00750F69">
      <w:pPr>
        <w:pStyle w:val="ListParagraph"/>
        <w:ind w:left="0"/>
        <w:rPr>
          <w:rFonts w:ascii="Times New Roman" w:hAnsi="Times New Roman" w:cs="Times New Roman"/>
          <w:sz w:val="28"/>
          <w:szCs w:val="28"/>
        </w:rPr>
      </w:pPr>
      <w:r w:rsidRPr="00326F44">
        <w:rPr>
          <w:rFonts w:ascii="Times New Roman" w:hAnsi="Times New Roman" w:cs="Times New Roman"/>
          <w:sz w:val="28"/>
          <w:szCs w:val="28"/>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326F44">
        <w:rPr>
          <w:rFonts w:ascii="Times New Roman" w:hAnsi="Times New Roman" w:cs="Times New Roman"/>
          <w:sz w:val="28"/>
          <w:szCs w:val="28"/>
        </w:rPr>
        <w:t>Diva Software</w:t>
      </w:r>
      <w:r w:rsidRPr="00326F44">
        <w:rPr>
          <w:rFonts w:ascii="Times New Roman" w:hAnsi="Times New Roman" w:cs="Times New Roman"/>
          <w:sz w:val="28"/>
          <w:szCs w:val="28"/>
        </w:rPr>
        <w:t xml:space="preserve"> » au sein duquel on a effectué notre stage de </w:t>
      </w:r>
      <w:r w:rsidR="008B4E06" w:rsidRPr="00326F44">
        <w:rPr>
          <w:rFonts w:ascii="Times New Roman" w:hAnsi="Times New Roman" w:cs="Times New Roman"/>
          <w:sz w:val="28"/>
          <w:szCs w:val="28"/>
        </w:rPr>
        <w:t>4</w:t>
      </w:r>
      <w:r w:rsidRPr="00326F44">
        <w:rPr>
          <w:rFonts w:ascii="Times New Roman" w:hAnsi="Times New Roman" w:cs="Times New Roman"/>
          <w:sz w:val="28"/>
          <w:szCs w:val="28"/>
        </w:rPr>
        <w:t xml:space="preserve"> </w:t>
      </w:r>
      <w:proofErr w:type="gramStart"/>
      <w:r w:rsidRPr="00326F44">
        <w:rPr>
          <w:rFonts w:ascii="Times New Roman" w:hAnsi="Times New Roman" w:cs="Times New Roman"/>
          <w:sz w:val="28"/>
          <w:szCs w:val="28"/>
        </w:rPr>
        <w:t xml:space="preserve">mois </w:t>
      </w:r>
      <w:r w:rsidR="008B4E06" w:rsidRPr="00326F44">
        <w:rPr>
          <w:rFonts w:ascii="Times New Roman" w:hAnsi="Times New Roman" w:cs="Times New Roman"/>
          <w:sz w:val="28"/>
          <w:szCs w:val="28"/>
        </w:rPr>
        <w:t>.</w:t>
      </w:r>
      <w:proofErr w:type="gramEnd"/>
    </w:p>
    <w:p w14:paraId="33C47B3F" w14:textId="77777777" w:rsidR="00E2212B" w:rsidRPr="00326F44" w:rsidRDefault="00E2212B" w:rsidP="00750F69">
      <w:pPr>
        <w:pStyle w:val="ListParagraph"/>
        <w:ind w:left="0"/>
        <w:rPr>
          <w:rFonts w:ascii="Times New Roman" w:hAnsi="Times New Roman" w:cs="Times New Roman"/>
          <w:b/>
          <w:sz w:val="32"/>
          <w:szCs w:val="32"/>
        </w:rPr>
      </w:pPr>
    </w:p>
    <w:p w14:paraId="28C7AC46" w14:textId="00B34394" w:rsidR="008B0420" w:rsidRPr="00326F44" w:rsidRDefault="008B0420" w:rsidP="00750F69">
      <w:pPr>
        <w:pStyle w:val="ListParagraph"/>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proofErr w:type="gramStart"/>
      <w:r w:rsidRPr="00326F44">
        <w:rPr>
          <w:rFonts w:ascii="Times New Roman" w:hAnsi="Times New Roman" w:cs="Times New Roman"/>
          <w:b/>
          <w:sz w:val="32"/>
          <w:szCs w:val="32"/>
        </w:rPr>
        <w:t>d’accueil:</w:t>
      </w:r>
      <w:proofErr w:type="gramEnd"/>
    </w:p>
    <w:p w14:paraId="78342E6C" w14:textId="77777777" w:rsidR="00E2212B" w:rsidRPr="00326F44" w:rsidRDefault="00E2212B" w:rsidP="00750F69">
      <w:pPr>
        <w:pStyle w:val="ListParagraph"/>
        <w:ind w:left="0"/>
        <w:rPr>
          <w:rFonts w:ascii="Times New Roman" w:hAnsi="Times New Roman" w:cs="Times New Roman"/>
          <w:sz w:val="32"/>
          <w:szCs w:val="32"/>
        </w:rPr>
      </w:pPr>
    </w:p>
    <w:p w14:paraId="0F28C02A" w14:textId="77777777"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0D09EDF8" w:rsidR="008B0420" w:rsidRPr="00695633" w:rsidRDefault="008B0420" w:rsidP="00750F69">
      <w:pPr>
        <w:pStyle w:val="ListParagraph"/>
        <w:ind w:left="0"/>
        <w:rPr>
          <w:rFonts w:ascii="Times New Roman" w:hAnsi="Times New Roman" w:cs="Times New Roman"/>
          <w:color w:val="0D0D0D"/>
          <w:sz w:val="28"/>
          <w:szCs w:val="28"/>
          <w:shd w:val="clear" w:color="auto" w:fill="FFFFFF"/>
        </w:rPr>
      </w:pPr>
      <w:r w:rsidRPr="00695633">
        <w:rPr>
          <w:rFonts w:ascii="Times New Roman" w:hAnsi="Times New Roman" w:cs="Times New Roman"/>
          <w:color w:val="0D0D0D"/>
          <w:sz w:val="28"/>
          <w:szCs w:val="28"/>
          <w:shd w:val="clear" w:color="auto" w:fill="FFFFFF"/>
        </w:rPr>
        <w:t>Elle s'est développée et a conquis de grands marchés internationaux, notamment en France et au Maroc</w:t>
      </w:r>
    </w:p>
    <w:p w14:paraId="50FAF572" w14:textId="77777777" w:rsidR="00820B1A" w:rsidRPr="00695633" w:rsidRDefault="00820B1A" w:rsidP="00750F69">
      <w:pPr>
        <w:pStyle w:val="ListParagraph"/>
        <w:ind w:left="0"/>
        <w:rPr>
          <w:rFonts w:ascii="Times New Roman" w:hAnsi="Times New Roman" w:cs="Times New Roman"/>
          <w:color w:val="0D0D0D"/>
          <w:sz w:val="28"/>
          <w:szCs w:val="28"/>
          <w:shd w:val="clear" w:color="auto" w:fill="FFFFFF"/>
        </w:rPr>
      </w:pPr>
    </w:p>
    <w:p w14:paraId="0233E4EF" w14:textId="348C2129" w:rsidR="008B0420" w:rsidRPr="00737016" w:rsidRDefault="008B0420" w:rsidP="00750F69">
      <w:pPr>
        <w:pStyle w:val="Heading2"/>
        <w:numPr>
          <w:ilvl w:val="0"/>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7777777" w:rsidR="006F4D16" w:rsidRPr="00326F44" w:rsidRDefault="006F4D16" w:rsidP="00750F69">
      <w:pPr>
        <w:rPr>
          <w:rFonts w:ascii="Times New Roman" w:hAnsi="Times New Roman" w:cs="Times New Roman"/>
        </w:rPr>
      </w:pPr>
    </w:p>
    <w:p w14:paraId="464CB2AE" w14:textId="277E36EA"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Adresse</w:t>
      </w:r>
      <w:proofErr w:type="gramStart"/>
      <w:r w:rsidRPr="00695633">
        <w:rPr>
          <w:rFonts w:ascii="Times New Roman" w:hAnsi="Times New Roman" w:cs="Times New Roman"/>
          <w:b/>
          <w:sz w:val="28"/>
          <w:szCs w:val="28"/>
        </w:rPr>
        <w:t xml:space="preserve"> :</w:t>
      </w:r>
      <w:r w:rsidRPr="00695633">
        <w:rPr>
          <w:rFonts w:ascii="Times New Roman" w:hAnsi="Times New Roman" w:cs="Times New Roman"/>
          <w:sz w:val="28"/>
          <w:szCs w:val="28"/>
        </w:rPr>
        <w:t>Boulevard</w:t>
      </w:r>
      <w:proofErr w:type="gramEnd"/>
      <w:r w:rsidRPr="00695633">
        <w:rPr>
          <w:rFonts w:ascii="Times New Roman" w:hAnsi="Times New Roman" w:cs="Times New Roman"/>
          <w:sz w:val="28"/>
          <w:szCs w:val="28"/>
        </w:rPr>
        <w:t xml:space="preserve"> Yasser Arafat Immeuble N° 38 - Bureau 44 </w:t>
      </w:r>
      <w:proofErr w:type="spellStart"/>
      <w:r w:rsidRPr="00695633">
        <w:rPr>
          <w:rFonts w:ascii="Times New Roman" w:hAnsi="Times New Roman" w:cs="Times New Roman"/>
          <w:sz w:val="28"/>
          <w:szCs w:val="28"/>
        </w:rPr>
        <w:t>Sahloul</w:t>
      </w:r>
      <w:proofErr w:type="spellEnd"/>
      <w:r w:rsidRPr="00695633">
        <w:rPr>
          <w:rFonts w:ascii="Times New Roman" w:hAnsi="Times New Roman" w:cs="Times New Roman"/>
          <w:sz w:val="28"/>
          <w:szCs w:val="28"/>
        </w:rPr>
        <w:t xml:space="preserve"> - </w:t>
      </w:r>
      <w:r w:rsidR="00A91B69">
        <w:rPr>
          <w:rFonts w:ascii="Times New Roman" w:hAnsi="Times New Roman" w:cs="Times New Roman"/>
          <w:sz w:val="28"/>
          <w:szCs w:val="28"/>
        </w:rPr>
        <w:t xml:space="preserve">      </w:t>
      </w:r>
      <w:r w:rsidRPr="00695633">
        <w:rPr>
          <w:rFonts w:ascii="Times New Roman" w:hAnsi="Times New Roman" w:cs="Times New Roman"/>
          <w:sz w:val="28"/>
          <w:szCs w:val="28"/>
        </w:rPr>
        <w:t>4054 Sousse</w:t>
      </w:r>
    </w:p>
    <w:p w14:paraId="569305F0" w14:textId="40B04B7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Propriétaire</w:t>
      </w:r>
      <w:r w:rsidRPr="00695633">
        <w:rPr>
          <w:rFonts w:ascii="Times New Roman" w:hAnsi="Times New Roman" w:cs="Times New Roman"/>
          <w:sz w:val="28"/>
          <w:szCs w:val="28"/>
        </w:rPr>
        <w:t xml:space="preserve"> : Mr </w:t>
      </w:r>
      <w:proofErr w:type="spellStart"/>
      <w:r w:rsidRPr="00695633">
        <w:rPr>
          <w:rFonts w:ascii="Times New Roman" w:hAnsi="Times New Roman" w:cs="Times New Roman"/>
          <w:sz w:val="28"/>
          <w:szCs w:val="28"/>
        </w:rPr>
        <w:t>Rochdi</w:t>
      </w:r>
      <w:proofErr w:type="spellEnd"/>
      <w:r w:rsidRPr="00695633">
        <w:rPr>
          <w:rFonts w:ascii="Times New Roman" w:hAnsi="Times New Roman" w:cs="Times New Roman"/>
          <w:sz w:val="28"/>
          <w:szCs w:val="28"/>
        </w:rPr>
        <w:t xml:space="preserve"> </w:t>
      </w:r>
      <w:proofErr w:type="spellStart"/>
      <w:r w:rsidRPr="00695633">
        <w:rPr>
          <w:rFonts w:ascii="Times New Roman" w:hAnsi="Times New Roman" w:cs="Times New Roman"/>
          <w:sz w:val="28"/>
          <w:szCs w:val="28"/>
        </w:rPr>
        <w:t>Jdidi</w:t>
      </w:r>
      <w:proofErr w:type="spellEnd"/>
    </w:p>
    <w:p w14:paraId="6157A9BE" w14:textId="1F696E6C" w:rsidR="008B0420" w:rsidRPr="00695633" w:rsidRDefault="008B0420"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bCs/>
          <w:sz w:val="28"/>
          <w:szCs w:val="28"/>
          <w:bdr w:val="none" w:sz="0" w:space="0" w:color="auto" w:frame="1"/>
        </w:rPr>
        <w:t>Administration : </w:t>
      </w:r>
      <w:r w:rsidRPr="00695633">
        <w:rPr>
          <w:rFonts w:ascii="Times New Roman" w:hAnsi="Times New Roman" w:cs="Times New Roman"/>
          <w:sz w:val="28"/>
          <w:szCs w:val="28"/>
        </w:rPr>
        <w:t>(+216) 53 333</w:t>
      </w:r>
      <w:r w:rsidR="00A91B69">
        <w:rPr>
          <w:rFonts w:ascii="Times New Roman" w:hAnsi="Times New Roman" w:cs="Times New Roman"/>
          <w:sz w:val="28"/>
          <w:szCs w:val="28"/>
        </w:rPr>
        <w:t> </w:t>
      </w:r>
      <w:r w:rsidRPr="00695633">
        <w:rPr>
          <w:rFonts w:ascii="Times New Roman" w:hAnsi="Times New Roman" w:cs="Times New Roman"/>
          <w:sz w:val="28"/>
          <w:szCs w:val="28"/>
        </w:rPr>
        <w:t>850</w:t>
      </w:r>
      <w:r w:rsidRPr="00695633">
        <w:rPr>
          <w:rFonts w:ascii="Times New Roman" w:hAnsi="Times New Roman" w:cs="Times New Roman"/>
          <w:sz w:val="28"/>
          <w:szCs w:val="28"/>
        </w:rPr>
        <w:br/>
      </w:r>
      <w:r w:rsidR="00A91B69">
        <w:rPr>
          <w:rFonts w:ascii="Times New Roman" w:hAnsi="Times New Roman" w:cs="Times New Roman"/>
          <w:b/>
          <w:bCs/>
          <w:sz w:val="28"/>
          <w:szCs w:val="28"/>
          <w:bdr w:val="none" w:sz="0" w:space="0" w:color="auto" w:frame="1"/>
        </w:rPr>
        <w:t xml:space="preserve">          </w:t>
      </w:r>
      <w:r w:rsidRPr="00695633">
        <w:rPr>
          <w:rFonts w:ascii="Times New Roman" w:hAnsi="Times New Roman" w:cs="Times New Roman"/>
          <w:b/>
          <w:bCs/>
          <w:sz w:val="28"/>
          <w:szCs w:val="28"/>
          <w:bdr w:val="none" w:sz="0" w:space="0" w:color="auto" w:frame="1"/>
        </w:rPr>
        <w:t>Commercial : </w:t>
      </w:r>
      <w:r w:rsidRPr="00695633">
        <w:rPr>
          <w:rFonts w:ascii="Times New Roman" w:hAnsi="Times New Roman" w:cs="Times New Roman"/>
          <w:sz w:val="28"/>
          <w:szCs w:val="28"/>
        </w:rPr>
        <w:t xml:space="preserve">(+216) 53 333 853  </w:t>
      </w:r>
    </w:p>
    <w:p w14:paraId="4989D364" w14:textId="191ACF37" w:rsidR="006F4D16" w:rsidRPr="00695633" w:rsidRDefault="006F4D16" w:rsidP="00750F69">
      <w:pPr>
        <w:pStyle w:val="ListParagraph"/>
        <w:numPr>
          <w:ilvl w:val="0"/>
          <w:numId w:val="4"/>
        </w:numPr>
        <w:ind w:left="0" w:firstLine="0"/>
        <w:rPr>
          <w:rFonts w:ascii="Times New Roman" w:hAnsi="Times New Roman" w:cs="Times New Roman"/>
          <w:sz w:val="28"/>
          <w:szCs w:val="28"/>
        </w:rPr>
      </w:pPr>
      <w:r w:rsidRPr="00695633">
        <w:rPr>
          <w:rFonts w:ascii="Times New Roman" w:hAnsi="Times New Roman" w:cs="Times New Roman"/>
          <w:b/>
          <w:sz w:val="28"/>
          <w:szCs w:val="28"/>
        </w:rPr>
        <w:t>E-mail :</w:t>
      </w:r>
      <w:r w:rsidRPr="00695633">
        <w:rPr>
          <w:rFonts w:ascii="Times New Roman" w:hAnsi="Times New Roman" w:cs="Times New Roman"/>
          <w:sz w:val="28"/>
          <w:szCs w:val="28"/>
        </w:rPr>
        <w:t xml:space="preserve"> contact@diva-software.com</w:t>
      </w:r>
    </w:p>
    <w:p w14:paraId="5ACF8A1B" w14:textId="77777777" w:rsidR="008B0420" w:rsidRPr="00695633" w:rsidRDefault="008B0420" w:rsidP="00750F69">
      <w:pPr>
        <w:pStyle w:val="ListParagraph"/>
        <w:numPr>
          <w:ilvl w:val="0"/>
          <w:numId w:val="4"/>
        </w:numPr>
        <w:ind w:left="0" w:firstLine="0"/>
        <w:rPr>
          <w:rFonts w:ascii="Times New Roman" w:hAnsi="Times New Roman" w:cs="Times New Roman"/>
          <w:sz w:val="28"/>
          <w:szCs w:val="28"/>
          <w:lang w:val="en-US"/>
        </w:rPr>
      </w:pPr>
      <w:r w:rsidRPr="00695633">
        <w:rPr>
          <w:rFonts w:ascii="Times New Roman" w:hAnsi="Times New Roman" w:cs="Times New Roman"/>
          <w:b/>
          <w:sz w:val="28"/>
          <w:szCs w:val="28"/>
          <w:lang w:val="en-US"/>
        </w:rPr>
        <w:t xml:space="preserve">Site </w:t>
      </w:r>
      <w:proofErr w:type="gramStart"/>
      <w:r w:rsidRPr="00695633">
        <w:rPr>
          <w:rFonts w:ascii="Times New Roman" w:hAnsi="Times New Roman" w:cs="Times New Roman"/>
          <w:b/>
          <w:sz w:val="28"/>
          <w:szCs w:val="28"/>
          <w:lang w:val="en-US"/>
        </w:rPr>
        <w:t>web :</w:t>
      </w:r>
      <w:proofErr w:type="gramEnd"/>
      <w:r w:rsidRPr="00695633">
        <w:rPr>
          <w:rFonts w:ascii="Times New Roman" w:hAnsi="Times New Roman" w:cs="Times New Roman"/>
          <w:sz w:val="28"/>
          <w:szCs w:val="28"/>
        </w:rPr>
        <w:fldChar w:fldCharType="begin"/>
      </w:r>
      <w:r w:rsidRPr="00695633">
        <w:rPr>
          <w:rFonts w:ascii="Times New Roman" w:hAnsi="Times New Roman" w:cs="Times New Roman"/>
          <w:sz w:val="28"/>
          <w:szCs w:val="28"/>
          <w:lang w:val="en-US"/>
        </w:rPr>
        <w:instrText xml:space="preserve"> HYPERLINK "https://www.diva-software.com/" </w:instrText>
      </w:r>
      <w:r w:rsidRPr="00695633">
        <w:rPr>
          <w:rFonts w:ascii="Times New Roman" w:hAnsi="Times New Roman" w:cs="Times New Roman"/>
          <w:sz w:val="28"/>
          <w:szCs w:val="28"/>
        </w:rPr>
        <w:fldChar w:fldCharType="separate"/>
      </w:r>
      <w:r w:rsidRPr="00695633">
        <w:rPr>
          <w:rStyle w:val="Hyperlink"/>
          <w:rFonts w:ascii="Times New Roman" w:hAnsi="Times New Roman" w:cs="Times New Roman"/>
          <w:color w:val="auto"/>
          <w:sz w:val="28"/>
          <w:szCs w:val="28"/>
          <w:lang w:val="en-US"/>
        </w:rPr>
        <w:t>https://www.diva-software.com</w:t>
      </w:r>
      <w:r w:rsidRPr="00695633">
        <w:rPr>
          <w:rStyle w:val="Hyperlink"/>
          <w:rFonts w:ascii="Times New Roman" w:hAnsi="Times New Roman" w:cs="Times New Roman"/>
          <w:color w:val="auto"/>
          <w:sz w:val="28"/>
          <w:szCs w:val="28"/>
          <w:lang w:val="en-US"/>
        </w:rPr>
        <w:fldChar w:fldCharType="end"/>
      </w:r>
    </w:p>
    <w:p w14:paraId="66F2229F" w14:textId="77777777" w:rsidR="008B0420" w:rsidRPr="00326F44" w:rsidRDefault="008B0420" w:rsidP="00750F69">
      <w:pPr>
        <w:rPr>
          <w:rFonts w:ascii="Times New Roman" w:hAnsi="Times New Roman" w:cs="Times New Roman"/>
          <w:sz w:val="24"/>
          <w:szCs w:val="24"/>
          <w:lang w:val="en-US"/>
        </w:rPr>
      </w:pPr>
    </w:p>
    <w:p w14:paraId="72270E6B" w14:textId="77777777" w:rsidR="008B0420" w:rsidRPr="00326F44" w:rsidRDefault="008B0420" w:rsidP="00750F69">
      <w:pPr>
        <w:rPr>
          <w:rFonts w:ascii="Times New Roman" w:hAnsi="Times New Roman" w:cs="Times New Roman"/>
          <w:sz w:val="24"/>
          <w:szCs w:val="24"/>
          <w:lang w:val="en-US"/>
        </w:rPr>
      </w:pPr>
    </w:p>
    <w:p w14:paraId="5F6104D9" w14:textId="77777777" w:rsidR="008B0420" w:rsidRPr="00326F44" w:rsidRDefault="008B0420" w:rsidP="00750F69">
      <w:pP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4A010BB9">
            <wp:extent cx="4220164" cy="164805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8">
                      <a:extLst>
                        <a:ext uri="{28A0092B-C50C-407E-A947-70E740481C1C}">
                          <a14:useLocalDpi xmlns:a14="http://schemas.microsoft.com/office/drawing/2010/main" val="0"/>
                        </a:ext>
                      </a:extLst>
                    </a:blip>
                    <a:stretch>
                      <a:fillRect/>
                    </a:stretch>
                  </pic:blipFill>
                  <pic:spPr>
                    <a:xfrm>
                      <a:off x="0" y="0"/>
                      <a:ext cx="4220164" cy="1648055"/>
                    </a:xfrm>
                    <a:prstGeom prst="rect">
                      <a:avLst/>
                    </a:prstGeom>
                  </pic:spPr>
                </pic:pic>
              </a:graphicData>
            </a:graphic>
          </wp:inline>
        </w:drawing>
      </w:r>
    </w:p>
    <w:p w14:paraId="39652F44" w14:textId="77777777" w:rsidR="008B0420" w:rsidRPr="00326F44" w:rsidRDefault="008B0420" w:rsidP="00750F69">
      <w:pPr>
        <w:rPr>
          <w:rFonts w:ascii="Times New Roman" w:hAnsi="Times New Roman" w:cs="Times New Roman"/>
          <w:sz w:val="24"/>
          <w:szCs w:val="24"/>
        </w:rPr>
      </w:pPr>
    </w:p>
    <w:p w14:paraId="7231BFF6" w14:textId="77777777" w:rsidR="008B0420" w:rsidRPr="00326F44" w:rsidRDefault="008B0420" w:rsidP="00750F69">
      <w:pPr>
        <w:rPr>
          <w:rFonts w:ascii="Times New Roman" w:hAnsi="Times New Roman" w:cs="Times New Roman"/>
          <w:sz w:val="32"/>
          <w:szCs w:val="32"/>
        </w:rPr>
      </w:pPr>
    </w:p>
    <w:p w14:paraId="799E3733" w14:textId="31E50E4E"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Activités :</w:t>
      </w:r>
    </w:p>
    <w:p w14:paraId="3B62A5B8" w14:textId="77777777" w:rsidR="008B4E06" w:rsidRPr="00326F44" w:rsidRDefault="008B4E06" w:rsidP="00750F69">
      <w:pPr>
        <w:pStyle w:val="ListParagraph"/>
        <w:ind w:left="0"/>
        <w:rPr>
          <w:rFonts w:ascii="Times New Roman" w:hAnsi="Times New Roman" w:cs="Times New Roman"/>
          <w:sz w:val="32"/>
          <w:szCs w:val="32"/>
        </w:rPr>
      </w:pPr>
    </w:p>
    <w:p w14:paraId="796AE71B"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Diva Software intervient dans la conception, le développement et le déploiement des systèmes d’information, de la fabrication à la livraison. </w:t>
      </w:r>
    </w:p>
    <w:p w14:paraId="575314FD" w14:textId="2D6A8D7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ListParagraph"/>
        <w:ind w:left="0"/>
        <w:rPr>
          <w:rFonts w:ascii="Times New Roman" w:hAnsi="Times New Roman" w:cs="Times New Roman"/>
          <w:color w:val="0D0D0D"/>
          <w:sz w:val="28"/>
          <w:szCs w:val="28"/>
          <w:shd w:val="clear" w:color="auto" w:fill="FFFFFF"/>
        </w:rPr>
      </w:pPr>
    </w:p>
    <w:p w14:paraId="295918C2" w14:textId="527C6673"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Service de Diva software :</w:t>
      </w:r>
    </w:p>
    <w:p w14:paraId="0973251E" w14:textId="77777777" w:rsidR="008B4E06" w:rsidRPr="00326F44" w:rsidRDefault="008B4E06" w:rsidP="00750F69">
      <w:pPr>
        <w:pStyle w:val="ListParagraph"/>
        <w:ind w:left="0"/>
        <w:rPr>
          <w:rFonts w:ascii="Times New Roman" w:hAnsi="Times New Roman" w:cs="Times New Roman"/>
          <w:sz w:val="32"/>
          <w:szCs w:val="32"/>
        </w:rPr>
      </w:pPr>
    </w:p>
    <w:p w14:paraId="5A17A510"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ListParagraph"/>
        <w:ind w:left="0"/>
        <w:rPr>
          <w:rFonts w:ascii="Times New Roman" w:hAnsi="Times New Roman" w:cs="Times New Roman"/>
          <w:b/>
          <w:sz w:val="32"/>
          <w:szCs w:val="32"/>
        </w:rPr>
      </w:pPr>
    </w:p>
    <w:p w14:paraId="4783DAE6" w14:textId="486F6828" w:rsidR="006F4D16"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des stocks :</w:t>
      </w:r>
    </w:p>
    <w:p w14:paraId="74FBB2CD" w14:textId="77777777" w:rsidR="00A91B69" w:rsidRPr="00326F44" w:rsidRDefault="00A91B69" w:rsidP="00A91B69">
      <w:pPr>
        <w:pStyle w:val="ListParagraph"/>
        <w:ind w:left="0"/>
        <w:rPr>
          <w:rFonts w:ascii="Times New Roman" w:hAnsi="Times New Roman" w:cs="Times New Roman"/>
          <w:b/>
          <w:sz w:val="32"/>
          <w:szCs w:val="32"/>
        </w:rPr>
      </w:pPr>
    </w:p>
    <w:p w14:paraId="2C20EBC1" w14:textId="77777777" w:rsid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p>
    <w:p w14:paraId="6CC0DB35" w14:textId="41A683F3"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De plus, il autorise les entrées et sorties de stocks de manière manuelle ou automatique</w:t>
      </w:r>
    </w:p>
    <w:p w14:paraId="3DA67585" w14:textId="77777777" w:rsidR="008B0420" w:rsidRPr="00737016" w:rsidRDefault="008B0420" w:rsidP="00750F69">
      <w:pPr>
        <w:pStyle w:val="ListParagraph"/>
        <w:ind w:left="0"/>
        <w:rPr>
          <w:rFonts w:ascii="Times New Roman" w:hAnsi="Times New Roman" w:cs="Times New Roman"/>
          <w:sz w:val="28"/>
          <w:szCs w:val="28"/>
        </w:rPr>
      </w:pPr>
    </w:p>
    <w:p w14:paraId="35F74410" w14:textId="77074E5E"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326F44" w:rsidRDefault="00A91B69" w:rsidP="00A91B69">
      <w:pPr>
        <w:pStyle w:val="ListParagraph"/>
        <w:ind w:left="0"/>
        <w:rPr>
          <w:rFonts w:ascii="Times New Roman" w:hAnsi="Times New Roman" w:cs="Times New Roman"/>
          <w:b/>
          <w:sz w:val="32"/>
          <w:szCs w:val="32"/>
        </w:rPr>
      </w:pPr>
    </w:p>
    <w:p w14:paraId="69FADDFF" w14:textId="7777777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582364B7" w14:textId="0203A76A" w:rsidR="008B0420" w:rsidRDefault="008B0420" w:rsidP="00750F69">
      <w:pPr>
        <w:pStyle w:val="ListParagraph"/>
        <w:ind w:left="0"/>
        <w:rPr>
          <w:rFonts w:ascii="Times New Roman" w:hAnsi="Times New Roman" w:cs="Times New Roman"/>
          <w:color w:val="0D0D0D"/>
          <w:sz w:val="32"/>
          <w:szCs w:val="32"/>
          <w:shd w:val="clear" w:color="auto" w:fill="FFFFFF"/>
        </w:rPr>
      </w:pPr>
    </w:p>
    <w:p w14:paraId="613A49F9" w14:textId="2E1054AD" w:rsidR="00A91B69" w:rsidRDefault="00A91B69" w:rsidP="00750F69">
      <w:pPr>
        <w:pStyle w:val="ListParagraph"/>
        <w:ind w:left="0"/>
        <w:rPr>
          <w:rFonts w:ascii="Times New Roman" w:hAnsi="Times New Roman" w:cs="Times New Roman"/>
          <w:color w:val="0D0D0D"/>
          <w:sz w:val="28"/>
          <w:szCs w:val="28"/>
          <w:shd w:val="clear" w:color="auto" w:fill="FFFFFF"/>
        </w:rPr>
      </w:pPr>
    </w:p>
    <w:p w14:paraId="438D2F1D" w14:textId="77777777" w:rsidR="00737016" w:rsidRPr="00737016" w:rsidRDefault="00737016" w:rsidP="00750F69">
      <w:pPr>
        <w:pStyle w:val="ListParagraph"/>
        <w:ind w:left="0"/>
        <w:rPr>
          <w:rFonts w:ascii="Times New Roman" w:hAnsi="Times New Roman" w:cs="Times New Roman"/>
          <w:color w:val="0D0D0D"/>
          <w:sz w:val="28"/>
          <w:szCs w:val="28"/>
          <w:shd w:val="clear" w:color="auto" w:fill="FFFFFF"/>
        </w:rPr>
      </w:pPr>
    </w:p>
    <w:p w14:paraId="60DB9B97" w14:textId="4E037994"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4791589E" w14:textId="0FAA15A7" w:rsidR="00A91B69" w:rsidRPr="00326F44" w:rsidRDefault="00A91B69" w:rsidP="00A91B69">
      <w:pPr>
        <w:pStyle w:val="ListParagraph"/>
        <w:ind w:left="0"/>
        <w:rPr>
          <w:rFonts w:ascii="Times New Roman" w:hAnsi="Times New Roman" w:cs="Times New Roman"/>
          <w:b/>
          <w:color w:val="0D0D0D"/>
          <w:sz w:val="32"/>
          <w:szCs w:val="32"/>
          <w:shd w:val="clear" w:color="auto" w:fill="FFFFFF"/>
        </w:rPr>
      </w:pPr>
    </w:p>
    <w:p w14:paraId="63ECEB43" w14:textId="03434FB2" w:rsidR="008B0420" w:rsidRPr="00A91B69" w:rsidRDefault="008B0420" w:rsidP="00750F69">
      <w:pPr>
        <w:pStyle w:val="ListParagraph"/>
        <w:ind w:left="0" w:right="-142"/>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130A4967" w14:textId="5A3CEA9D"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ListParagraph"/>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38802F1E" w:rsidR="00A91B69" w:rsidRPr="00A91B69" w:rsidRDefault="00A91B69" w:rsidP="00A91B69">
      <w:pPr>
        <w:pStyle w:val="ListParagraph"/>
        <w:ind w:left="0"/>
        <w:rPr>
          <w:rFonts w:ascii="Times New Roman" w:hAnsi="Times New Roman" w:cs="Times New Roman"/>
          <w:b/>
          <w:color w:val="0D0D0D"/>
          <w:sz w:val="28"/>
          <w:szCs w:val="28"/>
          <w:shd w:val="clear" w:color="auto" w:fill="FFFFFF"/>
        </w:rPr>
      </w:pPr>
    </w:p>
    <w:p w14:paraId="22A296EB" w14:textId="7515F607"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ListParagraph"/>
        <w:ind w:left="0"/>
        <w:rPr>
          <w:rFonts w:ascii="Times New Roman" w:hAnsi="Times New Roman" w:cs="Times New Roman"/>
          <w:b/>
          <w:sz w:val="32"/>
          <w:szCs w:val="32"/>
        </w:rPr>
      </w:pPr>
    </w:p>
    <w:p w14:paraId="579D9FD3" w14:textId="77777777" w:rsidR="008B0420" w:rsidRPr="00A91B69" w:rsidRDefault="008B0420" w:rsidP="00750F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Ce module permet l’édition des factures.</w:t>
      </w:r>
    </w:p>
    <w:p w14:paraId="5509448F" w14:textId="77777777" w:rsidR="008B0420" w:rsidRPr="00326F44" w:rsidRDefault="008B0420" w:rsidP="00750F69">
      <w:pPr>
        <w:pStyle w:val="ListParagraph"/>
        <w:ind w:left="0"/>
        <w:rPr>
          <w:rFonts w:ascii="Times New Roman" w:hAnsi="Times New Roman" w:cs="Times New Roman"/>
          <w:sz w:val="32"/>
          <w:szCs w:val="32"/>
        </w:rPr>
      </w:pPr>
    </w:p>
    <w:p w14:paraId="5F97F2CC" w14:textId="1B8DE6AD" w:rsidR="008B0420" w:rsidRPr="00737016" w:rsidRDefault="008B0420" w:rsidP="00750F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maintenance :</w:t>
      </w:r>
    </w:p>
    <w:p w14:paraId="2D5A8416" w14:textId="77777777" w:rsidR="00A91B69" w:rsidRPr="00A91B69" w:rsidRDefault="00A91B69" w:rsidP="00A91B69">
      <w:pPr>
        <w:pStyle w:val="ListParagraph"/>
        <w:ind w:left="0"/>
        <w:rPr>
          <w:rFonts w:ascii="Times New Roman" w:hAnsi="Times New Roman" w:cs="Times New Roman"/>
          <w:b/>
          <w:sz w:val="28"/>
          <w:szCs w:val="28"/>
        </w:rPr>
      </w:pPr>
    </w:p>
    <w:p w14:paraId="634A5592" w14:textId="595C0BE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Ce module est conçu pour gérer les différentes tâches de maintenance des équipements et assister quotidiennement les services de maintenance dans l'accomplissement de leurs missions.</w:t>
      </w:r>
    </w:p>
    <w:p w14:paraId="35C1BD99" w14:textId="294088F2" w:rsidR="008B0420" w:rsidRPr="00326F44" w:rsidRDefault="008B0420" w:rsidP="00750F69">
      <w:pPr>
        <w:pStyle w:val="ListParagraph"/>
        <w:ind w:left="0"/>
        <w:rPr>
          <w:rFonts w:ascii="Times New Roman" w:hAnsi="Times New Roman" w:cs="Times New Roman"/>
          <w:b/>
          <w:color w:val="0D0D0D"/>
          <w:sz w:val="32"/>
          <w:szCs w:val="32"/>
          <w:shd w:val="clear" w:color="auto" w:fill="FFFFFF"/>
        </w:rPr>
      </w:pPr>
    </w:p>
    <w:p w14:paraId="64935E36" w14:textId="2B7506B2" w:rsidR="008B0420" w:rsidRPr="00737016" w:rsidRDefault="008B0420" w:rsidP="00750F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ListParagraph"/>
        <w:ind w:left="0"/>
        <w:rPr>
          <w:rFonts w:ascii="Times New Roman" w:hAnsi="Times New Roman" w:cs="Times New Roman"/>
          <w:b/>
          <w:sz w:val="28"/>
          <w:szCs w:val="28"/>
        </w:rPr>
      </w:pPr>
    </w:p>
    <w:p w14:paraId="04923056" w14:textId="088ED54A" w:rsidR="008B0420" w:rsidRPr="00A91B69" w:rsidRDefault="008B0420" w:rsidP="00750F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L’entreprise est composée de 20 employés au total pour une gestion plus efficace et dynamique des principaux métiers de la société ; l'organigramme adopté est présenté dans la figure 2.</w:t>
      </w:r>
    </w:p>
    <w:p w14:paraId="77550A3D" w14:textId="1E08249C" w:rsidR="008B0420" w:rsidRPr="00326F44" w:rsidRDefault="008B0420" w:rsidP="008B0420">
      <w:pPr>
        <w:pStyle w:val="ListParagraph"/>
        <w:ind w:left="1296"/>
        <w:rPr>
          <w:rFonts w:ascii="Times New Roman" w:hAnsi="Times New Roman" w:cs="Times New Roman"/>
          <w:color w:val="0D0D0D"/>
          <w:sz w:val="32"/>
          <w:szCs w:val="32"/>
          <w:shd w:val="clear" w:color="auto" w:fill="FFFFFF"/>
        </w:rPr>
      </w:pPr>
    </w:p>
    <w:p w14:paraId="731E71CD" w14:textId="557CAF13" w:rsidR="008B0420" w:rsidRDefault="008B0420" w:rsidP="00A91B69">
      <w:pPr>
        <w:rPr>
          <w:rFonts w:ascii="Times New Roman" w:hAnsi="Times New Roman" w:cs="Times New Roman"/>
          <w:color w:val="0D0D0D"/>
          <w:sz w:val="32"/>
          <w:szCs w:val="32"/>
          <w:shd w:val="clear" w:color="auto" w:fill="FFFFFF"/>
        </w:rPr>
      </w:pPr>
    </w:p>
    <w:p w14:paraId="2B5547D7" w14:textId="056BFF63" w:rsidR="00A91B69" w:rsidRDefault="00A91B69" w:rsidP="00A91B69">
      <w:pPr>
        <w:rPr>
          <w:rFonts w:ascii="Times New Roman" w:hAnsi="Times New Roman" w:cs="Times New Roman"/>
          <w:color w:val="0D0D0D"/>
          <w:sz w:val="32"/>
          <w:szCs w:val="32"/>
          <w:shd w:val="clear" w:color="auto" w:fill="FFFFFF"/>
        </w:rPr>
      </w:pPr>
    </w:p>
    <w:p w14:paraId="2E4AD795" w14:textId="083D38A3" w:rsidR="00A91B69" w:rsidRDefault="00A91B69" w:rsidP="00A91B69">
      <w:pPr>
        <w:rPr>
          <w:rFonts w:ascii="Times New Roman" w:hAnsi="Times New Roman" w:cs="Times New Roman"/>
          <w:color w:val="0D0D0D"/>
          <w:sz w:val="32"/>
          <w:szCs w:val="32"/>
          <w:shd w:val="clear" w:color="auto" w:fill="FFFFFF"/>
        </w:rPr>
      </w:pPr>
    </w:p>
    <w:p w14:paraId="2FB27FF6" w14:textId="6DE3C36D" w:rsidR="00A91B69" w:rsidRDefault="00A91B69" w:rsidP="00A91B69">
      <w:pPr>
        <w:rPr>
          <w:rFonts w:ascii="Times New Roman" w:hAnsi="Times New Roman" w:cs="Times New Roman"/>
          <w:color w:val="0D0D0D"/>
          <w:sz w:val="32"/>
          <w:szCs w:val="32"/>
          <w:shd w:val="clear" w:color="auto" w:fill="FFFFFF"/>
        </w:rPr>
      </w:pPr>
    </w:p>
    <w:p w14:paraId="55CD1C3D" w14:textId="6A992763" w:rsidR="00A91B69" w:rsidRDefault="00A91B69" w:rsidP="00A91B69">
      <w:pPr>
        <w:rPr>
          <w:rFonts w:ascii="Times New Roman" w:hAnsi="Times New Roman" w:cs="Times New Roman"/>
          <w:color w:val="0D0D0D"/>
          <w:sz w:val="32"/>
          <w:szCs w:val="32"/>
          <w:shd w:val="clear" w:color="auto" w:fill="FFFFFF"/>
        </w:rPr>
      </w:pPr>
      <w:r w:rsidRPr="00326F44">
        <w:rPr>
          <w:rFonts w:ascii="Times New Roman" w:hAnsi="Times New Roman" w:cs="Times New Roman"/>
          <w:noProof/>
          <w:sz w:val="32"/>
          <w:szCs w:val="32"/>
        </w:rPr>
        <w:lastRenderedPageBreak/>
        <w:drawing>
          <wp:anchor distT="0" distB="0" distL="114300" distR="114300" simplePos="0" relativeHeight="251659264" behindDoc="0" locked="0" layoutInCell="1" allowOverlap="1" wp14:anchorId="252BA664" wp14:editId="1088E0F4">
            <wp:simplePos x="0" y="0"/>
            <wp:positionH relativeFrom="margin">
              <wp:align>center</wp:align>
            </wp:positionH>
            <wp:positionV relativeFrom="margin">
              <wp:posOffset>-292100</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9">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p>
    <w:p w14:paraId="692F68BC" w14:textId="5AD1DA93" w:rsidR="00A91B69" w:rsidRDefault="00A91B69" w:rsidP="00A91B69">
      <w:pPr>
        <w:rPr>
          <w:rFonts w:ascii="Times New Roman" w:hAnsi="Times New Roman" w:cs="Times New Roman"/>
          <w:color w:val="0D0D0D"/>
          <w:sz w:val="32"/>
          <w:szCs w:val="32"/>
          <w:shd w:val="clear" w:color="auto" w:fill="FFFFFF"/>
        </w:rPr>
      </w:pPr>
    </w:p>
    <w:p w14:paraId="3FBB10EB" w14:textId="77777777" w:rsidR="00A91B69" w:rsidRPr="00326F44" w:rsidRDefault="00A91B69" w:rsidP="00A91B69">
      <w:pPr>
        <w:rPr>
          <w:rFonts w:ascii="Times New Roman" w:hAnsi="Times New Roman" w:cs="Times New Roman"/>
          <w:color w:val="0D0D0D"/>
          <w:sz w:val="32"/>
          <w:szCs w:val="32"/>
          <w:shd w:val="clear" w:color="auto" w:fill="FFFFFF"/>
        </w:rPr>
      </w:pPr>
    </w:p>
    <w:p w14:paraId="7200AB86" w14:textId="54D7E2CE" w:rsidR="008B0420" w:rsidRPr="008B4E06" w:rsidRDefault="008B0420" w:rsidP="00A91B69">
      <w:pPr>
        <w:pStyle w:val="ListParagraph"/>
        <w:ind w:left="0"/>
        <w:rPr>
          <w:rFonts w:ascii="Segoe UI" w:hAnsi="Segoe UI" w:cs="Segoe UI"/>
          <w:color w:val="0D0D0D"/>
          <w:sz w:val="32"/>
          <w:szCs w:val="32"/>
          <w:shd w:val="clear" w:color="auto" w:fill="FFFFFF"/>
        </w:rPr>
      </w:pPr>
    </w:p>
    <w:p w14:paraId="1EC11CCE" w14:textId="4806B3F8" w:rsidR="008B0420" w:rsidRPr="00737016" w:rsidRDefault="008B0420" w:rsidP="00A91B69">
      <w:pPr>
        <w:pStyle w:val="ListParagraph"/>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Présentation du projet :</w:t>
      </w:r>
    </w:p>
    <w:p w14:paraId="717ADEAE" w14:textId="77777777" w:rsidR="008B0420" w:rsidRPr="00737016" w:rsidRDefault="008B0420" w:rsidP="00A91B69">
      <w:pPr>
        <w:pStyle w:val="ListParagraph"/>
        <w:ind w:left="0"/>
        <w:rPr>
          <w:rFonts w:ascii="Times New Roman" w:hAnsi="Times New Roman" w:cs="Times New Roman"/>
          <w:sz w:val="28"/>
          <w:szCs w:val="28"/>
        </w:rPr>
      </w:pPr>
    </w:p>
    <w:p w14:paraId="11BD9CDE" w14:textId="596540B8" w:rsidR="008B0420" w:rsidRPr="00737016" w:rsidRDefault="008B0420" w:rsidP="00A91B69">
      <w:pPr>
        <w:pStyle w:val="ListParagraph"/>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A91B69" w:rsidRDefault="008B0420" w:rsidP="00A91B69">
      <w:pPr>
        <w:pStyle w:val="ListParagraph"/>
        <w:ind w:left="0"/>
        <w:rPr>
          <w:rFonts w:ascii="Times New Roman" w:hAnsi="Times New Roman" w:cs="Times New Roman"/>
          <w:sz w:val="28"/>
          <w:szCs w:val="28"/>
        </w:rPr>
      </w:pPr>
    </w:p>
    <w:p w14:paraId="1EFE8A80" w14:textId="371E6D56" w:rsidR="008B0420" w:rsidRPr="00A91B69" w:rsidRDefault="008B0420" w:rsidP="00A91B69">
      <w:pPr>
        <w:pStyle w:val="ListParagraph"/>
        <w:ind w:left="0"/>
        <w:rPr>
          <w:rFonts w:ascii="Times New Roman" w:hAnsi="Times New Roman" w:cs="Times New Roman"/>
          <w:sz w:val="28"/>
          <w:szCs w:val="28"/>
          <w:shd w:val="clear" w:color="auto" w:fill="FFFFFF"/>
        </w:rPr>
      </w:pPr>
      <w:r w:rsidRPr="00A91B69">
        <w:rPr>
          <w:rFonts w:ascii="Times New Roman" w:hAnsi="Times New Roman" w:cs="Times New Roman"/>
          <w:sz w:val="28"/>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p>
    <w:p w14:paraId="26142133" w14:textId="0FAD0CE1" w:rsidR="008B0420" w:rsidRPr="00A91B69" w:rsidRDefault="008B0420" w:rsidP="00A91B69">
      <w:pPr>
        <w:rPr>
          <w:rFonts w:ascii="Times New Roman" w:hAnsi="Times New Roman" w:cs="Times New Roman"/>
          <w:sz w:val="28"/>
          <w:szCs w:val="28"/>
        </w:rPr>
      </w:pPr>
    </w:p>
    <w:p w14:paraId="6D4A6D0D" w14:textId="084F69C9" w:rsidR="008B0420" w:rsidRPr="00A91B69" w:rsidRDefault="008B0420" w:rsidP="00A91B69">
      <w:pPr>
        <w:pStyle w:val="ListParagraph"/>
        <w:numPr>
          <w:ilvl w:val="1"/>
          <w:numId w:val="3"/>
        </w:numPr>
        <w:ind w:left="0" w:firstLine="0"/>
        <w:rPr>
          <w:rFonts w:ascii="Times New Roman" w:hAnsi="Times New Roman" w:cs="Times New Roman"/>
          <w:b/>
          <w:sz w:val="28"/>
          <w:szCs w:val="28"/>
        </w:rPr>
      </w:pPr>
      <w:r w:rsidRPr="00A91B69">
        <w:rPr>
          <w:rFonts w:ascii="Times New Roman" w:hAnsi="Times New Roman" w:cs="Times New Roman"/>
          <w:b/>
          <w:sz w:val="28"/>
          <w:szCs w:val="28"/>
        </w:rPr>
        <w:t>Objectif :</w:t>
      </w:r>
    </w:p>
    <w:p w14:paraId="6999F59F" w14:textId="2348E0E2" w:rsidR="006F4D16" w:rsidRPr="00A91B69" w:rsidRDefault="006F4D16" w:rsidP="00A91B69">
      <w:pPr>
        <w:pStyle w:val="ListParagraph"/>
        <w:ind w:left="0"/>
        <w:rPr>
          <w:rFonts w:ascii="Times New Roman" w:hAnsi="Times New Roman" w:cs="Times New Roman"/>
          <w:b/>
          <w:sz w:val="28"/>
          <w:szCs w:val="28"/>
        </w:rPr>
      </w:pPr>
    </w:p>
    <w:p w14:paraId="01811D13" w14:textId="78A8411F"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•Optimisation de la gestion des équipements </w:t>
      </w:r>
    </w:p>
    <w:p w14:paraId="6086109A" w14:textId="7ED89388"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•Planification des interventions </w:t>
      </w:r>
    </w:p>
    <w:p w14:paraId="02331A45" w14:textId="54534570"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•Amélioration de la disponibilité des ressources </w:t>
      </w:r>
    </w:p>
    <w:p w14:paraId="2583174A" w14:textId="77777777" w:rsid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•Personnalisation pour les besoins spécifiques du secteur textile </w:t>
      </w:r>
    </w:p>
    <w:p w14:paraId="35F41584" w14:textId="6DEFD9CA"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•Intégration de fonctionnalités stratégiques </w:t>
      </w:r>
    </w:p>
    <w:p w14:paraId="55F91888" w14:textId="05790B11" w:rsidR="006F4D16"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 xml:space="preserve">•Interface utilisateur conviviale </w:t>
      </w:r>
    </w:p>
    <w:p w14:paraId="4D4C9180" w14:textId="0D76A921" w:rsidR="00A91B69" w:rsidRPr="00A91B69" w:rsidRDefault="006F4D16" w:rsidP="00A91B69">
      <w:pPr>
        <w:pStyle w:val="ListParagraph"/>
        <w:ind w:left="0"/>
        <w:rPr>
          <w:rFonts w:ascii="Times New Roman" w:hAnsi="Times New Roman" w:cs="Times New Roman"/>
          <w:sz w:val="28"/>
          <w:szCs w:val="28"/>
        </w:rPr>
      </w:pPr>
      <w:r w:rsidRPr="00A91B69">
        <w:rPr>
          <w:rFonts w:ascii="Times New Roman" w:hAnsi="Times New Roman" w:cs="Times New Roman"/>
          <w:sz w:val="28"/>
          <w:szCs w:val="28"/>
        </w:rPr>
        <w:t>•Sécurité et fiabilité</w:t>
      </w:r>
    </w:p>
    <w:p w14:paraId="2141CE84" w14:textId="77777777" w:rsidR="008B0420" w:rsidRPr="00A91B69" w:rsidRDefault="008B0420" w:rsidP="00A91B69">
      <w:pPr>
        <w:pStyle w:val="ListParagraph"/>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lastRenderedPageBreak/>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ListParagraph"/>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A91B69" w:rsidRDefault="006F4D16" w:rsidP="00A91B69">
      <w:pPr>
        <w:pStyle w:val="ListParagraph"/>
        <w:ind w:left="0"/>
        <w:rPr>
          <w:rFonts w:ascii="Times New Roman" w:hAnsi="Times New Roman" w:cs="Times New Roman"/>
          <w:b/>
          <w:color w:val="0D0D0D"/>
          <w:sz w:val="28"/>
          <w:szCs w:val="28"/>
          <w:shd w:val="clear" w:color="auto" w:fill="FFFFFF"/>
        </w:rPr>
      </w:pPr>
    </w:p>
    <w:p w14:paraId="182750A5"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34105530"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71A0EEBF"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p>
    <w:p w14:paraId="45F40D32" w14:textId="77777777" w:rsidR="008B0420" w:rsidRPr="00A91B69" w:rsidRDefault="008B0420" w:rsidP="00A91B69">
      <w:pPr>
        <w:pStyle w:val="ListParagraph"/>
        <w:ind w:left="0"/>
        <w:rPr>
          <w:rFonts w:ascii="Times New Roman" w:hAnsi="Times New Roman" w:cs="Times New Roman"/>
          <w:color w:val="0D0D0D"/>
          <w:sz w:val="28"/>
          <w:szCs w:val="28"/>
          <w:shd w:val="clear" w:color="auto" w:fill="FFFFFF"/>
        </w:rPr>
      </w:pPr>
      <w:r w:rsidRPr="00A91B69">
        <w:rPr>
          <w:rFonts w:ascii="Times New Roman" w:hAnsi="Times New Roman" w:cs="Times New Roman"/>
          <w:color w:val="0D0D0D"/>
          <w:sz w:val="28"/>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8B4E06">
        <w:rPr>
          <w:rFonts w:ascii="Segoe UI" w:hAnsi="Segoe UI" w:cs="Segoe UI"/>
          <w:color w:val="0D0D0D"/>
          <w:sz w:val="32"/>
          <w:szCs w:val="32"/>
          <w:shd w:val="clear" w:color="auto" w:fill="FFFFFF"/>
        </w:rPr>
        <w:t xml:space="preserve"> </w:t>
      </w:r>
      <w:r w:rsidRPr="00A91B69">
        <w:rPr>
          <w:rFonts w:ascii="Times New Roman" w:hAnsi="Times New Roman" w:cs="Times New Roman"/>
          <w:color w:val="0D0D0D"/>
          <w:sz w:val="28"/>
          <w:szCs w:val="28"/>
          <w:shd w:val="clear" w:color="auto" w:fill="FFFFFF"/>
        </w:rPr>
        <w:t>globale de la gestion de maintenance dans le secteur textile.</w:t>
      </w:r>
    </w:p>
    <w:p w14:paraId="3EAB2216" w14:textId="77777777" w:rsidR="008B0420" w:rsidRPr="00A91B69" w:rsidRDefault="008B0420" w:rsidP="008B0420">
      <w:pPr>
        <w:pStyle w:val="ListParagraph"/>
        <w:ind w:left="1296"/>
        <w:rPr>
          <w:rFonts w:ascii="Times New Roman" w:hAnsi="Times New Roman" w:cs="Times New Roman"/>
          <w:b/>
          <w:color w:val="0D0D0D"/>
          <w:sz w:val="32"/>
          <w:szCs w:val="32"/>
          <w:shd w:val="clear" w:color="auto" w:fill="FFFFFF"/>
        </w:rPr>
      </w:pPr>
    </w:p>
    <w:p w14:paraId="4647878C" w14:textId="43DC831B" w:rsidR="008B0420" w:rsidRPr="00737016" w:rsidRDefault="008B0420" w:rsidP="00A91B69">
      <w:pPr>
        <w:pStyle w:val="ListParagraph"/>
        <w:numPr>
          <w:ilvl w:val="1"/>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Critique de l’Existant :</w:t>
      </w:r>
    </w:p>
    <w:p w14:paraId="7D9E7706" w14:textId="77777777" w:rsidR="00E1081C" w:rsidRPr="00A91B69" w:rsidRDefault="00E1081C" w:rsidP="00A91B69">
      <w:pPr>
        <w:pStyle w:val="ListParagraph"/>
        <w:ind w:left="0"/>
        <w:rPr>
          <w:rFonts w:ascii="Times New Roman" w:hAnsi="Times New Roman" w:cs="Times New Roman"/>
          <w:b/>
          <w:color w:val="0D0D0D"/>
          <w:sz w:val="28"/>
          <w:szCs w:val="28"/>
          <w:shd w:val="clear" w:color="auto" w:fill="FFFFFF"/>
        </w:rPr>
      </w:pPr>
    </w:p>
    <w:p w14:paraId="4A8949CF"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Le système de gestion de la maintenance actuel est plein de défauts et représente un grand obstacle au développement, concurrence et au gain des profits et il ne peut pas résister face aux challenges et défis. Parmi les défauts que nous trouvons dans ce système, nous citons :</w:t>
      </w:r>
    </w:p>
    <w:p w14:paraId="56825163"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Utilisation des papiers pour gérer les activités de la maintenance.</w:t>
      </w:r>
    </w:p>
    <w:p w14:paraId="23E23F06"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Absence de traçabilité et suivi des interventions. </w:t>
      </w:r>
    </w:p>
    <w:p w14:paraId="2CCD29DB"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Mauvaise gestion des pièces de rechanges et manque de contrôle et suivie de la magasin PDR </w:t>
      </w:r>
    </w:p>
    <w:p w14:paraId="7BBA7E61"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Absence d’un système d’informations qui centralise les données et facilite le partage et la collaboration entre les différents acteurs. </w:t>
      </w:r>
    </w:p>
    <w:p w14:paraId="62B91ED8"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Mauvaise communication interne.</w:t>
      </w:r>
    </w:p>
    <w:p w14:paraId="45BE3B8C"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Absence et manque d’un inventaire complet et à jour des équipements à maintenir et des pièces de rechange. — Les équipements et les actions correctives et préventives ne sont pas codifiés.</w:t>
      </w:r>
    </w:p>
    <w:p w14:paraId="33878AB4"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lastRenderedPageBreak/>
        <w:t xml:space="preserve"> — Les documents techniques, administratives ou financiers liés aux équipements ne sont pas centralisés. — Absence d’un tableau de bord de suivi des KPI (fiabilité, maintenabilité, la disponibilité).</w:t>
      </w:r>
    </w:p>
    <w:p w14:paraId="5B020E93"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 Absence des rapports et statistiques et des outils d’aide de bonne prise de décision. </w:t>
      </w:r>
    </w:p>
    <w:p w14:paraId="10B8C493" w14:textId="77777777" w:rsidR="00E1081C"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xml:space="preserve">— Mauvaise gestion de la maintenance préventive accompagnée d’une mauvaise planification et ordonnancement. </w:t>
      </w:r>
    </w:p>
    <w:p w14:paraId="101377E6" w14:textId="35E0B482" w:rsidR="00E35509" w:rsidRPr="00A91B69" w:rsidRDefault="00E1081C" w:rsidP="00A91B69">
      <w:pPr>
        <w:rPr>
          <w:rFonts w:ascii="Times New Roman" w:hAnsi="Times New Roman" w:cs="Times New Roman"/>
          <w:sz w:val="28"/>
          <w:szCs w:val="28"/>
        </w:rPr>
      </w:pPr>
      <w:r w:rsidRPr="00A91B69">
        <w:rPr>
          <w:rFonts w:ascii="Times New Roman" w:hAnsi="Times New Roman" w:cs="Times New Roman"/>
          <w:sz w:val="28"/>
          <w:szCs w:val="28"/>
        </w:rPr>
        <w:t>— Inexistence d’un système de notification ou alerte lors de la gestion des activités de maintenance ou des pièces de rechanges</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ListParagraph"/>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6DFF7BCB" w14:textId="747CE18C" w:rsidR="008B0420" w:rsidRPr="00737016" w:rsidRDefault="0094310D" w:rsidP="00737016">
      <w:pPr>
        <w:pStyle w:val="ListParagraph"/>
        <w:tabs>
          <w:tab w:val="left" w:pos="3377"/>
        </w:tabs>
        <w:ind w:left="0"/>
        <w:rPr>
          <w:rFonts w:ascii="Times New Roman" w:hAnsi="Times New Roman" w:cs="Times New Roman"/>
          <w:color w:val="0D0D0D"/>
          <w:sz w:val="28"/>
          <w:szCs w:val="28"/>
          <w:shd w:val="clear" w:color="auto" w:fill="FFFFFF"/>
        </w:rPr>
      </w:pPr>
      <w:r w:rsidRPr="00737016">
        <w:rPr>
          <w:rFonts w:ascii="Times New Roman" w:hAnsi="Times New Roman" w:cs="Times New Roman"/>
          <w:sz w:val="28"/>
          <w:szCs w:val="28"/>
        </w:rPr>
        <w:tab/>
      </w:r>
      <w:r w:rsidR="008B0420" w:rsidRPr="00737016">
        <w:rPr>
          <w:rFonts w:ascii="Times New Roman" w:hAnsi="Times New Roman" w:cs="Times New Roman"/>
          <w:sz w:val="28"/>
          <w:szCs w:val="28"/>
        </w:rPr>
        <w:br/>
      </w:r>
      <w:r w:rsidR="008B0420" w:rsidRPr="00737016">
        <w:rPr>
          <w:rFonts w:ascii="Times New Roman" w:hAnsi="Times New Roman" w:cs="Times New Roman"/>
          <w:color w:val="0D0D0D"/>
          <w:sz w:val="28"/>
          <w:szCs w:val="28"/>
          <w:shd w:val="clear" w:color="auto" w:fill="FFFFFF"/>
        </w:rPr>
        <w:t>De plus, en développant sa propre solution de GMAO sur mesure, Diva Software pourra personnaliser un outil de gestion de maintenance en fonction de ses besoins spécifiques. Elle pourra ajouter des fonctionnalités sur mesure pour répondre aux exigences particulières de son secteur d'activité et des processus de suivi de maintenance spécifiques à la société. Cette flexibilité accrue permettra à Diva Software d'adapter l'outil à ses spécificités de processus de gestion de maintenance et d'améliorer l'expérience utilisateur de son équipe. L’affectation des tâches aux différents acteurs, techniciens et responsables de maintenance, est assurée de manière centralisée par l’administrateur. Le suivi des états des interventions de maintenance est plus adapté aux besoins de la société. La classification des équipements est assurée pour chaque projet ainsi que leurs détails de réalisation comme la date de début, de fin, les membres de l’équipe, le budget, etc. Des recherches personnalisées sur un équipement donné peuvent fournir des informations détaillées sur ses interventions avec la société. Le suivi des tâches est assuré selon leurs états : Tâches en cours, terminées, à planifier et en retard.</w:t>
      </w:r>
    </w:p>
    <w:p w14:paraId="7D3D1DCB" w14:textId="068E24EC" w:rsidR="008B0420" w:rsidRPr="00737016" w:rsidRDefault="008B0420" w:rsidP="008B0420">
      <w:pPr>
        <w:pStyle w:val="ListParagraph"/>
        <w:ind w:left="1296"/>
        <w:rPr>
          <w:rFonts w:ascii="Times New Roman" w:hAnsi="Times New Roman" w:cs="Times New Roman"/>
          <w:color w:val="0D0D0D"/>
          <w:sz w:val="28"/>
          <w:szCs w:val="28"/>
          <w:shd w:val="clear" w:color="auto" w:fill="FFFFFF"/>
        </w:rPr>
      </w:pPr>
    </w:p>
    <w:p w14:paraId="162B3480" w14:textId="1F81E7A3" w:rsidR="009B7767" w:rsidRDefault="009B7767" w:rsidP="008B0420">
      <w:pPr>
        <w:pStyle w:val="ListParagraph"/>
        <w:ind w:left="1296"/>
        <w:rPr>
          <w:rFonts w:ascii="Times New Roman" w:hAnsi="Times New Roman" w:cs="Times New Roman"/>
          <w:color w:val="0D0D0D"/>
          <w:sz w:val="28"/>
          <w:szCs w:val="28"/>
          <w:shd w:val="clear" w:color="auto" w:fill="FFFFFF"/>
        </w:rPr>
      </w:pPr>
    </w:p>
    <w:p w14:paraId="55A00BFD" w14:textId="77F8D674"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20480F69" w14:textId="725A6C4E"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11F9E6BC" w14:textId="3B1575DE"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415788A2" w14:textId="56219786"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61BEE65D" w14:textId="73987332"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3A883735" w14:textId="77777777"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6DD84E8C" w14:textId="1E4A3963" w:rsidR="00737016" w:rsidRDefault="00737016" w:rsidP="008B0420">
      <w:pPr>
        <w:pStyle w:val="ListParagraph"/>
        <w:ind w:left="1296"/>
        <w:rPr>
          <w:rFonts w:ascii="Times New Roman" w:hAnsi="Times New Roman" w:cs="Times New Roman"/>
          <w:color w:val="0D0D0D"/>
          <w:sz w:val="28"/>
          <w:szCs w:val="28"/>
          <w:shd w:val="clear" w:color="auto" w:fill="FFFFFF"/>
        </w:rPr>
      </w:pPr>
    </w:p>
    <w:p w14:paraId="20884D6E" w14:textId="77777777" w:rsidR="00737016" w:rsidRPr="00737016" w:rsidRDefault="00737016" w:rsidP="008B0420">
      <w:pPr>
        <w:pStyle w:val="ListParagraph"/>
        <w:ind w:left="1296"/>
        <w:rPr>
          <w:rFonts w:ascii="Times New Roman" w:hAnsi="Times New Roman" w:cs="Times New Roman"/>
          <w:color w:val="0D0D0D"/>
          <w:sz w:val="28"/>
          <w:szCs w:val="28"/>
          <w:shd w:val="clear" w:color="auto" w:fill="FFFFFF"/>
        </w:rPr>
      </w:pPr>
    </w:p>
    <w:p w14:paraId="5ACFA279" w14:textId="77777777" w:rsidR="00737016" w:rsidRPr="00737016" w:rsidRDefault="00737016" w:rsidP="00737016">
      <w:pPr>
        <w:pStyle w:val="ListParagraph"/>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lastRenderedPageBreak/>
        <w:t>Planification et conduite du projet :</w:t>
      </w:r>
    </w:p>
    <w:p w14:paraId="6A98ED8C" w14:textId="77777777" w:rsidR="00737016" w:rsidRPr="00737016" w:rsidRDefault="00737016" w:rsidP="00737016">
      <w:pPr>
        <w:ind w:hanging="426"/>
        <w:rPr>
          <w:rFonts w:ascii="Times New Roman" w:hAnsi="Times New Roman" w:cs="Times New Roman"/>
          <w:b/>
          <w:color w:val="0D0D0D"/>
          <w:sz w:val="28"/>
          <w:szCs w:val="28"/>
          <w:shd w:val="clear" w:color="auto" w:fill="FFFFFF"/>
        </w:rPr>
      </w:pPr>
    </w:p>
    <w:p w14:paraId="07DDFBCA" w14:textId="312588A3"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La planification du projet est un outil indispensable pour bien gérer les différentes phases du projet en respectant les délais elle nous permet de :</w:t>
      </w:r>
    </w:p>
    <w:p w14:paraId="6A112562"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 Fixer les objectives.</w:t>
      </w:r>
    </w:p>
    <w:p w14:paraId="2ED418DD"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 Définir et organiser les ressources et moyennes. </w:t>
      </w:r>
    </w:p>
    <w:p w14:paraId="19CA9E38"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Avoir un suivi des travaux et leurs états d’avancement. </w:t>
      </w:r>
    </w:p>
    <w:p w14:paraId="0D248C36"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Eliminer les risques de retard.</w:t>
      </w:r>
    </w:p>
    <w:p w14:paraId="4E239A21" w14:textId="77777777" w:rsidR="00737016" w:rsidRPr="00737016" w:rsidRDefault="00737016" w:rsidP="00737016">
      <w:pPr>
        <w:ind w:hanging="426"/>
        <w:rPr>
          <w:rFonts w:ascii="Times New Roman" w:hAnsi="Times New Roman" w:cs="Times New Roman"/>
          <w:sz w:val="28"/>
          <w:szCs w:val="28"/>
        </w:rPr>
      </w:pPr>
      <w:r w:rsidRPr="00737016">
        <w:rPr>
          <w:rFonts w:ascii="Times New Roman" w:hAnsi="Times New Roman" w:cs="Times New Roman"/>
          <w:sz w:val="28"/>
          <w:szCs w:val="28"/>
        </w:rPr>
        <w:t xml:space="preserve"> — Ponctualité, respect des dates limites et une bonne gestion du temps. Dans ce cadre, nous avons utilisé le fameux Diagrammes de GANTT pour établir le planning de mon stage.</w:t>
      </w:r>
    </w:p>
    <w:p w14:paraId="46DCCBC4" w14:textId="56DE3F1A" w:rsidR="00737016" w:rsidRPr="00737016" w:rsidRDefault="00737016" w:rsidP="00737016">
      <w:pPr>
        <w:ind w:hanging="426"/>
        <w:rPr>
          <w:rFonts w:ascii="Times New Roman" w:hAnsi="Times New Roman" w:cs="Times New Roman"/>
          <w:sz w:val="28"/>
          <w:szCs w:val="28"/>
        </w:rPr>
      </w:pPr>
      <w:r>
        <w:rPr>
          <w:rFonts w:ascii="Times New Roman" w:hAnsi="Times New Roman" w:cs="Times New Roman"/>
          <w:sz w:val="28"/>
          <w:szCs w:val="28"/>
        </w:rPr>
        <w:t xml:space="preserve">     </w:t>
      </w:r>
      <w:r w:rsidRPr="00737016">
        <w:rPr>
          <w:rFonts w:ascii="Times New Roman" w:hAnsi="Times New Roman" w:cs="Times New Roman"/>
          <w:sz w:val="28"/>
          <w:szCs w:val="28"/>
        </w:rPr>
        <w:t xml:space="preserve"> Ce diagramme est un outil qui permet de bien planifier le projet et avoir un suivi d’avancement en présentant l’enchainement et la durée des différentes tâches.</w:t>
      </w:r>
    </w:p>
    <w:p w14:paraId="499403F8" w14:textId="4E690F05" w:rsidR="009B7767" w:rsidRPr="00737016" w:rsidRDefault="009B7767" w:rsidP="008B0420">
      <w:pPr>
        <w:pStyle w:val="ListParagraph"/>
        <w:ind w:left="1296"/>
        <w:rPr>
          <w:rFonts w:ascii="Times New Roman" w:hAnsi="Times New Roman" w:cs="Times New Roman"/>
          <w:color w:val="0D0D0D"/>
          <w:sz w:val="28"/>
          <w:szCs w:val="28"/>
          <w:shd w:val="clear" w:color="auto" w:fill="FFFFFF"/>
        </w:rPr>
      </w:pPr>
    </w:p>
    <w:p w14:paraId="2F72090F" w14:textId="27279F84" w:rsidR="009B7767" w:rsidRPr="00737016" w:rsidRDefault="00737016" w:rsidP="00737016">
      <w:pPr>
        <w:pStyle w:val="ListParagraph"/>
        <w:ind w:left="142"/>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14:paraId="2CACE91C" w14:textId="77777777" w:rsidR="008B0420" w:rsidRPr="00737016" w:rsidRDefault="008B0420" w:rsidP="00737016">
      <w:pPr>
        <w:pStyle w:val="ListParagraph"/>
        <w:numPr>
          <w:ilvl w:val="0"/>
          <w:numId w:val="1"/>
        </w:numPr>
        <w:ind w:left="142"/>
        <w:rPr>
          <w:rFonts w:ascii="Times New Roman" w:hAnsi="Times New Roman" w:cs="Times New Roman"/>
          <w:b/>
          <w:color w:val="0D0D0D"/>
          <w:sz w:val="32"/>
          <w:szCs w:val="32"/>
          <w:shd w:val="clear" w:color="auto" w:fill="FFFFFF"/>
        </w:rPr>
      </w:pPr>
      <w:r w:rsidRPr="00737016">
        <w:rPr>
          <w:rFonts w:ascii="Times New Roman" w:hAnsi="Times New Roman" w:cs="Times New Roman"/>
          <w:b/>
          <w:color w:val="0D0D0D"/>
          <w:sz w:val="32"/>
          <w:szCs w:val="32"/>
          <w:shd w:val="clear" w:color="auto" w:fill="FFFFFF"/>
        </w:rPr>
        <w:t>Conclusion :</w:t>
      </w:r>
    </w:p>
    <w:p w14:paraId="0077B476" w14:textId="77777777" w:rsidR="008B0420" w:rsidRPr="00737016" w:rsidRDefault="008B0420" w:rsidP="00737016">
      <w:pPr>
        <w:ind w:firstLine="60"/>
        <w:rPr>
          <w:rFonts w:ascii="Times New Roman" w:hAnsi="Times New Roman" w:cs="Times New Roman"/>
          <w:color w:val="0D0D0D"/>
          <w:sz w:val="28"/>
          <w:szCs w:val="28"/>
          <w:shd w:val="clear" w:color="auto" w:fill="FFFFFF"/>
        </w:rPr>
      </w:pPr>
      <w:r w:rsidRPr="00737016">
        <w:rPr>
          <w:rFonts w:ascii="Times New Roman" w:hAnsi="Times New Roman" w:cs="Times New Roman"/>
          <w:color w:val="0D0D0D"/>
          <w:sz w:val="28"/>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0B52CBD1" w14:textId="77777777" w:rsidR="008B0420" w:rsidRPr="00E35509" w:rsidRDefault="008B0420" w:rsidP="008B0420">
      <w:pPr>
        <w:pStyle w:val="ListParagraph"/>
        <w:ind w:left="1296"/>
        <w:rPr>
          <w:rFonts w:cstheme="minorHAnsi"/>
          <w:color w:val="0D0D0D"/>
          <w:sz w:val="32"/>
          <w:szCs w:val="32"/>
          <w:shd w:val="clear" w:color="auto" w:fill="FFFFFF"/>
        </w:rPr>
      </w:pPr>
    </w:p>
    <w:p w14:paraId="0261C634" w14:textId="77777777" w:rsidR="008B0420" w:rsidRPr="00E35509" w:rsidRDefault="008B0420" w:rsidP="008B0420">
      <w:pPr>
        <w:pStyle w:val="ListParagraph"/>
        <w:ind w:left="1296"/>
        <w:jc w:val="center"/>
        <w:rPr>
          <w:rFonts w:cstheme="minorHAnsi"/>
          <w:sz w:val="32"/>
          <w:szCs w:val="32"/>
        </w:rPr>
      </w:pPr>
    </w:p>
    <w:p w14:paraId="7BFD7D7C" w14:textId="77777777" w:rsidR="008B0420" w:rsidRPr="008B4E06" w:rsidRDefault="008B0420" w:rsidP="008B0420">
      <w:pPr>
        <w:pStyle w:val="ListParagraph"/>
        <w:ind w:left="1296"/>
        <w:jc w:val="center"/>
        <w:rPr>
          <w:rFonts w:ascii="Segoe UI" w:hAnsi="Segoe UI" w:cs="Segoe UI"/>
          <w:sz w:val="32"/>
          <w:szCs w:val="32"/>
        </w:rPr>
      </w:pPr>
    </w:p>
    <w:p w14:paraId="46C3F646" w14:textId="77777777" w:rsidR="008B0420" w:rsidRPr="008B4E06" w:rsidRDefault="008B0420" w:rsidP="008B0420">
      <w:pPr>
        <w:rPr>
          <w:rFonts w:ascii="Segoe UI" w:hAnsi="Segoe UI" w:cs="Segoe UI"/>
          <w:sz w:val="32"/>
          <w:szCs w:val="32"/>
        </w:rPr>
      </w:pPr>
      <w:r w:rsidRPr="008B4E06">
        <w:rPr>
          <w:rFonts w:ascii="Segoe UI" w:hAnsi="Segoe UI" w:cs="Segoe UI"/>
          <w:sz w:val="32"/>
          <w:szCs w:val="32"/>
        </w:rPr>
        <w:br w:type="page"/>
      </w:r>
    </w:p>
    <w:p w14:paraId="66CBA3BC" w14:textId="44D260E9" w:rsidR="008B0420" w:rsidRPr="00096C03" w:rsidRDefault="008B0420" w:rsidP="008B0420">
      <w:pPr>
        <w:rPr>
          <w:rFonts w:ascii="Times New Roman" w:hAnsi="Times New Roman" w:cs="Times New Roman"/>
          <w:b/>
          <w:sz w:val="32"/>
          <w:szCs w:val="32"/>
        </w:rPr>
      </w:pPr>
      <w:r w:rsidRPr="00096C03">
        <w:rPr>
          <w:rFonts w:ascii="Times New Roman" w:hAnsi="Times New Roman" w:cs="Times New Roman"/>
          <w:b/>
          <w:sz w:val="32"/>
          <w:szCs w:val="32"/>
        </w:rPr>
        <w:lastRenderedPageBreak/>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2D554801" w14:textId="77777777" w:rsidR="008B0420" w:rsidRPr="00096C03" w:rsidRDefault="008B0420" w:rsidP="00714C00">
      <w:pPr>
        <w:pStyle w:val="ListParagraph"/>
        <w:numPr>
          <w:ilvl w:val="0"/>
          <w:numId w:val="5"/>
        </w:numPr>
        <w:ind w:left="0" w:firstLine="0"/>
        <w:rPr>
          <w:rFonts w:ascii="Times New Roman" w:hAnsi="Times New Roman" w:cs="Times New Roman"/>
          <w:b/>
          <w:sz w:val="32"/>
          <w:szCs w:val="32"/>
        </w:rPr>
      </w:pPr>
      <w:r w:rsidRPr="00096C03">
        <w:rPr>
          <w:rFonts w:ascii="Times New Roman" w:hAnsi="Times New Roman" w:cs="Times New Roman"/>
          <w:b/>
          <w:sz w:val="32"/>
          <w:szCs w:val="32"/>
        </w:rPr>
        <w:t>Introduction :</w:t>
      </w:r>
    </w:p>
    <w:p w14:paraId="3BB806A3" w14:textId="77777777" w:rsidR="008B0420" w:rsidRPr="00096C03" w:rsidRDefault="008B0420" w:rsidP="00096C03">
      <w:pPr>
        <w:pStyle w:val="ListParagraph"/>
        <w:ind w:left="0"/>
        <w:rPr>
          <w:rFonts w:ascii="Times New Roman" w:hAnsi="Times New Roman" w:cs="Times New Roman"/>
          <w:sz w:val="32"/>
          <w:szCs w:val="32"/>
        </w:rPr>
      </w:pPr>
    </w:p>
    <w:p w14:paraId="2A5FDA25" w14:textId="392D51D4" w:rsidR="009B7767" w:rsidRDefault="008B0420" w:rsidP="00714C00">
      <w:pPr>
        <w:pStyle w:val="ListParagraph"/>
        <w:numPr>
          <w:ilvl w:val="0"/>
          <w:numId w:val="6"/>
        </w:numPr>
        <w:ind w:left="0" w:firstLine="0"/>
        <w:rPr>
          <w:rFonts w:ascii="Times New Roman" w:hAnsi="Times New Roman" w:cs="Times New Roman"/>
          <w:b/>
          <w:sz w:val="28"/>
          <w:szCs w:val="28"/>
        </w:rPr>
      </w:pPr>
      <w:r w:rsidRPr="00096C03">
        <w:rPr>
          <w:rFonts w:ascii="Times New Roman" w:hAnsi="Times New Roman" w:cs="Times New Roman"/>
          <w:b/>
          <w:sz w:val="28"/>
          <w:szCs w:val="28"/>
        </w:rPr>
        <w:t>Identification des acteurs :</w:t>
      </w:r>
    </w:p>
    <w:p w14:paraId="1AA91513" w14:textId="77777777" w:rsidR="00683707" w:rsidRPr="00096C03" w:rsidRDefault="00683707" w:rsidP="00683707">
      <w:pPr>
        <w:pStyle w:val="ListParagraph"/>
        <w:ind w:left="0"/>
        <w:rPr>
          <w:rFonts w:ascii="Times New Roman" w:hAnsi="Times New Roman" w:cs="Times New Roman"/>
          <w:b/>
          <w:sz w:val="28"/>
          <w:szCs w:val="28"/>
        </w:rPr>
      </w:pPr>
    </w:p>
    <w:p w14:paraId="36AD32B0"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Un acteur dans une application est une entité externe qui interagit avec le système [1].</w:t>
      </w:r>
    </w:p>
    <w:p w14:paraId="2D7E49C7" w14:textId="77777777" w:rsidR="008B0420" w:rsidRPr="00683707" w:rsidRDefault="008B0420" w:rsidP="00096C03">
      <w:pPr>
        <w:pStyle w:val="ListParagraph"/>
        <w:ind w:left="0"/>
        <w:rPr>
          <w:rFonts w:ascii="Times New Roman" w:hAnsi="Times New Roman" w:cs="Times New Roman"/>
          <w:sz w:val="28"/>
          <w:szCs w:val="28"/>
        </w:rPr>
      </w:pPr>
      <w:r w:rsidRPr="00683707">
        <w:rPr>
          <w:rFonts w:ascii="Times New Roman" w:hAnsi="Times New Roman" w:cs="Times New Roman"/>
          <w:sz w:val="28"/>
          <w:szCs w:val="28"/>
        </w:rPr>
        <w:t>Les trois types d’acteurs de l’Application de gestion de maintenance assisté par un ordinateur que nous proposons sont les suivants :</w:t>
      </w:r>
    </w:p>
    <w:p w14:paraId="60E127D7" w14:textId="77777777" w:rsidR="008B0420" w:rsidRPr="00683707" w:rsidRDefault="008B0420" w:rsidP="00096C03">
      <w:pPr>
        <w:pStyle w:val="ListParagraph"/>
        <w:ind w:left="0"/>
        <w:rPr>
          <w:rFonts w:ascii="Times New Roman" w:hAnsi="Times New Roman" w:cs="Times New Roman"/>
          <w:sz w:val="28"/>
          <w:szCs w:val="28"/>
        </w:rPr>
      </w:pPr>
    </w:p>
    <w:p w14:paraId="38C24710" w14:textId="6E255332" w:rsidR="008B0420" w:rsidRPr="00683707" w:rsidRDefault="008B0420" w:rsidP="00714C00">
      <w:pPr>
        <w:pStyle w:val="ListParagraph"/>
        <w:numPr>
          <w:ilvl w:val="0"/>
          <w:numId w:val="7"/>
        </w:numPr>
        <w:ind w:left="0" w:firstLine="0"/>
        <w:rPr>
          <w:rFonts w:ascii="Times New Roman" w:hAnsi="Times New Roman" w:cs="Times New Roman"/>
          <w:sz w:val="28"/>
          <w:szCs w:val="28"/>
        </w:rPr>
      </w:pPr>
      <w:r w:rsidRPr="00683707">
        <w:rPr>
          <w:rFonts w:ascii="Times New Roman" w:hAnsi="Times New Roman" w:cs="Times New Roman"/>
          <w:sz w:val="28"/>
          <w:szCs w:val="28"/>
        </w:rPr>
        <w:t>Administrateur</w:t>
      </w:r>
      <w:r w:rsidR="00096C03" w:rsidRPr="00683707">
        <w:rPr>
          <w:rFonts w:ascii="Times New Roman" w:hAnsi="Times New Roman" w:cs="Times New Roman"/>
          <w:sz w:val="28"/>
          <w:szCs w:val="28"/>
        </w:rPr>
        <w:t> :</w:t>
      </w:r>
    </w:p>
    <w:p w14:paraId="102CF021" w14:textId="4898105D" w:rsidR="008B0420" w:rsidRPr="00683707" w:rsidRDefault="008B0420" w:rsidP="00714C00">
      <w:pPr>
        <w:pStyle w:val="ListParagraph"/>
        <w:numPr>
          <w:ilvl w:val="0"/>
          <w:numId w:val="7"/>
        </w:numPr>
        <w:ind w:left="0" w:firstLine="0"/>
        <w:rPr>
          <w:rFonts w:ascii="Times New Roman" w:hAnsi="Times New Roman" w:cs="Times New Roman"/>
          <w:sz w:val="28"/>
          <w:szCs w:val="28"/>
        </w:rPr>
      </w:pPr>
      <w:r w:rsidRPr="00683707">
        <w:rPr>
          <w:rFonts w:ascii="Times New Roman" w:hAnsi="Times New Roman" w:cs="Times New Roman"/>
          <w:sz w:val="28"/>
          <w:szCs w:val="28"/>
        </w:rPr>
        <w:t>Technicien </w:t>
      </w:r>
    </w:p>
    <w:p w14:paraId="13C6531A" w14:textId="7EA2DA27" w:rsidR="00577EA7" w:rsidRPr="00683707" w:rsidRDefault="008B0420" w:rsidP="00714C00">
      <w:pPr>
        <w:pStyle w:val="ListParagraph"/>
        <w:numPr>
          <w:ilvl w:val="0"/>
          <w:numId w:val="7"/>
        </w:numPr>
        <w:ind w:left="0" w:firstLine="0"/>
        <w:rPr>
          <w:rFonts w:ascii="Times New Roman" w:hAnsi="Times New Roman" w:cs="Times New Roman"/>
          <w:sz w:val="28"/>
          <w:szCs w:val="28"/>
        </w:rPr>
      </w:pPr>
      <w:r w:rsidRPr="00683707">
        <w:rPr>
          <w:rFonts w:ascii="Times New Roman" w:hAnsi="Times New Roman" w:cs="Times New Roman"/>
          <w:sz w:val="28"/>
          <w:szCs w:val="28"/>
        </w:rPr>
        <w:t>Manager </w:t>
      </w:r>
    </w:p>
    <w:p w14:paraId="2111C18E" w14:textId="77777777" w:rsidR="00577EA7" w:rsidRPr="00577EA7" w:rsidRDefault="00577EA7" w:rsidP="00096C03">
      <w:pPr>
        <w:pStyle w:val="ListParagraph"/>
        <w:ind w:left="0"/>
        <w:rPr>
          <w:rFonts w:ascii="Segoe UI" w:hAnsi="Segoe UI" w:cs="Segoe UI"/>
          <w:sz w:val="28"/>
          <w:szCs w:val="28"/>
        </w:rPr>
      </w:pPr>
    </w:p>
    <w:p w14:paraId="637F0115" w14:textId="4F98F187" w:rsidR="008B0420" w:rsidRPr="00683707" w:rsidRDefault="008B0420" w:rsidP="00714C00">
      <w:pPr>
        <w:pStyle w:val="ListParagraph"/>
        <w:numPr>
          <w:ilvl w:val="0"/>
          <w:numId w:val="5"/>
        </w:numPr>
        <w:ind w:left="0" w:hanging="142"/>
        <w:rPr>
          <w:rFonts w:ascii="Times New Roman" w:hAnsi="Times New Roman" w:cs="Times New Roman"/>
          <w:b/>
          <w:sz w:val="32"/>
          <w:szCs w:val="32"/>
        </w:rPr>
      </w:pPr>
      <w:r w:rsidRPr="00683707">
        <w:rPr>
          <w:rFonts w:ascii="Times New Roman" w:hAnsi="Times New Roman" w:cs="Times New Roman"/>
          <w:b/>
          <w:sz w:val="32"/>
          <w:szCs w:val="32"/>
        </w:rPr>
        <w:t xml:space="preserve"> Spécification des besoins :</w:t>
      </w:r>
    </w:p>
    <w:p w14:paraId="3976AA80" w14:textId="77777777" w:rsidR="009B7767" w:rsidRPr="00683707" w:rsidRDefault="009B7767" w:rsidP="00096C03">
      <w:pPr>
        <w:pStyle w:val="ListParagraph"/>
        <w:ind w:left="0" w:hanging="142"/>
        <w:rPr>
          <w:rFonts w:ascii="Times New Roman" w:hAnsi="Times New Roman" w:cs="Times New Roman"/>
          <w:b/>
          <w:sz w:val="32"/>
          <w:szCs w:val="32"/>
        </w:rPr>
      </w:pPr>
    </w:p>
    <w:p w14:paraId="41B6898E" w14:textId="42DE4BCD" w:rsidR="006F19B2" w:rsidRPr="00683707" w:rsidRDefault="006F19B2" w:rsidP="00714C00">
      <w:pPr>
        <w:pStyle w:val="ListParagraph"/>
        <w:numPr>
          <w:ilvl w:val="0"/>
          <w:numId w:val="9"/>
        </w:numPr>
        <w:ind w:left="0" w:hanging="142"/>
        <w:rPr>
          <w:rFonts w:ascii="Times New Roman" w:hAnsi="Times New Roman" w:cs="Times New Roman"/>
          <w:b/>
          <w:sz w:val="28"/>
          <w:szCs w:val="28"/>
        </w:rPr>
      </w:pPr>
      <w:r w:rsidRPr="00683707">
        <w:rPr>
          <w:rFonts w:ascii="Times New Roman" w:hAnsi="Times New Roman" w:cs="Times New Roman"/>
          <w:b/>
          <w:sz w:val="28"/>
          <w:szCs w:val="28"/>
        </w:rPr>
        <w:t>Spécification des besoins fonctionnels :</w:t>
      </w:r>
    </w:p>
    <w:p w14:paraId="650EBD87" w14:textId="77777777" w:rsidR="00577EA7" w:rsidRPr="00683707" w:rsidRDefault="00577EA7" w:rsidP="00683707">
      <w:pPr>
        <w:pStyle w:val="ListParagraph"/>
        <w:ind w:left="0" w:hanging="142"/>
        <w:rPr>
          <w:rFonts w:ascii="Times New Roman" w:hAnsi="Times New Roman" w:cs="Times New Roman"/>
          <w:b/>
          <w:sz w:val="28"/>
          <w:szCs w:val="28"/>
        </w:rPr>
      </w:pPr>
    </w:p>
    <w:p w14:paraId="62778604" w14:textId="20D35906" w:rsidR="003C563D" w:rsidRPr="00683707" w:rsidRDefault="006C0977" w:rsidP="00683707">
      <w:pPr>
        <w:rPr>
          <w:rFonts w:ascii="Times New Roman" w:hAnsi="Times New Roman" w:cs="Times New Roman"/>
          <w:sz w:val="28"/>
          <w:szCs w:val="28"/>
        </w:rPr>
      </w:pPr>
      <w:r w:rsidRPr="00683707">
        <w:rPr>
          <w:rFonts w:ascii="Times New Roman" w:hAnsi="Times New Roman" w:cs="Times New Roman"/>
          <w:sz w:val="28"/>
          <w:szCs w:val="28"/>
        </w:rPr>
        <w:t>Il s'agit des fonctionnalités du système. Ce sont les besoins spécifiant un comportement d'entrée / sortie du Système. Le système à concevoir doit permettre à l’utilisateur d’effectuer les opérations suivantes</w:t>
      </w:r>
      <w:r w:rsidR="00683707">
        <w:rPr>
          <w:rFonts w:ascii="Times New Roman" w:hAnsi="Times New Roman" w:cs="Times New Roman"/>
          <w:sz w:val="28"/>
          <w:szCs w:val="28"/>
        </w:rPr>
        <w:t> :</w:t>
      </w:r>
    </w:p>
    <w:p w14:paraId="740EEF80" w14:textId="77777777" w:rsidR="00683707" w:rsidRDefault="00683707" w:rsidP="00714C00">
      <w:pPr>
        <w:pStyle w:val="ListParagraph"/>
        <w:numPr>
          <w:ilvl w:val="0"/>
          <w:numId w:val="21"/>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Gestion des utilisateurs </w:t>
      </w:r>
      <w:r w:rsidRPr="00683707">
        <w:rPr>
          <w:rFonts w:ascii="Times New Roman" w:hAnsi="Times New Roman" w:cs="Times New Roman"/>
          <w:sz w:val="28"/>
          <w:szCs w:val="28"/>
        </w:rPr>
        <w:t>:</w:t>
      </w:r>
    </w:p>
    <w:p w14:paraId="6019C1C0" w14:textId="2DDF8C1D"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il</w:t>
      </w:r>
      <w:proofErr w:type="gramEnd"/>
      <w:r w:rsidRPr="00683707">
        <w:rPr>
          <w:rFonts w:ascii="Times New Roman" w:hAnsi="Times New Roman" w:cs="Times New Roman"/>
          <w:sz w:val="28"/>
          <w:szCs w:val="28"/>
        </w:rPr>
        <w:t xml:space="preserve"> s'agit d'un outil permettant d'effectuer les opérations de gestion telles que l'ajout, la suppression, la modification et la consultation des informations caractérisant chacun des utilisateurs.</w:t>
      </w:r>
    </w:p>
    <w:p w14:paraId="33914B72" w14:textId="77777777" w:rsidR="00683707" w:rsidRDefault="00683707" w:rsidP="00714C00">
      <w:pPr>
        <w:pStyle w:val="ListParagraph"/>
        <w:numPr>
          <w:ilvl w:val="0"/>
          <w:numId w:val="21"/>
        </w:numPr>
        <w:tabs>
          <w:tab w:val="left" w:pos="567"/>
        </w:tabs>
        <w:ind w:left="142" w:hanging="284"/>
        <w:rPr>
          <w:rFonts w:ascii="Times New Roman" w:hAnsi="Times New Roman" w:cs="Times New Roman"/>
          <w:b/>
          <w:sz w:val="28"/>
          <w:szCs w:val="28"/>
        </w:rPr>
      </w:pPr>
      <w:r w:rsidRPr="00683707">
        <w:rPr>
          <w:rFonts w:ascii="Times New Roman" w:hAnsi="Times New Roman" w:cs="Times New Roman"/>
          <w:b/>
          <w:sz w:val="28"/>
          <w:szCs w:val="28"/>
        </w:rPr>
        <w:t>Gestion des travaux :</w:t>
      </w:r>
    </w:p>
    <w:p w14:paraId="38CEA328" w14:textId="7C06FFD3" w:rsidR="00683707" w:rsidRPr="00683707" w:rsidRDefault="00683707" w:rsidP="00683707">
      <w:pPr>
        <w:pStyle w:val="ListParagraph"/>
        <w:tabs>
          <w:tab w:val="left" w:pos="567"/>
        </w:tabs>
        <w:ind w:left="142"/>
        <w:rPr>
          <w:rFonts w:ascii="Times New Roman" w:hAnsi="Times New Roman" w:cs="Times New Roman"/>
          <w:b/>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w:t>
      </w:r>
    </w:p>
    <w:p w14:paraId="6A55FD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 </w:t>
      </w:r>
      <w:r w:rsidRPr="00683707">
        <w:rPr>
          <w:rFonts w:ascii="Times New Roman" w:hAnsi="Times New Roman" w:cs="Times New Roman"/>
          <w:b/>
          <w:sz w:val="28"/>
          <w:szCs w:val="28"/>
        </w:rPr>
        <w:tab/>
      </w:r>
      <w:r w:rsidRPr="00683707">
        <w:rPr>
          <w:rFonts w:ascii="Times New Roman" w:hAnsi="Times New Roman" w:cs="Times New Roman"/>
          <w:sz w:val="28"/>
          <w:szCs w:val="28"/>
        </w:rPr>
        <w:t xml:space="preserve"> - La gestion des ordres d'intervention.</w:t>
      </w:r>
    </w:p>
    <w:p w14:paraId="7FF21FB3" w14:textId="60EA2A29"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 la maintenance préventive.</w:t>
      </w:r>
    </w:p>
    <w:p w14:paraId="06B72345" w14:textId="2A6CE024" w:rsidR="00683707" w:rsidRPr="00683707" w:rsidRDefault="00683707" w:rsidP="00683707">
      <w:pPr>
        <w:tabs>
          <w:tab w:val="left" w:pos="567"/>
        </w:tabs>
        <w:ind w:left="142" w:hanging="284"/>
        <w:rPr>
          <w:rFonts w:ascii="Times New Roman" w:hAnsi="Times New Roman" w:cs="Times New Roman"/>
          <w:sz w:val="28"/>
          <w:szCs w:val="28"/>
        </w:rPr>
      </w:pPr>
      <w:r>
        <w:rPr>
          <w:rFonts w:ascii="Times New Roman" w:hAnsi="Times New Roman" w:cs="Times New Roman"/>
          <w:sz w:val="28"/>
          <w:szCs w:val="28"/>
        </w:rPr>
        <w:t xml:space="preserve">    </w:t>
      </w:r>
      <w:r w:rsidRPr="00683707">
        <w:rPr>
          <w:rFonts w:ascii="Times New Roman" w:hAnsi="Times New Roman" w:cs="Times New Roman"/>
          <w:sz w:val="28"/>
          <w:szCs w:val="28"/>
        </w:rPr>
        <w:t>- La gestion des contrats de sous-traitance.</w:t>
      </w:r>
    </w:p>
    <w:p w14:paraId="1D1CC2B3" w14:textId="77777777" w:rsid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t xml:space="preserve">Consultation des statistiques des équipements </w:t>
      </w:r>
      <w:r w:rsidRPr="00683707">
        <w:rPr>
          <w:rFonts w:ascii="Times New Roman" w:hAnsi="Times New Roman" w:cs="Times New Roman"/>
          <w:sz w:val="28"/>
          <w:szCs w:val="28"/>
        </w:rPr>
        <w:t>:</w:t>
      </w:r>
    </w:p>
    <w:p w14:paraId="3AD0D0AE" w14:textId="68082FC0"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fournit une vue permettant à un utilisateur de consulter les statistiques des coûts de maintenance.</w:t>
      </w:r>
    </w:p>
    <w:p w14:paraId="30022EED" w14:textId="77777777" w:rsidR="00683707" w:rsidRPr="00683707" w:rsidRDefault="00683707" w:rsidP="00714C00">
      <w:pPr>
        <w:pStyle w:val="ListParagraph"/>
        <w:numPr>
          <w:ilvl w:val="0"/>
          <w:numId w:val="22"/>
        </w:numPr>
        <w:tabs>
          <w:tab w:val="left" w:pos="567"/>
        </w:tabs>
        <w:spacing w:line="256" w:lineRule="auto"/>
        <w:ind w:left="142" w:hanging="284"/>
        <w:rPr>
          <w:rFonts w:ascii="Times New Roman" w:hAnsi="Times New Roman" w:cs="Times New Roman"/>
          <w:sz w:val="28"/>
          <w:szCs w:val="28"/>
        </w:rPr>
      </w:pPr>
      <w:r w:rsidRPr="00683707">
        <w:rPr>
          <w:rFonts w:ascii="Times New Roman" w:hAnsi="Times New Roman" w:cs="Times New Roman"/>
          <w:b/>
          <w:sz w:val="28"/>
          <w:szCs w:val="28"/>
        </w:rPr>
        <w:lastRenderedPageBreak/>
        <w:t>Consultation de l'historique des agents :</w:t>
      </w:r>
    </w:p>
    <w:p w14:paraId="77E2690B" w14:textId="736620B8" w:rsidR="00683707" w:rsidRPr="00683707" w:rsidRDefault="00683707" w:rsidP="00683707">
      <w:pPr>
        <w:pStyle w:val="ListParagraph"/>
        <w:tabs>
          <w:tab w:val="left" w:pos="567"/>
        </w:tabs>
        <w:spacing w:line="256" w:lineRule="auto"/>
        <w:ind w:left="142"/>
        <w:rPr>
          <w:rFonts w:ascii="Times New Roman" w:hAnsi="Times New Roman" w:cs="Times New Roman"/>
          <w:sz w:val="28"/>
          <w:szCs w:val="28"/>
        </w:rPr>
      </w:pPr>
      <w:r w:rsidRPr="00683707">
        <w:rPr>
          <w:rFonts w:ascii="Times New Roman" w:hAnsi="Times New Roman" w:cs="Times New Roman"/>
          <w:b/>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 au responsable de voir les activités réalisées dans le système, ordonnées par date.</w:t>
      </w:r>
    </w:p>
    <w:p w14:paraId="4811BD4F" w14:textId="77777777" w:rsid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 la documentation technique</w:t>
      </w:r>
      <w:r w:rsidRPr="00683707">
        <w:rPr>
          <w:rFonts w:ascii="Times New Roman" w:hAnsi="Times New Roman" w:cs="Times New Roman"/>
          <w:sz w:val="28"/>
          <w:szCs w:val="28"/>
        </w:rPr>
        <w:t xml:space="preserve"> : </w:t>
      </w:r>
    </w:p>
    <w:p w14:paraId="43E4AFED" w14:textId="5ECF0C25" w:rsidR="00683707" w:rsidRPr="00683707" w:rsidRDefault="00683707" w:rsidP="00683707">
      <w:pPr>
        <w:pStyle w:val="ListParagraph"/>
        <w:tabs>
          <w:tab w:val="left" w:pos="567"/>
        </w:tabs>
        <w:ind w:left="142"/>
        <w:rPr>
          <w:rFonts w:ascii="Times New Roman" w:hAnsi="Times New Roman" w:cs="Times New Roman"/>
          <w:sz w:val="28"/>
          <w:szCs w:val="28"/>
        </w:rPr>
      </w:pPr>
      <w:proofErr w:type="gramStart"/>
      <w:r w:rsidRPr="00683707">
        <w:rPr>
          <w:rFonts w:ascii="Times New Roman" w:hAnsi="Times New Roman" w:cs="Times New Roman"/>
          <w:sz w:val="28"/>
          <w:szCs w:val="28"/>
        </w:rPr>
        <w:t>ce</w:t>
      </w:r>
      <w:proofErr w:type="gramEnd"/>
      <w:r w:rsidRPr="00683707">
        <w:rPr>
          <w:rFonts w:ascii="Times New Roman" w:hAnsi="Times New Roman" w:cs="Times New Roman"/>
          <w:sz w:val="28"/>
          <w:szCs w:val="28"/>
        </w:rPr>
        <w:t xml:space="preserve"> module est l'équivalent d'un    gestionnaire bibliographique grâce auquel il est possible de faire la saisie et la recherche d’informations </w:t>
      </w:r>
    </w:p>
    <w:p w14:paraId="4F9B8A33" w14:textId="77777777" w:rsidR="00683707" w:rsidRPr="00683707" w:rsidRDefault="00683707" w:rsidP="00714C00">
      <w:pPr>
        <w:pStyle w:val="ListParagraph"/>
        <w:numPr>
          <w:ilvl w:val="0"/>
          <w:numId w:val="22"/>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achats :</w:t>
      </w:r>
    </w:p>
    <w:p w14:paraId="373DE459" w14:textId="6B985FAE"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 xml:space="preserve"> </w:t>
      </w:r>
      <w:proofErr w:type="gramStart"/>
      <w:r w:rsidRPr="00683707">
        <w:rPr>
          <w:rFonts w:ascii="Times New Roman" w:hAnsi="Times New Roman" w:cs="Times New Roman"/>
          <w:sz w:val="28"/>
          <w:szCs w:val="28"/>
        </w:rPr>
        <w:t>l’application</w:t>
      </w:r>
      <w:proofErr w:type="gramEnd"/>
      <w:r w:rsidRPr="00683707">
        <w:rPr>
          <w:rFonts w:ascii="Times New Roman" w:hAnsi="Times New Roman" w:cs="Times New Roman"/>
          <w:sz w:val="28"/>
          <w:szCs w:val="28"/>
        </w:rPr>
        <w:t xml:space="preserve"> permet</w:t>
      </w:r>
    </w:p>
    <w:p w14:paraId="5C6E0E96"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gestion du bon de commande</w:t>
      </w:r>
    </w:p>
    <w:p w14:paraId="05326BAF"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du bon de sortie </w:t>
      </w:r>
    </w:p>
    <w:p w14:paraId="7A59CE38"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gestion du bon de réception</w:t>
      </w:r>
    </w:p>
    <w:p w14:paraId="62493CA4"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du bon de livraison</w:t>
      </w:r>
    </w:p>
    <w:p w14:paraId="494A7BEC" w14:textId="77777777" w:rsidR="00683707" w:rsidRDefault="00683707" w:rsidP="00714C00">
      <w:pPr>
        <w:pStyle w:val="ListParagraph"/>
        <w:numPr>
          <w:ilvl w:val="0"/>
          <w:numId w:val="23"/>
        </w:numPr>
        <w:tabs>
          <w:tab w:val="left" w:pos="567"/>
        </w:tabs>
        <w:ind w:left="142" w:hanging="284"/>
        <w:rPr>
          <w:rFonts w:ascii="Times New Roman" w:hAnsi="Times New Roman" w:cs="Times New Roman"/>
          <w:sz w:val="28"/>
          <w:szCs w:val="28"/>
        </w:rPr>
      </w:pPr>
      <w:r w:rsidRPr="00683707">
        <w:rPr>
          <w:rFonts w:ascii="Times New Roman" w:hAnsi="Times New Roman" w:cs="Times New Roman"/>
          <w:b/>
          <w:sz w:val="28"/>
          <w:szCs w:val="28"/>
        </w:rPr>
        <w:t>Gestion des stocks :</w:t>
      </w:r>
      <w:r w:rsidRPr="00683707">
        <w:rPr>
          <w:rFonts w:ascii="Times New Roman" w:hAnsi="Times New Roman" w:cs="Times New Roman"/>
          <w:sz w:val="28"/>
          <w:szCs w:val="28"/>
        </w:rPr>
        <w:t xml:space="preserve"> </w:t>
      </w:r>
    </w:p>
    <w:p w14:paraId="2EA85AFD" w14:textId="1D11A743" w:rsidR="00683707" w:rsidRPr="00683707" w:rsidRDefault="00683707" w:rsidP="00683707">
      <w:pPr>
        <w:pStyle w:val="ListParagraph"/>
        <w:tabs>
          <w:tab w:val="left" w:pos="567"/>
        </w:tabs>
        <w:ind w:left="142"/>
        <w:rPr>
          <w:rFonts w:ascii="Times New Roman" w:hAnsi="Times New Roman" w:cs="Times New Roman"/>
          <w:sz w:val="28"/>
          <w:szCs w:val="28"/>
        </w:rPr>
      </w:pPr>
      <w:r w:rsidRPr="00683707">
        <w:rPr>
          <w:rFonts w:ascii="Times New Roman" w:hAnsi="Times New Roman" w:cs="Times New Roman"/>
          <w:sz w:val="28"/>
          <w:szCs w:val="28"/>
        </w:rPr>
        <w:t>Ce module doit contenir tous les outils nécessaires pour une gestion rigoureuse du magasin :</w:t>
      </w:r>
    </w:p>
    <w:p w14:paraId="0BB7559C"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saisie des informations sur les produits.</w:t>
      </w:r>
    </w:p>
    <w:p w14:paraId="135BEFE8"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vérification/ mise à jour de l'inventaire physique.</w:t>
      </w:r>
    </w:p>
    <w:p w14:paraId="490F4D87"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des bons de commande.</w:t>
      </w:r>
    </w:p>
    <w:p w14:paraId="6B1E215C" w14:textId="77777777" w:rsidR="0068370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xml:space="preserve"> - La gestion des fournisseurs et des sous-traitants. </w:t>
      </w:r>
    </w:p>
    <w:p w14:paraId="7F99ED27" w14:textId="409A6C11" w:rsidR="009B7767" w:rsidRPr="00683707" w:rsidRDefault="00683707" w:rsidP="00683707">
      <w:pPr>
        <w:tabs>
          <w:tab w:val="left" w:pos="567"/>
        </w:tabs>
        <w:ind w:left="142" w:hanging="284"/>
        <w:rPr>
          <w:rFonts w:ascii="Times New Roman" w:hAnsi="Times New Roman" w:cs="Times New Roman"/>
          <w:sz w:val="28"/>
          <w:szCs w:val="28"/>
        </w:rPr>
      </w:pPr>
      <w:r w:rsidRPr="00683707">
        <w:rPr>
          <w:rFonts w:ascii="Times New Roman" w:hAnsi="Times New Roman" w:cs="Times New Roman"/>
          <w:sz w:val="28"/>
          <w:szCs w:val="28"/>
        </w:rPr>
        <w:t>- La gestion des entrées et des sorties.</w:t>
      </w:r>
    </w:p>
    <w:p w14:paraId="0253E977" w14:textId="6B5970DA" w:rsidR="003C563D" w:rsidRPr="00683707" w:rsidRDefault="003C563D" w:rsidP="00714C00">
      <w:pPr>
        <w:pStyle w:val="ListParagraph"/>
        <w:numPr>
          <w:ilvl w:val="0"/>
          <w:numId w:val="9"/>
        </w:numPr>
        <w:ind w:left="0" w:firstLine="0"/>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ListParagraph"/>
        <w:ind w:left="0"/>
        <w:jc w:val="both"/>
        <w:rPr>
          <w:rFonts w:ascii="Times New Roman" w:hAnsi="Times New Roman" w:cs="Times New Roman"/>
          <w:b/>
          <w:sz w:val="28"/>
          <w:szCs w:val="28"/>
        </w:rPr>
      </w:pPr>
    </w:p>
    <w:p w14:paraId="127C4E13" w14:textId="57D98C7A" w:rsidR="009E5F67" w:rsidRDefault="00387E52" w:rsidP="009E5F67">
      <w:pPr>
        <w:pStyle w:val="ListParagraph"/>
        <w:ind w:left="0"/>
        <w:jc w:val="both"/>
        <w:rPr>
          <w:rFonts w:ascii="Times New Roman" w:hAnsi="Times New Roman" w:cs="Times New Roman"/>
          <w:sz w:val="28"/>
          <w:szCs w:val="28"/>
        </w:rPr>
      </w:pPr>
      <w:r w:rsidRPr="00683707">
        <w:rPr>
          <w:rFonts w:ascii="Times New Roman" w:hAnsi="Times New Roman" w:cs="Times New Roman"/>
          <w:sz w:val="28"/>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9E5F67" w:rsidRDefault="009E5F67" w:rsidP="009E5F67">
      <w:pPr>
        <w:pStyle w:val="ListParagraph"/>
        <w:ind w:left="0"/>
        <w:jc w:val="both"/>
        <w:rPr>
          <w:rFonts w:ascii="Times New Roman" w:hAnsi="Times New Roman" w:cs="Times New Roman"/>
          <w:sz w:val="28"/>
          <w:szCs w:val="28"/>
        </w:rPr>
      </w:pPr>
    </w:p>
    <w:p w14:paraId="0E4E0BD0"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L'extensibilité :</w:t>
      </w:r>
      <w:r w:rsidRPr="009E5F67">
        <w:rPr>
          <w:rFonts w:ascii="Times New Roman" w:hAnsi="Times New Roman" w:cs="Times New Roman"/>
          <w:sz w:val="28"/>
          <w:szCs w:val="28"/>
        </w:rPr>
        <w:t xml:space="preserve"> dans le cadre de ce travail, l'application devra être extensible, c'est-à-dire qu'il devra être possible d'ajouter ou de modifier de nouvelles fonctionnalités.</w:t>
      </w:r>
    </w:p>
    <w:p w14:paraId="6327F411"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sécurité :</w:t>
      </w:r>
      <w:r w:rsidRPr="009E5F67">
        <w:rPr>
          <w:rFonts w:ascii="Times New Roman" w:hAnsi="Times New Roman" w:cs="Times New Roman"/>
          <w:sz w:val="28"/>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0ECB114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lastRenderedPageBreak/>
        <w:t>L'interface :</w:t>
      </w:r>
      <w:r w:rsidRPr="009E5F67">
        <w:rPr>
          <w:rFonts w:ascii="Times New Roman" w:hAnsi="Times New Roman" w:cs="Times New Roman"/>
          <w:sz w:val="28"/>
          <w:szCs w:val="28"/>
        </w:rPr>
        <w:t xml:space="preserve"> avoir une application qui respecte les principes des Interfaces Homme/Machine (IHM) tels que l'ergonomie et la fiabilité.</w:t>
      </w:r>
    </w:p>
    <w:p w14:paraId="1F62E095"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performance :</w:t>
      </w:r>
      <w:r w:rsidRPr="009E5F67">
        <w:rPr>
          <w:rFonts w:ascii="Times New Roman" w:hAnsi="Times New Roman" w:cs="Times New Roman"/>
          <w:sz w:val="28"/>
          <w:szCs w:val="28"/>
        </w:rPr>
        <w:t xml:space="preserve"> l’application doit être performante, c'est-à-dire que le système doit réagir rapidement, quelle que soit l’action de l’utilisateur.</w:t>
      </w:r>
    </w:p>
    <w:p w14:paraId="2F4E7D69"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La convivialité :</w:t>
      </w:r>
      <w:r w:rsidRPr="009E5F67">
        <w:rPr>
          <w:rFonts w:ascii="Times New Roman" w:hAnsi="Times New Roman" w:cs="Times New Roman"/>
          <w:sz w:val="28"/>
          <w:szCs w:val="28"/>
        </w:rPr>
        <w:t xml:space="preserve"> l’application doit être simple et facile à manipuler, même pour des utilisateurs non experts.</w:t>
      </w:r>
    </w:p>
    <w:p w14:paraId="712DF158" w14:textId="77777777" w:rsidR="009E5F67" w:rsidRPr="009E5F67" w:rsidRDefault="009E5F67" w:rsidP="00714C00">
      <w:pPr>
        <w:pStyle w:val="ListParagraph"/>
        <w:numPr>
          <w:ilvl w:val="0"/>
          <w:numId w:val="24"/>
        </w:numPr>
        <w:spacing w:line="256" w:lineRule="auto"/>
        <w:ind w:left="0" w:firstLine="0"/>
        <w:rPr>
          <w:rFonts w:ascii="Times New Roman" w:hAnsi="Times New Roman" w:cs="Times New Roman"/>
          <w:sz w:val="28"/>
          <w:szCs w:val="28"/>
        </w:rPr>
      </w:pPr>
      <w:r w:rsidRPr="009E5F67">
        <w:rPr>
          <w:rFonts w:ascii="Times New Roman" w:hAnsi="Times New Roman" w:cs="Times New Roman"/>
          <w:b/>
          <w:sz w:val="28"/>
          <w:szCs w:val="28"/>
        </w:rPr>
        <w:t>L'ergonomie :</w:t>
      </w:r>
      <w:r w:rsidRPr="009E5F67">
        <w:rPr>
          <w:rFonts w:ascii="Times New Roman" w:hAnsi="Times New Roman" w:cs="Times New Roman"/>
          <w:sz w:val="28"/>
          <w:szCs w:val="28"/>
        </w:rPr>
        <w:t xml:space="preserve"> le thème adopté par l’application doit être inspiré des couleurs et du logo typique de l’entreprise d'accueil.</w:t>
      </w:r>
    </w:p>
    <w:p w14:paraId="574932C2" w14:textId="57784239" w:rsidR="009E5F67" w:rsidRPr="009E5F67" w:rsidRDefault="009E5F67" w:rsidP="009E5F67">
      <w:pPr>
        <w:pStyle w:val="ListParagraph"/>
        <w:ind w:left="0"/>
        <w:rPr>
          <w:rFonts w:ascii="Times New Roman" w:hAnsi="Times New Roman" w:cs="Times New Roman"/>
          <w:sz w:val="28"/>
          <w:szCs w:val="28"/>
        </w:rPr>
      </w:pPr>
    </w:p>
    <w:p w14:paraId="0E1D7B94" w14:textId="0C448ADD" w:rsidR="00A76A25" w:rsidRPr="009E5F67" w:rsidRDefault="00E533E9" w:rsidP="00714C00">
      <w:pPr>
        <w:pStyle w:val="ListParagraph"/>
        <w:numPr>
          <w:ilvl w:val="0"/>
          <w:numId w:val="10"/>
        </w:numPr>
        <w:ind w:left="0" w:firstLine="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Default="009B7767" w:rsidP="009B7767">
      <w:pPr>
        <w:pStyle w:val="ListParagraph"/>
        <w:ind w:left="2016"/>
        <w:rPr>
          <w:rFonts w:ascii="Segoe UI" w:hAnsi="Segoe UI" w:cs="Segoe UI"/>
          <w:color w:val="0D0D0D"/>
          <w:sz w:val="32"/>
          <w:szCs w:val="32"/>
          <w:shd w:val="clear" w:color="auto" w:fill="FFFFFF"/>
        </w:rPr>
      </w:pPr>
    </w:p>
    <w:p w14:paraId="68F801AA" w14:textId="77777777" w:rsidR="00FD7E73" w:rsidRPr="008B4E06" w:rsidRDefault="00FD7E73" w:rsidP="009B7767">
      <w:pPr>
        <w:pStyle w:val="ListParagraph"/>
        <w:ind w:left="2016"/>
        <w:rPr>
          <w:rFonts w:ascii="Segoe UI" w:hAnsi="Segoe UI" w:cs="Segoe UI"/>
          <w:color w:val="0D0D0D"/>
          <w:sz w:val="32"/>
          <w:szCs w:val="32"/>
          <w:shd w:val="clear" w:color="auto" w:fill="FFFFFF"/>
        </w:rPr>
      </w:pPr>
    </w:p>
    <w:p w14:paraId="2EF4B5A1" w14:textId="2AF77046" w:rsidR="00E533E9" w:rsidRDefault="00E533E9" w:rsidP="00714C00">
      <w:pPr>
        <w:pStyle w:val="ListParagraph"/>
        <w:numPr>
          <w:ilvl w:val="0"/>
          <w:numId w:val="9"/>
        </w:numPr>
        <w:ind w:left="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65697E6" w14:textId="7A1CCAC9" w:rsidR="00E533E9" w:rsidRPr="009E5F67" w:rsidRDefault="00E533E9"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Avant de commencer à concevoir et à développer un système informatisé, il est essentiel de planifier son architecture.</w:t>
      </w:r>
    </w:p>
    <w:p w14:paraId="5DD9041D" w14:textId="77777777" w:rsidR="009B7767" w:rsidRPr="009E5F67" w:rsidRDefault="009B7767" w:rsidP="009E5F67">
      <w:pPr>
        <w:pStyle w:val="ListParagraph"/>
        <w:ind w:left="0"/>
        <w:rPr>
          <w:rFonts w:ascii="Times New Roman" w:hAnsi="Times New Roman" w:cs="Times New Roman"/>
          <w:color w:val="0D0D0D"/>
          <w:sz w:val="32"/>
          <w:szCs w:val="32"/>
          <w:shd w:val="clear" w:color="auto" w:fill="FFFFFF"/>
        </w:rPr>
      </w:pPr>
    </w:p>
    <w:p w14:paraId="13F0F4A4" w14:textId="78B9E60E" w:rsidR="00425FCB" w:rsidRDefault="009E5F67" w:rsidP="00714C00">
      <w:pPr>
        <w:pStyle w:val="ListParagraph"/>
        <w:numPr>
          <w:ilvl w:val="1"/>
          <w:numId w:val="9"/>
        </w:numPr>
        <w:ind w:left="0"/>
        <w:rPr>
          <w:rFonts w:ascii="Times New Roman" w:hAnsi="Times New Roman" w:cs="Times New Roman"/>
          <w:b/>
          <w:color w:val="0D0D0D"/>
          <w:sz w:val="28"/>
          <w:szCs w:val="28"/>
          <w:shd w:val="clear" w:color="auto" w:fill="FFFFFF"/>
        </w:rPr>
      </w:pPr>
      <w:r>
        <w:rPr>
          <w:rFonts w:ascii="Times New Roman" w:hAnsi="Times New Roman" w:cs="Times New Roman"/>
          <w:b/>
          <w:color w:val="0D0D0D"/>
          <w:sz w:val="28"/>
          <w:szCs w:val="28"/>
          <w:shd w:val="clear" w:color="auto" w:fill="FFFFFF"/>
        </w:rPr>
        <w:t xml:space="preserve">  </w:t>
      </w:r>
      <w:r w:rsidR="00E533E9" w:rsidRPr="009E5F6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ListParagraph"/>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9E5F67">
      <w:pPr>
        <w:pStyle w:val="ListParagraph"/>
        <w:ind w:left="0"/>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649B53" wp14:editId="51675A66">
            <wp:extent cx="576072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0">
                      <a:extLst>
                        <a:ext uri="{28A0092B-C50C-407E-A947-70E740481C1C}">
                          <a14:useLocalDpi xmlns:a14="http://schemas.microsoft.com/office/drawing/2010/main" val="0"/>
                        </a:ext>
                      </a:extLst>
                    </a:blip>
                    <a:stretch>
                      <a:fillRect/>
                    </a:stretch>
                  </pic:blipFill>
                  <pic:spPr>
                    <a:xfrm>
                      <a:off x="0" y="0"/>
                      <a:ext cx="5770306" cy="3243889"/>
                    </a:xfrm>
                    <a:prstGeom prst="rect">
                      <a:avLst/>
                    </a:prstGeom>
                  </pic:spPr>
                </pic:pic>
              </a:graphicData>
            </a:graphic>
          </wp:inline>
        </w:drawing>
      </w:r>
    </w:p>
    <w:p w14:paraId="145CFC37" w14:textId="77777777" w:rsidR="00031974" w:rsidRPr="009E5F67" w:rsidRDefault="00031974" w:rsidP="009E5F67">
      <w:pPr>
        <w:rPr>
          <w:rFonts w:ascii="Segoe UI" w:hAnsi="Segoe UI" w:cs="Segoe UI"/>
          <w:color w:val="0D0D0D"/>
          <w:sz w:val="32"/>
          <w:szCs w:val="32"/>
          <w:shd w:val="clear" w:color="auto" w:fill="FFFFFF"/>
        </w:rPr>
      </w:pPr>
    </w:p>
    <w:p w14:paraId="54E6CB84" w14:textId="4E4496B5" w:rsidR="00E533E9" w:rsidRPr="009E5F67" w:rsidRDefault="00E533E9" w:rsidP="00714C00">
      <w:pPr>
        <w:pStyle w:val="ListParagraph"/>
        <w:numPr>
          <w:ilvl w:val="1"/>
          <w:numId w:val="9"/>
        </w:numPr>
        <w:ind w:left="0" w:firstLine="0"/>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lastRenderedPageBreak/>
        <w:t>Architecture physique :</w:t>
      </w:r>
    </w:p>
    <w:p w14:paraId="38567798" w14:textId="77777777" w:rsidR="00031974" w:rsidRPr="009E5F67" w:rsidRDefault="00031974" w:rsidP="009E5F67">
      <w:pPr>
        <w:pStyle w:val="ListParagraph"/>
        <w:ind w:left="0"/>
        <w:jc w:val="both"/>
        <w:rPr>
          <w:rFonts w:ascii="Times New Roman" w:hAnsi="Times New Roman" w:cs="Times New Roman"/>
          <w:color w:val="0D0D0D"/>
          <w:sz w:val="32"/>
          <w:szCs w:val="32"/>
          <w:shd w:val="clear" w:color="auto" w:fill="FFFFFF"/>
        </w:rPr>
      </w:pPr>
    </w:p>
    <w:p w14:paraId="3FE3619A" w14:textId="661FEDB8" w:rsidR="00402D0C" w:rsidRPr="009E5F67" w:rsidRDefault="00402D0C" w:rsidP="009E5F67">
      <w:pPr>
        <w:pStyle w:val="ListParagraph"/>
        <w:ind w:left="0"/>
        <w:jc w:val="both"/>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32"/>
          <w:szCs w:val="32"/>
          <w:shd w:val="clear" w:color="auto" w:fill="FFFFFF"/>
        </w:rPr>
        <w:t xml:space="preserve"> </w:t>
      </w:r>
      <w:r w:rsidRPr="009E5F67">
        <w:rPr>
          <w:rFonts w:ascii="Times New Roman" w:hAnsi="Times New Roman" w:cs="Times New Roman"/>
          <w:color w:val="0D0D0D"/>
          <w:sz w:val="28"/>
          <w:szCs w:val="28"/>
          <w:shd w:val="clear" w:color="auto" w:fill="FFFFFF"/>
        </w:rPr>
        <w:t>Notre application utilise une architecture en 3 tiers, une approche qui sépare clairement le système en trois couches distinctes. Ces trois couches sont représentées dans la figure 4 :</w:t>
      </w:r>
    </w:p>
    <w:p w14:paraId="112438CD" w14:textId="77777777" w:rsidR="00402D0C" w:rsidRPr="008B4E06" w:rsidRDefault="00402D0C" w:rsidP="00402D0C">
      <w:pPr>
        <w:pStyle w:val="ListParagraph"/>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ListParagraph"/>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ListParagraph"/>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1">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1BF953FA" w14:textId="0F188849" w:rsidR="00BD3272" w:rsidRPr="008B4E06" w:rsidRDefault="00BD3272" w:rsidP="00402D0C">
      <w:pPr>
        <w:pStyle w:val="ListParagraph"/>
        <w:ind w:left="1656"/>
        <w:rPr>
          <w:rFonts w:ascii="Segoe UI" w:hAnsi="Segoe UI" w:cs="Segoe UI"/>
          <w:color w:val="0D0D0D"/>
          <w:sz w:val="32"/>
          <w:szCs w:val="32"/>
          <w:shd w:val="clear" w:color="auto" w:fill="FFFFFF"/>
        </w:rPr>
      </w:pPr>
    </w:p>
    <w:p w14:paraId="134BF7EC" w14:textId="77777777" w:rsidR="00425FCB" w:rsidRPr="009E5F67" w:rsidRDefault="00425FCB" w:rsidP="009E5F67">
      <w:pPr>
        <w:pStyle w:val="ListParagraph"/>
        <w:ind w:left="0"/>
        <w:rPr>
          <w:rFonts w:ascii="Times New Roman" w:hAnsi="Times New Roman" w:cs="Times New Roman"/>
          <w:color w:val="0D0D0D"/>
          <w:sz w:val="28"/>
          <w:szCs w:val="28"/>
          <w:shd w:val="clear" w:color="auto" w:fill="FFFFFF"/>
        </w:rPr>
      </w:pPr>
    </w:p>
    <w:p w14:paraId="5D2FC6E2" w14:textId="5746070F" w:rsidR="00031974" w:rsidRPr="009E5F67" w:rsidRDefault="00BD3272"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Il s’agit d’une architecture 3-tiers composé par 3 principaux couches :</w:t>
      </w:r>
    </w:p>
    <w:p w14:paraId="192F6DCD"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Client :</w:t>
      </w:r>
      <w:r w:rsidRPr="009E5F67">
        <w:rPr>
          <w:rFonts w:ascii="Times New Roman" w:hAnsi="Times New Roman" w:cs="Times New Roman"/>
          <w:color w:val="0D0D0D"/>
          <w:sz w:val="28"/>
          <w:szCs w:val="28"/>
          <w:shd w:val="clear" w:color="auto" w:fill="FFFFFF"/>
        </w:rPr>
        <w:t xml:space="preserve"> Elle représente l'interface utilisateur avec laquelle les utilisateurs interagissent directement. </w:t>
      </w:r>
    </w:p>
    <w:p w14:paraId="4B940C97"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Web :</w:t>
      </w:r>
      <w:r w:rsidRPr="009E5F67">
        <w:rPr>
          <w:rFonts w:ascii="Times New Roman" w:hAnsi="Times New Roman" w:cs="Times New Roman"/>
          <w:color w:val="0D0D0D"/>
          <w:sz w:val="28"/>
          <w:szCs w:val="28"/>
          <w:shd w:val="clear" w:color="auto" w:fill="FFFFFF"/>
        </w:rPr>
        <w:t xml:space="preserve"> Elle fait référence à la partie de l'application qui traite les requêtes HTTP et génère des réponses pour les clients.</w:t>
      </w:r>
    </w:p>
    <w:p w14:paraId="09B3E2C3" w14:textId="77777777"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r w:rsidRPr="009E5F67">
        <w:rPr>
          <w:rFonts w:ascii="Segoe UI Symbol" w:hAnsi="Segoe UI Symbol" w:cs="Segoe UI Symbol"/>
          <w:b/>
          <w:color w:val="0D0D0D"/>
          <w:sz w:val="28"/>
          <w:szCs w:val="28"/>
          <w:shd w:val="clear" w:color="auto" w:fill="FFFFFF"/>
        </w:rPr>
        <w:t>✓</w:t>
      </w:r>
      <w:r w:rsidRPr="009E5F67">
        <w:rPr>
          <w:rFonts w:ascii="Times New Roman" w:hAnsi="Times New Roman" w:cs="Times New Roman"/>
          <w:b/>
          <w:color w:val="0D0D0D"/>
          <w:sz w:val="28"/>
          <w:szCs w:val="28"/>
          <w:shd w:val="clear" w:color="auto" w:fill="FFFFFF"/>
        </w:rPr>
        <w:t xml:space="preserve"> Couche de données :</w:t>
      </w:r>
      <w:r w:rsidRPr="009E5F67">
        <w:rPr>
          <w:rFonts w:ascii="Times New Roman" w:hAnsi="Times New Roman" w:cs="Times New Roman"/>
          <w:color w:val="0D0D0D"/>
          <w:sz w:val="28"/>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ListParagraph"/>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714C00">
      <w:pPr>
        <w:pStyle w:val="ListParagraph"/>
        <w:numPr>
          <w:ilvl w:val="1"/>
          <w:numId w:val="9"/>
        </w:numPr>
        <w:ind w:left="0" w:firstLine="0"/>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4A40CA20"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proofErr w:type="gramStart"/>
      <w:r w:rsidRPr="009E5F67">
        <w:rPr>
          <w:rFonts w:ascii="Times New Roman" w:hAnsi="Times New Roman" w:cs="Times New Roman"/>
          <w:color w:val="0D0D0D"/>
          <w:sz w:val="28"/>
          <w:szCs w:val="28"/>
          <w:shd w:val="clear" w:color="auto" w:fill="FFFFFF"/>
        </w:rPr>
        <w:t>conception[</w:t>
      </w:r>
      <w:proofErr w:type="gramEnd"/>
      <w:r w:rsidRPr="009E5F67">
        <w:rPr>
          <w:rFonts w:ascii="Times New Roman" w:hAnsi="Times New Roman" w:cs="Times New Roman"/>
          <w:color w:val="0D0D0D"/>
          <w:sz w:val="28"/>
          <w:szCs w:val="28"/>
          <w:shd w:val="clear" w:color="auto" w:fill="FFFFFF"/>
        </w:rPr>
        <w:t>2].</w:t>
      </w:r>
    </w:p>
    <w:p w14:paraId="32970AD6" w14:textId="77777777"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p>
    <w:p w14:paraId="17E2E8B6" w14:textId="3E0039DB" w:rsidR="00184630" w:rsidRPr="009E5F67" w:rsidRDefault="00184630" w:rsidP="009E5F67">
      <w:pPr>
        <w:pStyle w:val="ListParagraph"/>
        <w:ind w:left="0"/>
        <w:rPr>
          <w:rFonts w:ascii="Times New Roman" w:hAnsi="Times New Roman" w:cs="Times New Roman"/>
          <w:color w:val="0D0D0D"/>
          <w:sz w:val="28"/>
          <w:szCs w:val="28"/>
          <w:shd w:val="clear" w:color="auto" w:fill="FFFFFF"/>
        </w:rPr>
      </w:pPr>
      <w:r w:rsidRPr="009E5F67">
        <w:rPr>
          <w:rFonts w:ascii="Times New Roman" w:hAnsi="Times New Roman" w:cs="Times New Roman"/>
          <w:color w:val="0D0D0D"/>
          <w:sz w:val="28"/>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FD7E73" w:rsidRDefault="00FD7E73" w:rsidP="00FD7E73">
      <w:pPr>
        <w:pStyle w:val="ListParagraph"/>
        <w:ind w:left="1440"/>
        <w:rPr>
          <w:rFonts w:cstheme="minorHAnsi"/>
          <w:color w:val="0D0D0D"/>
          <w:sz w:val="32"/>
          <w:szCs w:val="32"/>
          <w:shd w:val="clear" w:color="auto" w:fill="FFFFFF"/>
        </w:rPr>
      </w:pPr>
    </w:p>
    <w:p w14:paraId="7706432A" w14:textId="77777777" w:rsidR="00184630" w:rsidRPr="009F0D2E" w:rsidRDefault="00184630" w:rsidP="00714C00">
      <w:pPr>
        <w:pStyle w:val="ListParagraph"/>
        <w:numPr>
          <w:ilvl w:val="0"/>
          <w:numId w:val="11"/>
        </w:numPr>
        <w:ind w:left="284"/>
        <w:rPr>
          <w:rFonts w:ascii="Times New Roman" w:hAnsi="Times New Roman" w:cs="Times New Roman"/>
          <w:color w:val="0D0D0D"/>
          <w:sz w:val="28"/>
          <w:szCs w:val="28"/>
          <w:shd w:val="clear" w:color="auto" w:fill="FFFFFF"/>
        </w:rPr>
      </w:pPr>
      <w:r w:rsidRPr="009F0D2E">
        <w:rPr>
          <w:rFonts w:ascii="Times New Roman" w:hAnsi="Times New Roman" w:cs="Times New Roman"/>
          <w:color w:val="0D0D0D"/>
          <w:sz w:val="28"/>
          <w:szCs w:val="28"/>
          <w:shd w:val="clear" w:color="auto" w:fill="FFFFFF"/>
        </w:rPr>
        <w:t>Choix de l’architecture côté back-end (côte serveur) :</w:t>
      </w:r>
    </w:p>
    <w:p w14:paraId="464B932D" w14:textId="77777777" w:rsidR="00184630" w:rsidRPr="007907DF" w:rsidRDefault="00184630" w:rsidP="00184630">
      <w:pPr>
        <w:pStyle w:val="ListParagraph"/>
        <w:ind w:left="1440"/>
        <w:rPr>
          <w:rFonts w:cstheme="minorHAnsi"/>
          <w:color w:val="0D0D0D"/>
          <w:sz w:val="32"/>
          <w:szCs w:val="32"/>
          <w:shd w:val="clear" w:color="auto" w:fill="FFFFFF"/>
        </w:rPr>
      </w:pPr>
    </w:p>
    <w:p w14:paraId="5C59F4FF" w14:textId="77777777" w:rsidR="00184630" w:rsidRPr="007907DF" w:rsidRDefault="00184630" w:rsidP="00184630">
      <w:pPr>
        <w:pStyle w:val="ListParagraph"/>
        <w:ind w:left="1440"/>
        <w:rPr>
          <w:rFonts w:cstheme="minorHAnsi"/>
          <w:color w:val="0D0D0D"/>
          <w:sz w:val="32"/>
          <w:szCs w:val="32"/>
          <w:shd w:val="clear" w:color="auto" w:fill="FFFFFF"/>
        </w:rPr>
      </w:pPr>
      <w:r w:rsidRPr="007907DF">
        <w:rPr>
          <w:rFonts w:cstheme="minorHAnsi"/>
          <w:color w:val="0D0D0D"/>
          <w:sz w:val="32"/>
          <w:szCs w:val="32"/>
          <w:shd w:val="clear" w:color="auto" w:fill="FFFFFF"/>
        </w:rPr>
        <w:lastRenderedPageBreak/>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7907DF" w:rsidRDefault="00184630" w:rsidP="00184630">
      <w:pPr>
        <w:pStyle w:val="ListParagraph"/>
        <w:ind w:left="1440"/>
        <w:rPr>
          <w:rFonts w:cstheme="minorHAnsi"/>
          <w:color w:val="0D0D0D"/>
          <w:sz w:val="32"/>
          <w:szCs w:val="32"/>
          <w:shd w:val="clear" w:color="auto" w:fill="FFFFFF"/>
        </w:rPr>
      </w:pPr>
    </w:p>
    <w:p w14:paraId="094C186F" w14:textId="77777777" w:rsidR="00184630" w:rsidRPr="007907DF" w:rsidRDefault="00184630" w:rsidP="00714C00">
      <w:pPr>
        <w:pStyle w:val="ListParagraph"/>
        <w:numPr>
          <w:ilvl w:val="0"/>
          <w:numId w:val="12"/>
        </w:numPr>
        <w:rPr>
          <w:rFonts w:cstheme="minorHAnsi"/>
          <w:color w:val="0D0D0D"/>
          <w:sz w:val="32"/>
          <w:szCs w:val="32"/>
          <w:shd w:val="clear" w:color="auto" w:fill="FFFFFF"/>
        </w:rPr>
      </w:pPr>
      <w:r w:rsidRPr="007907DF">
        <w:rPr>
          <w:rFonts w:cstheme="minorHAnsi"/>
          <w:b/>
          <w:color w:val="0D0D0D"/>
          <w:sz w:val="32"/>
          <w:szCs w:val="32"/>
          <w:shd w:val="clear" w:color="auto" w:fill="FFFFFF"/>
        </w:rPr>
        <w:t xml:space="preserve">Architecture MVC (Modèle-Vue-Contrôleur) </w:t>
      </w:r>
      <w:r w:rsidRPr="007907DF">
        <w:rPr>
          <w:rFonts w:cstheme="minorHAnsi"/>
          <w:color w:val="0D0D0D"/>
          <w:sz w:val="32"/>
          <w:szCs w:val="32"/>
          <w:shd w:val="clear" w:color="auto" w:fill="FFFFFF"/>
        </w:rPr>
        <w:t>:</w:t>
      </w:r>
    </w:p>
    <w:p w14:paraId="47521BF7" w14:textId="77777777" w:rsidR="00184630" w:rsidRPr="007907DF" w:rsidRDefault="00184630" w:rsidP="00714C00">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Modèle</w:t>
      </w:r>
      <w:r w:rsidRPr="007907DF">
        <w:rPr>
          <w:rFonts w:eastAsia="Times New Roman" w:cstheme="minorHAnsi"/>
          <w:b/>
          <w:sz w:val="32"/>
          <w:szCs w:val="32"/>
          <w:lang w:eastAsia="fr-FR"/>
        </w:rPr>
        <w:t> :</w:t>
      </w:r>
      <w:r w:rsidRPr="007907DF">
        <w:rPr>
          <w:rFonts w:eastAsia="Times New Roman" w:cstheme="minorHAnsi"/>
          <w:sz w:val="32"/>
          <w:szCs w:val="32"/>
          <w:lang w:eastAsia="fr-FR"/>
        </w:rPr>
        <w:t xml:space="preserve"> cette partie gère ce qu'on appelle la </w:t>
      </w:r>
      <w:r w:rsidRPr="007907DF">
        <w:rPr>
          <w:rFonts w:eastAsia="Times New Roman" w:cstheme="minorHAnsi"/>
          <w:b/>
          <w:bCs/>
          <w:sz w:val="32"/>
          <w:szCs w:val="32"/>
          <w:lang w:eastAsia="fr-FR"/>
        </w:rPr>
        <w:t>logique métier</w:t>
      </w:r>
      <w:r w:rsidRPr="007907DF">
        <w:rPr>
          <w:rFonts w:eastAsia="Times New Roman" w:cstheme="minorHAnsi"/>
          <w:sz w:val="32"/>
          <w:szCs w:val="32"/>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7907DF">
        <w:rPr>
          <w:rFonts w:eastAsia="Times New Roman" w:cstheme="minorHAnsi"/>
          <w:sz w:val="32"/>
          <w:szCs w:val="32"/>
          <w:lang w:eastAsia="fr-FR"/>
        </w:rPr>
        <w:t>la plus simple possible</w:t>
      </w:r>
      <w:proofErr w:type="gramEnd"/>
      <w:r w:rsidRPr="007907DF">
        <w:rPr>
          <w:rFonts w:eastAsia="Times New Roman" w:cstheme="minorHAnsi"/>
          <w:sz w:val="32"/>
          <w:szCs w:val="32"/>
          <w:lang w:eastAsia="fr-FR"/>
        </w:rPr>
        <w:t xml:space="preserve"> au contrôleur. On y trouve donc entre autres des algorithmes complexes et des requêtes SQL.</w:t>
      </w:r>
    </w:p>
    <w:p w14:paraId="3407A1B2" w14:textId="77777777" w:rsidR="00184630" w:rsidRPr="007907DF" w:rsidRDefault="00184630" w:rsidP="00184630">
      <w:pPr>
        <w:shd w:val="clear" w:color="auto" w:fill="FFFFFF"/>
        <w:spacing w:after="45" w:line="240" w:lineRule="auto"/>
        <w:ind w:left="2016"/>
        <w:rPr>
          <w:rFonts w:eastAsia="Times New Roman" w:cstheme="minorHAnsi"/>
          <w:sz w:val="32"/>
          <w:szCs w:val="32"/>
          <w:lang w:eastAsia="fr-FR"/>
        </w:rPr>
      </w:pPr>
    </w:p>
    <w:p w14:paraId="23D30574" w14:textId="77777777" w:rsidR="00184630" w:rsidRPr="007907DF" w:rsidRDefault="00184630" w:rsidP="00714C00">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Vue</w:t>
      </w:r>
      <w:r w:rsidRPr="007907DF">
        <w:rPr>
          <w:rFonts w:eastAsia="Times New Roman" w:cstheme="minorHAnsi"/>
          <w:sz w:val="32"/>
          <w:szCs w:val="32"/>
          <w:lang w:eastAsia="fr-FR"/>
        </w:rPr>
        <w:t> : cette partie se concentre sur l'</w:t>
      </w:r>
      <w:r w:rsidRPr="007907DF">
        <w:rPr>
          <w:rFonts w:eastAsia="Times New Roman" w:cstheme="minorHAnsi"/>
          <w:b/>
          <w:bCs/>
          <w:sz w:val="32"/>
          <w:szCs w:val="32"/>
          <w:lang w:eastAsia="fr-FR"/>
        </w:rPr>
        <w:t>affichage</w:t>
      </w:r>
      <w:r w:rsidRPr="007907DF">
        <w:rPr>
          <w:rFonts w:eastAsia="Times New Roman" w:cstheme="minorHAnsi"/>
          <w:sz w:val="32"/>
          <w:szCs w:val="32"/>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7907DF" w:rsidRDefault="00184630" w:rsidP="00184630">
      <w:pPr>
        <w:shd w:val="clear" w:color="auto" w:fill="FFFFFF"/>
        <w:spacing w:after="45" w:line="240" w:lineRule="auto"/>
        <w:rPr>
          <w:rFonts w:eastAsia="Times New Roman" w:cstheme="minorHAnsi"/>
          <w:sz w:val="32"/>
          <w:szCs w:val="32"/>
          <w:lang w:eastAsia="fr-FR"/>
        </w:rPr>
      </w:pPr>
    </w:p>
    <w:p w14:paraId="157E4B52" w14:textId="77777777" w:rsidR="00184630" w:rsidRPr="007907DF" w:rsidRDefault="00184630" w:rsidP="00714C00">
      <w:pPr>
        <w:numPr>
          <w:ilvl w:val="0"/>
          <w:numId w:val="10"/>
        </w:numPr>
        <w:shd w:val="clear" w:color="auto" w:fill="FFFFFF"/>
        <w:spacing w:after="45" w:line="240" w:lineRule="auto"/>
        <w:rPr>
          <w:rFonts w:eastAsia="Times New Roman" w:cstheme="minorHAnsi"/>
          <w:sz w:val="32"/>
          <w:szCs w:val="32"/>
          <w:lang w:eastAsia="fr-FR"/>
        </w:rPr>
      </w:pPr>
      <w:r w:rsidRPr="007907DF">
        <w:rPr>
          <w:rFonts w:eastAsia="Times New Roman" w:cstheme="minorHAnsi"/>
          <w:b/>
          <w:bCs/>
          <w:sz w:val="32"/>
          <w:szCs w:val="32"/>
          <w:lang w:eastAsia="fr-FR"/>
        </w:rPr>
        <w:t>Contrôleur</w:t>
      </w:r>
      <w:r w:rsidRPr="007907DF">
        <w:rPr>
          <w:rFonts w:eastAsia="Times New Roman" w:cstheme="minorHAnsi"/>
          <w:sz w:val="32"/>
          <w:szCs w:val="32"/>
          <w:lang w:eastAsia="fr-FR"/>
        </w:rPr>
        <w:t> : cette partie gère les </w:t>
      </w:r>
      <w:r w:rsidRPr="007907DF">
        <w:rPr>
          <w:rFonts w:eastAsia="Times New Roman" w:cstheme="minorHAnsi"/>
          <w:b/>
          <w:bCs/>
          <w:sz w:val="32"/>
          <w:szCs w:val="32"/>
          <w:lang w:eastAsia="fr-FR"/>
        </w:rPr>
        <w:t>échanges</w:t>
      </w:r>
      <w:r w:rsidRPr="007907DF">
        <w:rPr>
          <w:rFonts w:eastAsia="Times New Roman" w:cstheme="minorHAnsi"/>
          <w:sz w:val="32"/>
          <w:szCs w:val="32"/>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7907DF">
        <w:rPr>
          <w:rFonts w:eastAsia="Times New Roman" w:cstheme="minorHAnsi"/>
          <w:i/>
          <w:iCs/>
          <w:sz w:val="32"/>
          <w:szCs w:val="32"/>
          <w:lang w:eastAsia="fr-FR"/>
        </w:rPr>
        <w:t>adapter</w:t>
      </w:r>
      <w:r w:rsidRPr="007907DF">
        <w:rPr>
          <w:rFonts w:eastAsia="Times New Roman" w:cstheme="minorHAnsi"/>
          <w:sz w:val="32"/>
          <w:szCs w:val="32"/>
          <w:lang w:eastAsia="fr-FR"/>
        </w:rPr>
        <w:t> ce résultat et le donner à la vue. Enfin, il va renvoyer la nouvelle page HTML, générée par la vue, à l’utilisateur. [3]</w:t>
      </w:r>
    </w:p>
    <w:p w14:paraId="291C3A78" w14:textId="77777777" w:rsidR="00184630" w:rsidRPr="007907DF" w:rsidRDefault="00184630" w:rsidP="00184630">
      <w:pPr>
        <w:pStyle w:val="ListParagraph"/>
        <w:ind w:left="1440"/>
        <w:rPr>
          <w:rFonts w:cstheme="minorHAnsi"/>
          <w:color w:val="0D0D0D"/>
          <w:sz w:val="32"/>
          <w:szCs w:val="32"/>
          <w:shd w:val="clear" w:color="auto" w:fill="FFFFFF"/>
        </w:rPr>
      </w:pPr>
    </w:p>
    <w:p w14:paraId="4EA611F2" w14:textId="77777777" w:rsidR="00184630" w:rsidRPr="007907DF" w:rsidRDefault="00184630" w:rsidP="00184630">
      <w:pPr>
        <w:pStyle w:val="ListParagraph"/>
        <w:ind w:left="1440"/>
        <w:rPr>
          <w:rFonts w:cstheme="minorHAnsi"/>
          <w:color w:val="0D0D0D"/>
          <w:sz w:val="32"/>
          <w:szCs w:val="32"/>
          <w:shd w:val="clear" w:color="auto" w:fill="FFFFFF"/>
        </w:rPr>
      </w:pPr>
    </w:p>
    <w:p w14:paraId="540B4E80" w14:textId="77777777" w:rsidR="00184630" w:rsidRPr="007907DF" w:rsidRDefault="00184630" w:rsidP="00184630">
      <w:pPr>
        <w:ind w:left="1284"/>
        <w:rPr>
          <w:rFonts w:cstheme="minorHAnsi"/>
          <w:sz w:val="32"/>
          <w:szCs w:val="32"/>
          <w:shd w:val="clear" w:color="auto" w:fill="FFFFFF"/>
        </w:rPr>
      </w:pPr>
      <w:r w:rsidRPr="007907DF">
        <w:rPr>
          <w:rFonts w:cstheme="minorHAnsi"/>
          <w:sz w:val="32"/>
          <w:szCs w:val="32"/>
          <w:shd w:val="clear" w:color="auto" w:fill="FFFFFF"/>
        </w:rPr>
        <w:t>La figure suivante schématise le rôle de chacun de ces éléments :</w:t>
      </w:r>
    </w:p>
    <w:p w14:paraId="50CF5951" w14:textId="77777777" w:rsidR="00184630" w:rsidRPr="007907DF" w:rsidRDefault="00184630" w:rsidP="00184630">
      <w:pPr>
        <w:pStyle w:val="ListParagraph"/>
        <w:ind w:left="1440" w:firstLine="576"/>
        <w:rPr>
          <w:rFonts w:cstheme="minorHAnsi"/>
          <w:sz w:val="32"/>
          <w:szCs w:val="32"/>
          <w:shd w:val="clear" w:color="auto" w:fill="FFFFFF"/>
        </w:rPr>
      </w:pPr>
    </w:p>
    <w:p w14:paraId="3DA269F1" w14:textId="77777777" w:rsidR="00184630" w:rsidRPr="007907DF" w:rsidRDefault="00184630" w:rsidP="00184630">
      <w:pPr>
        <w:pStyle w:val="ListParagraph"/>
        <w:ind w:left="1440" w:firstLine="576"/>
        <w:rPr>
          <w:rFonts w:cstheme="minorHAnsi"/>
          <w:sz w:val="32"/>
          <w:szCs w:val="32"/>
          <w:shd w:val="clear" w:color="auto" w:fill="FFFFFF"/>
        </w:rPr>
      </w:pPr>
    </w:p>
    <w:p w14:paraId="1AC72383" w14:textId="77777777" w:rsidR="00184630" w:rsidRPr="007907DF" w:rsidRDefault="00184630" w:rsidP="00184630">
      <w:pPr>
        <w:pStyle w:val="ListParagraph"/>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2">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64AA0DB6" w14:textId="77777777" w:rsidR="00184630" w:rsidRPr="007907DF" w:rsidRDefault="00184630" w:rsidP="00184630">
      <w:pPr>
        <w:pStyle w:val="ListParagraph"/>
        <w:ind w:left="1440"/>
        <w:rPr>
          <w:rFonts w:cstheme="minorHAnsi"/>
          <w:color w:val="0D0D0D"/>
          <w:sz w:val="32"/>
          <w:szCs w:val="32"/>
          <w:shd w:val="clear" w:color="auto" w:fill="FFFFFF"/>
        </w:rPr>
      </w:pPr>
    </w:p>
    <w:p w14:paraId="6ADCF700" w14:textId="760562D9" w:rsidR="00184630" w:rsidRDefault="00184630" w:rsidP="00184630">
      <w:pPr>
        <w:pStyle w:val="ListParagraph"/>
        <w:ind w:left="1440"/>
        <w:rPr>
          <w:rFonts w:cstheme="minorHAnsi"/>
          <w:color w:val="0D0D0D"/>
          <w:sz w:val="32"/>
          <w:szCs w:val="32"/>
          <w:shd w:val="clear" w:color="auto" w:fill="FFFFFF"/>
        </w:rPr>
      </w:pPr>
    </w:p>
    <w:p w14:paraId="47AE1315" w14:textId="7C1EF29A" w:rsidR="00FD7E73" w:rsidRDefault="00FD7E73" w:rsidP="00184630">
      <w:pPr>
        <w:pStyle w:val="ListParagraph"/>
        <w:ind w:left="1440"/>
        <w:rPr>
          <w:rFonts w:cstheme="minorHAnsi"/>
          <w:color w:val="0D0D0D"/>
          <w:sz w:val="32"/>
          <w:szCs w:val="32"/>
          <w:shd w:val="clear" w:color="auto" w:fill="FFFFFF"/>
        </w:rPr>
      </w:pPr>
    </w:p>
    <w:p w14:paraId="4A4E0651" w14:textId="2E551B62" w:rsidR="00FD7E73" w:rsidRDefault="00FD7E73" w:rsidP="00184630">
      <w:pPr>
        <w:pStyle w:val="ListParagraph"/>
        <w:ind w:left="1440"/>
        <w:rPr>
          <w:rFonts w:cstheme="minorHAnsi"/>
          <w:color w:val="0D0D0D"/>
          <w:sz w:val="32"/>
          <w:szCs w:val="32"/>
          <w:shd w:val="clear" w:color="auto" w:fill="FFFFFF"/>
        </w:rPr>
      </w:pPr>
    </w:p>
    <w:p w14:paraId="12083CCC" w14:textId="61110871" w:rsidR="00FD7E73" w:rsidRDefault="00FD7E73" w:rsidP="00184630">
      <w:pPr>
        <w:pStyle w:val="ListParagraph"/>
        <w:ind w:left="1440"/>
        <w:rPr>
          <w:rFonts w:cstheme="minorHAnsi"/>
          <w:color w:val="0D0D0D"/>
          <w:sz w:val="32"/>
          <w:szCs w:val="32"/>
          <w:shd w:val="clear" w:color="auto" w:fill="FFFFFF"/>
        </w:rPr>
      </w:pPr>
    </w:p>
    <w:p w14:paraId="657DC8F1" w14:textId="2592A2FD" w:rsidR="00FD7E73" w:rsidRDefault="00FD7E73" w:rsidP="00184630">
      <w:pPr>
        <w:pStyle w:val="ListParagraph"/>
        <w:ind w:left="1440"/>
        <w:rPr>
          <w:rFonts w:cstheme="minorHAnsi"/>
          <w:color w:val="0D0D0D"/>
          <w:sz w:val="32"/>
          <w:szCs w:val="32"/>
          <w:shd w:val="clear" w:color="auto" w:fill="FFFFFF"/>
        </w:rPr>
      </w:pPr>
    </w:p>
    <w:p w14:paraId="05838ACC" w14:textId="22706125" w:rsidR="00FD7E73" w:rsidRDefault="00FD7E73" w:rsidP="00184630">
      <w:pPr>
        <w:pStyle w:val="ListParagraph"/>
        <w:ind w:left="1440"/>
        <w:rPr>
          <w:rFonts w:cstheme="minorHAnsi"/>
          <w:color w:val="0D0D0D"/>
          <w:sz w:val="32"/>
          <w:szCs w:val="32"/>
          <w:shd w:val="clear" w:color="auto" w:fill="FFFFFF"/>
        </w:rPr>
      </w:pPr>
    </w:p>
    <w:p w14:paraId="4C4B8249" w14:textId="77777777" w:rsidR="00FD7E73" w:rsidRPr="007907DF" w:rsidRDefault="00FD7E73" w:rsidP="00184630">
      <w:pPr>
        <w:pStyle w:val="ListParagraph"/>
        <w:ind w:left="1440"/>
        <w:rPr>
          <w:rFonts w:cstheme="minorHAnsi"/>
          <w:color w:val="0D0D0D"/>
          <w:sz w:val="32"/>
          <w:szCs w:val="32"/>
          <w:shd w:val="clear" w:color="auto" w:fill="FFFFFF"/>
        </w:rPr>
      </w:pPr>
    </w:p>
    <w:p w14:paraId="32646B1C" w14:textId="77777777" w:rsidR="00FD7E73" w:rsidRPr="00FD7E73" w:rsidRDefault="00FD7E73" w:rsidP="00FD7E73">
      <w:pPr>
        <w:pStyle w:val="ListParagraph"/>
        <w:ind w:left="1800"/>
        <w:rPr>
          <w:rFonts w:cstheme="minorHAnsi"/>
          <w:color w:val="0D0D0D"/>
          <w:sz w:val="32"/>
          <w:szCs w:val="32"/>
          <w:shd w:val="clear" w:color="auto" w:fill="FFFFFF"/>
        </w:rPr>
      </w:pPr>
    </w:p>
    <w:p w14:paraId="215C60B0" w14:textId="1886E6D5" w:rsidR="00184630" w:rsidRPr="007907DF" w:rsidRDefault="00184630" w:rsidP="00714C00">
      <w:pPr>
        <w:pStyle w:val="ListParagraph"/>
        <w:numPr>
          <w:ilvl w:val="1"/>
          <w:numId w:val="9"/>
        </w:numPr>
        <w:rPr>
          <w:rFonts w:cstheme="minorHAnsi"/>
          <w:b/>
          <w:color w:val="0D0D0D"/>
          <w:sz w:val="32"/>
          <w:szCs w:val="32"/>
          <w:shd w:val="clear" w:color="auto" w:fill="FFFFFF"/>
        </w:rPr>
      </w:pPr>
      <w:r w:rsidRPr="007907DF">
        <w:rPr>
          <w:rFonts w:cstheme="minorHAnsi"/>
          <w:b/>
          <w:color w:val="0D0D0D"/>
          <w:sz w:val="32"/>
          <w:szCs w:val="32"/>
          <w:shd w:val="clear" w:color="auto" w:fill="FFFFFF"/>
        </w:rPr>
        <w:t>L’architecture SOA :</w:t>
      </w:r>
    </w:p>
    <w:p w14:paraId="0A522CEF" w14:textId="77777777" w:rsidR="00184630" w:rsidRPr="007907DF" w:rsidRDefault="00184630" w:rsidP="00184630">
      <w:pPr>
        <w:pStyle w:val="ListParagraph"/>
        <w:ind w:left="1656"/>
        <w:rPr>
          <w:rFonts w:cstheme="minorHAnsi"/>
          <w:color w:val="0D0D0D"/>
          <w:sz w:val="32"/>
          <w:szCs w:val="32"/>
          <w:shd w:val="clear" w:color="auto" w:fill="FFFFFF"/>
        </w:rPr>
      </w:pPr>
    </w:p>
    <w:p w14:paraId="1225D996" w14:textId="7C609996" w:rsidR="00184630" w:rsidRPr="007907DF" w:rsidRDefault="00184630" w:rsidP="00184630">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7907DF" w:rsidRDefault="00184630" w:rsidP="00184630">
      <w:pPr>
        <w:pStyle w:val="ListParagraph"/>
        <w:ind w:left="1656"/>
        <w:rPr>
          <w:rFonts w:cstheme="minorHAnsi"/>
          <w:color w:val="0D0D0D"/>
          <w:sz w:val="32"/>
          <w:szCs w:val="32"/>
          <w:shd w:val="clear" w:color="auto" w:fill="FFFFFF"/>
        </w:rPr>
      </w:pPr>
      <w:r w:rsidRPr="007907DF">
        <w:rPr>
          <w:rFonts w:cstheme="minorHAnsi"/>
          <w:color w:val="0D0D0D"/>
          <w:sz w:val="32"/>
          <w:szCs w:val="32"/>
          <w:shd w:val="clear" w:color="auto" w:fill="FFFFFF"/>
        </w:rPr>
        <w:t xml:space="preserve">Ces services sont conçus pour effectuer des tâches spécifiques et peuvent être appelés par d'autres composants de l'application ou par des applications externes via des protocoles de communication </w:t>
      </w:r>
      <w:r w:rsidRPr="007907DF">
        <w:rPr>
          <w:rFonts w:cstheme="minorHAnsi"/>
          <w:color w:val="0D0D0D"/>
          <w:sz w:val="32"/>
          <w:szCs w:val="32"/>
          <w:shd w:val="clear" w:color="auto" w:fill="FFFFFF"/>
        </w:rPr>
        <w:lastRenderedPageBreak/>
        <w:t>standardisés tels que HTTP, SOAP (Simple Object Access Protocol), ou REST (Representational State Transfer).</w:t>
      </w:r>
    </w:p>
    <w:p w14:paraId="0D60F4C3" w14:textId="77777777" w:rsidR="00184630" w:rsidRPr="007907DF" w:rsidRDefault="00184630" w:rsidP="00184630">
      <w:pPr>
        <w:pStyle w:val="ListParagraph"/>
        <w:ind w:left="1656"/>
        <w:rPr>
          <w:rFonts w:cstheme="minorHAnsi"/>
          <w:color w:val="0D0D0D"/>
          <w:sz w:val="32"/>
          <w:szCs w:val="32"/>
          <w:shd w:val="clear" w:color="auto" w:fill="FFFFFF"/>
        </w:rPr>
      </w:pPr>
    </w:p>
    <w:p w14:paraId="1C43E829" w14:textId="07D88AF9" w:rsidR="001B792D" w:rsidRPr="007907DF" w:rsidRDefault="00184630" w:rsidP="00184630">
      <w:pPr>
        <w:rPr>
          <w:rFonts w:cstheme="minorHAnsi"/>
          <w:b/>
          <w:color w:val="0D0D0D"/>
          <w:sz w:val="32"/>
          <w:szCs w:val="32"/>
          <w:shd w:val="clear" w:color="auto" w:fill="FFFFFF"/>
        </w:rPr>
      </w:pPr>
      <w:r w:rsidRPr="007907DF">
        <w:rPr>
          <w:rFonts w:cstheme="minorHAnsi"/>
          <w:color w:val="0D0D0D"/>
          <w:sz w:val="32"/>
          <w:szCs w:val="32"/>
          <w:shd w:val="clear" w:color="auto" w:fill="FFFFFF"/>
        </w:rPr>
        <w:tab/>
      </w:r>
      <w:r w:rsidRPr="007907DF">
        <w:rPr>
          <w:rFonts w:cstheme="minorHAnsi"/>
          <w:color w:val="0D0D0D"/>
          <w:sz w:val="32"/>
          <w:szCs w:val="32"/>
          <w:shd w:val="clear" w:color="auto" w:fill="FFFFFF"/>
        </w:rPr>
        <w:tab/>
      </w:r>
      <w:r w:rsidRPr="007907DF">
        <w:rPr>
          <w:rFonts w:cstheme="minorHAnsi"/>
          <w:b/>
          <w:color w:val="0D0D0D"/>
          <w:sz w:val="32"/>
          <w:szCs w:val="32"/>
          <w:shd w:val="clear" w:color="auto" w:fill="FFFFFF"/>
        </w:rPr>
        <w:t xml:space="preserve">    SOA visant à :</w:t>
      </w:r>
    </w:p>
    <w:p w14:paraId="3119E8B8" w14:textId="3B45D40D"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La décomposition d'une fonctionnalité en un ensemble de services.</w:t>
      </w:r>
    </w:p>
    <w:p w14:paraId="4A019A75" w14:textId="00E4C76D"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L'optimisation des performances des organisations.</w:t>
      </w:r>
    </w:p>
    <w:p w14:paraId="3A8F5C83" w14:textId="73943100"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La diminution des coûts.</w:t>
      </w:r>
    </w:p>
    <w:p w14:paraId="2524D501" w14:textId="6485109E" w:rsidR="00184630" w:rsidRPr="007907DF" w:rsidRDefault="00184630" w:rsidP="00714C00">
      <w:pPr>
        <w:pStyle w:val="ListParagraph"/>
        <w:numPr>
          <w:ilvl w:val="0"/>
          <w:numId w:val="13"/>
        </w:numPr>
        <w:rPr>
          <w:rFonts w:cstheme="minorHAnsi"/>
          <w:color w:val="0D0D0D"/>
          <w:sz w:val="32"/>
          <w:szCs w:val="32"/>
          <w:shd w:val="clear" w:color="auto" w:fill="FFFFFF"/>
        </w:rPr>
      </w:pPr>
      <w:r w:rsidRPr="007907DF">
        <w:rPr>
          <w:rFonts w:cstheme="minorHAnsi"/>
          <w:color w:val="0D0D0D"/>
          <w:sz w:val="32"/>
          <w:szCs w:val="32"/>
          <w:shd w:val="clear" w:color="auto" w:fill="FFFFFF"/>
        </w:rPr>
        <w:t>L'amélioration de la souplesse des processus.</w:t>
      </w:r>
    </w:p>
    <w:p w14:paraId="36437BCB" w14:textId="7A74E1CC" w:rsidR="00184630" w:rsidRPr="00FD7E73" w:rsidRDefault="00FD7E73" w:rsidP="007D4FDC">
      <w:pPr>
        <w:ind w:left="1416"/>
        <w:rPr>
          <w:rFonts w:cstheme="minorHAnsi"/>
          <w:color w:val="0D0D0D"/>
          <w:sz w:val="32"/>
          <w:szCs w:val="32"/>
          <w:shd w:val="clear" w:color="auto" w:fill="FFFFFF"/>
        </w:rPr>
      </w:pPr>
      <w:bookmarkStart w:id="0" w:name="_GoBack"/>
      <w:r w:rsidRPr="007907DF">
        <w:rPr>
          <w:rFonts w:cstheme="minorHAnsi"/>
          <w:noProof/>
          <w:color w:val="0D0D0D"/>
          <w:sz w:val="32"/>
          <w:szCs w:val="32"/>
          <w:shd w:val="clear" w:color="auto" w:fill="FFFFFF"/>
        </w:rPr>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3">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bookmarkEnd w:id="0"/>
    </w:p>
    <w:p w14:paraId="67572D0C" w14:textId="66C36E83" w:rsidR="00184630" w:rsidRPr="007907DF" w:rsidRDefault="00184630" w:rsidP="00714C00">
      <w:pPr>
        <w:pStyle w:val="ListParagraph"/>
        <w:numPr>
          <w:ilvl w:val="1"/>
          <w:numId w:val="9"/>
        </w:numPr>
        <w:rPr>
          <w:rFonts w:cstheme="minorHAnsi"/>
          <w:b/>
          <w:color w:val="0D0D0D"/>
          <w:sz w:val="32"/>
          <w:szCs w:val="32"/>
          <w:shd w:val="clear" w:color="auto" w:fill="FFFFFF"/>
        </w:rPr>
      </w:pPr>
      <w:r w:rsidRPr="007907DF">
        <w:rPr>
          <w:rFonts w:cstheme="minorHAnsi"/>
          <w:b/>
          <w:color w:val="0D0D0D"/>
          <w:sz w:val="32"/>
          <w:szCs w:val="32"/>
          <w:shd w:val="clear" w:color="auto" w:fill="FFFFFF"/>
        </w:rPr>
        <w:t>Architecture de sécurité :</w:t>
      </w:r>
    </w:p>
    <w:p w14:paraId="502CEE6B" w14:textId="31262224" w:rsidR="00184630" w:rsidRPr="007907DF" w:rsidRDefault="00FD6820" w:rsidP="00714C00">
      <w:pPr>
        <w:pStyle w:val="ListParagraph"/>
        <w:numPr>
          <w:ilvl w:val="0"/>
          <w:numId w:val="14"/>
        </w:numPr>
        <w:rPr>
          <w:rFonts w:cstheme="minorHAnsi"/>
          <w:b/>
          <w:color w:val="0D0D0D"/>
          <w:sz w:val="32"/>
          <w:szCs w:val="32"/>
          <w:shd w:val="clear" w:color="auto" w:fill="FFFFFF"/>
        </w:rPr>
      </w:pPr>
      <w:r w:rsidRPr="007907DF">
        <w:rPr>
          <w:rFonts w:cstheme="minorHAnsi"/>
          <w:b/>
          <w:color w:val="0D0D0D"/>
          <w:sz w:val="32"/>
          <w:szCs w:val="32"/>
          <w:shd w:val="clear" w:color="auto" w:fill="FFFFFF"/>
        </w:rPr>
        <w:t>L’intérêt de développer d’une API pour un progiciel :</w:t>
      </w:r>
    </w:p>
    <w:p w14:paraId="5E7F5219" w14:textId="77777777"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lastRenderedPageBreak/>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 laissant aux membres la possibilité de coder des fonctionnalités supplémentaires selon leurs besoins spécifiques.</w:t>
      </w:r>
    </w:p>
    <w:p w14:paraId="1EF89C24" w14:textId="7D7AD4D4" w:rsidR="00FD6820" w:rsidRPr="007907DF" w:rsidRDefault="00FD6820" w:rsidP="00FD6820">
      <w:pPr>
        <w:ind w:left="1656"/>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En somme, l'API joue un rôle central dans l'architecture logicielle moderne, favorisant la flexibilité, la modularité et l'efficacité des systèmes informatiques interconnectés.</w:t>
      </w:r>
    </w:p>
    <w:p w14:paraId="590587A7" w14:textId="7009EB9E" w:rsidR="00184630" w:rsidRPr="007907DF" w:rsidRDefault="00184630" w:rsidP="00184630">
      <w:pPr>
        <w:rPr>
          <w:rFonts w:cstheme="minorHAnsi"/>
          <w:b/>
          <w:color w:val="0D0D0D"/>
          <w:sz w:val="32"/>
          <w:szCs w:val="32"/>
          <w:shd w:val="clear" w:color="auto" w:fill="FFFFFF"/>
        </w:rPr>
      </w:pPr>
      <w:r w:rsidRPr="007907DF">
        <w:rPr>
          <w:rFonts w:cstheme="minorHAnsi"/>
          <w:b/>
          <w:color w:val="0D0D0D"/>
          <w:sz w:val="32"/>
          <w:szCs w:val="32"/>
          <w:shd w:val="clear" w:color="auto" w:fill="FFFFFF"/>
        </w:rPr>
        <w:tab/>
      </w:r>
      <w:r w:rsidRPr="007907DF">
        <w:rPr>
          <w:rFonts w:cstheme="minorHAnsi"/>
          <w:b/>
          <w:color w:val="0D0D0D"/>
          <w:sz w:val="32"/>
          <w:szCs w:val="32"/>
          <w:shd w:val="clear" w:color="auto" w:fill="FFFFFF"/>
        </w:rPr>
        <w:tab/>
      </w:r>
      <w:r w:rsidR="00FD6820" w:rsidRPr="007907DF">
        <w:rPr>
          <w:rFonts w:cstheme="minorHAnsi"/>
          <w:b/>
          <w:color w:val="0D0D0D"/>
          <w:sz w:val="32"/>
          <w:szCs w:val="32"/>
          <w:shd w:val="clear" w:color="auto" w:fill="FFFFFF"/>
        </w:rPr>
        <w:t xml:space="preserve">   ▪   Les diverses structures d'API :</w:t>
      </w:r>
    </w:p>
    <w:p w14:paraId="0C0B367E" w14:textId="77777777" w:rsidR="00FD6820" w:rsidRPr="007907DF" w:rsidRDefault="00FD6820" w:rsidP="00FD6820">
      <w:pPr>
        <w:ind w:left="2124" w:firstLine="6"/>
        <w:jc w:val="both"/>
        <w:rPr>
          <w:rFonts w:cstheme="minorHAnsi"/>
          <w:color w:val="0D0D0D"/>
          <w:sz w:val="32"/>
          <w:szCs w:val="32"/>
          <w:shd w:val="clear" w:color="auto" w:fill="FFFFFF"/>
        </w:rPr>
      </w:pPr>
      <w:r w:rsidRPr="007907DF">
        <w:rPr>
          <w:rFonts w:cstheme="minorHAnsi"/>
          <w:color w:val="0D0D0D"/>
          <w:sz w:val="32"/>
          <w:szCs w:val="32"/>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7907DF" w:rsidRDefault="00FD6820" w:rsidP="00FD7E73">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7907DF" w:rsidRDefault="00FD6820" w:rsidP="00FD6820">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La distinction fondamentale entre ces deux protocoles réside dans le niveau de couplage entre le client et le serveur.</w:t>
      </w:r>
    </w:p>
    <w:p w14:paraId="0D9CC384" w14:textId="22086921" w:rsidR="003A2129" w:rsidRPr="007907DF" w:rsidRDefault="003A2129" w:rsidP="00FD6820">
      <w:pPr>
        <w:ind w:left="2124"/>
        <w:jc w:val="both"/>
        <w:rPr>
          <w:rFonts w:cstheme="minorHAnsi"/>
          <w:color w:val="0D0D0D"/>
          <w:sz w:val="32"/>
          <w:szCs w:val="32"/>
          <w:shd w:val="clear" w:color="auto" w:fill="FFFFFF"/>
        </w:rPr>
      </w:pPr>
      <w:r w:rsidRPr="007907DF">
        <w:rPr>
          <w:rFonts w:cstheme="minorHAnsi"/>
          <w:color w:val="0D0D0D"/>
          <w:sz w:val="32"/>
          <w:szCs w:val="32"/>
          <w:shd w:val="clear" w:color="auto" w:fill="FFFFFF"/>
        </w:rPr>
        <w:t>La figure suivante montre la différence entre les 2 services :</w:t>
      </w:r>
    </w:p>
    <w:p w14:paraId="36D0D586" w14:textId="29A8F094" w:rsidR="0022736D" w:rsidRPr="00FD7E73" w:rsidRDefault="00FD7E73" w:rsidP="00FD7E73">
      <w:pPr>
        <w:ind w:left="1416"/>
        <w:jc w:val="both"/>
        <w:rPr>
          <w:rFonts w:cstheme="minorHAnsi"/>
          <w:color w:val="0D0D0D"/>
          <w:sz w:val="32"/>
          <w:szCs w:val="32"/>
          <w:shd w:val="clear" w:color="auto" w:fill="FFFFFF"/>
        </w:rPr>
      </w:pPr>
      <w:r>
        <w:rPr>
          <w:rFonts w:ascii="Segoe UI" w:hAnsi="Segoe UI" w:cs="Segoe UI"/>
          <w:noProof/>
          <w:color w:val="0D0D0D"/>
          <w:shd w:val="clear" w:color="auto" w:fill="FFFFFF"/>
        </w:rPr>
        <w:lastRenderedPageBreak/>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4">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Default="0022736D" w:rsidP="001B792D">
      <w:pPr>
        <w:pStyle w:val="ListParagraph"/>
        <w:ind w:left="1800"/>
        <w:rPr>
          <w:rFonts w:ascii="Segoe UI" w:hAnsi="Segoe UI" w:cs="Segoe UI"/>
          <w:color w:val="0D0D0D"/>
          <w:shd w:val="clear" w:color="auto" w:fill="FFFFFF"/>
        </w:rPr>
      </w:pPr>
    </w:p>
    <w:p w14:paraId="1B01A957" w14:textId="2B150B65" w:rsidR="00031974" w:rsidRPr="00FD7E73" w:rsidRDefault="003A2129" w:rsidP="00714C00">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t>Modèle d'API basé sur SOAP :</w:t>
      </w:r>
    </w:p>
    <w:p w14:paraId="4E5FBEF0" w14:textId="77777777" w:rsidR="003A2129" w:rsidRPr="00FD7E73" w:rsidRDefault="003A2129" w:rsidP="003A2129">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L'architecture d'API SOAP utilise le protocole SOAP (Simple Object Access Protocol) basé sur XML.</w:t>
      </w:r>
    </w:p>
    <w:p w14:paraId="381C23D5" w14:textId="77777777" w:rsidR="003A2129" w:rsidRPr="00FD7E73" w:rsidRDefault="003A2129" w:rsidP="003A2129">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Default="003A2129" w:rsidP="00FD7E73">
      <w:pPr>
        <w:pStyle w:val="ListParagraph"/>
        <w:ind w:left="2016"/>
        <w:rPr>
          <w:rFonts w:cstheme="minorHAnsi"/>
          <w:color w:val="0D0D0D"/>
          <w:sz w:val="32"/>
          <w:szCs w:val="32"/>
          <w:shd w:val="clear" w:color="auto" w:fill="FFFFFF"/>
        </w:rPr>
      </w:pPr>
      <w:r w:rsidRPr="00FD7E73">
        <w:rPr>
          <w:rFonts w:cstheme="minorHAnsi"/>
          <w:color w:val="0D0D0D"/>
          <w:sz w:val="32"/>
          <w:szCs w:val="32"/>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FD7E73" w:rsidRDefault="00FD7E73" w:rsidP="00FD7E73">
      <w:pPr>
        <w:pStyle w:val="ListParagraph"/>
        <w:ind w:left="2016"/>
        <w:rPr>
          <w:rFonts w:cstheme="minorHAnsi"/>
          <w:color w:val="0D0D0D"/>
          <w:sz w:val="32"/>
          <w:szCs w:val="32"/>
          <w:shd w:val="clear" w:color="auto" w:fill="FFFFFF"/>
        </w:rPr>
      </w:pPr>
    </w:p>
    <w:p w14:paraId="456A3821" w14:textId="588A5EBC" w:rsidR="00031974" w:rsidRPr="00FD7E73" w:rsidRDefault="003A2129" w:rsidP="00402D0C">
      <w:pPr>
        <w:pStyle w:val="ListParagraph"/>
        <w:ind w:left="1440"/>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présente la mode de communication :</w:t>
      </w:r>
    </w:p>
    <w:p w14:paraId="7996991B" w14:textId="217CA92E" w:rsidR="0022736D" w:rsidRPr="00FD7E73" w:rsidRDefault="0022736D" w:rsidP="00402D0C">
      <w:pPr>
        <w:pStyle w:val="ListParagraph"/>
        <w:ind w:left="1440"/>
        <w:rPr>
          <w:rFonts w:cstheme="minorHAnsi"/>
          <w:color w:val="0D0D0D"/>
          <w:sz w:val="32"/>
          <w:szCs w:val="32"/>
          <w:shd w:val="clear" w:color="auto" w:fill="FFFFFF"/>
        </w:rPr>
      </w:pPr>
    </w:p>
    <w:p w14:paraId="467313AA" w14:textId="77777777" w:rsidR="0022736D" w:rsidRDefault="0022736D" w:rsidP="00402D0C">
      <w:pPr>
        <w:pStyle w:val="ListParagraph"/>
        <w:ind w:left="1440"/>
        <w:rPr>
          <w:rFonts w:ascii="Segoe UI" w:hAnsi="Segoe UI" w:cs="Segoe UI"/>
          <w:color w:val="0D0D0D"/>
          <w:shd w:val="clear" w:color="auto" w:fill="FFFFFF"/>
        </w:rPr>
      </w:pPr>
    </w:p>
    <w:p w14:paraId="7261A60E" w14:textId="7A3E77BB" w:rsidR="003A2129" w:rsidRDefault="0022736D" w:rsidP="0022736D">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lastRenderedPageBreak/>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5">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ListParagraph"/>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ListParagraph"/>
        <w:ind w:left="1440"/>
        <w:rPr>
          <w:rFonts w:ascii="Segoe UI" w:hAnsi="Segoe UI" w:cs="Segoe UI"/>
          <w:color w:val="0D0D0D"/>
          <w:shd w:val="clear" w:color="auto" w:fill="FFFFFF"/>
        </w:rPr>
      </w:pPr>
    </w:p>
    <w:p w14:paraId="0DD681E2" w14:textId="79417F0F" w:rsidR="00FD7E73" w:rsidRDefault="00FD7E73" w:rsidP="00402D0C">
      <w:pPr>
        <w:pStyle w:val="ListParagraph"/>
        <w:ind w:left="1440"/>
        <w:rPr>
          <w:rFonts w:ascii="Segoe UI" w:hAnsi="Segoe UI" w:cs="Segoe UI"/>
          <w:color w:val="0D0D0D"/>
          <w:shd w:val="clear" w:color="auto" w:fill="FFFFFF"/>
        </w:rPr>
      </w:pPr>
    </w:p>
    <w:p w14:paraId="60B458FC" w14:textId="01C6A32D" w:rsidR="00FD7E73" w:rsidRDefault="00FD7E73" w:rsidP="00402D0C">
      <w:pPr>
        <w:pStyle w:val="ListParagraph"/>
        <w:ind w:left="1440"/>
        <w:rPr>
          <w:rFonts w:ascii="Segoe UI" w:hAnsi="Segoe UI" w:cs="Segoe UI"/>
          <w:color w:val="0D0D0D"/>
          <w:shd w:val="clear" w:color="auto" w:fill="FFFFFF"/>
        </w:rPr>
      </w:pPr>
    </w:p>
    <w:p w14:paraId="3C6EB0D7" w14:textId="7D830A7C" w:rsidR="00FD7E73" w:rsidRDefault="00FD7E73" w:rsidP="00402D0C">
      <w:pPr>
        <w:pStyle w:val="ListParagraph"/>
        <w:ind w:left="1440"/>
        <w:rPr>
          <w:rFonts w:ascii="Segoe UI" w:hAnsi="Segoe UI" w:cs="Segoe UI"/>
          <w:color w:val="0D0D0D"/>
          <w:shd w:val="clear" w:color="auto" w:fill="FFFFFF"/>
        </w:rPr>
      </w:pPr>
    </w:p>
    <w:p w14:paraId="27363AD9" w14:textId="77777777" w:rsidR="00FD7E73" w:rsidRPr="00402D0C" w:rsidRDefault="00FD7E73" w:rsidP="00402D0C">
      <w:pPr>
        <w:pStyle w:val="ListParagraph"/>
        <w:ind w:left="1440"/>
        <w:rPr>
          <w:rFonts w:ascii="Segoe UI" w:hAnsi="Segoe UI" w:cs="Segoe UI"/>
          <w:color w:val="0D0D0D"/>
          <w:shd w:val="clear" w:color="auto" w:fill="FFFFFF"/>
        </w:rPr>
      </w:pPr>
    </w:p>
    <w:p w14:paraId="7686805A" w14:textId="13F7C85B" w:rsidR="005E1235" w:rsidRPr="00FD7E73" w:rsidRDefault="0022736D" w:rsidP="00714C00">
      <w:pPr>
        <w:pStyle w:val="ListParagraph"/>
        <w:numPr>
          <w:ilvl w:val="0"/>
          <w:numId w:val="15"/>
        </w:numPr>
        <w:rPr>
          <w:rFonts w:cstheme="minorHAnsi"/>
          <w:b/>
          <w:color w:val="0D0D0D"/>
          <w:sz w:val="32"/>
          <w:szCs w:val="32"/>
          <w:shd w:val="clear" w:color="auto" w:fill="FFFFFF"/>
        </w:rPr>
      </w:pPr>
      <w:r w:rsidRPr="00FD7E73">
        <w:rPr>
          <w:rFonts w:cstheme="minorHAnsi"/>
          <w:b/>
          <w:color w:val="0D0D0D"/>
          <w:sz w:val="32"/>
          <w:szCs w:val="32"/>
          <w:shd w:val="clear" w:color="auto" w:fill="FFFFFF"/>
        </w:rPr>
        <w:t>Structure d’un message SOAP :</w:t>
      </w:r>
    </w:p>
    <w:p w14:paraId="23CDFB9D" w14:textId="77777777" w:rsidR="0022736D" w:rsidRPr="00FD7E73" w:rsidRDefault="0022736D" w:rsidP="0022736D">
      <w:pPr>
        <w:pStyle w:val="ListParagraph"/>
        <w:ind w:left="2376"/>
        <w:rPr>
          <w:rFonts w:cstheme="minorHAnsi"/>
          <w:b/>
          <w:color w:val="0D0D0D"/>
          <w:sz w:val="32"/>
          <w:szCs w:val="32"/>
          <w:shd w:val="clear" w:color="auto" w:fill="FFFFFF"/>
        </w:rPr>
      </w:pPr>
    </w:p>
    <w:p w14:paraId="3D8D5E19" w14:textId="5107121E" w:rsidR="005E1235" w:rsidRPr="00FD7E73" w:rsidRDefault="0022736D" w:rsidP="005E1235">
      <w:pPr>
        <w:pStyle w:val="ListParagraph"/>
        <w:ind w:left="1656"/>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montre la structure d’un message SOAP :</w:t>
      </w:r>
    </w:p>
    <w:p w14:paraId="174ED986" w14:textId="46FBAE3D" w:rsidR="0022736D" w:rsidRPr="00FD7E73" w:rsidRDefault="0022736D" w:rsidP="005E1235">
      <w:pPr>
        <w:pStyle w:val="ListParagraph"/>
        <w:ind w:left="1656"/>
        <w:rPr>
          <w:rFonts w:cstheme="minorHAnsi"/>
          <w:color w:val="0D0D0D"/>
          <w:sz w:val="32"/>
          <w:szCs w:val="32"/>
          <w:shd w:val="clear" w:color="auto" w:fill="FFFFFF"/>
        </w:rPr>
      </w:pPr>
    </w:p>
    <w:p w14:paraId="40583BB8" w14:textId="77777777" w:rsidR="0022736D" w:rsidRDefault="0022736D" w:rsidP="005E1235">
      <w:pPr>
        <w:pStyle w:val="ListParagraph"/>
        <w:ind w:left="1656"/>
        <w:rPr>
          <w:rFonts w:ascii="Segoe UI" w:hAnsi="Segoe UI" w:cs="Segoe UI"/>
          <w:color w:val="0D0D0D"/>
          <w:shd w:val="clear" w:color="auto" w:fill="FFFFFF"/>
        </w:rPr>
      </w:pPr>
    </w:p>
    <w:p w14:paraId="29E5C699" w14:textId="059F2B8E" w:rsidR="0022736D" w:rsidRPr="005E1235" w:rsidRDefault="0022736D" w:rsidP="005E1235">
      <w:pPr>
        <w:pStyle w:val="ListParagraph"/>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6">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ListParagraph"/>
        <w:ind w:left="1296"/>
        <w:rPr>
          <w:rFonts w:ascii="Segoe UI" w:hAnsi="Segoe UI" w:cs="Segoe UI"/>
          <w:color w:val="0D0D0D"/>
          <w:shd w:val="clear" w:color="auto" w:fill="FFFFFF"/>
        </w:rPr>
      </w:pPr>
    </w:p>
    <w:p w14:paraId="28096C28" w14:textId="77777777" w:rsidR="0022736D" w:rsidRPr="00FD7E73" w:rsidRDefault="0022736D" w:rsidP="008B0420">
      <w:pPr>
        <w:pStyle w:val="ListParagraph"/>
        <w:ind w:left="1296"/>
        <w:rPr>
          <w:rFonts w:cstheme="minorHAnsi"/>
          <w:color w:val="0D0D0D"/>
          <w:sz w:val="32"/>
          <w:szCs w:val="32"/>
          <w:shd w:val="clear" w:color="auto" w:fill="FFFFFF"/>
        </w:rPr>
      </w:pPr>
    </w:p>
    <w:p w14:paraId="32C3ED9A" w14:textId="52F82EFA" w:rsidR="0022736D" w:rsidRPr="00FD7E73" w:rsidRDefault="0022736D" w:rsidP="00714C00">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lastRenderedPageBreak/>
        <w:t>Architecture d’API REST :</w:t>
      </w:r>
    </w:p>
    <w:p w14:paraId="162F04F0" w14:textId="63F00789" w:rsidR="0022736D" w:rsidRPr="00FD7E73" w:rsidRDefault="0022736D"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0A5DF4DB" w14:textId="77777777" w:rsidR="0048542F" w:rsidRDefault="0048542F" w:rsidP="0022736D">
      <w:pPr>
        <w:ind w:left="1416"/>
        <w:rPr>
          <w:rFonts w:ascii="Segoe UI" w:hAnsi="Segoe UI" w:cs="Segoe UI"/>
          <w:color w:val="0D0D0D"/>
          <w:shd w:val="clear" w:color="auto" w:fill="FFFFFF"/>
        </w:rPr>
      </w:pPr>
    </w:p>
    <w:p w14:paraId="646BD0C7" w14:textId="77777777" w:rsidR="0022736D" w:rsidRDefault="0022736D" w:rsidP="0022736D">
      <w:pPr>
        <w:ind w:left="1416"/>
        <w:rPr>
          <w:rFonts w:ascii="Segoe UI" w:hAnsi="Segoe UI" w:cs="Segoe UI"/>
          <w:color w:val="0D0D0D"/>
          <w:shd w:val="clear" w:color="auto" w:fill="FFFFFF"/>
        </w:rPr>
      </w:pPr>
    </w:p>
    <w:p w14:paraId="25189365" w14:textId="07CC2C0A" w:rsidR="0022736D" w:rsidRPr="0022736D" w:rsidRDefault="0022736D" w:rsidP="0022736D">
      <w:pP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EC2266B" wp14:editId="6A45AFA0">
            <wp:extent cx="5760720" cy="3152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152140"/>
                    </a:xfrm>
                    <a:prstGeom prst="rect">
                      <a:avLst/>
                    </a:prstGeom>
                  </pic:spPr>
                </pic:pic>
              </a:graphicData>
            </a:graphic>
          </wp:inline>
        </w:drawing>
      </w:r>
    </w:p>
    <w:p w14:paraId="55F15709" w14:textId="26A4E75C" w:rsidR="0022736D" w:rsidRDefault="0022736D" w:rsidP="0022736D">
      <w:pPr>
        <w:ind w:left="1416"/>
        <w:rPr>
          <w:rFonts w:ascii="Segoe UI" w:hAnsi="Segoe UI" w:cs="Segoe UI"/>
          <w:b/>
          <w:color w:val="0D0D0D"/>
          <w:shd w:val="clear" w:color="auto" w:fill="FFFFFF"/>
        </w:rPr>
      </w:pPr>
    </w:p>
    <w:p w14:paraId="63AB11F6" w14:textId="77777777" w:rsidR="00FD7E73" w:rsidRDefault="0048542F" w:rsidP="00714C00">
      <w:pPr>
        <w:pStyle w:val="ListParagraph"/>
        <w:numPr>
          <w:ilvl w:val="0"/>
          <w:numId w:val="14"/>
        </w:numPr>
        <w:rPr>
          <w:rFonts w:cstheme="minorHAnsi"/>
          <w:b/>
          <w:color w:val="0D0D0D"/>
          <w:sz w:val="32"/>
          <w:szCs w:val="32"/>
          <w:shd w:val="clear" w:color="auto" w:fill="FFFFFF"/>
        </w:rPr>
      </w:pPr>
      <w:r w:rsidRPr="00FD7E73">
        <w:rPr>
          <w:rFonts w:cstheme="minorHAnsi"/>
          <w:b/>
          <w:color w:val="0D0D0D"/>
          <w:sz w:val="32"/>
          <w:szCs w:val="32"/>
          <w:shd w:val="clear" w:color="auto" w:fill="FFFFFF"/>
        </w:rPr>
        <w:t>L'architecture d'API utilisée :</w:t>
      </w:r>
    </w:p>
    <w:p w14:paraId="143FF9D1" w14:textId="34DCE422" w:rsidR="0048542F" w:rsidRPr="00FD7E73" w:rsidRDefault="0048542F" w:rsidP="00FD7E73">
      <w:pPr>
        <w:pStyle w:val="ListParagraph"/>
        <w:ind w:left="1656"/>
        <w:rPr>
          <w:rFonts w:cstheme="minorHAnsi"/>
          <w:b/>
          <w:color w:val="0D0D0D"/>
          <w:sz w:val="32"/>
          <w:szCs w:val="32"/>
          <w:shd w:val="clear" w:color="auto" w:fill="FFFFFF"/>
        </w:rPr>
      </w:pPr>
      <w:r w:rsidRPr="00FD7E73">
        <w:rPr>
          <w:rFonts w:cstheme="minorHAnsi"/>
          <w:sz w:val="32"/>
          <w:szCs w:val="32"/>
        </w:rPr>
        <w:br/>
      </w:r>
      <w:r w:rsidRPr="00FD7E73">
        <w:rPr>
          <w:rFonts w:cstheme="minorHAnsi"/>
          <w:color w:val="0D0D0D"/>
          <w:sz w:val="32"/>
          <w:szCs w:val="32"/>
          <w:shd w:val="clear" w:color="auto" w:fill="FFFFFF"/>
        </w:rPr>
        <w:t xml:space="preserve">Nous avons choisi d'utiliser une architecture d'API REST </w:t>
      </w:r>
      <w:r w:rsidRPr="00FD7E73">
        <w:rPr>
          <w:rFonts w:cstheme="minorHAnsi"/>
          <w:color w:val="0D0D0D"/>
          <w:sz w:val="32"/>
          <w:szCs w:val="32"/>
          <w:shd w:val="clear" w:color="auto" w:fill="FFFFFF"/>
        </w:rPr>
        <w:lastRenderedPageBreak/>
        <w:t xml:space="preserve">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FD7E73">
        <w:rPr>
          <w:rFonts w:cstheme="minorHAnsi"/>
          <w:color w:val="0D0D0D"/>
          <w:sz w:val="32"/>
          <w:szCs w:val="32"/>
          <w:shd w:val="clear" w:color="auto" w:fill="FFFFFF"/>
        </w:rPr>
        <w:t>Passeport</w:t>
      </w:r>
      <w:r w:rsidRPr="00FD7E73">
        <w:rPr>
          <w:rFonts w:cstheme="minorHAnsi"/>
          <w:color w:val="0D0D0D"/>
          <w:sz w:val="32"/>
          <w:szCs w:val="32"/>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FD7E73">
        <w:rPr>
          <w:rFonts w:cstheme="minorHAnsi"/>
          <w:color w:val="0D0D0D"/>
          <w:sz w:val="32"/>
          <w:szCs w:val="32"/>
          <w:shd w:val="clear" w:color="auto" w:fill="FFFFFF"/>
        </w:rPr>
        <w:t>Passeport</w:t>
      </w:r>
      <w:r w:rsidRPr="00FD7E73">
        <w:rPr>
          <w:rFonts w:cstheme="minorHAnsi"/>
          <w:color w:val="0D0D0D"/>
          <w:sz w:val="32"/>
          <w:szCs w:val="32"/>
          <w:shd w:val="clear" w:color="auto" w:fill="FFFFFF"/>
        </w:rPr>
        <w:t xml:space="preserve"> et l'utilisation des JWT pour l'authentification et l'autorisation des requêtes.</w:t>
      </w:r>
    </w:p>
    <w:p w14:paraId="6BD3487C" w14:textId="210C3C18" w:rsidR="0048542F" w:rsidRPr="00FD7E73" w:rsidRDefault="004473C1" w:rsidP="0022736D">
      <w:pPr>
        <w:ind w:left="1416"/>
        <w:rPr>
          <w:rFonts w:cstheme="minorHAnsi"/>
          <w:b/>
          <w:color w:val="0D0D0D"/>
          <w:sz w:val="32"/>
          <w:szCs w:val="32"/>
          <w:shd w:val="clear" w:color="auto" w:fill="FFFFFF"/>
        </w:rPr>
      </w:pPr>
      <w:r w:rsidRPr="00FD7E73">
        <w:rPr>
          <w:rFonts w:cstheme="minorHAnsi"/>
          <w:b/>
          <w:color w:val="0D0D0D"/>
          <w:sz w:val="32"/>
          <w:szCs w:val="32"/>
          <w:shd w:val="clear" w:color="auto" w:fill="FFFFFF"/>
        </w:rPr>
        <w:t>▪ Principe de JWT :</w:t>
      </w:r>
    </w:p>
    <w:p w14:paraId="0C0A14DB" w14:textId="77777777" w:rsidR="004473C1" w:rsidRPr="00FD7E73" w:rsidRDefault="004473C1"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FD7E73" w:rsidRDefault="004473C1" w:rsidP="0022736D">
      <w:pPr>
        <w:ind w:left="1416"/>
        <w:rPr>
          <w:rFonts w:cstheme="minorHAnsi"/>
          <w:color w:val="0D0D0D"/>
          <w:sz w:val="32"/>
          <w:szCs w:val="32"/>
          <w:shd w:val="clear" w:color="auto" w:fill="FFFFFF"/>
        </w:rPr>
      </w:pPr>
      <w:r w:rsidRPr="00FD7E73">
        <w:rPr>
          <w:rFonts w:cstheme="minorHAnsi"/>
          <w:color w:val="0D0D0D"/>
          <w:sz w:val="32"/>
          <w:szCs w:val="32"/>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FD7E73" w:rsidRDefault="004473C1" w:rsidP="00714C00">
      <w:pPr>
        <w:pStyle w:val="ListParagraph"/>
        <w:numPr>
          <w:ilvl w:val="0"/>
          <w:numId w:val="16"/>
        </w:numPr>
        <w:rPr>
          <w:rFonts w:cstheme="minorHAnsi"/>
          <w:b/>
          <w:color w:val="0D0D0D"/>
          <w:sz w:val="32"/>
          <w:szCs w:val="32"/>
          <w:shd w:val="clear" w:color="auto" w:fill="FFFFFF"/>
        </w:rPr>
      </w:pPr>
      <w:r w:rsidRPr="00FD7E73">
        <w:rPr>
          <w:rFonts w:cstheme="minorHAnsi"/>
          <w:color w:val="0D0D0D"/>
          <w:sz w:val="32"/>
          <w:szCs w:val="32"/>
          <w:shd w:val="clear" w:color="auto" w:fill="FFFFFF"/>
        </w:rPr>
        <w:lastRenderedPageBreak/>
        <w:t>En résumé, JWT offre une solution sécurisée et efficace pour gérer l'authentification et l'autorisation dans les applications web modernes.</w:t>
      </w:r>
    </w:p>
    <w:p w14:paraId="1EB3AC49" w14:textId="6DE53C64" w:rsidR="004473C1" w:rsidRDefault="004473C1" w:rsidP="004473C1">
      <w:pPr>
        <w:pStyle w:val="ListParagraph"/>
        <w:ind w:left="2196"/>
        <w:rPr>
          <w:rFonts w:ascii="Segoe UI" w:hAnsi="Segoe UI" w:cs="Segoe UI"/>
          <w:b/>
          <w:color w:val="0D0D0D"/>
          <w:shd w:val="clear" w:color="auto" w:fill="FFFFFF"/>
        </w:rPr>
      </w:pPr>
    </w:p>
    <w:p w14:paraId="0E4ABA4C" w14:textId="77777777" w:rsidR="004473C1" w:rsidRPr="004473C1" w:rsidRDefault="004473C1" w:rsidP="004473C1">
      <w:pPr>
        <w:pStyle w:val="ListParagraph"/>
        <w:ind w:left="2196"/>
        <w:rPr>
          <w:rFonts w:ascii="Segoe UI" w:hAnsi="Segoe UI" w:cs="Segoe UI"/>
          <w:b/>
          <w:color w:val="0D0D0D"/>
          <w:shd w:val="clear" w:color="auto" w:fill="FFFFFF"/>
        </w:rPr>
      </w:pPr>
    </w:p>
    <w:p w14:paraId="3DA40DB7" w14:textId="01C7FACB" w:rsidR="004473C1" w:rsidRPr="004473C1" w:rsidRDefault="004473C1" w:rsidP="004473C1">
      <w:pPr>
        <w:ind w:left="708"/>
        <w:rPr>
          <w:rFonts w:ascii="Segoe UI" w:hAnsi="Segoe UI" w:cs="Segoe UI"/>
          <w:b/>
          <w:color w:val="0D0D0D"/>
          <w:shd w:val="clear" w:color="auto" w:fill="FFFFFF"/>
        </w:rPr>
      </w:pPr>
      <w:r>
        <w:rPr>
          <w:rFonts w:ascii="Segoe UI" w:hAnsi="Segoe UI" w:cs="Segoe UI"/>
          <w:b/>
          <w:noProof/>
          <w:color w:val="0D0D0D"/>
          <w:shd w:val="clear" w:color="auto" w:fill="FFFFFF"/>
        </w:rPr>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Default="004473C1" w:rsidP="008B0420">
      <w:pPr>
        <w:pStyle w:val="ListParagraph"/>
        <w:ind w:left="1296"/>
        <w:rPr>
          <w:rFonts w:ascii="Segoe UI" w:hAnsi="Segoe UI" w:cs="Segoe UI"/>
          <w:color w:val="0D0D0D"/>
          <w:shd w:val="clear" w:color="auto" w:fill="FFFFFF"/>
        </w:rPr>
      </w:pPr>
    </w:p>
    <w:p w14:paraId="0EFD35D3" w14:textId="2306AA0F" w:rsidR="004473C1" w:rsidRPr="00FD7E73" w:rsidRDefault="004473C1" w:rsidP="008B0420">
      <w:pPr>
        <w:pStyle w:val="ListParagraph"/>
        <w:ind w:left="1296"/>
        <w:rPr>
          <w:rFonts w:cstheme="minorHAnsi"/>
          <w:color w:val="0D0D0D"/>
          <w:sz w:val="32"/>
          <w:szCs w:val="32"/>
          <w:shd w:val="clear" w:color="auto" w:fill="FFFFFF"/>
        </w:rPr>
      </w:pPr>
    </w:p>
    <w:p w14:paraId="51B6C316" w14:textId="2D10870D" w:rsidR="004473C1" w:rsidRPr="00FD7E73" w:rsidRDefault="004473C1" w:rsidP="008B0420">
      <w:pPr>
        <w:pStyle w:val="ListParagraph"/>
        <w:ind w:left="1296"/>
        <w:rPr>
          <w:rFonts w:cstheme="minorHAnsi"/>
          <w:b/>
          <w:color w:val="0D0D0D"/>
          <w:sz w:val="32"/>
          <w:szCs w:val="32"/>
          <w:shd w:val="clear" w:color="auto" w:fill="FFFFFF"/>
        </w:rPr>
      </w:pPr>
      <w:r w:rsidRPr="00FD7E73">
        <w:rPr>
          <w:rFonts w:cstheme="minorHAnsi"/>
          <w:b/>
          <w:color w:val="0D0D0D"/>
          <w:sz w:val="32"/>
          <w:szCs w:val="32"/>
          <w:shd w:val="clear" w:color="auto" w:fill="FFFFFF"/>
        </w:rPr>
        <w:t>▪ Structure de JWT :</w:t>
      </w:r>
    </w:p>
    <w:p w14:paraId="6E19D529" w14:textId="77777777" w:rsidR="004473C1" w:rsidRPr="00FD7E73" w:rsidRDefault="004473C1" w:rsidP="008B0420">
      <w:pPr>
        <w:pStyle w:val="ListParagraph"/>
        <w:ind w:left="1296"/>
        <w:rPr>
          <w:rFonts w:cstheme="minorHAnsi"/>
          <w:b/>
          <w:color w:val="0D0D0D"/>
          <w:sz w:val="32"/>
          <w:szCs w:val="32"/>
          <w:shd w:val="clear" w:color="auto" w:fill="FFFFFF"/>
        </w:rPr>
      </w:pPr>
    </w:p>
    <w:p w14:paraId="0BAB5AD1"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Un JSON Web Token (JWT) est composé de trois parties distinctes qui en définissent la structure. </w:t>
      </w:r>
    </w:p>
    <w:p w14:paraId="0383D143" w14:textId="07380884"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Tout d'abord, l'en-tête (</w:t>
      </w:r>
      <w:r w:rsidRPr="00FD7E73">
        <w:rPr>
          <w:rFonts w:cstheme="minorHAnsi"/>
          <w:b/>
          <w:color w:val="0D0D0D"/>
          <w:sz w:val="32"/>
          <w:szCs w:val="32"/>
          <w:shd w:val="clear" w:color="auto" w:fill="FFFFFF"/>
        </w:rPr>
        <w:t>header</w:t>
      </w:r>
      <w:r w:rsidRPr="00FD7E73">
        <w:rPr>
          <w:rFonts w:cstheme="minorHAnsi"/>
          <w:color w:val="0D0D0D"/>
          <w:sz w:val="32"/>
          <w:szCs w:val="32"/>
          <w:shd w:val="clear" w:color="auto" w:fill="FFFFFF"/>
        </w:rPr>
        <w:t>) contient des métadonnées telles que le type de token (typ) et l'algorithme de signature utilisé (alg).</w:t>
      </w:r>
    </w:p>
    <w:p w14:paraId="533E42D0"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Ensuite, la charge utile (</w:t>
      </w:r>
      <w:r w:rsidRPr="00FD7E73">
        <w:rPr>
          <w:rFonts w:cstheme="minorHAnsi"/>
          <w:b/>
          <w:sz w:val="32"/>
          <w:szCs w:val="32"/>
          <w:shd w:val="clear" w:color="auto" w:fill="FFFFFF"/>
        </w:rPr>
        <w:t>payload</w:t>
      </w:r>
      <w:r w:rsidRPr="00FD7E73">
        <w:rPr>
          <w:rFonts w:cstheme="minorHAnsi"/>
          <w:color w:val="0D0D0D"/>
          <w:sz w:val="32"/>
          <w:szCs w:val="32"/>
          <w:shd w:val="clear" w:color="auto" w:fill="FFFFFF"/>
        </w:rPr>
        <w:t>) transporte les données d'authentification ou d'autorisation, telles que l'identifiant de l'utilisateur, les rôles ou les autorisations.</w:t>
      </w:r>
    </w:p>
    <w:p w14:paraId="16C0FE12" w14:textId="77777777" w:rsidR="00F75342" w:rsidRPr="00FD7E73" w:rsidRDefault="00F75342" w:rsidP="008B0420">
      <w:pPr>
        <w:pStyle w:val="ListParagraph"/>
        <w:ind w:left="1296"/>
        <w:rPr>
          <w:rFonts w:cstheme="minorHAnsi"/>
          <w:color w:val="0D0D0D"/>
          <w:sz w:val="32"/>
          <w:szCs w:val="32"/>
          <w:shd w:val="clear" w:color="auto" w:fill="FFFFFF"/>
        </w:rPr>
      </w:pPr>
      <w:r w:rsidRPr="00FD7E73">
        <w:rPr>
          <w:rFonts w:cstheme="minorHAnsi"/>
          <w:color w:val="0D0D0D"/>
          <w:sz w:val="32"/>
          <w:szCs w:val="32"/>
          <w:shd w:val="clear" w:color="auto" w:fill="FFFFFF"/>
        </w:rPr>
        <w:t xml:space="preserve"> Enfin, la </w:t>
      </w:r>
      <w:r w:rsidRPr="00FD7E73">
        <w:rPr>
          <w:rFonts w:cstheme="minorHAnsi"/>
          <w:b/>
          <w:sz w:val="32"/>
          <w:szCs w:val="32"/>
          <w:shd w:val="clear" w:color="auto" w:fill="FFFFFF"/>
        </w:rPr>
        <w:t>signature</w:t>
      </w:r>
      <w:r w:rsidRPr="00FD7E73">
        <w:rPr>
          <w:rFonts w:cstheme="minorHAnsi"/>
          <w:sz w:val="32"/>
          <w:szCs w:val="32"/>
          <w:shd w:val="clear" w:color="auto" w:fill="FFFFFF"/>
        </w:rPr>
        <w:t xml:space="preserve"> </w:t>
      </w:r>
      <w:r w:rsidRPr="00FD7E73">
        <w:rPr>
          <w:rFonts w:cstheme="minorHAnsi"/>
          <w:color w:val="0D0D0D"/>
          <w:sz w:val="32"/>
          <w:szCs w:val="32"/>
          <w:shd w:val="clear" w:color="auto" w:fill="FFFFFF"/>
        </w:rPr>
        <w:t>garantit l'intégrité du token en combinant de manière sécurisée l'en-tête et la charge utile avec une clé secrète, générant ainsi un hash unique.</w:t>
      </w:r>
    </w:p>
    <w:p w14:paraId="69AAC14A" w14:textId="01ABEE16" w:rsidR="004473C1" w:rsidRPr="00FD7E73" w:rsidRDefault="00F75342" w:rsidP="008B0420">
      <w:pPr>
        <w:pStyle w:val="ListParagraph"/>
        <w:ind w:left="1296"/>
        <w:rPr>
          <w:rFonts w:cstheme="minorHAnsi"/>
          <w:b/>
          <w:color w:val="0D0D0D"/>
          <w:sz w:val="32"/>
          <w:szCs w:val="32"/>
          <w:shd w:val="clear" w:color="auto" w:fill="FFFFFF"/>
        </w:rPr>
      </w:pPr>
      <w:r w:rsidRPr="00FD7E73">
        <w:rPr>
          <w:rFonts w:cstheme="minorHAnsi"/>
          <w:color w:val="0D0D0D"/>
          <w:sz w:val="32"/>
          <w:szCs w:val="32"/>
          <w:shd w:val="clear" w:color="auto" w:fill="FFFFFF"/>
        </w:rPr>
        <w:t xml:space="preserve"> La structure complète du JWT se présente sous la forme suivante : </w:t>
      </w:r>
      <w:proofErr w:type="gramStart"/>
      <w:r w:rsidRPr="00FD7E73">
        <w:rPr>
          <w:rFonts w:cstheme="minorHAnsi"/>
          <w:b/>
          <w:color w:val="0D0D0D"/>
          <w:sz w:val="32"/>
          <w:szCs w:val="32"/>
          <w:shd w:val="clear" w:color="auto" w:fill="FFFFFF"/>
        </w:rPr>
        <w:t>header.payload</w:t>
      </w:r>
      <w:proofErr w:type="gramEnd"/>
      <w:r w:rsidRPr="00FD7E73">
        <w:rPr>
          <w:rFonts w:cstheme="minorHAnsi"/>
          <w:b/>
          <w:color w:val="0D0D0D"/>
          <w:sz w:val="32"/>
          <w:szCs w:val="32"/>
          <w:shd w:val="clear" w:color="auto" w:fill="FFFFFF"/>
        </w:rPr>
        <w:t>.signature.</w:t>
      </w:r>
    </w:p>
    <w:p w14:paraId="3BD96EBA" w14:textId="77777777" w:rsidR="00F75342" w:rsidRDefault="00F75342" w:rsidP="008B0420">
      <w:pPr>
        <w:pStyle w:val="ListParagraph"/>
        <w:ind w:left="1296"/>
        <w:rPr>
          <w:rFonts w:ascii="Segoe UI" w:hAnsi="Segoe UI" w:cs="Segoe UI"/>
          <w:color w:val="0D0D0D"/>
          <w:shd w:val="clear" w:color="auto" w:fill="FFFFFF"/>
        </w:rPr>
      </w:pPr>
    </w:p>
    <w:p w14:paraId="0A2E1FAC" w14:textId="527499DE" w:rsidR="004473C1" w:rsidRDefault="004473C1" w:rsidP="008B0420">
      <w:pPr>
        <w:pStyle w:val="ListParagraph"/>
        <w:ind w:left="1296"/>
        <w:rPr>
          <w:rFonts w:ascii="Segoe UI" w:hAnsi="Segoe UI" w:cs="Segoe UI"/>
          <w:color w:val="0D0D0D"/>
          <w:shd w:val="clear" w:color="auto" w:fill="FFFFFF"/>
        </w:rPr>
      </w:pPr>
    </w:p>
    <w:p w14:paraId="5E3FB61C" w14:textId="1F7999E9" w:rsidR="00F75342" w:rsidRDefault="00F75342" w:rsidP="00F75342">
      <w:pPr>
        <w:pStyle w:val="ListParagraph"/>
        <w:ind w:left="129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11B5C24" wp14:editId="0B52C714">
            <wp:extent cx="4224760" cy="3959315"/>
            <wp:effectExtent l="0" t="0" r="444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1535" cy="3965664"/>
                    </a:xfrm>
                    <a:prstGeom prst="rect">
                      <a:avLst/>
                    </a:prstGeom>
                  </pic:spPr>
                </pic:pic>
              </a:graphicData>
            </a:graphic>
          </wp:inline>
        </w:drawing>
      </w:r>
    </w:p>
    <w:p w14:paraId="17123CF0" w14:textId="086FB959" w:rsidR="00F75342" w:rsidRPr="00FD7E73" w:rsidRDefault="00F75342" w:rsidP="00F75342">
      <w:pPr>
        <w:pStyle w:val="ListParagraph"/>
        <w:ind w:left="1296"/>
        <w:rPr>
          <w:rFonts w:cstheme="minorHAnsi"/>
          <w:color w:val="0D0D0D"/>
          <w:sz w:val="32"/>
          <w:szCs w:val="32"/>
          <w:shd w:val="clear" w:color="auto" w:fill="FFFFFF"/>
        </w:rPr>
      </w:pPr>
    </w:p>
    <w:p w14:paraId="600B2B37" w14:textId="77777777" w:rsidR="0091044F" w:rsidRPr="00FD7E73" w:rsidRDefault="0091044F" w:rsidP="00714C00">
      <w:pPr>
        <w:pStyle w:val="ListParagraph"/>
        <w:numPr>
          <w:ilvl w:val="0"/>
          <w:numId w:val="17"/>
        </w:numPr>
        <w:rPr>
          <w:rFonts w:cstheme="minorHAnsi"/>
          <w:color w:val="0D0D0D"/>
          <w:sz w:val="32"/>
          <w:szCs w:val="32"/>
          <w:shd w:val="clear" w:color="auto" w:fill="FFFFFF"/>
        </w:rPr>
      </w:pPr>
      <w:r w:rsidRPr="00FD7E73">
        <w:rPr>
          <w:rFonts w:cstheme="minorHAnsi"/>
          <w:color w:val="0D0D0D"/>
          <w:sz w:val="32"/>
          <w:szCs w:val="32"/>
          <w:shd w:val="clear" w:color="auto" w:fill="FFFFFF"/>
        </w:rPr>
        <w:t>La figure suivante montre un JWT qui a le Header et le Payload précédents et il est signé avec un secret :</w:t>
      </w:r>
    </w:p>
    <w:p w14:paraId="41264973" w14:textId="167821C2" w:rsidR="00F75342" w:rsidRDefault="00F75342" w:rsidP="0091044F">
      <w:pPr>
        <w:pStyle w:val="ListParagraph"/>
        <w:ind w:left="1656"/>
        <w:rPr>
          <w:rFonts w:ascii="Segoe UI" w:hAnsi="Segoe UI" w:cs="Segoe UI"/>
          <w:color w:val="0D0D0D"/>
          <w:shd w:val="clear" w:color="auto" w:fill="FFFFFF"/>
        </w:rPr>
      </w:pPr>
    </w:p>
    <w:p w14:paraId="59B6C0FD" w14:textId="63B39D32" w:rsidR="004473C1" w:rsidRPr="00827C5D" w:rsidRDefault="0091044F" w:rsidP="00827C5D">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8783A92">
            <wp:extent cx="5678311" cy="33820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r:embed="rId20">
                      <a:extLst>
                        <a:ext uri="{28A0092B-C50C-407E-A947-70E740481C1C}">
                          <a14:useLocalDpi xmlns:a14="http://schemas.microsoft.com/office/drawing/2010/main" val="0"/>
                        </a:ext>
                      </a:extLst>
                    </a:blip>
                    <a:stretch>
                      <a:fillRect/>
                    </a:stretch>
                  </pic:blipFill>
                  <pic:spPr>
                    <a:xfrm>
                      <a:off x="0" y="0"/>
                      <a:ext cx="5689799" cy="3388852"/>
                    </a:xfrm>
                    <a:prstGeom prst="rect">
                      <a:avLst/>
                    </a:prstGeom>
                  </pic:spPr>
                </pic:pic>
              </a:graphicData>
            </a:graphic>
          </wp:inline>
        </w:drawing>
      </w:r>
    </w:p>
    <w:p w14:paraId="2345327B" w14:textId="4C1F61B8" w:rsidR="0091044F" w:rsidRPr="00827C5D" w:rsidRDefault="0091044F" w:rsidP="00714C00">
      <w:pPr>
        <w:pStyle w:val="ListParagraph"/>
        <w:numPr>
          <w:ilvl w:val="0"/>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lastRenderedPageBreak/>
        <w:t>Choix de la méthodologie et formalisme adoptés :</w:t>
      </w:r>
    </w:p>
    <w:p w14:paraId="77F5366A" w14:textId="77777777" w:rsidR="0091044F" w:rsidRPr="00827C5D" w:rsidRDefault="0091044F" w:rsidP="0091044F">
      <w:pPr>
        <w:pStyle w:val="ListParagraph"/>
        <w:ind w:left="1296"/>
        <w:rPr>
          <w:rFonts w:cstheme="minorHAnsi"/>
          <w:color w:val="0D0D0D"/>
          <w:sz w:val="32"/>
          <w:szCs w:val="32"/>
          <w:shd w:val="clear" w:color="auto" w:fill="FFFFFF"/>
        </w:rPr>
      </w:pPr>
    </w:p>
    <w:p w14:paraId="308496E8" w14:textId="5D6450C4" w:rsidR="0091044F" w:rsidRPr="00827C5D" w:rsidRDefault="001852C7" w:rsidP="0091044F">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827C5D" w:rsidRDefault="001852C7" w:rsidP="0091044F">
      <w:pPr>
        <w:pStyle w:val="ListParagraph"/>
        <w:ind w:left="1296"/>
        <w:rPr>
          <w:rFonts w:cstheme="minorHAnsi"/>
          <w:color w:val="0D0D0D"/>
          <w:sz w:val="32"/>
          <w:szCs w:val="32"/>
          <w:shd w:val="clear" w:color="auto" w:fill="FFFFFF"/>
        </w:rPr>
      </w:pPr>
    </w:p>
    <w:p w14:paraId="57503596" w14:textId="17435399" w:rsidR="001852C7" w:rsidRPr="00827C5D" w:rsidRDefault="001852C7" w:rsidP="00714C00">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Choix de la méthodologie :</w:t>
      </w:r>
    </w:p>
    <w:p w14:paraId="472CA85A" w14:textId="77777777" w:rsidR="001852C7" w:rsidRPr="00827C5D" w:rsidRDefault="001852C7" w:rsidP="001852C7">
      <w:pPr>
        <w:pStyle w:val="ListParagraph"/>
        <w:ind w:left="2832"/>
        <w:rPr>
          <w:rFonts w:cstheme="minorHAnsi"/>
          <w:color w:val="0D0D0D"/>
          <w:sz w:val="32"/>
          <w:szCs w:val="32"/>
          <w:shd w:val="clear" w:color="auto" w:fill="FFFFFF"/>
        </w:rPr>
      </w:pPr>
    </w:p>
    <w:p w14:paraId="79FF1F10" w14:textId="3D801B02" w:rsidR="0091044F" w:rsidRPr="00827C5D" w:rsidRDefault="001852C7" w:rsidP="00F74415">
      <w:pPr>
        <w:ind w:left="1416"/>
        <w:rPr>
          <w:rFonts w:cstheme="minorHAnsi"/>
          <w:color w:val="0D0D0D"/>
          <w:sz w:val="32"/>
          <w:szCs w:val="32"/>
          <w:shd w:val="clear" w:color="auto" w:fill="FFFFFF"/>
        </w:rPr>
      </w:pPr>
      <w:r w:rsidRPr="00827C5D">
        <w:rPr>
          <w:rFonts w:cstheme="minorHAnsi"/>
          <w:color w:val="0D0D0D"/>
          <w:sz w:val="32"/>
          <w:szCs w:val="32"/>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827C5D" w:rsidRDefault="001852C7" w:rsidP="00F74415">
      <w:pPr>
        <w:ind w:left="1416"/>
        <w:rPr>
          <w:rFonts w:cstheme="minorHAnsi"/>
          <w:color w:val="0D0D0D"/>
          <w:sz w:val="32"/>
          <w:szCs w:val="32"/>
          <w:shd w:val="clear" w:color="auto" w:fill="FFFFFF"/>
        </w:rPr>
      </w:pPr>
      <w:r w:rsidRPr="00827C5D">
        <w:rPr>
          <w:rFonts w:cstheme="minorHAnsi"/>
          <w:color w:val="0D0D0D"/>
          <w:sz w:val="32"/>
          <w:szCs w:val="32"/>
          <w:shd w:val="clear" w:color="auto" w:fill="FFFFFF"/>
        </w:rPr>
        <w:t>Une méthode Agile</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garantit une meilleure qualité de communication avec l’utilisateur, une meilleure visibilité du</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client sur l’avancement des travaux, un meilleur contrôle de qualité par le fait que les tests sont</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effectués en continu, ce qui permet de détecter rapidement les problèmes. Elle intègre aussi la</w:t>
      </w:r>
      <w:r w:rsidR="00F74415" w:rsidRPr="00827C5D">
        <w:rPr>
          <w:rFonts w:cstheme="minorHAnsi"/>
          <w:color w:val="0D0D0D"/>
          <w:sz w:val="32"/>
          <w:szCs w:val="32"/>
          <w:shd w:val="clear" w:color="auto" w:fill="FFFFFF"/>
        </w:rPr>
        <w:t xml:space="preserve"> </w:t>
      </w:r>
      <w:r w:rsidRPr="00827C5D">
        <w:rPr>
          <w:rFonts w:cstheme="minorHAnsi"/>
          <w:color w:val="0D0D0D"/>
          <w:sz w:val="32"/>
          <w:szCs w:val="32"/>
          <w:shd w:val="clear" w:color="auto" w:fill="FFFFFF"/>
        </w:rPr>
        <w:t>notion de travail en équipe [</w:t>
      </w:r>
      <w:r w:rsidR="00F74415" w:rsidRPr="00827C5D">
        <w:rPr>
          <w:rFonts w:cstheme="minorHAnsi"/>
          <w:color w:val="0D0D0D"/>
          <w:sz w:val="32"/>
          <w:szCs w:val="32"/>
          <w:shd w:val="clear" w:color="auto" w:fill="FFFFFF"/>
        </w:rPr>
        <w:t>6</w:t>
      </w:r>
      <w:r w:rsidRPr="00827C5D">
        <w:rPr>
          <w:rFonts w:cstheme="minorHAnsi"/>
          <w:color w:val="0D0D0D"/>
          <w:sz w:val="32"/>
          <w:szCs w:val="32"/>
          <w:shd w:val="clear" w:color="auto" w:fill="FFFFFF"/>
        </w:rPr>
        <w:t>].</w:t>
      </w:r>
    </w:p>
    <w:p w14:paraId="1915D320" w14:textId="77777777" w:rsidR="00F74415" w:rsidRPr="00827C5D" w:rsidRDefault="00F74415" w:rsidP="00F74415">
      <w:pPr>
        <w:pStyle w:val="ListParagraph"/>
        <w:ind w:left="141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Parmi les méthodes Agiles, nous utilisons « </w:t>
      </w:r>
      <w:r w:rsidRPr="00827C5D">
        <w:rPr>
          <w:rFonts w:cstheme="minorHAnsi"/>
          <w:b/>
          <w:sz w:val="32"/>
          <w:szCs w:val="32"/>
          <w:shd w:val="clear" w:color="auto" w:fill="FFFFFF"/>
        </w:rPr>
        <w:t>SCRUM</w:t>
      </w:r>
      <w:r w:rsidRPr="00827C5D">
        <w:rPr>
          <w:rFonts w:cstheme="minorHAnsi"/>
          <w:sz w:val="32"/>
          <w:szCs w:val="32"/>
          <w:shd w:val="clear" w:color="auto" w:fill="FFFFFF"/>
        </w:rPr>
        <w:t xml:space="preserve"> </w:t>
      </w:r>
      <w:r w:rsidRPr="00827C5D">
        <w:rPr>
          <w:rFonts w:cstheme="minorHAnsi"/>
          <w:color w:val="0D0D0D"/>
          <w:sz w:val="32"/>
          <w:szCs w:val="32"/>
          <w:shd w:val="clear" w:color="auto" w:fill="FFFFFF"/>
        </w:rPr>
        <w:t xml:space="preserve">» pour la réalisation de notre projet. </w:t>
      </w:r>
    </w:p>
    <w:p w14:paraId="79587A19" w14:textId="5F95E504" w:rsidR="0091044F" w:rsidRPr="00827C5D" w:rsidRDefault="00F74415" w:rsidP="00F74415">
      <w:pPr>
        <w:pStyle w:val="ListParagraph"/>
        <w:ind w:left="1416"/>
        <w:rPr>
          <w:rFonts w:cstheme="minorHAnsi"/>
          <w:color w:val="0D0D0D"/>
          <w:sz w:val="32"/>
          <w:szCs w:val="32"/>
          <w:shd w:val="clear" w:color="auto" w:fill="FFFFFF"/>
        </w:rPr>
      </w:pPr>
      <w:r w:rsidRPr="00827C5D">
        <w:rPr>
          <w:rFonts w:cstheme="minorHAnsi"/>
          <w:color w:val="0D0D0D"/>
          <w:sz w:val="32"/>
          <w:szCs w:val="32"/>
          <w:shd w:val="clear" w:color="auto" w:fill="FFFFFF"/>
        </w:rPr>
        <w:lastRenderedPageBreak/>
        <w:t>En effet, nous travaillons en équipe et le produit est livré à chaque terminaison d’une tâche. En plus le client est toujours intervenant dans le test de la solution.</w:t>
      </w:r>
    </w:p>
    <w:p w14:paraId="147FA485" w14:textId="77777777" w:rsidR="00F74415" w:rsidRPr="00827C5D" w:rsidRDefault="00F74415" w:rsidP="00F74415">
      <w:pPr>
        <w:pStyle w:val="ListParagraph"/>
        <w:ind w:left="1416"/>
        <w:rPr>
          <w:rFonts w:cstheme="minorHAnsi"/>
          <w:color w:val="0D0D0D"/>
          <w:sz w:val="32"/>
          <w:szCs w:val="32"/>
          <w:shd w:val="clear" w:color="auto" w:fill="FFFFFF"/>
        </w:rPr>
      </w:pPr>
    </w:p>
    <w:p w14:paraId="17BDC8F5" w14:textId="0AB3EDB1" w:rsidR="00F74415" w:rsidRPr="00827C5D" w:rsidRDefault="00F74415" w:rsidP="00714C00">
      <w:pPr>
        <w:pStyle w:val="ListParagraph"/>
        <w:numPr>
          <w:ilvl w:val="0"/>
          <w:numId w:val="17"/>
        </w:numPr>
        <w:rPr>
          <w:rFonts w:cstheme="minorHAnsi"/>
          <w:color w:val="0D0D0D"/>
          <w:sz w:val="32"/>
          <w:szCs w:val="32"/>
          <w:shd w:val="clear" w:color="auto" w:fill="FFFFFF"/>
        </w:rPr>
      </w:pPr>
      <w:r w:rsidRPr="00827C5D">
        <w:rPr>
          <w:rFonts w:cstheme="minorHAnsi"/>
          <w:color w:val="0D0D0D"/>
          <w:sz w:val="32"/>
          <w:szCs w:val="32"/>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827C5D">
        <w:rPr>
          <w:rFonts w:cstheme="minorHAnsi"/>
          <w:color w:val="0D0D0D"/>
          <w:sz w:val="32"/>
          <w:szCs w:val="32"/>
          <w:shd w:val="clear" w:color="auto" w:fill="FFFFFF"/>
        </w:rPr>
        <w:t>l‘admin</w:t>
      </w:r>
      <w:r w:rsidRPr="00827C5D">
        <w:rPr>
          <w:rFonts w:cstheme="minorHAnsi"/>
          <w:color w:val="0D0D0D"/>
          <w:sz w:val="32"/>
          <w:szCs w:val="32"/>
          <w:shd w:val="clear" w:color="auto" w:fill="FFFFFF"/>
        </w:rPr>
        <w:t xml:space="preserve"> dans le processus de test de la solution, assurant ainsi une adaptation continue aux besoins et une qualité optimale du produit final.</w:t>
      </w:r>
    </w:p>
    <w:p w14:paraId="0AEB9107" w14:textId="0BECB263" w:rsidR="0091044F" w:rsidRPr="00827C5D" w:rsidRDefault="0091044F" w:rsidP="00F74415">
      <w:pPr>
        <w:pStyle w:val="ListParagraph"/>
        <w:ind w:left="1296"/>
        <w:rPr>
          <w:rFonts w:cstheme="minorHAnsi"/>
          <w:color w:val="0D0D0D"/>
          <w:sz w:val="32"/>
          <w:szCs w:val="32"/>
          <w:shd w:val="clear" w:color="auto" w:fill="FFFFFF"/>
        </w:rPr>
      </w:pPr>
    </w:p>
    <w:p w14:paraId="12843E29" w14:textId="4BC3D3A8" w:rsidR="00F74415" w:rsidRPr="00827C5D" w:rsidRDefault="00F74415" w:rsidP="00714C00">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Définition du Scrum :</w:t>
      </w:r>
    </w:p>
    <w:p w14:paraId="69E9DCAD" w14:textId="77777777" w:rsidR="00F74415" w:rsidRPr="00827C5D" w:rsidRDefault="00F74415" w:rsidP="00F74415">
      <w:pPr>
        <w:pStyle w:val="ListParagraph"/>
        <w:ind w:left="1656"/>
        <w:rPr>
          <w:rFonts w:cstheme="minorHAnsi"/>
          <w:color w:val="0D0D0D"/>
          <w:sz w:val="32"/>
          <w:szCs w:val="32"/>
          <w:shd w:val="clear" w:color="auto" w:fill="FFFFFF"/>
        </w:rPr>
      </w:pPr>
    </w:p>
    <w:p w14:paraId="2296CE1B" w14:textId="77777777" w:rsidR="00B546D0" w:rsidRPr="00827C5D" w:rsidRDefault="00B546D0" w:rsidP="00B546D0">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Son principe est d’accuser et de donner le choix d’organisation à</w:t>
      </w:r>
    </w:p>
    <w:p w14:paraId="3FE7441A" w14:textId="1CDF14D0" w:rsidR="00B546D0" w:rsidRPr="00827C5D" w:rsidRDefault="00B546D0" w:rsidP="00B546D0">
      <w:pPr>
        <w:pStyle w:val="ListParagraph"/>
        <w:ind w:left="12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une</w:t>
      </w:r>
      <w:proofErr w:type="gramEnd"/>
      <w:r w:rsidRPr="00827C5D">
        <w:rPr>
          <w:rFonts w:cstheme="minorHAnsi"/>
          <w:color w:val="0D0D0D"/>
          <w:sz w:val="32"/>
          <w:szCs w:val="32"/>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p>
    <w:p w14:paraId="43C8DA8B" w14:textId="49968F1D" w:rsidR="0091044F" w:rsidRPr="00827C5D" w:rsidRDefault="00B546D0" w:rsidP="00B546D0">
      <w:pPr>
        <w:pStyle w:val="ListParagraph"/>
        <w:ind w:left="12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ensemble</w:t>
      </w:r>
      <w:proofErr w:type="gramEnd"/>
      <w:r w:rsidRPr="00827C5D">
        <w:rPr>
          <w:rFonts w:cstheme="minorHAnsi"/>
          <w:color w:val="0D0D0D"/>
          <w:sz w:val="32"/>
          <w:szCs w:val="32"/>
          <w:shd w:val="clear" w:color="auto" w:fill="FFFFFF"/>
        </w:rPr>
        <w:t xml:space="preserve"> pour atteindre un but commun.[7]</w:t>
      </w:r>
    </w:p>
    <w:p w14:paraId="1AC9D7B5" w14:textId="571C42B1" w:rsidR="0091044F" w:rsidRPr="00827C5D" w:rsidRDefault="0091044F" w:rsidP="00F74415">
      <w:pPr>
        <w:pStyle w:val="ListParagraph"/>
        <w:ind w:left="1296"/>
        <w:rPr>
          <w:rFonts w:cstheme="minorHAnsi"/>
          <w:b/>
          <w:color w:val="0D0D0D"/>
          <w:sz w:val="32"/>
          <w:szCs w:val="32"/>
          <w:shd w:val="clear" w:color="auto" w:fill="FFFFFF"/>
        </w:rPr>
      </w:pPr>
    </w:p>
    <w:p w14:paraId="73E94D4F" w14:textId="77777777" w:rsidR="00827C5D" w:rsidRDefault="00BC7FDA" w:rsidP="00714C00">
      <w:pPr>
        <w:pStyle w:val="ListParagraph"/>
        <w:numPr>
          <w:ilvl w:val="1"/>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t>Cycle de vie de la méthode Scrum :</w:t>
      </w:r>
    </w:p>
    <w:p w14:paraId="566A86BC" w14:textId="2C527F45" w:rsidR="0091044F" w:rsidRPr="00827C5D" w:rsidRDefault="00BC7FDA" w:rsidP="00827C5D">
      <w:pPr>
        <w:pStyle w:val="ListParagraph"/>
        <w:ind w:left="1656"/>
        <w:rPr>
          <w:rFonts w:cstheme="minorHAnsi"/>
          <w:b/>
          <w:color w:val="0D0D0D"/>
          <w:sz w:val="32"/>
          <w:szCs w:val="32"/>
          <w:shd w:val="clear" w:color="auto" w:fill="FFFFFF"/>
        </w:rPr>
      </w:pPr>
      <w:r w:rsidRPr="00827C5D">
        <w:rPr>
          <w:noProof/>
          <w:shd w:val="clear" w:color="auto" w:fill="FFFFFF"/>
        </w:rPr>
        <w:lastRenderedPageBreak/>
        <mc:AlternateContent>
          <mc:Choice Requires="wps">
            <w:drawing>
              <wp:anchor distT="45720" distB="45720" distL="114300" distR="114300" simplePos="0" relativeHeight="251665408" behindDoc="0" locked="0" layoutInCell="1" allowOverlap="1" wp14:anchorId="4F82BC6E" wp14:editId="22605DF9">
                <wp:simplePos x="0" y="0"/>
                <wp:positionH relativeFrom="margin">
                  <wp:posOffset>916940</wp:posOffset>
                </wp:positionH>
                <wp:positionV relativeFrom="paragraph">
                  <wp:posOffset>685800</wp:posOffset>
                </wp:positionV>
                <wp:extent cx="4826000" cy="1404620"/>
                <wp:effectExtent l="0" t="0" r="12700" b="2730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1404620"/>
                        </a:xfrm>
                        <a:prstGeom prst="rect">
                          <a:avLst/>
                        </a:prstGeom>
                        <a:solidFill>
                          <a:srgbClr val="FFFFFF"/>
                        </a:solidFill>
                        <a:ln w="9525">
                          <a:solidFill>
                            <a:srgbClr val="000000"/>
                          </a:solidFill>
                          <a:miter lim="800000"/>
                          <a:headEnd/>
                          <a:tailEnd/>
                        </a:ln>
                      </wps:spPr>
                      <wps:txbx>
                        <w:txbxContent>
                          <w:p w14:paraId="1F07D326" w14:textId="77777777" w:rsidR="009F0D2E" w:rsidRPr="00827C5D" w:rsidRDefault="009F0D2E" w:rsidP="00714C00">
                            <w:pPr>
                              <w:pStyle w:val="ListParagraph"/>
                              <w:numPr>
                                <w:ilvl w:val="0"/>
                                <w:numId w:val="18"/>
                              </w:numPr>
                              <w:rPr>
                                <w:sz w:val="32"/>
                                <w:szCs w:val="32"/>
                              </w:rPr>
                            </w:pPr>
                            <w:r w:rsidRPr="00827C5D">
                              <w:rPr>
                                <w:b/>
                                <w:sz w:val="32"/>
                                <w:szCs w:val="32"/>
                              </w:rPr>
                              <w:t>Product Owner (PO) :</w:t>
                            </w:r>
                            <w:r w:rsidRPr="00827C5D">
                              <w:rPr>
                                <w:sz w:val="32"/>
                                <w:szCs w:val="32"/>
                              </w:rPr>
                              <w:t xml:space="preserve"> Il est l'un des acteurs clés du processus scrum.</w:t>
                            </w:r>
                          </w:p>
                          <w:p w14:paraId="7D036145" w14:textId="77777777" w:rsidR="009F0D2E" w:rsidRPr="00827C5D" w:rsidRDefault="009F0D2E" w:rsidP="00827C5D">
                            <w:pPr>
                              <w:ind w:left="708"/>
                              <w:rPr>
                                <w:sz w:val="32"/>
                                <w:szCs w:val="32"/>
                              </w:rPr>
                            </w:pPr>
                            <w:r w:rsidRPr="00827C5D">
                              <w:rPr>
                                <w:sz w:val="32"/>
                                <w:szCs w:val="32"/>
                              </w:rPr>
                              <w:t>Son rôle est de faire le pont entre la partie métier et la partie technique du projet. Il est donc le relai entre le client et l’équipe de développement.</w:t>
                            </w:r>
                          </w:p>
                          <w:p w14:paraId="3D6D1A82" w14:textId="232C7EA6" w:rsidR="009F0D2E" w:rsidRPr="00827C5D" w:rsidRDefault="009F0D2E" w:rsidP="00827C5D">
                            <w:pPr>
                              <w:ind w:left="708"/>
                              <w:rPr>
                                <w:sz w:val="32"/>
                                <w:szCs w:val="32"/>
                              </w:rPr>
                            </w:pPr>
                            <w:r w:rsidRPr="00827C5D">
                              <w:rPr>
                                <w:sz w:val="32"/>
                                <w:szCs w:val="32"/>
                              </w:rPr>
                              <w:t xml:space="preserve"> Le Product Owner porte la vision du produit scrum. </w:t>
                            </w:r>
                          </w:p>
                          <w:p w14:paraId="5B8CEFF2" w14:textId="3E5E37B0" w:rsidR="009F0D2E" w:rsidRPr="00827C5D" w:rsidRDefault="009F0D2E" w:rsidP="00827C5D">
                            <w:pPr>
                              <w:ind w:left="708"/>
                              <w:rPr>
                                <w:sz w:val="32"/>
                                <w:szCs w:val="32"/>
                              </w:rPr>
                            </w:pPr>
                            <w:r w:rsidRPr="00827C5D">
                              <w:rPr>
                                <w:sz w:val="32"/>
                                <w:szCs w:val="32"/>
                              </w:rPr>
                              <w:t xml:space="preserve">Il est responsable de la rédaction des user stories et chargé de maintenir le Product </w:t>
                            </w:r>
                            <w:proofErr w:type="spellStart"/>
                            <w:r w:rsidRPr="00827C5D">
                              <w:rPr>
                                <w:sz w:val="32"/>
                                <w:szCs w:val="32"/>
                              </w:rPr>
                              <w:t>Backlog</w:t>
                            </w:r>
                            <w:proofErr w:type="spellEnd"/>
                            <w:r w:rsidRPr="00827C5D">
                              <w:rPr>
                                <w:sz w:val="32"/>
                                <w:szCs w:val="32"/>
                              </w:rPr>
                              <w:t xml:space="preserve"> à </w:t>
                            </w:r>
                            <w:proofErr w:type="gramStart"/>
                            <w:r w:rsidRPr="00827C5D">
                              <w:rPr>
                                <w:sz w:val="32"/>
                                <w:szCs w:val="32"/>
                              </w:rPr>
                              <w:t>jour.[</w:t>
                            </w:r>
                            <w:proofErr w:type="gramEnd"/>
                            <w:r w:rsidRPr="00827C5D">
                              <w:rPr>
                                <w:sz w:val="32"/>
                                <w:szCs w:val="32"/>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82BC6E" id="_x0000_t202" coordsize="21600,21600" o:spt="202" path="m,l,21600r21600,l21600,xe">
                <v:stroke joinstyle="miter"/>
                <v:path gradientshapeok="t" o:connecttype="rect"/>
              </v:shapetype>
              <v:shape id="Text Box 2" o:spid="_x0000_s1026" type="#_x0000_t202" style="position:absolute;left:0;text-align:left;margin-left:72.2pt;margin-top:54pt;width:380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">
                <v:textbox style="mso-fit-shape-to-text:t">
                  <w:txbxContent>
                    <w:p w14:paraId="1F07D326" w14:textId="77777777" w:rsidR="009F0D2E" w:rsidRPr="00827C5D" w:rsidRDefault="009F0D2E" w:rsidP="00714C00">
                      <w:pPr>
                        <w:pStyle w:val="ListParagraph"/>
                        <w:numPr>
                          <w:ilvl w:val="0"/>
                          <w:numId w:val="18"/>
                        </w:numPr>
                        <w:rPr>
                          <w:sz w:val="32"/>
                          <w:szCs w:val="32"/>
                        </w:rPr>
                      </w:pPr>
                      <w:r w:rsidRPr="00827C5D">
                        <w:rPr>
                          <w:b/>
                          <w:sz w:val="32"/>
                          <w:szCs w:val="32"/>
                        </w:rPr>
                        <w:t>Product Owner (PO) :</w:t>
                      </w:r>
                      <w:r w:rsidRPr="00827C5D">
                        <w:rPr>
                          <w:sz w:val="32"/>
                          <w:szCs w:val="32"/>
                        </w:rPr>
                        <w:t xml:space="preserve"> Il est l'un des acteurs clés du processus scrum.</w:t>
                      </w:r>
                    </w:p>
                    <w:p w14:paraId="7D036145" w14:textId="77777777" w:rsidR="009F0D2E" w:rsidRPr="00827C5D" w:rsidRDefault="009F0D2E" w:rsidP="00827C5D">
                      <w:pPr>
                        <w:ind w:left="708"/>
                        <w:rPr>
                          <w:sz w:val="32"/>
                          <w:szCs w:val="32"/>
                        </w:rPr>
                      </w:pPr>
                      <w:r w:rsidRPr="00827C5D">
                        <w:rPr>
                          <w:sz w:val="32"/>
                          <w:szCs w:val="32"/>
                        </w:rPr>
                        <w:t>Son rôle est de faire le pont entre la partie métier et la partie technique du projet. Il est donc le relai entre le client et l’équipe de développement.</w:t>
                      </w:r>
                    </w:p>
                    <w:p w14:paraId="3D6D1A82" w14:textId="232C7EA6" w:rsidR="009F0D2E" w:rsidRPr="00827C5D" w:rsidRDefault="009F0D2E" w:rsidP="00827C5D">
                      <w:pPr>
                        <w:ind w:left="708"/>
                        <w:rPr>
                          <w:sz w:val="32"/>
                          <w:szCs w:val="32"/>
                        </w:rPr>
                      </w:pPr>
                      <w:r w:rsidRPr="00827C5D">
                        <w:rPr>
                          <w:sz w:val="32"/>
                          <w:szCs w:val="32"/>
                        </w:rPr>
                        <w:t xml:space="preserve"> Le Product Owner porte la vision du produit scrum. </w:t>
                      </w:r>
                    </w:p>
                    <w:p w14:paraId="5B8CEFF2" w14:textId="3E5E37B0" w:rsidR="009F0D2E" w:rsidRPr="00827C5D" w:rsidRDefault="009F0D2E" w:rsidP="00827C5D">
                      <w:pPr>
                        <w:ind w:left="708"/>
                        <w:rPr>
                          <w:sz w:val="32"/>
                          <w:szCs w:val="32"/>
                        </w:rPr>
                      </w:pPr>
                      <w:r w:rsidRPr="00827C5D">
                        <w:rPr>
                          <w:sz w:val="32"/>
                          <w:szCs w:val="32"/>
                        </w:rPr>
                        <w:t xml:space="preserve">Il est responsable de la rédaction des user stories et chargé de maintenir le Product </w:t>
                      </w:r>
                      <w:proofErr w:type="spellStart"/>
                      <w:r w:rsidRPr="00827C5D">
                        <w:rPr>
                          <w:sz w:val="32"/>
                          <w:szCs w:val="32"/>
                        </w:rPr>
                        <w:t>Backlog</w:t>
                      </w:r>
                      <w:proofErr w:type="spellEnd"/>
                      <w:r w:rsidRPr="00827C5D">
                        <w:rPr>
                          <w:sz w:val="32"/>
                          <w:szCs w:val="32"/>
                        </w:rPr>
                        <w:t xml:space="preserve"> à </w:t>
                      </w:r>
                      <w:proofErr w:type="gramStart"/>
                      <w:r w:rsidRPr="00827C5D">
                        <w:rPr>
                          <w:sz w:val="32"/>
                          <w:szCs w:val="32"/>
                        </w:rPr>
                        <w:t>jour.[</w:t>
                      </w:r>
                      <w:proofErr w:type="gramEnd"/>
                      <w:r w:rsidRPr="00827C5D">
                        <w:rPr>
                          <w:sz w:val="32"/>
                          <w:szCs w:val="32"/>
                        </w:rPr>
                        <w:t>8]</w:t>
                      </w:r>
                    </w:p>
                  </w:txbxContent>
                </v:textbox>
                <w10:wrap type="square" anchorx="margin"/>
              </v:shape>
            </w:pict>
          </mc:Fallback>
        </mc:AlternateContent>
      </w:r>
      <w:r w:rsidRPr="00827C5D">
        <w:rPr>
          <w:rFonts w:cstheme="minorHAnsi"/>
          <w:color w:val="0D0D0D"/>
          <w:sz w:val="32"/>
          <w:szCs w:val="32"/>
          <w:shd w:val="clear" w:color="auto" w:fill="FFFFFF"/>
        </w:rPr>
        <w:t>Elle est composée d’un Scrum Master, d’un Product Owner et d’équipe de développement.</w:t>
      </w:r>
    </w:p>
    <w:p w14:paraId="20F0D612" w14:textId="75E6888D" w:rsidR="00BC7FDA" w:rsidRPr="00827C5D" w:rsidRDefault="00827C5D"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429C512F">
                <wp:simplePos x="0" y="0"/>
                <wp:positionH relativeFrom="margin">
                  <wp:align>right</wp:align>
                </wp:positionH>
                <wp:positionV relativeFrom="paragraph">
                  <wp:posOffset>5295830</wp:posOffset>
                </wp:positionV>
                <wp:extent cx="4813935" cy="1512570"/>
                <wp:effectExtent l="0" t="0" r="24765" b="1143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3935" cy="1512711"/>
                        </a:xfrm>
                        <a:prstGeom prst="rect">
                          <a:avLst/>
                        </a:prstGeom>
                        <a:solidFill>
                          <a:srgbClr val="FFFFFF"/>
                        </a:solidFill>
                        <a:ln w="9525">
                          <a:solidFill>
                            <a:srgbClr val="000000"/>
                          </a:solidFill>
                          <a:miter lim="800000"/>
                          <a:headEnd/>
                          <a:tailEnd/>
                        </a:ln>
                      </wps:spPr>
                      <wps:txbx>
                        <w:txbxContent>
                          <w:p w14:paraId="407B60E6" w14:textId="2808F8C8" w:rsidR="009F0D2E" w:rsidRPr="00827C5D" w:rsidRDefault="009F0D2E" w:rsidP="00714C00">
                            <w:pPr>
                              <w:pStyle w:val="ListParagraph"/>
                              <w:numPr>
                                <w:ilvl w:val="0"/>
                                <w:numId w:val="20"/>
                              </w:numPr>
                              <w:rPr>
                                <w:rFonts w:cstheme="minorHAnsi"/>
                                <w:sz w:val="32"/>
                                <w:szCs w:val="32"/>
                              </w:rPr>
                            </w:pPr>
                            <w:r w:rsidRPr="00827C5D">
                              <w:rPr>
                                <w:rFonts w:cstheme="minorHAnsi"/>
                                <w:b/>
                                <w:sz w:val="32"/>
                                <w:szCs w:val="32"/>
                              </w:rPr>
                              <w:t>Équipe Scrum (l’équipe de développement) :</w:t>
                            </w:r>
                            <w:r w:rsidRPr="00827C5D">
                              <w:rPr>
                                <w:rFonts w:cstheme="minorHAnsi"/>
                                <w:sz w:val="32"/>
                                <w:szCs w:val="32"/>
                              </w:rPr>
                              <w:t xml:space="preserve"> cette équipe se compose de trois à dix développeurs. Elle est responsable de la mise en œuvre des solutions techniques et de la réalisation des tâches de développement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F1650" id="_x0000_s1027" type="#_x0000_t202" style="position:absolute;margin-left:327.85pt;margin-top:417pt;width:379.05pt;height:119.1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">
                <v:textbox>
                  <w:txbxContent>
                    <w:p w14:paraId="407B60E6" w14:textId="2808F8C8" w:rsidR="009F0D2E" w:rsidRPr="00827C5D" w:rsidRDefault="009F0D2E" w:rsidP="00714C00">
                      <w:pPr>
                        <w:pStyle w:val="ListParagraph"/>
                        <w:numPr>
                          <w:ilvl w:val="0"/>
                          <w:numId w:val="20"/>
                        </w:numPr>
                        <w:rPr>
                          <w:rFonts w:cstheme="minorHAnsi"/>
                          <w:sz w:val="32"/>
                          <w:szCs w:val="32"/>
                        </w:rPr>
                      </w:pPr>
                      <w:r w:rsidRPr="00827C5D">
                        <w:rPr>
                          <w:rFonts w:cstheme="minorHAnsi"/>
                          <w:b/>
                          <w:sz w:val="32"/>
                          <w:szCs w:val="32"/>
                        </w:rPr>
                        <w:t>Équipe Scrum (l’équipe de développement) :</w:t>
                      </w:r>
                      <w:r w:rsidRPr="00827C5D">
                        <w:rPr>
                          <w:rFonts w:cstheme="minorHAnsi"/>
                          <w:sz w:val="32"/>
                          <w:szCs w:val="32"/>
                        </w:rPr>
                        <w:t xml:space="preserve"> cette équipe se compose de trois à dix développeurs. Elle est responsable de la mise en œuvre des solutions techniques et de la réalisation des tâches de développement [8].</w:t>
                      </w: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71D881A6">
                <wp:simplePos x="0" y="0"/>
                <wp:positionH relativeFrom="margin">
                  <wp:align>right</wp:align>
                </wp:positionH>
                <wp:positionV relativeFrom="paragraph">
                  <wp:posOffset>3247813</wp:posOffset>
                </wp:positionV>
                <wp:extent cx="4827270" cy="2020570"/>
                <wp:effectExtent l="0" t="0" r="11430" b="1778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7270" cy="2020711"/>
                        </a:xfrm>
                        <a:prstGeom prst="rect">
                          <a:avLst/>
                        </a:prstGeom>
                        <a:solidFill>
                          <a:srgbClr val="FFFFFF"/>
                        </a:solidFill>
                        <a:ln w="9525">
                          <a:solidFill>
                            <a:srgbClr val="000000"/>
                          </a:solidFill>
                          <a:miter lim="800000"/>
                          <a:headEnd/>
                          <a:tailEnd/>
                        </a:ln>
                      </wps:spPr>
                      <wps:txbx>
                        <w:txbxContent>
                          <w:p w14:paraId="624131CE" w14:textId="0A9A9755" w:rsidR="009F0D2E" w:rsidRPr="00827C5D" w:rsidRDefault="009F0D2E" w:rsidP="00714C00">
                            <w:pPr>
                              <w:pStyle w:val="ListParagraph"/>
                              <w:numPr>
                                <w:ilvl w:val="0"/>
                                <w:numId w:val="19"/>
                              </w:numPr>
                              <w:rPr>
                                <w:rFonts w:cstheme="minorHAnsi"/>
                                <w:sz w:val="32"/>
                                <w:szCs w:val="32"/>
                              </w:rPr>
                            </w:pPr>
                            <w:r w:rsidRPr="00827C5D">
                              <w:rPr>
                                <w:rFonts w:cstheme="minorHAnsi"/>
                                <w:b/>
                                <w:sz w:val="32"/>
                                <w:szCs w:val="32"/>
                              </w:rPr>
                              <w:t>Scrum master (SM) :</w:t>
                            </w:r>
                            <w:r w:rsidRPr="00827C5D">
                              <w:rPr>
                                <w:rFonts w:cstheme="minorHAnsi"/>
                                <w:sz w:val="32"/>
                                <w:szCs w:val="32"/>
                              </w:rPr>
                              <w:t xml:space="preserve"> C’est un facilitateur et un coach plus qu’un superviseur.</w:t>
                            </w:r>
                          </w:p>
                          <w:p w14:paraId="5970C152" w14:textId="2E9C6258" w:rsidR="009F0D2E" w:rsidRPr="00827C5D" w:rsidRDefault="009F0D2E" w:rsidP="007576E9">
                            <w:pPr>
                              <w:pStyle w:val="ListParagraph"/>
                              <w:rPr>
                                <w:rFonts w:cstheme="minorHAnsi"/>
                                <w:b/>
                                <w:sz w:val="32"/>
                                <w:szCs w:val="32"/>
                              </w:rPr>
                            </w:pPr>
                            <w:r w:rsidRPr="00827C5D">
                              <w:rPr>
                                <w:rStyle w:val="Heading1Char"/>
                                <w:rFonts w:asciiTheme="minorHAnsi" w:hAnsiTheme="minorHAnsi" w:cstheme="minorHAnsi"/>
                                <w:color w:val="000000"/>
                                <w:bdr w:val="none" w:sz="0" w:space="0" w:color="auto" w:frame="1"/>
                                <w:shd w:val="clear" w:color="auto" w:fill="FFFFFF"/>
                              </w:rPr>
                              <w:t>Il</w:t>
                            </w:r>
                            <w:r w:rsidRPr="00827C5D">
                              <w:rPr>
                                <w:rFonts w:cstheme="minorHAnsi"/>
                                <w:color w:val="000000"/>
                                <w:sz w:val="32"/>
                                <w:szCs w:val="32"/>
                                <w:shd w:val="clear" w:color="auto" w:fill="FFFFFF"/>
                              </w:rPr>
                              <w:t xml:space="preserve"> a comme rôle d’aider l’équipe à mettre un cadre Scrum adapté au contexte de l’équipe. </w:t>
                            </w:r>
                          </w:p>
                          <w:p w14:paraId="3DB42130" w14:textId="77777777" w:rsidR="009F0D2E" w:rsidRPr="00827C5D" w:rsidRDefault="009F0D2E" w:rsidP="0019171E">
                            <w:pPr>
                              <w:pStyle w:val="ListParagraph"/>
                              <w:rPr>
                                <w:rFonts w:cstheme="minorHAnsi"/>
                                <w:sz w:val="32"/>
                                <w:szCs w:val="32"/>
                              </w:rPr>
                            </w:pPr>
                            <w:r w:rsidRPr="00827C5D">
                              <w:rPr>
                                <w:rFonts w:cstheme="minorHAnsi"/>
                                <w:sz w:val="32"/>
                                <w:szCs w:val="32"/>
                              </w:rPr>
                              <w:t>Il protège l’équipe des éléments perturbateurs, ainsi que des</w:t>
                            </w:r>
                          </w:p>
                          <w:p w14:paraId="5FE52E0A" w14:textId="4269FB9D" w:rsidR="009F0D2E" w:rsidRPr="00827C5D" w:rsidRDefault="009F0D2E" w:rsidP="0019171E">
                            <w:pPr>
                              <w:pStyle w:val="ListParagraph"/>
                              <w:rPr>
                                <w:rFonts w:cstheme="minorHAnsi"/>
                                <w:sz w:val="32"/>
                                <w:szCs w:val="32"/>
                              </w:rPr>
                            </w:pPr>
                            <w:proofErr w:type="gramStart"/>
                            <w:r w:rsidRPr="00827C5D">
                              <w:rPr>
                                <w:rFonts w:cstheme="minorHAnsi"/>
                                <w:sz w:val="32"/>
                                <w:szCs w:val="32"/>
                              </w:rPr>
                              <w:t>problèmes</w:t>
                            </w:r>
                            <w:proofErr w:type="gramEnd"/>
                            <w:r w:rsidRPr="00827C5D">
                              <w:rPr>
                                <w:rFonts w:cstheme="minorHAnsi"/>
                                <w:sz w:val="32"/>
                                <w:szCs w:val="32"/>
                              </w:rPr>
                              <w:t xml:space="preserve"> non techniques.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8" type="#_x0000_t202" style="position:absolute;margin-left:328.9pt;margin-top:255.75pt;width:380.1pt;height:159.1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">
                <v:textbox>
                  <w:txbxContent>
                    <w:p w14:paraId="624131CE" w14:textId="0A9A9755" w:rsidR="009F0D2E" w:rsidRPr="00827C5D" w:rsidRDefault="009F0D2E" w:rsidP="00714C00">
                      <w:pPr>
                        <w:pStyle w:val="ListParagraph"/>
                        <w:numPr>
                          <w:ilvl w:val="0"/>
                          <w:numId w:val="19"/>
                        </w:numPr>
                        <w:rPr>
                          <w:rFonts w:cstheme="minorHAnsi"/>
                          <w:sz w:val="32"/>
                          <w:szCs w:val="32"/>
                        </w:rPr>
                      </w:pPr>
                      <w:r w:rsidRPr="00827C5D">
                        <w:rPr>
                          <w:rFonts w:cstheme="minorHAnsi"/>
                          <w:b/>
                          <w:sz w:val="32"/>
                          <w:szCs w:val="32"/>
                        </w:rPr>
                        <w:t>Scrum master (SM) :</w:t>
                      </w:r>
                      <w:r w:rsidRPr="00827C5D">
                        <w:rPr>
                          <w:rFonts w:cstheme="minorHAnsi"/>
                          <w:sz w:val="32"/>
                          <w:szCs w:val="32"/>
                        </w:rPr>
                        <w:t xml:space="preserve"> C’est un facilitateur et un coach plus qu’un superviseur.</w:t>
                      </w:r>
                    </w:p>
                    <w:p w14:paraId="5970C152" w14:textId="2E9C6258" w:rsidR="009F0D2E" w:rsidRPr="00827C5D" w:rsidRDefault="009F0D2E" w:rsidP="007576E9">
                      <w:pPr>
                        <w:pStyle w:val="ListParagraph"/>
                        <w:rPr>
                          <w:rFonts w:cstheme="minorHAnsi"/>
                          <w:b/>
                          <w:sz w:val="32"/>
                          <w:szCs w:val="32"/>
                        </w:rPr>
                      </w:pPr>
                      <w:r w:rsidRPr="00827C5D">
                        <w:rPr>
                          <w:rStyle w:val="Heading1Char"/>
                          <w:rFonts w:asciiTheme="minorHAnsi" w:hAnsiTheme="minorHAnsi" w:cstheme="minorHAnsi"/>
                          <w:color w:val="000000"/>
                          <w:bdr w:val="none" w:sz="0" w:space="0" w:color="auto" w:frame="1"/>
                          <w:shd w:val="clear" w:color="auto" w:fill="FFFFFF"/>
                        </w:rPr>
                        <w:t>Il</w:t>
                      </w:r>
                      <w:r w:rsidRPr="00827C5D">
                        <w:rPr>
                          <w:rFonts w:cstheme="minorHAnsi"/>
                          <w:color w:val="000000"/>
                          <w:sz w:val="32"/>
                          <w:szCs w:val="32"/>
                          <w:shd w:val="clear" w:color="auto" w:fill="FFFFFF"/>
                        </w:rPr>
                        <w:t xml:space="preserve"> a comme rôle d’aider l’équipe à mettre un cadre Scrum adapté au contexte de l’équipe. </w:t>
                      </w:r>
                    </w:p>
                    <w:p w14:paraId="3DB42130" w14:textId="77777777" w:rsidR="009F0D2E" w:rsidRPr="00827C5D" w:rsidRDefault="009F0D2E" w:rsidP="0019171E">
                      <w:pPr>
                        <w:pStyle w:val="ListParagraph"/>
                        <w:rPr>
                          <w:rFonts w:cstheme="minorHAnsi"/>
                          <w:sz w:val="32"/>
                          <w:szCs w:val="32"/>
                        </w:rPr>
                      </w:pPr>
                      <w:r w:rsidRPr="00827C5D">
                        <w:rPr>
                          <w:rFonts w:cstheme="minorHAnsi"/>
                          <w:sz w:val="32"/>
                          <w:szCs w:val="32"/>
                        </w:rPr>
                        <w:t>Il protège l’équipe des éléments perturbateurs, ainsi que des</w:t>
                      </w:r>
                    </w:p>
                    <w:p w14:paraId="5FE52E0A" w14:textId="4269FB9D" w:rsidR="009F0D2E" w:rsidRPr="00827C5D" w:rsidRDefault="009F0D2E" w:rsidP="0019171E">
                      <w:pPr>
                        <w:pStyle w:val="ListParagraph"/>
                        <w:rPr>
                          <w:rFonts w:cstheme="minorHAnsi"/>
                          <w:sz w:val="32"/>
                          <w:szCs w:val="32"/>
                        </w:rPr>
                      </w:pPr>
                      <w:proofErr w:type="gramStart"/>
                      <w:r w:rsidRPr="00827C5D">
                        <w:rPr>
                          <w:rFonts w:cstheme="minorHAnsi"/>
                          <w:sz w:val="32"/>
                          <w:szCs w:val="32"/>
                        </w:rPr>
                        <w:t>problèmes</w:t>
                      </w:r>
                      <w:proofErr w:type="gramEnd"/>
                      <w:r w:rsidRPr="00827C5D">
                        <w:rPr>
                          <w:rFonts w:cstheme="minorHAnsi"/>
                          <w:sz w:val="32"/>
                          <w:szCs w:val="32"/>
                        </w:rPr>
                        <w:t xml:space="preserve"> non techniques.</w:t>
                      </w:r>
                    </w:p>
                  </w:txbxContent>
                </v:textbox>
                <w10:wrap type="square" anchorx="margin"/>
              </v:shape>
            </w:pict>
          </mc:Fallback>
        </mc:AlternateContent>
      </w:r>
    </w:p>
    <w:p w14:paraId="6D092A03" w14:textId="003ADD78" w:rsidR="00BC7FDA" w:rsidRPr="00827C5D" w:rsidRDefault="00BC7FDA" w:rsidP="00BC7FDA">
      <w:pPr>
        <w:ind w:left="1416"/>
        <w:rPr>
          <w:rFonts w:cstheme="minorHAnsi"/>
          <w:color w:val="0D0D0D"/>
          <w:sz w:val="32"/>
          <w:szCs w:val="32"/>
          <w:shd w:val="clear" w:color="auto" w:fill="FFFFFF"/>
        </w:rPr>
      </w:pPr>
    </w:p>
    <w:p w14:paraId="688199A9" w14:textId="52647681" w:rsidR="00BC7FDA" w:rsidRPr="00827C5D" w:rsidRDefault="00BC7FDA" w:rsidP="00BC7FDA">
      <w:pPr>
        <w:ind w:left="1416"/>
        <w:rPr>
          <w:rFonts w:cstheme="minorHAnsi"/>
          <w:color w:val="0D0D0D"/>
          <w:sz w:val="32"/>
          <w:szCs w:val="32"/>
          <w:shd w:val="clear" w:color="auto" w:fill="FFFFFF"/>
        </w:rPr>
      </w:pPr>
    </w:p>
    <w:p w14:paraId="21F37531" w14:textId="7E614D7C" w:rsidR="00B546D0" w:rsidRPr="00827C5D" w:rsidRDefault="00B546D0" w:rsidP="00F74415">
      <w:pPr>
        <w:pStyle w:val="ListParagraph"/>
        <w:ind w:left="1296"/>
        <w:rPr>
          <w:rFonts w:cstheme="minorHAnsi"/>
          <w:color w:val="0D0D0D"/>
          <w:sz w:val="32"/>
          <w:szCs w:val="32"/>
          <w:shd w:val="clear" w:color="auto" w:fill="FFFFFF"/>
        </w:rPr>
      </w:pPr>
    </w:p>
    <w:p w14:paraId="1D861A94" w14:textId="4BB31FDB" w:rsidR="00B546D0" w:rsidRPr="00827C5D" w:rsidRDefault="00B546D0" w:rsidP="00F74415">
      <w:pPr>
        <w:pStyle w:val="ListParagraph"/>
        <w:ind w:left="1296"/>
        <w:rPr>
          <w:rFonts w:cstheme="minorHAnsi"/>
          <w:color w:val="0D0D0D"/>
          <w:sz w:val="32"/>
          <w:szCs w:val="32"/>
          <w:shd w:val="clear" w:color="auto" w:fill="FFFFFF"/>
        </w:rPr>
      </w:pPr>
    </w:p>
    <w:p w14:paraId="397EE4E1" w14:textId="5B9180EB" w:rsidR="00B546D0" w:rsidRPr="00827C5D" w:rsidRDefault="00B546D0" w:rsidP="00F74415">
      <w:pPr>
        <w:pStyle w:val="ListParagraph"/>
        <w:ind w:left="1296"/>
        <w:rPr>
          <w:rFonts w:cstheme="minorHAnsi"/>
          <w:color w:val="0D0D0D"/>
          <w:sz w:val="32"/>
          <w:szCs w:val="32"/>
          <w:shd w:val="clear" w:color="auto" w:fill="FFFFFF"/>
        </w:rPr>
      </w:pPr>
    </w:p>
    <w:p w14:paraId="4FFF392D" w14:textId="7F544692" w:rsidR="00B546D0" w:rsidRPr="00827C5D" w:rsidRDefault="00B546D0" w:rsidP="00F74415">
      <w:pPr>
        <w:pStyle w:val="ListParagraph"/>
        <w:ind w:left="1296"/>
        <w:rPr>
          <w:rFonts w:cstheme="minorHAnsi"/>
          <w:color w:val="0D0D0D"/>
          <w:sz w:val="32"/>
          <w:szCs w:val="32"/>
          <w:shd w:val="clear" w:color="auto" w:fill="FFFFFF"/>
        </w:rPr>
      </w:pPr>
    </w:p>
    <w:p w14:paraId="1C3B279F" w14:textId="798CF5CA" w:rsidR="00B546D0" w:rsidRPr="00827C5D" w:rsidRDefault="00F36A37" w:rsidP="00F74415">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La figure suivante représente la zone d'intersection des responsabilités des divers acteurs impliqués dans un Framework Scrum :</w:t>
      </w:r>
    </w:p>
    <w:p w14:paraId="2FBE4862" w14:textId="31EBB723" w:rsidR="00F36A37" w:rsidRDefault="00F36A37" w:rsidP="00F74415">
      <w:pPr>
        <w:pStyle w:val="ListParagraph"/>
        <w:ind w:left="1296"/>
        <w:rPr>
          <w:rFonts w:ascii="Segoe UI" w:hAnsi="Segoe UI" w:cs="Segoe UI"/>
          <w:color w:val="0D0D0D"/>
          <w:shd w:val="clear" w:color="auto" w:fill="FFFFFF"/>
        </w:rPr>
      </w:pPr>
    </w:p>
    <w:p w14:paraId="3ADD83E5" w14:textId="77777777" w:rsidR="00F36A37" w:rsidRDefault="00F36A37" w:rsidP="00F74415">
      <w:pPr>
        <w:pStyle w:val="ListParagraph"/>
        <w:ind w:left="1296"/>
        <w:rPr>
          <w:rFonts w:ascii="Segoe UI" w:hAnsi="Segoe UI" w:cs="Segoe UI"/>
          <w:color w:val="0D0D0D"/>
          <w:shd w:val="clear" w:color="auto" w:fill="FFFFFF"/>
        </w:rPr>
      </w:pPr>
    </w:p>
    <w:p w14:paraId="7D2ECBF0" w14:textId="0D201593" w:rsidR="00F36A37" w:rsidRDefault="00F36A37" w:rsidP="00F36A37">
      <w:pPr>
        <w:pStyle w:val="ListParagraph"/>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ListParagraph"/>
        <w:ind w:left="1296"/>
        <w:rPr>
          <w:rFonts w:ascii="Segoe UI" w:hAnsi="Segoe UI" w:cs="Segoe UI"/>
          <w:color w:val="0D0D0D"/>
          <w:shd w:val="clear" w:color="auto" w:fill="FFFFFF"/>
        </w:rPr>
      </w:pPr>
    </w:p>
    <w:p w14:paraId="129267C6" w14:textId="15A3C430" w:rsidR="00B546D0" w:rsidRDefault="00B546D0" w:rsidP="00F74415">
      <w:pPr>
        <w:pStyle w:val="ListParagraph"/>
        <w:ind w:left="1296"/>
        <w:rPr>
          <w:rFonts w:ascii="Segoe UI" w:hAnsi="Segoe UI" w:cs="Segoe UI"/>
          <w:color w:val="0D0D0D"/>
          <w:shd w:val="clear" w:color="auto" w:fill="FFFFFF"/>
        </w:rPr>
      </w:pPr>
    </w:p>
    <w:p w14:paraId="2C8997C0" w14:textId="77777777" w:rsidR="002777E2" w:rsidRPr="00827C5D" w:rsidRDefault="002777E2" w:rsidP="002777E2">
      <w:pPr>
        <w:rPr>
          <w:rFonts w:cstheme="minorHAnsi"/>
          <w:color w:val="0D0D0D"/>
          <w:sz w:val="32"/>
          <w:szCs w:val="32"/>
          <w:shd w:val="clear" w:color="auto" w:fill="FFFFFF"/>
        </w:rPr>
      </w:pPr>
    </w:p>
    <w:p w14:paraId="302B060D" w14:textId="358F6FCD" w:rsidR="00B546D0" w:rsidRPr="00827C5D" w:rsidRDefault="002777E2" w:rsidP="002777E2">
      <w:pPr>
        <w:pStyle w:val="ListParagraph"/>
        <w:ind w:left="1296"/>
        <w:rPr>
          <w:rFonts w:cstheme="minorHAnsi"/>
          <w:color w:val="0D0D0D"/>
          <w:sz w:val="32"/>
          <w:szCs w:val="32"/>
          <w:shd w:val="clear" w:color="auto" w:fill="FFFFFF"/>
        </w:rPr>
      </w:pPr>
      <w:r w:rsidRPr="00827C5D">
        <w:rPr>
          <w:rFonts w:cstheme="minorHAnsi"/>
          <w:color w:val="0D0D0D"/>
          <w:sz w:val="32"/>
          <w:szCs w:val="32"/>
          <w:shd w:val="clear" w:color="auto" w:fill="FFFFFF"/>
        </w:rPr>
        <w:t>Le tableau 1 met en perspective le Framework Scrum par rapport à notre projet. Il détaille les intervenants impliqués, leurs fonctions respectives, ainsi que les tâches qui leur incombent.</w:t>
      </w:r>
    </w:p>
    <w:p w14:paraId="31C0CF52" w14:textId="2F6C90CA" w:rsidR="00B546D0" w:rsidRDefault="00B546D0" w:rsidP="00F74415">
      <w:pPr>
        <w:pStyle w:val="ListParagraph"/>
        <w:ind w:left="1296"/>
        <w:rPr>
          <w:rFonts w:ascii="Segoe UI" w:hAnsi="Segoe UI" w:cs="Segoe UI"/>
          <w:color w:val="0D0D0D"/>
          <w:shd w:val="clear" w:color="auto" w:fill="FFFFFF"/>
        </w:rPr>
      </w:pPr>
    </w:p>
    <w:p w14:paraId="72FB6E3F" w14:textId="32C15110" w:rsidR="00827C5D" w:rsidRDefault="00827C5D" w:rsidP="00F74415">
      <w:pPr>
        <w:pStyle w:val="ListParagraph"/>
        <w:ind w:left="1296"/>
        <w:rPr>
          <w:rFonts w:ascii="Segoe UI" w:hAnsi="Segoe UI" w:cs="Segoe UI"/>
          <w:color w:val="0D0D0D"/>
          <w:shd w:val="clear" w:color="auto" w:fill="FFFFFF"/>
        </w:rPr>
      </w:pPr>
    </w:p>
    <w:p w14:paraId="3D4F9520" w14:textId="77777777" w:rsidR="00827C5D" w:rsidRDefault="00827C5D" w:rsidP="00F74415">
      <w:pPr>
        <w:pStyle w:val="ListParagraph"/>
        <w:ind w:left="1296"/>
        <w:rPr>
          <w:rFonts w:ascii="Segoe UI" w:hAnsi="Segoe UI" w:cs="Segoe UI"/>
          <w:color w:val="0D0D0D"/>
          <w:shd w:val="clear" w:color="auto" w:fill="FFFFFF"/>
        </w:rPr>
      </w:pPr>
    </w:p>
    <w:p w14:paraId="077D7DDF" w14:textId="745295DF" w:rsidR="00B546D0" w:rsidRDefault="00B546D0" w:rsidP="00F74415">
      <w:pPr>
        <w:pStyle w:val="ListParagraph"/>
        <w:ind w:left="1296"/>
        <w:rPr>
          <w:rFonts w:ascii="Segoe UI" w:hAnsi="Segoe UI" w:cs="Segoe UI"/>
          <w:color w:val="0D0D0D"/>
          <w:shd w:val="clear" w:color="auto" w:fill="FFFFFF"/>
        </w:rPr>
      </w:pPr>
    </w:p>
    <w:p w14:paraId="1F4C7F41" w14:textId="54BAA22D" w:rsidR="00B546D0" w:rsidRDefault="00B546D0" w:rsidP="002777E2">
      <w:pPr>
        <w:pStyle w:val="ListParagraph"/>
        <w:ind w:left="708"/>
        <w:rPr>
          <w:rFonts w:ascii="Segoe UI" w:hAnsi="Segoe UI" w:cs="Segoe UI"/>
          <w:color w:val="0D0D0D"/>
          <w:shd w:val="clear" w:color="auto" w:fill="FFFFFF"/>
        </w:rPr>
      </w:pPr>
    </w:p>
    <w:tbl>
      <w:tblPr>
        <w:tblStyle w:val="TableGrid"/>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lastRenderedPageBreak/>
              <w:t>Rôle</w:t>
            </w:r>
          </w:p>
        </w:tc>
        <w:tc>
          <w:tcPr>
            <w:tcW w:w="3524" w:type="dxa"/>
          </w:tcPr>
          <w:p w14:paraId="0B028BC6" w14:textId="3516C1E2"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Mission</w:t>
            </w:r>
          </w:p>
        </w:tc>
        <w:tc>
          <w:tcPr>
            <w:tcW w:w="2786" w:type="dxa"/>
          </w:tcPr>
          <w:p w14:paraId="7BB8F195" w14:textId="34706915" w:rsidR="002777E2" w:rsidRDefault="002777E2" w:rsidP="002777E2">
            <w:pPr>
              <w:pStyle w:val="ListParagraph"/>
              <w:ind w:left="0"/>
              <w:jc w:val="center"/>
              <w:rPr>
                <w:rFonts w:ascii="Segoe UI" w:hAnsi="Segoe UI" w:cs="Segoe UI"/>
                <w:color w:val="0D0D0D"/>
                <w:shd w:val="clear" w:color="auto" w:fill="FFFFFF"/>
              </w:rPr>
            </w:pPr>
            <w:r w:rsidRPr="002777E2">
              <w:rPr>
                <w:rFonts w:ascii="Segoe UI" w:hAnsi="Segoe UI" w:cs="Segoe UI"/>
                <w:color w:val="0D0D0D"/>
                <w:shd w:val="clear" w:color="auto" w:fill="FFFFFF"/>
              </w:rPr>
              <w:t>Acteur(s)</w:t>
            </w:r>
          </w:p>
        </w:tc>
      </w:tr>
      <w:tr w:rsidR="002777E2" w14:paraId="2C1AFFE4" w14:textId="77777777" w:rsidTr="002777E2">
        <w:trPr>
          <w:trHeight w:val="799"/>
        </w:trPr>
        <w:tc>
          <w:tcPr>
            <w:tcW w:w="1928" w:type="dxa"/>
          </w:tcPr>
          <w:p w14:paraId="342FD8B1" w14:textId="4CC1D86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team</w:t>
            </w:r>
          </w:p>
        </w:tc>
        <w:tc>
          <w:tcPr>
            <w:tcW w:w="3524" w:type="dxa"/>
          </w:tcPr>
          <w:p w14:paraId="2A98C749" w14:textId="05C42C43" w:rsidR="002777E2" w:rsidRP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Conception, développement, test et</w:t>
            </w:r>
            <w:r>
              <w:rPr>
                <w:rFonts w:ascii="Segoe UI" w:hAnsi="Segoe UI" w:cs="Segoe UI"/>
                <w:color w:val="0D0D0D"/>
                <w:shd w:val="clear" w:color="auto" w:fill="FFFFFF"/>
              </w:rPr>
              <w:t xml:space="preserve"> </w:t>
            </w:r>
            <w:r w:rsidRPr="002777E2">
              <w:rPr>
                <w:rFonts w:ascii="Segoe UI" w:hAnsi="Segoe UI" w:cs="Segoe UI"/>
                <w:color w:val="0D0D0D"/>
                <w:shd w:val="clear" w:color="auto" w:fill="FFFFFF"/>
              </w:rPr>
              <w:t>Validation, déploiement</w:t>
            </w:r>
          </w:p>
        </w:tc>
        <w:tc>
          <w:tcPr>
            <w:tcW w:w="2786" w:type="dxa"/>
          </w:tcPr>
          <w:p w14:paraId="7DDF2E9E" w14:textId="760C5C54"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Houimel Oumaima+</w:t>
            </w:r>
          </w:p>
          <w:p w14:paraId="4221F75A" w14:textId="65195950"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Mahjoub Ali</w:t>
            </w:r>
          </w:p>
        </w:tc>
      </w:tr>
      <w:tr w:rsidR="002777E2" w14:paraId="797F770B" w14:textId="77777777" w:rsidTr="002777E2">
        <w:trPr>
          <w:trHeight w:val="712"/>
        </w:trPr>
        <w:tc>
          <w:tcPr>
            <w:tcW w:w="1928" w:type="dxa"/>
          </w:tcPr>
          <w:p w14:paraId="22D794DD" w14:textId="5D1127FA" w:rsidR="002777E2" w:rsidRDefault="002777E2" w:rsidP="002777E2">
            <w:pPr>
              <w:rPr>
                <w:rFonts w:ascii="Segoe UI" w:hAnsi="Segoe UI" w:cs="Segoe UI"/>
                <w:color w:val="0D0D0D"/>
                <w:shd w:val="clear" w:color="auto" w:fill="FFFFFF"/>
              </w:rPr>
            </w:pPr>
            <w:r w:rsidRPr="002777E2">
              <w:rPr>
                <w:rFonts w:ascii="Segoe UI" w:hAnsi="Segoe UI" w:cs="Segoe UI"/>
                <w:color w:val="0D0D0D"/>
                <w:shd w:val="clear" w:color="auto" w:fill="FFFFFF"/>
              </w:rPr>
              <w:t>Product</w:t>
            </w:r>
            <w:r>
              <w:rPr>
                <w:rFonts w:ascii="Segoe UI" w:hAnsi="Segoe UI" w:cs="Segoe UI"/>
                <w:color w:val="0D0D0D"/>
                <w:shd w:val="clear" w:color="auto" w:fill="FFFFFF"/>
              </w:rPr>
              <w:t xml:space="preserve"> O</w:t>
            </w:r>
            <w:r w:rsidRPr="002777E2">
              <w:rPr>
                <w:rFonts w:ascii="Segoe UI" w:hAnsi="Segoe UI" w:cs="Segoe UI"/>
                <w:color w:val="0D0D0D"/>
                <w:shd w:val="clear" w:color="auto" w:fill="FFFFFF"/>
              </w:rPr>
              <w:t>wner</w:t>
            </w:r>
          </w:p>
        </w:tc>
        <w:tc>
          <w:tcPr>
            <w:tcW w:w="3524" w:type="dxa"/>
          </w:tcPr>
          <w:p w14:paraId="43769D41" w14:textId="3D26F28F"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Définition des besoins du système</w:t>
            </w:r>
          </w:p>
        </w:tc>
        <w:tc>
          <w:tcPr>
            <w:tcW w:w="2786" w:type="dxa"/>
          </w:tcPr>
          <w:p w14:paraId="387B9E94" w14:textId="2D73BD7C"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Mr </w:t>
            </w:r>
            <w:proofErr w:type="spellStart"/>
            <w:r>
              <w:rPr>
                <w:rFonts w:ascii="Segoe UI" w:hAnsi="Segoe UI" w:cs="Segoe UI"/>
                <w:color w:val="0D0D0D"/>
                <w:shd w:val="clear" w:color="auto" w:fill="FFFFFF"/>
              </w:rPr>
              <w:t>Rochdi</w:t>
            </w:r>
            <w:proofErr w:type="spellEnd"/>
            <w:r>
              <w:rPr>
                <w:rFonts w:ascii="Segoe UI" w:hAnsi="Segoe UI" w:cs="Segoe UI"/>
                <w:color w:val="0D0D0D"/>
                <w:shd w:val="clear" w:color="auto" w:fill="FFFFFF"/>
              </w:rPr>
              <w:t xml:space="preserve"> </w:t>
            </w:r>
            <w:proofErr w:type="spellStart"/>
            <w:r>
              <w:rPr>
                <w:rFonts w:ascii="Segoe UI" w:hAnsi="Segoe UI" w:cs="Segoe UI"/>
                <w:color w:val="0D0D0D"/>
                <w:shd w:val="clear" w:color="auto" w:fill="FFFFFF"/>
              </w:rPr>
              <w:t>Jedidi</w:t>
            </w:r>
            <w:proofErr w:type="spellEnd"/>
          </w:p>
        </w:tc>
      </w:tr>
      <w:tr w:rsidR="002777E2" w14:paraId="628027BC" w14:textId="77777777" w:rsidTr="002777E2">
        <w:trPr>
          <w:trHeight w:val="500"/>
        </w:trPr>
        <w:tc>
          <w:tcPr>
            <w:tcW w:w="1928" w:type="dxa"/>
          </w:tcPr>
          <w:p w14:paraId="2A06D4B0" w14:textId="46015E5D"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Scrum Master</w:t>
            </w:r>
          </w:p>
        </w:tc>
        <w:tc>
          <w:tcPr>
            <w:tcW w:w="3524" w:type="dxa"/>
          </w:tcPr>
          <w:p w14:paraId="631A28CB" w14:textId="440EC3A8" w:rsidR="002777E2" w:rsidRDefault="002777E2" w:rsidP="00F74415">
            <w:pPr>
              <w:pStyle w:val="ListParagraph"/>
              <w:ind w:left="0"/>
              <w:rPr>
                <w:rFonts w:ascii="Segoe UI" w:hAnsi="Segoe UI" w:cs="Segoe UI"/>
                <w:color w:val="0D0D0D"/>
                <w:shd w:val="clear" w:color="auto" w:fill="FFFFFF"/>
              </w:rPr>
            </w:pPr>
            <w:r w:rsidRPr="002777E2">
              <w:rPr>
                <w:rFonts w:ascii="Segoe UI" w:hAnsi="Segoe UI" w:cs="Segoe UI"/>
                <w:color w:val="0D0D0D"/>
                <w:shd w:val="clear" w:color="auto" w:fill="FFFFFF"/>
              </w:rPr>
              <w:t>Admission du projet</w:t>
            </w:r>
          </w:p>
        </w:tc>
        <w:tc>
          <w:tcPr>
            <w:tcW w:w="2786" w:type="dxa"/>
          </w:tcPr>
          <w:p w14:paraId="7D9BF12C" w14:textId="4DF6639A" w:rsidR="002777E2" w:rsidRDefault="002777E2" w:rsidP="00F74415">
            <w:pPr>
              <w:pStyle w:val="ListParagraph"/>
              <w:ind w:left="0"/>
              <w:rPr>
                <w:rFonts w:ascii="Segoe UI" w:hAnsi="Segoe UI" w:cs="Segoe UI"/>
                <w:color w:val="0D0D0D"/>
                <w:shd w:val="clear" w:color="auto" w:fill="FFFFFF"/>
              </w:rPr>
            </w:pPr>
            <w:r>
              <w:rPr>
                <w:rFonts w:ascii="Segoe UI" w:hAnsi="Segoe UI" w:cs="Segoe UI"/>
                <w:color w:val="0D0D0D"/>
                <w:shd w:val="clear" w:color="auto" w:fill="FFFFFF"/>
              </w:rPr>
              <w:t xml:space="preserve">Mme </w:t>
            </w:r>
            <w:r w:rsidRPr="002777E2">
              <w:rPr>
                <w:rFonts w:ascii="Segoe UI" w:hAnsi="Segoe UI" w:cs="Segoe UI"/>
                <w:color w:val="0D0D0D"/>
                <w:shd w:val="clear" w:color="auto" w:fill="FFFFFF"/>
              </w:rPr>
              <w:t>Bouzid Emna</w:t>
            </w:r>
          </w:p>
        </w:tc>
      </w:tr>
    </w:tbl>
    <w:p w14:paraId="16EC6FB8" w14:textId="060833C6" w:rsidR="00B546D0" w:rsidRDefault="00B546D0" w:rsidP="00F74415">
      <w:pPr>
        <w:pStyle w:val="ListParagraph"/>
        <w:ind w:left="1296"/>
        <w:rPr>
          <w:rFonts w:ascii="Segoe UI" w:hAnsi="Segoe UI" w:cs="Segoe UI"/>
          <w:color w:val="0D0D0D"/>
          <w:shd w:val="clear" w:color="auto" w:fill="FFFFFF"/>
        </w:rPr>
      </w:pPr>
    </w:p>
    <w:p w14:paraId="03B6E510" w14:textId="1A7E37C9" w:rsidR="00681D60" w:rsidRDefault="00681D60" w:rsidP="00F74415">
      <w:pPr>
        <w:pStyle w:val="ListParagraph"/>
        <w:ind w:left="1296"/>
        <w:rPr>
          <w:rFonts w:ascii="Segoe UI" w:hAnsi="Segoe UI" w:cs="Segoe UI"/>
          <w:color w:val="0D0D0D"/>
          <w:shd w:val="clear" w:color="auto" w:fill="FFFFFF"/>
        </w:rPr>
      </w:pPr>
    </w:p>
    <w:p w14:paraId="772ECA7F" w14:textId="591B57FB" w:rsidR="00681D60" w:rsidRDefault="00681D60" w:rsidP="00F74415">
      <w:pPr>
        <w:pStyle w:val="ListParagraph"/>
        <w:ind w:left="1296"/>
        <w:rPr>
          <w:rFonts w:ascii="Segoe UI" w:hAnsi="Segoe UI" w:cs="Segoe UI"/>
          <w:color w:val="0D0D0D"/>
          <w:shd w:val="clear" w:color="auto" w:fill="FFFFFF"/>
        </w:rPr>
      </w:pPr>
    </w:p>
    <w:p w14:paraId="6D035967" w14:textId="77777777" w:rsidR="00681D60" w:rsidRDefault="00681D60" w:rsidP="00F74415">
      <w:pPr>
        <w:pStyle w:val="ListParagraph"/>
        <w:ind w:left="1296"/>
        <w:rPr>
          <w:rFonts w:ascii="Segoe UI" w:hAnsi="Segoe UI" w:cs="Segoe UI"/>
          <w:color w:val="0D0D0D"/>
          <w:shd w:val="clear" w:color="auto" w:fill="FFFFFF"/>
        </w:rPr>
      </w:pPr>
    </w:p>
    <w:p w14:paraId="5083FE2B" w14:textId="2D3A8945" w:rsidR="00B546D0" w:rsidRDefault="00681D60" w:rsidP="00681D60">
      <w:pPr>
        <w:pStyle w:val="ListParagraph"/>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7C0D81D3">
            <wp:extent cx="5949388" cy="4340063"/>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2">
                      <a:extLst>
                        <a:ext uri="{28A0092B-C50C-407E-A947-70E740481C1C}">
                          <a14:useLocalDpi xmlns:a14="http://schemas.microsoft.com/office/drawing/2010/main" val="0"/>
                        </a:ext>
                      </a:extLst>
                    </a:blip>
                    <a:stretch>
                      <a:fillRect/>
                    </a:stretch>
                  </pic:blipFill>
                  <pic:spPr>
                    <a:xfrm>
                      <a:off x="0" y="0"/>
                      <a:ext cx="5959700" cy="4347586"/>
                    </a:xfrm>
                    <a:prstGeom prst="rect">
                      <a:avLst/>
                    </a:prstGeom>
                  </pic:spPr>
                </pic:pic>
              </a:graphicData>
            </a:graphic>
          </wp:inline>
        </w:drawing>
      </w:r>
    </w:p>
    <w:p w14:paraId="39B0DB3B" w14:textId="50D744FE" w:rsidR="00681D60" w:rsidRDefault="00681D60" w:rsidP="00681D60">
      <w:pPr>
        <w:pStyle w:val="ListParagraph"/>
        <w:ind w:left="0"/>
        <w:rPr>
          <w:rFonts w:ascii="Segoe UI" w:hAnsi="Segoe UI" w:cs="Segoe UI"/>
          <w:color w:val="0D0D0D"/>
          <w:shd w:val="clear" w:color="auto" w:fill="FFFFFF"/>
        </w:rPr>
      </w:pPr>
    </w:p>
    <w:p w14:paraId="6D7EA6F4" w14:textId="2ED7C0F3" w:rsidR="00681D60" w:rsidRDefault="00681D60" w:rsidP="00681D60">
      <w:pPr>
        <w:pStyle w:val="ListParagraph"/>
        <w:ind w:left="0"/>
        <w:rPr>
          <w:rFonts w:ascii="Segoe UI" w:hAnsi="Segoe UI" w:cs="Segoe UI"/>
          <w:color w:val="0D0D0D"/>
          <w:shd w:val="clear" w:color="auto" w:fill="FFFFFF"/>
        </w:rPr>
      </w:pPr>
    </w:p>
    <w:p w14:paraId="2611E9BE" w14:textId="598B55E2" w:rsidR="00681D60" w:rsidRDefault="00681D60" w:rsidP="00681D60">
      <w:pPr>
        <w:pStyle w:val="ListParagraph"/>
        <w:ind w:left="0"/>
        <w:rPr>
          <w:rFonts w:ascii="Segoe UI" w:hAnsi="Segoe UI" w:cs="Segoe UI"/>
          <w:color w:val="0D0D0D"/>
          <w:shd w:val="clear" w:color="auto" w:fill="FFFFFF"/>
        </w:rPr>
      </w:pPr>
    </w:p>
    <w:p w14:paraId="516AB629" w14:textId="77777777" w:rsidR="00681D60" w:rsidRPr="00827C5D" w:rsidRDefault="00681D60" w:rsidP="00681D60">
      <w:pPr>
        <w:pStyle w:val="ListParagraph"/>
        <w:ind w:left="0"/>
        <w:rPr>
          <w:rFonts w:cstheme="minorHAnsi"/>
          <w:color w:val="0D0D0D"/>
          <w:sz w:val="32"/>
          <w:szCs w:val="32"/>
          <w:shd w:val="clear" w:color="auto" w:fill="FFFFFF"/>
        </w:rPr>
      </w:pPr>
    </w:p>
    <w:p w14:paraId="0E9454EB" w14:textId="26D702A9" w:rsidR="00681D60" w:rsidRPr="00827C5D" w:rsidRDefault="00681D60" w:rsidP="00681D60">
      <w:pPr>
        <w:pStyle w:val="ListParagraph"/>
        <w:ind w:left="0"/>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Démarrage du projet avec Scrum :</w:t>
      </w:r>
    </w:p>
    <w:p w14:paraId="04846550"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Product Owner est responsable de l’entretien du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Il s’agit de la liste des </w:t>
      </w:r>
      <w:proofErr w:type="spellStart"/>
      <w:r w:rsidRPr="00827C5D">
        <w:rPr>
          <w:rFonts w:cstheme="minorHAnsi"/>
          <w:color w:val="0D0D0D"/>
          <w:sz w:val="32"/>
          <w:szCs w:val="32"/>
          <w:shd w:val="clear" w:color="auto" w:fill="FFFFFF"/>
        </w:rPr>
        <w:t>foncionnalités</w:t>
      </w:r>
      <w:proofErr w:type="spellEnd"/>
      <w:r w:rsidRPr="00827C5D">
        <w:rPr>
          <w:rFonts w:cstheme="minorHAnsi"/>
          <w:color w:val="0D0D0D"/>
          <w:sz w:val="32"/>
          <w:szCs w:val="32"/>
          <w:shd w:val="clear" w:color="auto" w:fill="FFFFFF"/>
        </w:rPr>
        <w:t xml:space="preserve"> du produit à </w:t>
      </w:r>
      <w:proofErr w:type="spellStart"/>
      <w:r w:rsidRPr="00827C5D">
        <w:rPr>
          <w:rFonts w:cstheme="minorHAnsi"/>
          <w:color w:val="0D0D0D"/>
          <w:sz w:val="32"/>
          <w:szCs w:val="32"/>
          <w:shd w:val="clear" w:color="auto" w:fill="FFFFFF"/>
        </w:rPr>
        <w:t>developper</w:t>
      </w:r>
      <w:proofErr w:type="spellEnd"/>
      <w:r w:rsidRPr="00827C5D">
        <w:rPr>
          <w:rFonts w:cstheme="minorHAnsi"/>
          <w:color w:val="0D0D0D"/>
          <w:sz w:val="32"/>
          <w:szCs w:val="32"/>
          <w:shd w:val="clear" w:color="auto" w:fill="FFFFFF"/>
        </w:rPr>
        <w:t xml:space="preserve">. Le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est une liste ordonnée par </w:t>
      </w:r>
      <w:r w:rsidRPr="00827C5D">
        <w:rPr>
          <w:rFonts w:cstheme="minorHAnsi"/>
          <w:color w:val="0D0D0D"/>
          <w:sz w:val="32"/>
          <w:szCs w:val="32"/>
          <w:shd w:val="clear" w:color="auto" w:fill="FFFFFF"/>
        </w:rPr>
        <w:lastRenderedPageBreak/>
        <w:t xml:space="preserve">priorité des besoins fonctionnels et exigences de l’utilisateur qui sont appelées des histoires utilisateurs (User Stories). </w:t>
      </w:r>
    </w:p>
    <w:p w14:paraId="04DCDE08" w14:textId="3E48A8E6"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Ces dernières sont une description courte de l’exigence fonctionnelle formulée</w:t>
      </w:r>
    </w:p>
    <w:p w14:paraId="0528DFEC" w14:textId="288083E2" w:rsidR="00681D60" w:rsidRPr="00827C5D" w:rsidRDefault="00681D60" w:rsidP="00681D60">
      <w:pPr>
        <w:pStyle w:val="ListParagraph"/>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en</w:t>
      </w:r>
      <w:proofErr w:type="gramEnd"/>
      <w:r w:rsidRPr="00827C5D">
        <w:rPr>
          <w:rFonts w:cstheme="minorHAnsi"/>
          <w:color w:val="0D0D0D"/>
          <w:sz w:val="32"/>
          <w:szCs w:val="32"/>
          <w:shd w:val="clear" w:color="auto" w:fill="FFFFFF"/>
        </w:rPr>
        <w:t xml:space="preserve"> une phrase sous la forme : « En tant que "acteur", je veux "un service" ». Dans notre rapport, le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du produit comprennent les champs suivants :</w:t>
      </w:r>
    </w:p>
    <w:p w14:paraId="0C230501" w14:textId="77777777" w:rsidR="00681D60" w:rsidRPr="00827C5D" w:rsidRDefault="00681D60" w:rsidP="00681D60">
      <w:pPr>
        <w:pStyle w:val="ListParagraph"/>
        <w:rPr>
          <w:rFonts w:cstheme="minorHAnsi"/>
          <w:color w:val="0D0D0D"/>
          <w:sz w:val="32"/>
          <w:szCs w:val="32"/>
          <w:shd w:val="clear" w:color="auto" w:fill="FFFFFF"/>
        </w:rPr>
      </w:pPr>
    </w:p>
    <w:p w14:paraId="3683A78B"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Thème : représente le thème du user story.</w:t>
      </w:r>
    </w:p>
    <w:p w14:paraId="73BF5177"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ID : représente l’identifiant de chaque story</w:t>
      </w:r>
    </w:p>
    <w:p w14:paraId="0DA5377F"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User story : représente le besoin fonctionnel désiré par l’utilisateur</w:t>
      </w:r>
    </w:p>
    <w:p w14:paraId="164EC0F5" w14:textId="77777777" w:rsidR="00681D60" w:rsidRPr="00827C5D" w:rsidRDefault="00681D60" w:rsidP="00681D60">
      <w:pPr>
        <w:pStyle w:val="ListParagraph"/>
        <w:rPr>
          <w:rFonts w:cstheme="minorHAnsi"/>
          <w:color w:val="0D0D0D"/>
          <w:sz w:val="32"/>
          <w:szCs w:val="32"/>
          <w:shd w:val="clear" w:color="auto" w:fill="FFFFFF"/>
        </w:rPr>
      </w:pPr>
      <w:r w:rsidRPr="00827C5D">
        <w:rPr>
          <w:rFonts w:cstheme="minorHAnsi"/>
          <w:color w:val="0D0D0D"/>
          <w:sz w:val="32"/>
          <w:szCs w:val="32"/>
          <w:shd w:val="clear" w:color="auto" w:fill="FFFFFF"/>
        </w:rPr>
        <w:t>• Importance : définit par la méthode "</w:t>
      </w:r>
      <w:proofErr w:type="spellStart"/>
      <w:r w:rsidRPr="00827C5D">
        <w:rPr>
          <w:rFonts w:cstheme="minorHAnsi"/>
          <w:color w:val="0D0D0D"/>
          <w:sz w:val="32"/>
          <w:szCs w:val="32"/>
          <w:shd w:val="clear" w:color="auto" w:fill="FFFFFF"/>
        </w:rPr>
        <w:t>MoSCow</w:t>
      </w:r>
      <w:proofErr w:type="spellEnd"/>
      <w:r w:rsidRPr="00827C5D">
        <w:rPr>
          <w:rFonts w:cstheme="minorHAnsi"/>
          <w:color w:val="0D0D0D"/>
          <w:sz w:val="32"/>
          <w:szCs w:val="32"/>
          <w:shd w:val="clear" w:color="auto" w:fill="FFFFFF"/>
        </w:rPr>
        <w:t>" dans laquelle chaque user story</w:t>
      </w:r>
    </w:p>
    <w:p w14:paraId="664D24DC" w14:textId="6A1661DB" w:rsidR="00681D60" w:rsidRPr="00827C5D" w:rsidRDefault="00681D60" w:rsidP="00681D60">
      <w:pPr>
        <w:pStyle w:val="ListParagraph"/>
        <w:rPr>
          <w:rFonts w:cstheme="minorHAnsi"/>
          <w:color w:val="0D0D0D"/>
          <w:sz w:val="32"/>
          <w:szCs w:val="32"/>
          <w:shd w:val="clear" w:color="auto" w:fill="FFFFFF"/>
        </w:rPr>
      </w:pPr>
      <w:proofErr w:type="spellStart"/>
      <w:proofErr w:type="gramStart"/>
      <w:r w:rsidRPr="00827C5D">
        <w:rPr>
          <w:rFonts w:cstheme="minorHAnsi"/>
          <w:color w:val="0D0D0D"/>
          <w:sz w:val="32"/>
          <w:szCs w:val="32"/>
          <w:shd w:val="clear" w:color="auto" w:fill="FFFFFF"/>
        </w:rPr>
        <w:t>estpriorisée</w:t>
      </w:r>
      <w:proofErr w:type="spellEnd"/>
      <w:proofErr w:type="gramEnd"/>
      <w:r w:rsidRPr="00827C5D">
        <w:rPr>
          <w:rFonts w:cstheme="minorHAnsi"/>
          <w:color w:val="0D0D0D"/>
          <w:sz w:val="32"/>
          <w:szCs w:val="32"/>
          <w:shd w:val="clear" w:color="auto" w:fill="FFFFFF"/>
        </w:rPr>
        <w:t xml:space="preserve"> comme suivant :</w:t>
      </w:r>
    </w:p>
    <w:p w14:paraId="77B4F86E" w14:textId="77777777" w:rsidR="00681D60" w:rsidRPr="00827C5D" w:rsidRDefault="00681D60" w:rsidP="00681D60">
      <w:pPr>
        <w:pStyle w:val="ListParagraph"/>
        <w:rPr>
          <w:rFonts w:cstheme="minorHAnsi"/>
          <w:color w:val="0D0D0D"/>
          <w:sz w:val="32"/>
          <w:szCs w:val="32"/>
          <w:shd w:val="clear" w:color="auto" w:fill="FFFFFF"/>
        </w:rPr>
      </w:pPr>
    </w:p>
    <w:p w14:paraId="388BEC0E" w14:textId="77777777"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Must : la fonctionnalité doit être absolument réalisée</w:t>
      </w:r>
    </w:p>
    <w:p w14:paraId="6AEBB0A5" w14:textId="77777777"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Should</w:t>
      </w:r>
      <w:proofErr w:type="spellEnd"/>
      <w:r w:rsidRPr="00827C5D">
        <w:rPr>
          <w:rFonts w:cstheme="minorHAnsi"/>
          <w:color w:val="0D0D0D"/>
          <w:sz w:val="32"/>
          <w:szCs w:val="32"/>
          <w:shd w:val="clear" w:color="auto" w:fill="FFFFFF"/>
        </w:rPr>
        <w:t xml:space="preserve"> : la fonctionnalité doit être réalisée s’il est possible</w:t>
      </w:r>
    </w:p>
    <w:p w14:paraId="218DD75A" w14:textId="552C6184" w:rsidR="00681D60" w:rsidRPr="00827C5D" w:rsidRDefault="00681D60" w:rsidP="00681D60">
      <w:pPr>
        <w:pStyle w:val="ListParagraph"/>
        <w:ind w:left="696" w:firstLine="708"/>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Could</w:t>
      </w:r>
      <w:proofErr w:type="spellEnd"/>
      <w:r w:rsidRPr="00827C5D">
        <w:rPr>
          <w:rFonts w:cstheme="minorHAnsi"/>
          <w:color w:val="0D0D0D"/>
          <w:sz w:val="32"/>
          <w:szCs w:val="32"/>
          <w:shd w:val="clear" w:color="auto" w:fill="FFFFFF"/>
        </w:rPr>
        <w:t xml:space="preserve"> : la fonctionnalité peut être réalisée</w:t>
      </w:r>
    </w:p>
    <w:p w14:paraId="2971F610" w14:textId="3BB62E86" w:rsidR="00681D60" w:rsidRPr="00827C5D" w:rsidRDefault="00681D60" w:rsidP="00681D60">
      <w:pPr>
        <w:pStyle w:val="ListParagraph"/>
        <w:ind w:left="1416"/>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Maybe</w:t>
      </w:r>
      <w:proofErr w:type="spellEnd"/>
      <w:r w:rsidRPr="00827C5D">
        <w:rPr>
          <w:rFonts w:cstheme="minorHAnsi"/>
          <w:color w:val="0D0D0D"/>
          <w:sz w:val="32"/>
          <w:szCs w:val="32"/>
          <w:shd w:val="clear" w:color="auto" w:fill="FFFFFF"/>
        </w:rPr>
        <w:t xml:space="preserve"> : la fonctionnalité peut être réalisée si elle n’a pas d’impact sur les     autres tâches</w:t>
      </w:r>
    </w:p>
    <w:p w14:paraId="22A5E2D7" w14:textId="66C31159" w:rsidR="00681D60" w:rsidRPr="00827C5D" w:rsidRDefault="00681D60" w:rsidP="00681D60">
      <w:pPr>
        <w:pStyle w:val="ListParagraph"/>
        <w:ind w:left="696" w:firstLine="708"/>
        <w:rPr>
          <w:rFonts w:cstheme="minorHAnsi"/>
          <w:color w:val="0D0D0D"/>
          <w:sz w:val="32"/>
          <w:szCs w:val="32"/>
          <w:shd w:val="clear" w:color="auto" w:fill="FFFFFF"/>
        </w:rPr>
      </w:pPr>
      <w:r w:rsidRPr="00827C5D">
        <w:rPr>
          <w:rFonts w:ascii="Segoe UI Symbol" w:hAnsi="Segoe UI Symbol" w:cs="Segoe UI Symbol"/>
          <w:color w:val="0D0D0D"/>
          <w:sz w:val="32"/>
          <w:szCs w:val="32"/>
          <w:shd w:val="clear" w:color="auto" w:fill="FFFFFF"/>
        </w:rPr>
        <w:t>✓</w:t>
      </w: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Won’t</w:t>
      </w:r>
      <w:proofErr w:type="spellEnd"/>
      <w:r w:rsidRPr="00827C5D">
        <w:rPr>
          <w:rFonts w:cstheme="minorHAnsi"/>
          <w:color w:val="0D0D0D"/>
          <w:sz w:val="32"/>
          <w:szCs w:val="32"/>
          <w:shd w:val="clear" w:color="auto" w:fill="FFFFFF"/>
        </w:rPr>
        <w:t xml:space="preserve"> : la fonctionnalité sera réalisée plus tard</w:t>
      </w:r>
    </w:p>
    <w:p w14:paraId="647D7166" w14:textId="77777777" w:rsidR="009711CB" w:rsidRPr="00827C5D" w:rsidRDefault="009711CB" w:rsidP="00681D60">
      <w:pPr>
        <w:pStyle w:val="ListParagraph"/>
        <w:ind w:left="696" w:firstLine="708"/>
        <w:rPr>
          <w:rFonts w:cstheme="minorHAnsi"/>
          <w:color w:val="0D0D0D"/>
          <w:sz w:val="32"/>
          <w:szCs w:val="32"/>
          <w:shd w:val="clear" w:color="auto" w:fill="FFFFFF"/>
        </w:rPr>
      </w:pPr>
    </w:p>
    <w:p w14:paraId="2ADBD4D7"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L’estimation du contenu du Product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se fait par l’équipe pendant la réunion de</w:t>
      </w:r>
    </w:p>
    <w:p w14:paraId="36DD79DD" w14:textId="45C7817B" w:rsidR="009711CB" w:rsidRPr="00827C5D" w:rsidRDefault="009711CB" w:rsidP="009711CB">
      <w:pPr>
        <w:ind w:left="696"/>
        <w:rPr>
          <w:rFonts w:cstheme="minorHAnsi"/>
          <w:color w:val="0D0D0D"/>
          <w:sz w:val="32"/>
          <w:szCs w:val="32"/>
          <w:shd w:val="clear" w:color="auto" w:fill="FFFFFF"/>
        </w:rPr>
      </w:pPr>
      <w:proofErr w:type="gramStart"/>
      <w:r w:rsidRPr="00827C5D">
        <w:rPr>
          <w:rFonts w:cstheme="minorHAnsi"/>
          <w:color w:val="0D0D0D"/>
          <w:sz w:val="32"/>
          <w:szCs w:val="32"/>
          <w:shd w:val="clear" w:color="auto" w:fill="FFFFFF"/>
        </w:rPr>
        <w:t>planification</w:t>
      </w:r>
      <w:proofErr w:type="gramEnd"/>
      <w:r w:rsidRPr="00827C5D">
        <w:rPr>
          <w:rFonts w:cstheme="minorHAnsi"/>
          <w:color w:val="0D0D0D"/>
          <w:sz w:val="32"/>
          <w:szCs w:val="32"/>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w:t>
      </w:r>
    </w:p>
    <w:p w14:paraId="36FF8F00"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lastRenderedPageBreak/>
        <w:t xml:space="preserve">Le sprint est une itération dans laquelle se réalise le développement des fonctionnalités </w:t>
      </w:r>
      <w:proofErr w:type="spellStart"/>
      <w:r w:rsidRPr="00827C5D">
        <w:rPr>
          <w:rFonts w:cstheme="minorHAnsi"/>
          <w:color w:val="0D0D0D"/>
          <w:sz w:val="32"/>
          <w:szCs w:val="32"/>
          <w:shd w:val="clear" w:color="auto" w:fill="FFFFFF"/>
        </w:rPr>
        <w:t>définipar</w:t>
      </w:r>
      <w:proofErr w:type="spellEnd"/>
      <w:r w:rsidRPr="00827C5D">
        <w:rPr>
          <w:rFonts w:cstheme="minorHAnsi"/>
          <w:color w:val="0D0D0D"/>
          <w:sz w:val="32"/>
          <w:szCs w:val="32"/>
          <w:shd w:val="clear" w:color="auto" w:fill="FFFFFF"/>
        </w:rPr>
        <w:t xml:space="preserve"> le Sprint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petit à petit.</w:t>
      </w:r>
    </w:p>
    <w:p w14:paraId="29C25867" w14:textId="037A9916"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w:t>
      </w:r>
      <w:proofErr w:type="gramStart"/>
      <w:r w:rsidRPr="00827C5D">
        <w:rPr>
          <w:rFonts w:cstheme="minorHAnsi"/>
          <w:color w:val="0D0D0D"/>
          <w:sz w:val="32"/>
          <w:szCs w:val="32"/>
          <w:shd w:val="clear" w:color="auto" w:fill="FFFFFF"/>
        </w:rPr>
        <w:t xml:space="preserve"> ?Y’a</w:t>
      </w:r>
      <w:proofErr w:type="gramEnd"/>
      <w:r w:rsidRPr="00827C5D">
        <w:rPr>
          <w:rFonts w:cstheme="minorHAnsi"/>
          <w:color w:val="0D0D0D"/>
          <w:sz w:val="32"/>
          <w:szCs w:val="32"/>
          <w:shd w:val="clear" w:color="auto" w:fill="FFFFFF"/>
        </w:rPr>
        <w:t>-t-il des obstacles qui empêchent la réalisation d’une tâche ?</w:t>
      </w:r>
    </w:p>
    <w:p w14:paraId="1AF69D4B" w14:textId="599171A3"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Sprint </w:t>
      </w:r>
      <w:proofErr w:type="spellStart"/>
      <w:r w:rsidRPr="00827C5D">
        <w:rPr>
          <w:rFonts w:cstheme="minorHAnsi"/>
          <w:color w:val="0D0D0D"/>
          <w:sz w:val="32"/>
          <w:szCs w:val="32"/>
          <w:shd w:val="clear" w:color="auto" w:fill="FFFFFF"/>
        </w:rPr>
        <w:t>Review</w:t>
      </w:r>
      <w:proofErr w:type="spellEnd"/>
      <w:r w:rsidRPr="00827C5D">
        <w:rPr>
          <w:rFonts w:cstheme="minorHAnsi"/>
          <w:color w:val="0D0D0D"/>
          <w:sz w:val="32"/>
          <w:szCs w:val="32"/>
          <w:shd w:val="clear" w:color="auto" w:fill="FFFFFF"/>
        </w:rPr>
        <w:t xml:space="preserve"> Meeting est une réunion de fin de sprint dans laquelle l’équipe    présente au </w:t>
      </w:r>
      <w:proofErr w:type="spellStart"/>
      <w:r w:rsidRPr="00827C5D">
        <w:rPr>
          <w:rFonts w:cstheme="minorHAnsi"/>
          <w:color w:val="0D0D0D"/>
          <w:sz w:val="32"/>
          <w:szCs w:val="32"/>
          <w:shd w:val="clear" w:color="auto" w:fill="FFFFFF"/>
        </w:rPr>
        <w:t>product</w:t>
      </w:r>
      <w:proofErr w:type="spellEnd"/>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owner</w:t>
      </w:r>
      <w:proofErr w:type="spellEnd"/>
      <w:r w:rsidRPr="00827C5D">
        <w:rPr>
          <w:rFonts w:cstheme="minorHAnsi"/>
          <w:color w:val="0D0D0D"/>
          <w:sz w:val="32"/>
          <w:szCs w:val="32"/>
          <w:shd w:val="clear" w:color="auto" w:fill="FFFFFF"/>
        </w:rPr>
        <w:t xml:space="preserve"> une démonstration du produit et précise ce qui est fini et ce qui ne l’est pas.</w:t>
      </w:r>
    </w:p>
    <w:p w14:paraId="3578970D" w14:textId="07151CF9" w:rsidR="009711CB" w:rsidRPr="00827C5D" w:rsidRDefault="009711CB" w:rsidP="009711CB">
      <w:pPr>
        <w:ind w:left="696" w:firstLine="12"/>
        <w:rPr>
          <w:rFonts w:cstheme="minorHAnsi"/>
          <w:color w:val="0D0D0D"/>
          <w:sz w:val="32"/>
          <w:szCs w:val="32"/>
          <w:shd w:val="clear" w:color="auto" w:fill="FFFFFF"/>
        </w:rPr>
      </w:pPr>
      <w:r w:rsidRPr="00827C5D">
        <w:rPr>
          <w:rFonts w:cstheme="minorHAnsi"/>
          <w:color w:val="0D0D0D"/>
          <w:sz w:val="32"/>
          <w:szCs w:val="32"/>
          <w:shd w:val="clear" w:color="auto" w:fill="FFFFFF"/>
        </w:rPr>
        <w:t>Lors de Sprint Rétrospective Meeting, l’équipe est occupée de planifier les moyens pour améliorer sa qualité et son efficacité pour la prochaine itération.</w:t>
      </w:r>
    </w:p>
    <w:p w14:paraId="6E47A217" w14:textId="77777777" w:rsidR="009711CB" w:rsidRPr="00827C5D" w:rsidRDefault="009711CB" w:rsidP="009711CB">
      <w:pPr>
        <w:ind w:left="696"/>
        <w:rPr>
          <w:rFonts w:cstheme="minorHAnsi"/>
          <w:color w:val="0D0D0D"/>
          <w:sz w:val="32"/>
          <w:szCs w:val="32"/>
          <w:shd w:val="clear" w:color="auto" w:fill="FFFFFF"/>
        </w:rPr>
      </w:pPr>
    </w:p>
    <w:p w14:paraId="4D223A6D" w14:textId="77777777"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Produit Global</w:t>
      </w:r>
    </w:p>
    <w:p w14:paraId="7C9314B5" w14:textId="6140EA14" w:rsidR="009711CB" w:rsidRPr="00827C5D" w:rsidRDefault="009711CB" w:rsidP="009711CB">
      <w:pPr>
        <w:ind w:left="696"/>
        <w:rPr>
          <w:rFonts w:cstheme="minorHAnsi"/>
          <w:color w:val="0D0D0D"/>
          <w:sz w:val="32"/>
          <w:szCs w:val="32"/>
          <w:shd w:val="clear" w:color="auto" w:fill="FFFFFF"/>
        </w:rPr>
      </w:pPr>
      <w:r w:rsidRPr="00827C5D">
        <w:rPr>
          <w:rFonts w:cstheme="minorHAnsi"/>
          <w:color w:val="0D0D0D"/>
          <w:sz w:val="32"/>
          <w:szCs w:val="32"/>
          <w:shd w:val="clear" w:color="auto" w:fill="FFFFFF"/>
        </w:rPr>
        <w:t xml:space="preserve">Le tableau 2 résume le </w:t>
      </w:r>
      <w:proofErr w:type="spellStart"/>
      <w:r w:rsidRPr="00827C5D">
        <w:rPr>
          <w:rFonts w:cstheme="minorHAnsi"/>
          <w:color w:val="0D0D0D"/>
          <w:sz w:val="32"/>
          <w:szCs w:val="32"/>
          <w:shd w:val="clear" w:color="auto" w:fill="FFFFFF"/>
        </w:rPr>
        <w:t>backlog</w:t>
      </w:r>
      <w:proofErr w:type="spellEnd"/>
      <w:r w:rsidRPr="00827C5D">
        <w:rPr>
          <w:rFonts w:cstheme="minorHAnsi"/>
          <w:color w:val="0D0D0D"/>
          <w:sz w:val="32"/>
          <w:szCs w:val="32"/>
          <w:shd w:val="clear" w:color="auto" w:fill="FFFFFF"/>
        </w:rPr>
        <w:t xml:space="preserve"> de produit global de notre application. Chaque thème de ce back- log est constitué d’un ou plusieurs user</w:t>
      </w:r>
    </w:p>
    <w:p w14:paraId="1260DE2E" w14:textId="2938472E" w:rsidR="009711CB" w:rsidRPr="00827C5D" w:rsidRDefault="009711CB" w:rsidP="009711CB">
      <w:pPr>
        <w:ind w:left="696"/>
        <w:rPr>
          <w:rFonts w:cstheme="minorHAnsi"/>
          <w:color w:val="0D0D0D"/>
          <w:sz w:val="32"/>
          <w:szCs w:val="32"/>
          <w:shd w:val="clear" w:color="auto" w:fill="FFFFFF"/>
        </w:rPr>
      </w:pPr>
    </w:p>
    <w:p w14:paraId="6F0F7996" w14:textId="3FB87371" w:rsidR="009711CB" w:rsidRPr="00827C5D" w:rsidRDefault="009711CB" w:rsidP="009711CB">
      <w:pPr>
        <w:ind w:left="696"/>
        <w:rPr>
          <w:rFonts w:cstheme="minorHAnsi"/>
          <w:color w:val="0D0D0D"/>
          <w:sz w:val="32"/>
          <w:szCs w:val="32"/>
          <w:shd w:val="clear" w:color="auto" w:fill="FFFFFF"/>
        </w:rPr>
      </w:pPr>
    </w:p>
    <w:p w14:paraId="22318AF2" w14:textId="61AC3809" w:rsidR="009711CB" w:rsidRPr="00827C5D" w:rsidRDefault="009711CB" w:rsidP="009711CB">
      <w:pPr>
        <w:ind w:left="696"/>
        <w:rPr>
          <w:rFonts w:cstheme="minorHAnsi"/>
          <w:color w:val="0D0D0D"/>
          <w:sz w:val="32"/>
          <w:szCs w:val="32"/>
          <w:shd w:val="clear" w:color="auto" w:fill="FFFFFF"/>
        </w:rPr>
      </w:pPr>
    </w:p>
    <w:p w14:paraId="26EE8E1C" w14:textId="28CE7DAC" w:rsidR="009711CB" w:rsidRPr="00827C5D" w:rsidRDefault="009711CB" w:rsidP="009711CB">
      <w:pPr>
        <w:ind w:left="696"/>
        <w:rPr>
          <w:rFonts w:cstheme="minorHAnsi"/>
          <w:color w:val="0D0D0D"/>
          <w:sz w:val="32"/>
          <w:szCs w:val="32"/>
          <w:shd w:val="clear" w:color="auto" w:fill="FFFFFF"/>
        </w:rPr>
      </w:pPr>
    </w:p>
    <w:p w14:paraId="7A19BDA5" w14:textId="6726FB3D" w:rsidR="009711CB" w:rsidRDefault="009711CB" w:rsidP="00827C5D">
      <w:pPr>
        <w:rPr>
          <w:rFonts w:ascii="Segoe UI" w:hAnsi="Segoe UI" w:cs="Segoe UI"/>
          <w:color w:val="0D0D0D"/>
          <w:sz w:val="24"/>
          <w:szCs w:val="24"/>
          <w:shd w:val="clear" w:color="auto" w:fill="FFFFFF"/>
        </w:rPr>
      </w:pPr>
    </w:p>
    <w:p w14:paraId="5D813A56" w14:textId="77777777" w:rsidR="00827C5D" w:rsidRDefault="00827C5D" w:rsidP="00827C5D">
      <w:pPr>
        <w:rPr>
          <w:rFonts w:ascii="Segoe UI" w:hAnsi="Segoe UI" w:cs="Segoe UI"/>
          <w:color w:val="0D0D0D"/>
          <w:sz w:val="24"/>
          <w:szCs w:val="24"/>
          <w:shd w:val="clear" w:color="auto" w:fill="FFFFFF"/>
        </w:rPr>
      </w:pPr>
    </w:p>
    <w:p w14:paraId="6FAEDBD0" w14:textId="77777777" w:rsidR="009711CB" w:rsidRDefault="009711CB" w:rsidP="009711CB">
      <w:pPr>
        <w:ind w:left="696"/>
        <w:rPr>
          <w:rFonts w:ascii="Segoe UI" w:hAnsi="Segoe UI" w:cs="Segoe UI"/>
          <w:color w:val="0D0D0D"/>
          <w:sz w:val="24"/>
          <w:szCs w:val="24"/>
          <w:shd w:val="clear" w:color="auto" w:fill="FFFFFF"/>
        </w:rPr>
      </w:pPr>
    </w:p>
    <w:p w14:paraId="3C9A3645" w14:textId="7B419AD3" w:rsidR="009711CB" w:rsidRPr="00827C5D" w:rsidRDefault="009711CB" w:rsidP="00714C00">
      <w:pPr>
        <w:pStyle w:val="ListParagraph"/>
        <w:numPr>
          <w:ilvl w:val="0"/>
          <w:numId w:val="9"/>
        </w:numPr>
        <w:rPr>
          <w:rFonts w:cstheme="minorHAnsi"/>
          <w:b/>
          <w:color w:val="0D0D0D"/>
          <w:sz w:val="32"/>
          <w:szCs w:val="32"/>
          <w:shd w:val="clear" w:color="auto" w:fill="FFFFFF"/>
        </w:rPr>
      </w:pPr>
      <w:r w:rsidRPr="00827C5D">
        <w:rPr>
          <w:rFonts w:cstheme="minorHAnsi"/>
          <w:b/>
          <w:color w:val="0D0D0D"/>
          <w:sz w:val="32"/>
          <w:szCs w:val="32"/>
          <w:shd w:val="clear" w:color="auto" w:fill="FFFFFF"/>
        </w:rPr>
        <w:lastRenderedPageBreak/>
        <w:t>Diagramme de cas d’utilisation global :</w:t>
      </w:r>
    </w:p>
    <w:p w14:paraId="1EDD9760" w14:textId="77777777" w:rsidR="009711CB" w:rsidRPr="00827C5D" w:rsidRDefault="009711CB" w:rsidP="009711CB">
      <w:pPr>
        <w:pStyle w:val="ListParagraph"/>
        <w:ind w:left="1296"/>
        <w:rPr>
          <w:rFonts w:ascii="Segoe UI" w:hAnsi="Segoe UI" w:cs="Segoe UI"/>
          <w:color w:val="0D0D0D"/>
          <w:sz w:val="32"/>
          <w:szCs w:val="32"/>
          <w:shd w:val="clear" w:color="auto" w:fill="FFFFFF"/>
        </w:rPr>
      </w:pPr>
    </w:p>
    <w:p w14:paraId="355FE539" w14:textId="350F899D" w:rsidR="009711CB" w:rsidRPr="00827C5D" w:rsidRDefault="009711CB" w:rsidP="009711C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827C5D" w:rsidRDefault="009711CB" w:rsidP="009711CB">
      <w:pPr>
        <w:pStyle w:val="ListParagraph"/>
        <w:ind w:left="1296"/>
        <w:rPr>
          <w:rFonts w:ascii="Segoe UI" w:hAnsi="Segoe UI" w:cs="Segoe UI"/>
          <w:color w:val="0D0D0D"/>
          <w:sz w:val="32"/>
          <w:szCs w:val="32"/>
          <w:shd w:val="clear" w:color="auto" w:fill="FFFFFF"/>
        </w:rPr>
      </w:pPr>
    </w:p>
    <w:p w14:paraId="709301C2" w14:textId="6D4AEDE3" w:rsidR="009711CB" w:rsidRPr="00827C5D" w:rsidRDefault="009711CB" w:rsidP="00200AA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 xml:space="preserve">Le diagramme de cas d’utilisation est un diagramme UML (Unified Modeling </w:t>
      </w:r>
      <w:proofErr w:type="spellStart"/>
      <w:r w:rsidRPr="00827C5D">
        <w:rPr>
          <w:rFonts w:ascii="Segoe UI" w:hAnsi="Segoe UI" w:cs="Segoe UI"/>
          <w:color w:val="0D0D0D"/>
          <w:sz w:val="32"/>
          <w:szCs w:val="32"/>
          <w:shd w:val="clear" w:color="auto" w:fill="FFFFFF"/>
        </w:rPr>
        <w:t>Language</w:t>
      </w:r>
      <w:proofErr w:type="spellEnd"/>
      <w:r w:rsidRPr="00827C5D">
        <w:rPr>
          <w:rFonts w:ascii="Segoe UI" w:hAnsi="Segoe UI" w:cs="Segoe UI"/>
          <w:color w:val="0D0D0D"/>
          <w:sz w:val="32"/>
          <w:szCs w:val="32"/>
          <w:shd w:val="clear" w:color="auto" w:fill="FFFFFF"/>
        </w:rPr>
        <w:t>)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28739EE" w:rsidR="00200AAB" w:rsidRPr="00827C5D" w:rsidRDefault="00200AAB" w:rsidP="00200AAB">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Le diagramme 12 illustre les diverses activités et rôles sous la gestion et le contrôle de l'administrateur, ainsi que les diverses fonctionnalités proposées aux utilisateurs.</w:t>
      </w:r>
    </w:p>
    <w:p w14:paraId="50705F47" w14:textId="6DB72F27" w:rsidR="009711CB" w:rsidRPr="00827C5D" w:rsidRDefault="00200AAB" w:rsidP="009711CB">
      <w:pPr>
        <w:ind w:left="6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ab/>
      </w:r>
      <w:r w:rsidRPr="00827C5D">
        <w:rPr>
          <w:rFonts w:ascii="Segoe UI" w:hAnsi="Segoe UI" w:cs="Segoe UI"/>
          <w:color w:val="0D0D0D"/>
          <w:sz w:val="32"/>
          <w:szCs w:val="32"/>
          <w:shd w:val="clear" w:color="auto" w:fill="FFFFFF"/>
        </w:rPr>
        <w:tab/>
      </w:r>
    </w:p>
    <w:p w14:paraId="2798DF02" w14:textId="43DA8ED4" w:rsidR="00200AAB" w:rsidRPr="00827C5D" w:rsidRDefault="00200AAB" w:rsidP="00714C00">
      <w:pPr>
        <w:pStyle w:val="ListParagraph"/>
        <w:numPr>
          <w:ilvl w:val="0"/>
          <w:numId w:val="9"/>
        </w:numPr>
        <w:rPr>
          <w:rFonts w:ascii="Segoe UI" w:hAnsi="Segoe UI" w:cs="Segoe UI"/>
          <w:b/>
          <w:color w:val="0D0D0D"/>
          <w:sz w:val="32"/>
          <w:szCs w:val="32"/>
          <w:shd w:val="clear" w:color="auto" w:fill="FFFFFF"/>
        </w:rPr>
      </w:pPr>
      <w:r w:rsidRPr="00827C5D">
        <w:rPr>
          <w:rFonts w:ascii="Segoe UI" w:hAnsi="Segoe UI" w:cs="Segoe UI"/>
          <w:b/>
          <w:color w:val="0D0D0D"/>
          <w:sz w:val="32"/>
          <w:szCs w:val="32"/>
          <w:shd w:val="clear" w:color="auto" w:fill="FFFFFF"/>
        </w:rPr>
        <w:t>Diagramme de classes :</w:t>
      </w:r>
    </w:p>
    <w:p w14:paraId="2ABCE476"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Pour cette section, nous illustrons l’aspect statique de notre application en présentant le diagramme de classes.</w:t>
      </w:r>
    </w:p>
    <w:p w14:paraId="2B954089"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17D98E0E"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lastRenderedPageBreak/>
        <w:t>Les diagrammes de classes sont l'un des types de diagrammes UML les plus utiles, car ils décrivent clairement la structure d’un système particulier en modélisant ses classes, ses attributs, ses opérations et les relations entre ses objets [11].</w:t>
      </w:r>
    </w:p>
    <w:p w14:paraId="7CE42C52"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31B1BFBB" w14:textId="2C3EC68F" w:rsidR="00192BEB" w:rsidRPr="00827C5D" w:rsidRDefault="00B86610" w:rsidP="00714C00">
      <w:pPr>
        <w:pStyle w:val="ListParagraph"/>
        <w:numPr>
          <w:ilvl w:val="0"/>
          <w:numId w:val="9"/>
        </w:numPr>
        <w:rPr>
          <w:rFonts w:ascii="Segoe UI" w:hAnsi="Segoe UI" w:cs="Segoe UI"/>
          <w:b/>
          <w:sz w:val="26"/>
          <w:szCs w:val="26"/>
          <w:shd w:val="clear" w:color="auto" w:fill="FFFFFF"/>
        </w:rPr>
      </w:pPr>
      <w:r w:rsidRPr="00827C5D">
        <w:rPr>
          <w:rFonts w:ascii="Segoe UI" w:hAnsi="Segoe UI" w:cs="Segoe UI"/>
          <w:b/>
          <w:sz w:val="26"/>
          <w:szCs w:val="26"/>
          <w:shd w:val="clear" w:color="auto" w:fill="FFFFFF"/>
        </w:rPr>
        <w:t>L'environnement de développement :</w:t>
      </w:r>
    </w:p>
    <w:p w14:paraId="7F5427C6" w14:textId="77777777" w:rsidR="00B86610" w:rsidRPr="00827C5D" w:rsidRDefault="00B86610" w:rsidP="00B86610">
      <w:pPr>
        <w:pStyle w:val="ListParagraph"/>
        <w:ind w:left="1296"/>
        <w:rPr>
          <w:rFonts w:ascii="Segoe UI" w:hAnsi="Segoe UI" w:cs="Segoe UI"/>
          <w:color w:val="0D0D0D"/>
          <w:sz w:val="32"/>
          <w:szCs w:val="32"/>
          <w:shd w:val="clear" w:color="auto" w:fill="FFFFFF"/>
        </w:rPr>
      </w:pPr>
    </w:p>
    <w:p w14:paraId="71FB07BB" w14:textId="2E08499F" w:rsidR="008B0420" w:rsidRPr="00827C5D" w:rsidRDefault="008B0420" w:rsidP="008B0420">
      <w:pPr>
        <w:pStyle w:val="ListParagraph"/>
        <w:ind w:left="1296"/>
        <w:rPr>
          <w:rFonts w:ascii="Segoe UI" w:hAnsi="Segoe UI" w:cs="Segoe UI"/>
          <w:color w:val="0D0D0D"/>
          <w:sz w:val="32"/>
          <w:szCs w:val="32"/>
          <w:shd w:val="clear" w:color="auto" w:fill="FFFFFF"/>
        </w:rPr>
      </w:pPr>
      <w:r w:rsidRPr="00827C5D">
        <w:rPr>
          <w:rFonts w:ascii="Segoe UI" w:hAnsi="Segoe UI" w:cs="Segoe UI"/>
          <w:color w:val="0D0D0D"/>
          <w:sz w:val="32"/>
          <w:szCs w:val="32"/>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proofErr w:type="gramStart"/>
      <w:r w:rsidRPr="00827C5D">
        <w:rPr>
          <w:rFonts w:ascii="Segoe UI" w:hAnsi="Segoe UI" w:cs="Segoe UI"/>
          <w:color w:val="0D0D0D"/>
          <w:sz w:val="32"/>
          <w:szCs w:val="32"/>
          <w:shd w:val="clear" w:color="auto" w:fill="FFFFFF"/>
        </w:rPr>
        <w:t>utilisés .</w:t>
      </w:r>
      <w:proofErr w:type="gramEnd"/>
    </w:p>
    <w:p w14:paraId="1A8FE894" w14:textId="1DDA4172" w:rsidR="00E1081C" w:rsidRDefault="00E1081C" w:rsidP="008B0420">
      <w:pPr>
        <w:pStyle w:val="ListParagraph"/>
        <w:ind w:left="1296"/>
        <w:rPr>
          <w:rFonts w:ascii="Segoe UI" w:hAnsi="Segoe UI" w:cs="Segoe UI"/>
          <w:color w:val="0D0D0D"/>
          <w:sz w:val="28"/>
          <w:szCs w:val="28"/>
          <w:shd w:val="clear" w:color="auto" w:fill="FFFFFF"/>
        </w:rPr>
      </w:pPr>
    </w:p>
    <w:p w14:paraId="590D776C" w14:textId="77777777" w:rsidR="00E1081C" w:rsidRPr="00B86610" w:rsidRDefault="00E1081C" w:rsidP="008B0420">
      <w:pPr>
        <w:pStyle w:val="ListParagraph"/>
        <w:ind w:left="1296"/>
        <w:rPr>
          <w:rFonts w:ascii="Segoe UI" w:hAnsi="Segoe UI" w:cs="Segoe UI"/>
          <w:color w:val="0D0D0D"/>
          <w:sz w:val="28"/>
          <w:szCs w:val="28"/>
          <w:shd w:val="clear" w:color="auto" w:fill="FFFFFF"/>
        </w:rPr>
      </w:pPr>
    </w:p>
    <w:p w14:paraId="192F73EA" w14:textId="7E0EEC46" w:rsidR="008B0420" w:rsidRPr="00E1081C" w:rsidRDefault="008B0420" w:rsidP="00714C00">
      <w:pPr>
        <w:pStyle w:val="ListParagraph"/>
        <w:numPr>
          <w:ilvl w:val="1"/>
          <w:numId w:val="9"/>
        </w:numPr>
        <w:rPr>
          <w:rFonts w:cstheme="minorHAnsi"/>
          <w:b/>
          <w:sz w:val="28"/>
          <w:szCs w:val="28"/>
        </w:rPr>
      </w:pPr>
      <w:r w:rsidRPr="00E1081C">
        <w:rPr>
          <w:rFonts w:cstheme="minorHAnsi"/>
          <w:b/>
          <w:sz w:val="28"/>
          <w:szCs w:val="28"/>
        </w:rPr>
        <w:t>Outils de conception :</w:t>
      </w:r>
    </w:p>
    <w:p w14:paraId="4C7E8903" w14:textId="77777777" w:rsidR="008B0420" w:rsidRDefault="008B0420" w:rsidP="008B0420">
      <w:pPr>
        <w:pStyle w:val="ListParagraph"/>
        <w:ind w:left="1296"/>
        <w:rPr>
          <w:rFonts w:ascii="Segoe UI" w:hAnsi="Segoe UI" w:cs="Segoe UI"/>
        </w:rPr>
      </w:pPr>
    </w:p>
    <w:tbl>
      <w:tblPr>
        <w:tblStyle w:val="TableGrid"/>
        <w:tblW w:w="8636" w:type="dxa"/>
        <w:tblInd w:w="1296" w:type="dxa"/>
        <w:tblLook w:val="04A0" w:firstRow="1" w:lastRow="0" w:firstColumn="1" w:lastColumn="0" w:noHBand="0" w:noVBand="1"/>
        <w:tblPrChange w:id="1" w:author="Oumaima Houimel" w:date="2024-04-12T16:03:00Z">
          <w:tblPr>
            <w:tblStyle w:val="TableGrid"/>
            <w:tblW w:w="8636" w:type="dxa"/>
            <w:tblInd w:w="1296" w:type="dxa"/>
            <w:tblLook w:val="04A0" w:firstRow="1" w:lastRow="0" w:firstColumn="1" w:lastColumn="0" w:noHBand="0" w:noVBand="1"/>
          </w:tblPr>
        </w:tblPrChange>
      </w:tblPr>
      <w:tblGrid>
        <w:gridCol w:w="4262"/>
        <w:gridCol w:w="4374"/>
        <w:tblGridChange w:id="2">
          <w:tblGrid>
            <w:gridCol w:w="4262"/>
            <w:gridCol w:w="4374"/>
          </w:tblGrid>
        </w:tblGridChange>
      </w:tblGrid>
      <w:tr w:rsidR="008B0420" w14:paraId="0BFC7E56" w14:textId="77777777" w:rsidTr="007576E9">
        <w:trPr>
          <w:trHeight w:val="739"/>
          <w:trPrChange w:id="3" w:author="Oumaima Houimel" w:date="2024-04-12T16:03:00Z">
            <w:trPr>
              <w:trHeight w:val="739"/>
            </w:trPr>
          </w:trPrChange>
        </w:trPr>
        <w:tc>
          <w:tcPr>
            <w:tcW w:w="4262" w:type="dxa"/>
            <w:tcPrChange w:id="4" w:author="Oumaima Houimel" w:date="2024-04-12T16:03:00Z">
              <w:tcPr>
                <w:tcW w:w="4262" w:type="dxa"/>
              </w:tcPr>
            </w:tcPrChange>
          </w:tcPr>
          <w:p w14:paraId="2D5B09FD" w14:textId="77777777" w:rsidR="008B0420" w:rsidRPr="00BB0CE0" w:rsidRDefault="008B0420" w:rsidP="007576E9">
            <w:pPr>
              <w:pStyle w:val="ListParagraph"/>
              <w:ind w:left="0"/>
              <w:jc w:val="center"/>
              <w:rPr>
                <w:rFonts w:ascii="Segoe UI" w:hAnsi="Segoe UI" w:cs="Segoe UI"/>
                <w:color w:val="000000" w:themeColor="text1"/>
              </w:rPr>
            </w:pPr>
            <w:r w:rsidRPr="00BB0CE0">
              <w:rPr>
                <w:rFonts w:ascii="Segoe UI" w:hAnsi="Segoe UI" w:cs="Segoe UI"/>
                <w:color w:val="000000" w:themeColor="text1"/>
              </w:rPr>
              <w:t>Outils</w:t>
            </w:r>
          </w:p>
        </w:tc>
        <w:tc>
          <w:tcPr>
            <w:tcW w:w="4374" w:type="dxa"/>
            <w:tcPrChange w:id="5" w:author="Oumaima Houimel" w:date="2024-04-12T16:03:00Z">
              <w:tcPr>
                <w:tcW w:w="4374" w:type="dxa"/>
              </w:tcPr>
            </w:tcPrChange>
          </w:tcPr>
          <w:p w14:paraId="189AF6D8" w14:textId="77777777" w:rsidR="008B0420" w:rsidRDefault="008B0420" w:rsidP="007576E9">
            <w:pPr>
              <w:pStyle w:val="ListParagraph"/>
              <w:ind w:left="0"/>
              <w:jc w:val="center"/>
              <w:rPr>
                <w:rFonts w:ascii="Segoe UI" w:hAnsi="Segoe UI" w:cs="Segoe UI"/>
              </w:rPr>
            </w:pPr>
            <w:r>
              <w:rPr>
                <w:rFonts w:ascii="Segoe UI" w:hAnsi="Segoe UI" w:cs="Segoe UI"/>
              </w:rPr>
              <w:t>Description</w:t>
            </w:r>
          </w:p>
        </w:tc>
      </w:tr>
      <w:tr w:rsidR="008B0420" w14:paraId="1BB9E7F9" w14:textId="77777777" w:rsidTr="00B86610">
        <w:trPr>
          <w:trHeight w:val="1797"/>
          <w:trPrChange w:id="6" w:author="Oumaima Houimel" w:date="2024-04-12T16:03:00Z">
            <w:trPr>
              <w:trHeight w:val="739"/>
            </w:trPr>
          </w:trPrChange>
        </w:trPr>
        <w:tc>
          <w:tcPr>
            <w:tcW w:w="4262" w:type="dxa"/>
            <w:tcPrChange w:id="7" w:author="Oumaima Houimel" w:date="2024-04-12T16:03:00Z">
              <w:tcPr>
                <w:tcW w:w="4262" w:type="dxa"/>
              </w:tcPr>
            </w:tcPrChange>
          </w:tcPr>
          <w:p w14:paraId="70874FC1" w14:textId="77777777" w:rsidR="008B0420" w:rsidRPr="00956B68" w:rsidRDefault="008B0420" w:rsidP="007576E9">
            <w:pPr>
              <w:pStyle w:val="ListParagraph"/>
              <w:ind w:left="0"/>
              <w:jc w:val="center"/>
              <w:rPr>
                <w:rFonts w:ascii="Segoe UI" w:hAnsi="Segoe UI" w:cs="Segoe UI"/>
                <w:b/>
                <w:color w:val="000000" w:themeColor="text1"/>
              </w:rPr>
            </w:pPr>
            <w:r w:rsidRPr="00956B68">
              <w:rPr>
                <w:rFonts w:ascii="Segoe UI" w:hAnsi="Segoe UI" w:cs="Segoe UI"/>
                <w:b/>
                <w:color w:val="000000" w:themeColor="text1"/>
              </w:rPr>
              <w:t xml:space="preserve">Visual </w:t>
            </w:r>
            <w:proofErr w:type="spellStart"/>
            <w:r w:rsidRPr="00956B68">
              <w:rPr>
                <w:rFonts w:ascii="Segoe UI" w:hAnsi="Segoe UI" w:cs="Segoe UI"/>
                <w:b/>
                <w:color w:val="000000" w:themeColor="text1"/>
              </w:rPr>
              <w:t>paradigm</w:t>
            </w:r>
            <w:proofErr w:type="spellEnd"/>
          </w:p>
          <w:p w14:paraId="120B86E4" w14:textId="77777777" w:rsidR="008B0420" w:rsidRDefault="008B0420" w:rsidP="007576E9">
            <w:pPr>
              <w:pStyle w:val="ListParagraph"/>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0096B9D6">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3"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ListParagraph"/>
              <w:ind w:left="0"/>
              <w:rPr>
                <w:rFonts w:ascii="Segoe UI" w:hAnsi="Segoe UI" w:cs="Segoe UI"/>
                <w:color w:val="000000" w:themeColor="text1"/>
              </w:rPr>
            </w:pPr>
          </w:p>
        </w:tc>
        <w:tc>
          <w:tcPr>
            <w:tcW w:w="4374" w:type="dxa"/>
            <w:tcPrChange w:id="8" w:author="Oumaima Houimel" w:date="2024-04-12T16:03:00Z">
              <w:tcPr>
                <w:tcW w:w="4374" w:type="dxa"/>
              </w:tcPr>
            </w:tcPrChange>
          </w:tcPr>
          <w:p w14:paraId="1A5A77FD" w14:textId="77777777" w:rsidR="008B0420" w:rsidRPr="00B86610" w:rsidRDefault="008B0420" w:rsidP="007576E9">
            <w:pPr>
              <w:pStyle w:val="ListParagraph"/>
              <w:ind w:left="0"/>
              <w:rPr>
                <w:rFonts w:ascii="Segoe UI" w:hAnsi="Segoe UI" w:cs="Segoe UI"/>
                <w:sz w:val="28"/>
                <w:szCs w:val="28"/>
              </w:rPr>
            </w:pPr>
            <w:r w:rsidRPr="00B86610">
              <w:rPr>
                <w:rFonts w:ascii="Segoe UI" w:hAnsi="Segoe UI" w:cs="Segoe UI"/>
                <w:sz w:val="28"/>
                <w:szCs w:val="28"/>
              </w:rPr>
              <w:t>Est un logiciel de modélisation et de conception visuelle pour le développement logiciel et la gestion de projets.</w:t>
            </w:r>
          </w:p>
        </w:tc>
      </w:tr>
    </w:tbl>
    <w:p w14:paraId="0BF1EC6B" w14:textId="77777777" w:rsidR="008B0420" w:rsidRPr="00B86610" w:rsidRDefault="008B0420" w:rsidP="00B86610">
      <w:pPr>
        <w:rPr>
          <w:rFonts w:ascii="Segoe UI" w:hAnsi="Segoe UI" w:cs="Segoe UI"/>
        </w:rPr>
      </w:pPr>
    </w:p>
    <w:p w14:paraId="37C6F1F7" w14:textId="77777777" w:rsidR="00B86610" w:rsidRPr="00B86610" w:rsidRDefault="00B86610" w:rsidP="00B86610">
      <w:pPr>
        <w:rPr>
          <w:rFonts w:ascii="Segoe UI" w:hAnsi="Segoe UI" w:cs="Segoe UI"/>
          <w:sz w:val="24"/>
          <w:szCs w:val="24"/>
        </w:rPr>
      </w:pPr>
    </w:p>
    <w:p w14:paraId="3FD8F3C6" w14:textId="77777777" w:rsidR="008B0420" w:rsidRPr="00B86610" w:rsidRDefault="008B0420" w:rsidP="008B0420">
      <w:pPr>
        <w:pStyle w:val="ListParagraph"/>
        <w:ind w:left="1296"/>
        <w:rPr>
          <w:rFonts w:ascii="Segoe UI" w:hAnsi="Segoe UI" w:cs="Segoe UI"/>
          <w:sz w:val="24"/>
          <w:szCs w:val="24"/>
        </w:rPr>
      </w:pPr>
    </w:p>
    <w:p w14:paraId="010CCC79" w14:textId="77777777" w:rsidR="008B0420" w:rsidRPr="00E35509" w:rsidRDefault="008B0420" w:rsidP="00714C00">
      <w:pPr>
        <w:pStyle w:val="ListParagraph"/>
        <w:numPr>
          <w:ilvl w:val="1"/>
          <w:numId w:val="9"/>
        </w:numPr>
        <w:rPr>
          <w:rFonts w:ascii="Segoe UI" w:hAnsi="Segoe UI" w:cs="Segoe UI"/>
          <w:b/>
          <w:sz w:val="24"/>
          <w:szCs w:val="24"/>
        </w:rPr>
      </w:pPr>
      <w:r w:rsidRPr="00E35509">
        <w:rPr>
          <w:rFonts w:ascii="Segoe UI" w:hAnsi="Segoe UI" w:cs="Segoe UI"/>
          <w:b/>
          <w:sz w:val="24"/>
          <w:szCs w:val="24"/>
        </w:rPr>
        <w:t>Outils de développement :</w:t>
      </w:r>
    </w:p>
    <w:p w14:paraId="630CF3C1" w14:textId="77777777" w:rsidR="008B0420" w:rsidRDefault="008B0420" w:rsidP="008B0420">
      <w:pPr>
        <w:pStyle w:val="ListParagraph"/>
        <w:ind w:left="1296"/>
        <w:rPr>
          <w:rFonts w:ascii="Segoe UI" w:hAnsi="Segoe UI" w:cs="Segoe UI"/>
        </w:rPr>
      </w:pPr>
    </w:p>
    <w:tbl>
      <w:tblPr>
        <w:tblStyle w:val="TableGrid"/>
        <w:tblW w:w="0" w:type="auto"/>
        <w:tblInd w:w="1296" w:type="dxa"/>
        <w:tblLook w:val="04A0" w:firstRow="1" w:lastRow="0" w:firstColumn="1" w:lastColumn="0" w:noHBand="0" w:noVBand="1"/>
        <w:tblPrChange w:id="9" w:author="Oumaima Houimel" w:date="2024-04-12T16:03:00Z">
          <w:tblPr>
            <w:tblStyle w:val="TableGrid"/>
            <w:tblW w:w="0" w:type="auto"/>
            <w:tblInd w:w="1296" w:type="dxa"/>
            <w:tblLook w:val="04A0" w:firstRow="1" w:lastRow="0" w:firstColumn="1" w:lastColumn="0" w:noHBand="0" w:noVBand="1"/>
          </w:tblPr>
        </w:tblPrChange>
      </w:tblPr>
      <w:tblGrid>
        <w:gridCol w:w="2952"/>
        <w:gridCol w:w="4814"/>
        <w:tblGridChange w:id="10">
          <w:tblGrid>
            <w:gridCol w:w="2952"/>
            <w:gridCol w:w="4814"/>
          </w:tblGrid>
        </w:tblGridChange>
      </w:tblGrid>
      <w:tr w:rsidR="008B0420" w14:paraId="7C7F2D44" w14:textId="77777777" w:rsidTr="007576E9">
        <w:trPr>
          <w:trHeight w:val="594"/>
          <w:trPrChange w:id="11" w:author="Oumaima Houimel" w:date="2024-04-12T16:03:00Z">
            <w:trPr>
              <w:trHeight w:val="594"/>
            </w:trPr>
          </w:trPrChange>
        </w:trPr>
        <w:tc>
          <w:tcPr>
            <w:tcW w:w="2952" w:type="dxa"/>
            <w:tcPrChange w:id="12" w:author="Oumaima Houimel" w:date="2024-04-12T16:03:00Z">
              <w:tcPr>
                <w:tcW w:w="2952" w:type="dxa"/>
              </w:tcPr>
            </w:tcPrChange>
          </w:tcPr>
          <w:p w14:paraId="02F01CFE" w14:textId="77777777" w:rsidR="008B0420" w:rsidRPr="00E1081C" w:rsidRDefault="008B0420" w:rsidP="007576E9">
            <w:pPr>
              <w:pStyle w:val="ListParagraph"/>
              <w:ind w:left="0"/>
              <w:jc w:val="center"/>
              <w:rPr>
                <w:rFonts w:cstheme="minorHAnsi"/>
                <w:sz w:val="28"/>
                <w:szCs w:val="28"/>
              </w:rPr>
            </w:pPr>
            <w:r w:rsidRPr="00E1081C">
              <w:rPr>
                <w:rFonts w:cstheme="minorHAnsi"/>
                <w:sz w:val="28"/>
                <w:szCs w:val="28"/>
              </w:rPr>
              <w:t>Outils</w:t>
            </w:r>
          </w:p>
        </w:tc>
        <w:tc>
          <w:tcPr>
            <w:tcW w:w="4814" w:type="dxa"/>
            <w:tcPrChange w:id="13" w:author="Oumaima Houimel" w:date="2024-04-12T16:03:00Z">
              <w:tcPr>
                <w:tcW w:w="4814" w:type="dxa"/>
              </w:tcPr>
            </w:tcPrChange>
          </w:tcPr>
          <w:p w14:paraId="5094EE1A" w14:textId="77777777" w:rsidR="008B0420" w:rsidRPr="00E1081C" w:rsidRDefault="008B0420" w:rsidP="007576E9">
            <w:pPr>
              <w:pStyle w:val="ListParagraph"/>
              <w:ind w:left="0"/>
              <w:jc w:val="center"/>
              <w:rPr>
                <w:rFonts w:cstheme="minorHAnsi"/>
                <w:sz w:val="28"/>
                <w:szCs w:val="28"/>
              </w:rPr>
            </w:pPr>
            <w:r w:rsidRPr="00E1081C">
              <w:rPr>
                <w:rFonts w:cstheme="minorHAnsi"/>
                <w:sz w:val="28"/>
                <w:szCs w:val="28"/>
              </w:rPr>
              <w:t>Description</w:t>
            </w:r>
          </w:p>
        </w:tc>
      </w:tr>
      <w:tr w:rsidR="008B0420" w14:paraId="24162BD8" w14:textId="77777777" w:rsidTr="007576E9">
        <w:trPr>
          <w:trHeight w:val="594"/>
          <w:trPrChange w:id="14" w:author="Oumaima Houimel" w:date="2024-04-12T16:03:00Z">
            <w:trPr>
              <w:trHeight w:val="594"/>
            </w:trPr>
          </w:trPrChange>
        </w:trPr>
        <w:tc>
          <w:tcPr>
            <w:tcW w:w="2952" w:type="dxa"/>
            <w:tcPrChange w:id="15" w:author="Oumaima Houimel" w:date="2024-04-12T16:03:00Z">
              <w:tcPr>
                <w:tcW w:w="2952" w:type="dxa"/>
              </w:tcPr>
            </w:tcPrChange>
          </w:tcPr>
          <w:p w14:paraId="35F88808" w14:textId="77777777" w:rsidR="008B0420" w:rsidRPr="00DB6009" w:rsidRDefault="008B0420" w:rsidP="007576E9">
            <w:pPr>
              <w:pStyle w:val="ListParagraph"/>
              <w:ind w:left="0"/>
              <w:jc w:val="center"/>
              <w:rPr>
                <w:rFonts w:ascii="Segoe UI" w:hAnsi="Segoe UI" w:cs="Segoe UI"/>
                <w:b/>
              </w:rPr>
            </w:pPr>
            <w:r w:rsidRPr="00DB6009">
              <w:rPr>
                <w:rFonts w:ascii="Segoe UI" w:hAnsi="Segoe UI" w:cs="Segoe UI"/>
                <w:b/>
              </w:rPr>
              <w:t>Visual Studio Code</w:t>
            </w:r>
          </w:p>
          <w:p w14:paraId="1A877E57"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4814" w:type="dxa"/>
            <w:tcPrChange w:id="16" w:author="Oumaima Houimel" w:date="2024-04-12T16:03:00Z">
              <w:tcPr>
                <w:tcW w:w="4814" w:type="dxa"/>
              </w:tcPr>
            </w:tcPrChange>
          </w:tcPr>
          <w:p w14:paraId="5B068481" w14:textId="77777777" w:rsidR="008B0420" w:rsidRPr="00E1081C" w:rsidRDefault="008B0420" w:rsidP="007576E9">
            <w:pPr>
              <w:pStyle w:val="ListParagraph"/>
              <w:ind w:left="0"/>
              <w:rPr>
                <w:rFonts w:cstheme="minorHAnsi"/>
                <w:sz w:val="28"/>
                <w:szCs w:val="28"/>
              </w:rPr>
            </w:pPr>
            <w:r w:rsidRPr="00E1081C">
              <w:rPr>
                <w:rFonts w:cstheme="minorHAnsi"/>
                <w:color w:val="0D0D0D"/>
                <w:sz w:val="28"/>
                <w:szCs w:val="28"/>
                <w:shd w:val="clear" w:color="auto" w:fill="FFFFFF"/>
              </w:rPr>
              <w:t>Est un éditeur de code source léger, extensible et multiplateforme</w:t>
            </w:r>
          </w:p>
        </w:tc>
      </w:tr>
      <w:tr w:rsidR="008B0420" w14:paraId="23F4D1B4" w14:textId="77777777" w:rsidTr="007576E9">
        <w:tc>
          <w:tcPr>
            <w:tcW w:w="2952" w:type="dxa"/>
            <w:tcPrChange w:id="17" w:author="Oumaima Houimel" w:date="2024-04-12T16:03:00Z">
              <w:tcPr>
                <w:tcW w:w="2952" w:type="dxa"/>
              </w:tcPr>
            </w:tcPrChange>
          </w:tcPr>
          <w:p w14:paraId="019CD54A"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lastRenderedPageBreak/>
              <w:t>HTML</w:t>
            </w:r>
            <w:r>
              <w:rPr>
                <w:rFonts w:ascii="Segoe UI" w:hAnsi="Segoe UI" w:cs="Segoe UI"/>
                <w:b/>
              </w:rPr>
              <w:t xml:space="preserve"> 5</w:t>
            </w:r>
          </w:p>
          <w:p w14:paraId="78AF26DC"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7576E9">
            <w:pPr>
              <w:pStyle w:val="ListParagraph"/>
              <w:ind w:left="0"/>
              <w:jc w:val="center"/>
              <w:rPr>
                <w:rFonts w:ascii="Segoe UI" w:hAnsi="Segoe UI" w:cs="Segoe UI"/>
              </w:rPr>
            </w:pPr>
          </w:p>
        </w:tc>
        <w:tc>
          <w:tcPr>
            <w:tcW w:w="4814" w:type="dxa"/>
            <w:tcPrChange w:id="18" w:author="Oumaima Houimel" w:date="2024-04-12T16:03:00Z">
              <w:tcPr>
                <w:tcW w:w="4814" w:type="dxa"/>
              </w:tcPr>
            </w:tcPrChange>
          </w:tcPr>
          <w:p w14:paraId="3783BE35"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C’est un langage qui permet de composer des pages web.</w:t>
            </w:r>
          </w:p>
          <w:p w14:paraId="5424D464" w14:textId="77777777" w:rsidR="008B0420" w:rsidRPr="00E1081C" w:rsidRDefault="008B0420" w:rsidP="007576E9">
            <w:pPr>
              <w:tabs>
                <w:tab w:val="left" w:pos="1125"/>
              </w:tabs>
              <w:jc w:val="both"/>
              <w:rPr>
                <w:rFonts w:cstheme="minorHAnsi"/>
                <w:sz w:val="28"/>
                <w:szCs w:val="28"/>
              </w:rPr>
            </w:pPr>
            <w:r w:rsidRPr="00E1081C">
              <w:rPr>
                <w:rFonts w:cstheme="minorHAnsi"/>
                <w:sz w:val="28"/>
                <w:szCs w:val="28"/>
              </w:rPr>
              <w:tab/>
            </w:r>
          </w:p>
        </w:tc>
      </w:tr>
      <w:tr w:rsidR="008B0420" w14:paraId="39CA72AF" w14:textId="77777777" w:rsidTr="007576E9">
        <w:tc>
          <w:tcPr>
            <w:tcW w:w="2952" w:type="dxa"/>
            <w:tcPrChange w:id="19" w:author="Oumaima Houimel" w:date="2024-04-12T16:03:00Z">
              <w:tcPr>
                <w:tcW w:w="2952" w:type="dxa"/>
              </w:tcPr>
            </w:tcPrChange>
          </w:tcPr>
          <w:p w14:paraId="021DA3E9" w14:textId="77777777" w:rsidR="008B0420" w:rsidRPr="00CA0F6D" w:rsidRDefault="008B0420" w:rsidP="007576E9">
            <w:pPr>
              <w:pStyle w:val="ListParagraph"/>
              <w:ind w:left="0"/>
              <w:jc w:val="center"/>
              <w:rPr>
                <w:rFonts w:ascii="Segoe UI" w:hAnsi="Segoe UI" w:cs="Segoe UI"/>
                <w:b/>
              </w:rPr>
            </w:pPr>
            <w:r w:rsidRPr="00CA0F6D">
              <w:rPr>
                <w:rFonts w:ascii="Segoe UI" w:hAnsi="Segoe UI" w:cs="Segoe UI"/>
                <w:b/>
              </w:rPr>
              <w:t>CSS3</w:t>
            </w:r>
          </w:p>
          <w:p w14:paraId="4625D9FE"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6"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7576E9">
            <w:pPr>
              <w:pStyle w:val="ListParagraph"/>
              <w:ind w:left="0"/>
              <w:jc w:val="center"/>
              <w:rPr>
                <w:rFonts w:ascii="Segoe UI" w:hAnsi="Segoe UI" w:cs="Segoe UI"/>
              </w:rPr>
            </w:pPr>
          </w:p>
        </w:tc>
        <w:tc>
          <w:tcPr>
            <w:tcW w:w="4814" w:type="dxa"/>
            <w:tcPrChange w:id="20" w:author="Oumaima Houimel" w:date="2024-04-12T16:03:00Z">
              <w:tcPr>
                <w:tcW w:w="4814" w:type="dxa"/>
              </w:tcPr>
            </w:tcPrChange>
          </w:tcPr>
          <w:p w14:paraId="74E2BF1B" w14:textId="77777777" w:rsidR="008B0420" w:rsidRPr="00E1081C" w:rsidRDefault="008B0420" w:rsidP="007576E9">
            <w:pPr>
              <w:pStyle w:val="ListParagraph"/>
              <w:ind w:left="0"/>
              <w:rPr>
                <w:rFonts w:cstheme="minorHAnsi"/>
                <w:sz w:val="28"/>
                <w:szCs w:val="28"/>
              </w:rPr>
            </w:pPr>
            <w:r w:rsidRPr="00E1081C">
              <w:rPr>
                <w:rFonts w:cstheme="minorHAnsi"/>
                <w:color w:val="0D0D0D"/>
                <w:sz w:val="28"/>
                <w:szCs w:val="28"/>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B86610">
        <w:trPr>
          <w:trHeight w:val="1488"/>
        </w:trPr>
        <w:tc>
          <w:tcPr>
            <w:tcW w:w="2952" w:type="dxa"/>
            <w:tcPrChange w:id="21" w:author="Oumaima Houimel" w:date="2024-04-12T16:03:00Z">
              <w:tcPr>
                <w:tcW w:w="2952" w:type="dxa"/>
              </w:tcPr>
            </w:tcPrChange>
          </w:tcPr>
          <w:p w14:paraId="269E716D"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Bootstrap</w:t>
            </w:r>
          </w:p>
          <w:p w14:paraId="277231E0"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2AAE8C32" wp14:editId="05451E6D">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7576E9">
            <w:pPr>
              <w:pStyle w:val="ListParagraph"/>
              <w:ind w:left="0"/>
              <w:jc w:val="center"/>
              <w:rPr>
                <w:rFonts w:ascii="Segoe UI" w:hAnsi="Segoe UI" w:cs="Segoe UI"/>
              </w:rPr>
            </w:pPr>
          </w:p>
        </w:tc>
        <w:tc>
          <w:tcPr>
            <w:tcW w:w="4814" w:type="dxa"/>
            <w:tcPrChange w:id="22" w:author="Oumaima Houimel" w:date="2024-04-12T16:03:00Z">
              <w:tcPr>
                <w:tcW w:w="4814" w:type="dxa"/>
              </w:tcPr>
            </w:tcPrChange>
          </w:tcPr>
          <w:p w14:paraId="2FEC5E3B"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 xml:space="preserve">Est un </w:t>
            </w:r>
            <w:proofErr w:type="spellStart"/>
            <w:r w:rsidRPr="00E1081C">
              <w:rPr>
                <w:rFonts w:cstheme="minorHAnsi"/>
                <w:sz w:val="28"/>
                <w:szCs w:val="28"/>
              </w:rPr>
              <w:t>framework</w:t>
            </w:r>
            <w:proofErr w:type="spellEnd"/>
            <w:r w:rsidRPr="00E1081C">
              <w:rPr>
                <w:rFonts w:cstheme="minorHAnsi"/>
                <w:sz w:val="28"/>
                <w:szCs w:val="28"/>
              </w:rPr>
              <w:t xml:space="preserve"> front-end pour le développement web, offrant des outils et des modèles prêts à l'emploi pour créer des sites réactifs et mobiles.</w:t>
            </w:r>
          </w:p>
        </w:tc>
      </w:tr>
      <w:tr w:rsidR="008B0420" w14:paraId="47A6B55E" w14:textId="77777777" w:rsidTr="00B86610">
        <w:trPr>
          <w:trHeight w:val="1963"/>
        </w:trPr>
        <w:tc>
          <w:tcPr>
            <w:tcW w:w="2952" w:type="dxa"/>
            <w:tcPrChange w:id="23" w:author="Oumaima Houimel" w:date="2024-04-12T16:03:00Z">
              <w:tcPr>
                <w:tcW w:w="2952" w:type="dxa"/>
              </w:tcPr>
            </w:tcPrChange>
          </w:tcPr>
          <w:p w14:paraId="6A52171B"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Postman</w:t>
            </w:r>
          </w:p>
          <w:p w14:paraId="6A4D4EE2"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7576E9">
            <w:pPr>
              <w:pStyle w:val="ListParagraph"/>
              <w:ind w:left="0"/>
              <w:jc w:val="center"/>
              <w:rPr>
                <w:rFonts w:ascii="Segoe UI" w:hAnsi="Segoe UI" w:cs="Segoe UI"/>
              </w:rPr>
            </w:pPr>
          </w:p>
        </w:tc>
        <w:tc>
          <w:tcPr>
            <w:tcW w:w="4814" w:type="dxa"/>
            <w:tcPrChange w:id="24" w:author="Oumaima Houimel" w:date="2024-04-12T16:03:00Z">
              <w:tcPr>
                <w:tcW w:w="4814" w:type="dxa"/>
              </w:tcPr>
            </w:tcPrChange>
          </w:tcPr>
          <w:p w14:paraId="27537470"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Les applications modernes reposent largement sur des APIs. Celle-ci est considérée comme l'API la plus complète, bénéficiant de l'adhésion de plus de 100 000 entreprises à travers le monde.</w:t>
            </w:r>
          </w:p>
        </w:tc>
      </w:tr>
      <w:tr w:rsidR="008B0420" w14:paraId="07DC0C6B" w14:textId="77777777" w:rsidTr="00B86610">
        <w:trPr>
          <w:trHeight w:val="2402"/>
        </w:trPr>
        <w:tc>
          <w:tcPr>
            <w:tcW w:w="2952" w:type="dxa"/>
            <w:tcPrChange w:id="25" w:author="Oumaima Houimel" w:date="2024-04-12T16:03:00Z">
              <w:tcPr>
                <w:tcW w:w="2952" w:type="dxa"/>
              </w:tcPr>
            </w:tcPrChange>
          </w:tcPr>
          <w:p w14:paraId="6188B854" w14:textId="77777777" w:rsidR="008B0420" w:rsidRPr="00895247" w:rsidRDefault="008B0420" w:rsidP="007576E9">
            <w:pPr>
              <w:pStyle w:val="ListParagraph"/>
              <w:ind w:left="0"/>
              <w:jc w:val="center"/>
              <w:rPr>
                <w:rFonts w:ascii="Segoe UI" w:hAnsi="Segoe UI" w:cs="Segoe UI"/>
                <w:b/>
              </w:rPr>
            </w:pPr>
            <w:r w:rsidRPr="00895247">
              <w:rPr>
                <w:rFonts w:ascii="Segoe UI" w:hAnsi="Segoe UI" w:cs="Segoe UI"/>
                <w:b/>
              </w:rPr>
              <w:t>PhpMyAdmin</w:t>
            </w:r>
          </w:p>
          <w:p w14:paraId="55145EE8"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29"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4814" w:type="dxa"/>
            <w:tcPrChange w:id="26" w:author="Oumaima Houimel" w:date="2024-04-12T16:03:00Z">
              <w:tcPr>
                <w:tcW w:w="4814" w:type="dxa"/>
              </w:tcPr>
            </w:tcPrChange>
          </w:tcPr>
          <w:p w14:paraId="529A5CBD" w14:textId="77777777" w:rsidR="008B0420" w:rsidRDefault="008B0420" w:rsidP="007576E9">
            <w:pPr>
              <w:pStyle w:val="ListParagraph"/>
              <w:ind w:left="0"/>
              <w:rPr>
                <w:rFonts w:cstheme="minorHAnsi"/>
                <w:sz w:val="28"/>
                <w:szCs w:val="28"/>
              </w:rPr>
            </w:pPr>
            <w:r w:rsidRPr="00E1081C">
              <w:rPr>
                <w:rFonts w:cstheme="minorHAnsi"/>
                <w:sz w:val="28"/>
                <w:szCs w:val="28"/>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E1081C" w:rsidRDefault="00E1081C" w:rsidP="007576E9">
            <w:pPr>
              <w:pStyle w:val="ListParagraph"/>
              <w:ind w:left="0"/>
              <w:rPr>
                <w:rFonts w:cstheme="minorHAnsi"/>
                <w:sz w:val="28"/>
                <w:szCs w:val="28"/>
              </w:rPr>
            </w:pPr>
          </w:p>
        </w:tc>
      </w:tr>
      <w:tr w:rsidR="008B0420" w14:paraId="18DC83E1" w14:textId="77777777" w:rsidTr="007576E9">
        <w:tc>
          <w:tcPr>
            <w:tcW w:w="2952" w:type="dxa"/>
            <w:tcPrChange w:id="27" w:author="Oumaima Houimel" w:date="2024-04-12T16:03:00Z">
              <w:tcPr>
                <w:tcW w:w="2952" w:type="dxa"/>
              </w:tcPr>
            </w:tcPrChange>
          </w:tcPr>
          <w:p w14:paraId="1FD50A6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ListParagraph"/>
              <w:ind w:left="0"/>
              <w:rPr>
                <w:rFonts w:ascii="Segoe UI" w:hAnsi="Segoe UI" w:cs="Segoe UI"/>
              </w:rPr>
            </w:pPr>
          </w:p>
        </w:tc>
        <w:tc>
          <w:tcPr>
            <w:tcW w:w="4814" w:type="dxa"/>
            <w:tcPrChange w:id="28" w:author="Oumaima Houimel" w:date="2024-04-12T16:03:00Z">
              <w:tcPr>
                <w:tcW w:w="4814" w:type="dxa"/>
              </w:tcPr>
            </w:tcPrChange>
          </w:tcPr>
          <w:p w14:paraId="4844F7A0"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Est un logiciel libre et gratuit qui facilite la création et la gestion de serveurs web locaux.</w:t>
            </w:r>
          </w:p>
        </w:tc>
      </w:tr>
      <w:tr w:rsidR="008B0420" w14:paraId="624D0585" w14:textId="77777777" w:rsidTr="007576E9">
        <w:trPr>
          <w:trHeight w:val="1023"/>
          <w:trPrChange w:id="29" w:author="Oumaima Houimel" w:date="2024-04-12T16:03:00Z">
            <w:trPr>
              <w:trHeight w:val="1023"/>
            </w:trPr>
          </w:trPrChange>
        </w:trPr>
        <w:tc>
          <w:tcPr>
            <w:tcW w:w="2952" w:type="dxa"/>
            <w:tcPrChange w:id="30" w:author="Oumaima Houimel" w:date="2024-04-12T16:03:00Z">
              <w:tcPr>
                <w:tcW w:w="2952" w:type="dxa"/>
              </w:tcPr>
            </w:tcPrChange>
          </w:tcPr>
          <w:p w14:paraId="5EBBFE8A" w14:textId="77777777" w:rsidR="008B0420" w:rsidRPr="00895247" w:rsidRDefault="008B0420" w:rsidP="007576E9">
            <w:pPr>
              <w:pStyle w:val="ListParagraph"/>
              <w:ind w:left="0"/>
              <w:jc w:val="center"/>
              <w:rPr>
                <w:rFonts w:ascii="Segoe UI" w:hAnsi="Segoe UI" w:cs="Segoe UI"/>
                <w:b/>
              </w:rPr>
            </w:pPr>
            <w:proofErr w:type="spellStart"/>
            <w:r w:rsidRPr="00895247">
              <w:rPr>
                <w:rFonts w:ascii="Segoe UI" w:hAnsi="Segoe UI" w:cs="Segoe UI"/>
                <w:b/>
              </w:rPr>
              <w:t>PowerBI</w:t>
            </w:r>
            <w:proofErr w:type="spellEnd"/>
          </w:p>
          <w:p w14:paraId="6D20EFFD" w14:textId="77777777" w:rsidR="008B0420" w:rsidRDefault="008B0420" w:rsidP="007576E9">
            <w:pPr>
              <w:pStyle w:val="ListParagraph"/>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ListParagraph"/>
              <w:ind w:left="0"/>
              <w:jc w:val="center"/>
              <w:rPr>
                <w:rFonts w:ascii="Segoe UI" w:hAnsi="Segoe UI" w:cs="Segoe UI"/>
              </w:rPr>
            </w:pPr>
          </w:p>
        </w:tc>
        <w:tc>
          <w:tcPr>
            <w:tcW w:w="4814" w:type="dxa"/>
            <w:tcPrChange w:id="31" w:author="Oumaima Houimel" w:date="2024-04-12T16:03:00Z">
              <w:tcPr>
                <w:tcW w:w="4814" w:type="dxa"/>
              </w:tcPr>
            </w:tcPrChange>
          </w:tcPr>
          <w:p w14:paraId="574DE4BD" w14:textId="77777777" w:rsidR="008B0420" w:rsidRPr="00E1081C" w:rsidRDefault="008B0420" w:rsidP="007576E9">
            <w:pPr>
              <w:pStyle w:val="ListParagraph"/>
              <w:ind w:left="0"/>
              <w:rPr>
                <w:rFonts w:cstheme="minorHAnsi"/>
                <w:sz w:val="28"/>
                <w:szCs w:val="28"/>
              </w:rPr>
            </w:pPr>
            <w:r w:rsidRPr="00E1081C">
              <w:rPr>
                <w:rFonts w:cstheme="minorHAnsi"/>
                <w:sz w:val="28"/>
                <w:szCs w:val="28"/>
              </w:rPr>
              <w:t>Power BI est une suite d'outils d'analyse de données et de visualisation développée par Microsoft.</w:t>
            </w:r>
          </w:p>
        </w:tc>
      </w:tr>
    </w:tbl>
    <w:p w14:paraId="3FD99782" w14:textId="77777777" w:rsidR="008B0420" w:rsidRDefault="008B0420" w:rsidP="008B0420">
      <w:pPr>
        <w:pStyle w:val="ListParagraph"/>
        <w:ind w:left="1296"/>
        <w:rPr>
          <w:rFonts w:ascii="Segoe UI" w:hAnsi="Segoe UI" w:cs="Segoe UI"/>
        </w:rPr>
      </w:pPr>
    </w:p>
    <w:p w14:paraId="1996280D" w14:textId="77777777" w:rsidR="008B0420" w:rsidRPr="00E1081C" w:rsidRDefault="008B0420" w:rsidP="008B0420">
      <w:pPr>
        <w:pStyle w:val="ListParagraph"/>
        <w:ind w:left="1296"/>
        <w:rPr>
          <w:rFonts w:cstheme="minorHAnsi"/>
          <w:sz w:val="28"/>
          <w:szCs w:val="24"/>
        </w:rPr>
      </w:pPr>
    </w:p>
    <w:p w14:paraId="308B3BB0" w14:textId="77777777" w:rsidR="008B0420" w:rsidRPr="00E1081C" w:rsidRDefault="008B0420" w:rsidP="008B0420">
      <w:pPr>
        <w:pStyle w:val="ListParagraph"/>
        <w:ind w:left="1296"/>
        <w:jc w:val="both"/>
        <w:rPr>
          <w:rFonts w:cstheme="minorHAnsi"/>
          <w:sz w:val="28"/>
          <w:szCs w:val="24"/>
        </w:rPr>
      </w:pPr>
      <w:r w:rsidRPr="00E1081C">
        <w:rPr>
          <w:rFonts w:cstheme="minorHAnsi"/>
          <w:sz w:val="28"/>
          <w:szCs w:val="24"/>
        </w:rPr>
        <w:t>Dans la suite, nous donnerons plus de détails sur les principales technologies utilisées, à savoir</w:t>
      </w:r>
    </w:p>
    <w:p w14:paraId="687D94EB" w14:textId="77777777" w:rsidR="008B0420" w:rsidRPr="00E1081C" w:rsidRDefault="008B0420" w:rsidP="008B0420">
      <w:pPr>
        <w:pStyle w:val="ListParagraph"/>
        <w:ind w:left="1296"/>
        <w:jc w:val="both"/>
        <w:rPr>
          <w:rFonts w:cstheme="minorHAnsi"/>
          <w:sz w:val="28"/>
          <w:szCs w:val="24"/>
        </w:rPr>
      </w:pPr>
      <w:r w:rsidRPr="00E1081C">
        <w:rPr>
          <w:rFonts w:cstheme="minorHAnsi"/>
          <w:sz w:val="28"/>
          <w:szCs w:val="24"/>
        </w:rPr>
        <w:t>Angular 17, Laravel.</w:t>
      </w:r>
    </w:p>
    <w:p w14:paraId="64A56FC4" w14:textId="77777777" w:rsidR="00B86610" w:rsidRDefault="00B86610" w:rsidP="008B0420">
      <w:pPr>
        <w:pStyle w:val="ListParagraph"/>
        <w:ind w:left="1296"/>
        <w:rPr>
          <w:rFonts w:ascii="Segoe UI" w:hAnsi="Segoe UI" w:cs="Segoe UI"/>
          <w:lang w:val="en-US"/>
        </w:rPr>
      </w:pPr>
    </w:p>
    <w:p w14:paraId="4EAE5F18" w14:textId="77777777" w:rsidR="008B0420" w:rsidRPr="007B47C1" w:rsidRDefault="008B0420" w:rsidP="00714C00">
      <w:pPr>
        <w:pStyle w:val="ListParagraph"/>
        <w:numPr>
          <w:ilvl w:val="1"/>
          <w:numId w:val="9"/>
        </w:numPr>
        <w:rPr>
          <w:rFonts w:ascii="Segoe UI" w:hAnsi="Segoe UI" w:cs="Segoe UI"/>
          <w:b/>
          <w:sz w:val="32"/>
          <w:szCs w:val="32"/>
        </w:rPr>
      </w:pPr>
      <w:r w:rsidRPr="007B47C1">
        <w:rPr>
          <w:rFonts w:ascii="Segoe UI" w:hAnsi="Segoe UI" w:cs="Segoe UI"/>
          <w:b/>
          <w:sz w:val="32"/>
          <w:szCs w:val="32"/>
        </w:rPr>
        <w:t xml:space="preserve"> Environnements de développement utilisés :</w:t>
      </w:r>
    </w:p>
    <w:p w14:paraId="1282F9C2" w14:textId="26A695DA" w:rsidR="008B0420" w:rsidRDefault="00E35509" w:rsidP="008B0420">
      <w:pPr>
        <w:pStyle w:val="ListParagraph"/>
        <w:ind w:left="1296"/>
        <w:rPr>
          <w:ins w:id="32" w:author="Oumaima Houimel" w:date="2024-04-12T16:03:00Z"/>
          <w:rFonts w:ascii="Segoe UI" w:hAnsi="Segoe UI" w:cs="Segoe UI"/>
        </w:rPr>
      </w:pPr>
      <w:ins w:id="33" w:author="Oumaima Houimel" w:date="2024-04-12T16:03:00Z">
        <w:r w:rsidRPr="00845FF0">
          <w:rPr>
            <w:rFonts w:ascii="Segoe UI" w:hAnsi="Segoe UI" w:cs="Segoe UI"/>
            <w:noProof/>
          </w:rPr>
          <mc:AlternateContent>
            <mc:Choice Requires="wps">
              <w:drawing>
                <wp:anchor distT="45720" distB="45720" distL="114300" distR="114300" simplePos="0" relativeHeight="251662336" behindDoc="0" locked="0" layoutInCell="1" allowOverlap="1" wp14:anchorId="764E483E" wp14:editId="6745113B">
                  <wp:simplePos x="0" y="0"/>
                  <wp:positionH relativeFrom="margin">
                    <wp:posOffset>1725295</wp:posOffset>
                  </wp:positionH>
                  <wp:positionV relativeFrom="paragraph">
                    <wp:posOffset>171450</wp:posOffset>
                  </wp:positionV>
                  <wp:extent cx="4585970" cy="189357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5970" cy="18935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E87350" w14:textId="5DF4ED83" w:rsidR="009F0D2E" w:rsidRPr="007D29C1" w:rsidRDefault="009F0D2E" w:rsidP="00B86610">
                              <w:pPr>
                                <w:rPr>
                                  <w:ins w:id="34" w:author="Oumaima Houimel" w:date="2024-04-12T16:03:00Z"/>
                                  <w:sz w:val="32"/>
                                  <w:szCs w:val="32"/>
                                </w:rPr>
                              </w:pPr>
                              <w:r w:rsidRPr="00E35509">
                                <w:rPr>
                                  <w:rFonts w:cstheme="minorHAnsi"/>
                                  <w:sz w:val="32"/>
                                  <w:szCs w:val="32"/>
                                </w:rPr>
                                <w:t xml:space="preserve">Angular est un Framework JavaScript open source développé par Google. Est l’un des </w:t>
                              </w:r>
                              <w:proofErr w:type="spellStart"/>
                              <w:r w:rsidRPr="00E35509">
                                <w:rPr>
                                  <w:rFonts w:cstheme="minorHAnsi"/>
                                  <w:sz w:val="32"/>
                                  <w:szCs w:val="32"/>
                                </w:rPr>
                                <w:t>Frameworks</w:t>
                              </w:r>
                              <w:proofErr w:type="spellEnd"/>
                              <w:r w:rsidRPr="00E35509">
                                <w:rPr>
                                  <w:rFonts w:cstheme="minorHAnsi"/>
                                  <w:sz w:val="32"/>
                                  <w:szCs w:val="32"/>
                                </w:rPr>
                                <w:t xml:space="preserve"> les mieux réputés et les plus utilisés par les développeurs de front-end. Ce Framework est utilisé pour développement des applications web en javascript (</w:t>
                              </w:r>
                              <w:proofErr w:type="spellStart"/>
                              <w:r w:rsidRPr="00E35509">
                                <w:rPr>
                                  <w:rFonts w:cstheme="minorHAnsi"/>
                                  <w:sz w:val="32"/>
                                  <w:szCs w:val="32"/>
                                </w:rPr>
                                <w:t>TypeScript</w:t>
                              </w:r>
                              <w:proofErr w:type="spellEnd"/>
                              <w:r w:rsidRPr="00E35509">
                                <w:rPr>
                                  <w:rFonts w:cstheme="minorHAnsi"/>
                                  <w:sz w:val="32"/>
                                  <w:szCs w:val="32"/>
                                </w:rPr>
                                <w:t>)</w:t>
                              </w:r>
                              <w:r w:rsidRPr="007D29C1">
                                <w:rPr>
                                  <w:rFonts w:ascii="Segoe UI" w:hAnsi="Segoe UI" w:cs="Segoe UI"/>
                                  <w:sz w:val="32"/>
                                  <w:szCs w:val="32"/>
                                </w:rPr>
                                <w:t xml:space="preserve"> </w:t>
                              </w:r>
                              <w:r w:rsidRPr="007D29C1">
                                <w:rPr>
                                  <w:sz w:val="32"/>
                                  <w:szCs w:val="32"/>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E483E" id="_x0000_s1029" type="#_x0000_t202" style="position:absolute;left:0;text-align:left;margin-left:135.85pt;margin-top:13.5pt;width:361.1pt;height:149.1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" filled="f" stroked="f">
                  <v:textbox>
                    <w:txbxContent>
                      <w:p w14:paraId="1DE87350" w14:textId="5DF4ED83" w:rsidR="009F0D2E" w:rsidRPr="007D29C1" w:rsidRDefault="009F0D2E" w:rsidP="00B86610">
                        <w:pPr>
                          <w:rPr>
                            <w:ins w:id="35" w:author="Oumaima Houimel" w:date="2024-04-12T16:03:00Z"/>
                            <w:sz w:val="32"/>
                            <w:szCs w:val="32"/>
                          </w:rPr>
                        </w:pPr>
                        <w:r w:rsidRPr="00E35509">
                          <w:rPr>
                            <w:rFonts w:cstheme="minorHAnsi"/>
                            <w:sz w:val="32"/>
                            <w:szCs w:val="32"/>
                          </w:rPr>
                          <w:t xml:space="preserve">Angular est un Framework JavaScript open source développé par Google. Est l’un des </w:t>
                        </w:r>
                        <w:proofErr w:type="spellStart"/>
                        <w:r w:rsidRPr="00E35509">
                          <w:rPr>
                            <w:rFonts w:cstheme="minorHAnsi"/>
                            <w:sz w:val="32"/>
                            <w:szCs w:val="32"/>
                          </w:rPr>
                          <w:t>Frameworks</w:t>
                        </w:r>
                        <w:proofErr w:type="spellEnd"/>
                        <w:r w:rsidRPr="00E35509">
                          <w:rPr>
                            <w:rFonts w:cstheme="minorHAnsi"/>
                            <w:sz w:val="32"/>
                            <w:szCs w:val="32"/>
                          </w:rPr>
                          <w:t xml:space="preserve"> les mieux réputés et les plus utilisés par les développeurs de front-end. Ce Framework est utilisé pour développement des applications web en javascript (</w:t>
                        </w:r>
                        <w:proofErr w:type="spellStart"/>
                        <w:r w:rsidRPr="00E35509">
                          <w:rPr>
                            <w:rFonts w:cstheme="minorHAnsi"/>
                            <w:sz w:val="32"/>
                            <w:szCs w:val="32"/>
                          </w:rPr>
                          <w:t>TypeScript</w:t>
                        </w:r>
                        <w:proofErr w:type="spellEnd"/>
                        <w:r w:rsidRPr="00E35509">
                          <w:rPr>
                            <w:rFonts w:cstheme="minorHAnsi"/>
                            <w:sz w:val="32"/>
                            <w:szCs w:val="32"/>
                          </w:rPr>
                          <w:t>)</w:t>
                        </w:r>
                        <w:r w:rsidRPr="007D29C1">
                          <w:rPr>
                            <w:rFonts w:ascii="Segoe UI" w:hAnsi="Segoe UI" w:cs="Segoe UI"/>
                            <w:sz w:val="32"/>
                            <w:szCs w:val="32"/>
                          </w:rPr>
                          <w:t xml:space="preserve"> </w:t>
                        </w:r>
                        <w:r w:rsidRPr="007D29C1">
                          <w:rPr>
                            <w:sz w:val="32"/>
                            <w:szCs w:val="32"/>
                          </w:rPr>
                          <w:t>[12].</w:t>
                        </w:r>
                      </w:p>
                    </w:txbxContent>
                  </v:textbox>
                  <w10:wrap type="square" anchorx="margin"/>
                </v:shape>
              </w:pict>
            </mc:Fallback>
          </mc:AlternateContent>
        </w:r>
      </w:ins>
    </w:p>
    <w:p w14:paraId="45B43961" w14:textId="2C8287F5" w:rsidR="008B0420" w:rsidRDefault="008B0420" w:rsidP="008B0420">
      <w:pPr>
        <w:pStyle w:val="ListParagraph"/>
        <w:ind w:left="1296"/>
        <w:rPr>
          <w:del w:id="36" w:author="Oumaima Houimel" w:date="2024-04-12T16:03:00Z"/>
          <w:rFonts w:ascii="Segoe UI" w:hAnsi="Segoe UI" w:cs="Segoe UI"/>
        </w:rPr>
      </w:pPr>
      <w:ins w:id="37" w:author="Oumaima Houimel" w:date="2024-04-12T16:03:00Z">
        <w:r>
          <w:rPr>
            <w:rFonts w:ascii="Segoe UI" w:hAnsi="Segoe UI" w:cs="Segoe UI"/>
            <w:noProof/>
          </w:rPr>
          <w:drawing>
            <wp:anchor distT="0" distB="0" distL="114300" distR="114300" simplePos="0" relativeHeight="251663360" behindDoc="0" locked="0" layoutInCell="1" allowOverlap="1" wp14:anchorId="278B9EF1" wp14:editId="71310C52">
              <wp:simplePos x="0" y="0"/>
              <wp:positionH relativeFrom="column">
                <wp:posOffset>643255</wp:posOffset>
              </wp:positionH>
              <wp:positionV relativeFrom="paragraph">
                <wp:posOffset>40005</wp:posOffset>
              </wp:positionV>
              <wp:extent cx="895985" cy="9334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ins>
      <w:del w:id="38"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16E5906C">
              <wp:simplePos x="0" y="0"/>
              <wp:positionH relativeFrom="column">
                <wp:posOffset>595630</wp:posOffset>
              </wp:positionH>
              <wp:positionV relativeFrom="paragraph">
                <wp:posOffset>164465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r w:rsidRPr="00845FF0">
          <w:rPr>
            <w:rFonts w:ascii="Segoe UI" w:hAnsi="Segoe UI" w:cs="Segoe UI"/>
            <w:noProof/>
          </w:rPr>
          <mc:AlternateContent>
            <mc:Choice Requires="wps">
              <w:drawing>
                <wp:anchor distT="45720" distB="45720" distL="114300" distR="114300" simplePos="0" relativeHeight="251660288" behindDoc="0" locked="0" layoutInCell="1" allowOverlap="1" wp14:anchorId="7FE2492F" wp14:editId="271E9AFE">
                  <wp:simplePos x="0" y="0"/>
                  <wp:positionH relativeFrom="margin">
                    <wp:align>center</wp:align>
                  </wp:positionH>
                  <wp:positionV relativeFrom="paragraph">
                    <wp:posOffset>154940</wp:posOffset>
                  </wp:positionV>
                  <wp:extent cx="2360930" cy="1404620"/>
                  <wp:effectExtent l="0" t="0" r="19685" b="2095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customXmlDelRangeStart w:id="39" w:author="Oumaima Houimel" w:date="2024-04-12T16:03:00Z"/>
                            <w:sdt>
                              <w:sdtPr>
                                <w:id w:val="568603642"/>
                                <w:temporary/>
                                <w:showingPlcHdr/>
                                <w15:appearance w15:val="hidden"/>
                              </w:sdtPr>
                              <w:sdtContent>
                                <w:customXmlDelRangeEnd w:id="39"/>
                                <w:p w14:paraId="02831C3B" w14:textId="77777777" w:rsidR="009F0D2E" w:rsidRPr="00845FF0" w:rsidRDefault="009F0D2E" w:rsidP="008B0420">
                                  <w:pPr>
                                    <w:rPr>
                                      <w:del w:id="40" w:author="Oumaima Houimel" w:date="2024-04-12T16:03:00Z"/>
                                      <w:lang w:val="en-US"/>
                                    </w:rPr>
                                  </w:pPr>
                                  <w:del w:id="41" w:author="Oumaima Houimel" w:date="2024-04-12T16:03:00Z">
                                    <w:r>
                                      <w:delText>[Grab your reader’s attention with a great quote from the document or use this space to emphasize a key point. To place this text box anywhere on the page, just drag it.]</w:delText>
                                    </w:r>
                                  </w:del>
                                </w:p>
                                <w:customXmlDelRangeStart w:id="42" w:author="Oumaima Houimel" w:date="2024-04-12T16:03:00Z"/>
                              </w:sdtContent>
                            </w:sdt>
                            <w:customXmlDelRangeEnd w:id="42"/>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E2492F" id="_x0000_s1030" type="#_x0000_t202" style="position:absolute;left:0;text-align:left;margin-left:0;margin-top:12.2pt;width:185.9pt;height:110.6pt;z-index:251660288;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">
                  <v:textbox style="mso-fit-shape-to-text:t">
                    <w:txbxContent>
                      <w:customXmlDelRangeStart w:id="43" w:author="Oumaima Houimel" w:date="2024-04-12T16:03:00Z"/>
                      <w:sdt>
                        <w:sdtPr>
                          <w:id w:val="568603642"/>
                          <w:temporary/>
                          <w:showingPlcHdr/>
                          <w15:appearance w15:val="hidden"/>
                        </w:sdtPr>
                        <w:sdtContent>
                          <w:customXmlDelRangeEnd w:id="43"/>
                          <w:p w14:paraId="02831C3B" w14:textId="77777777" w:rsidR="009F0D2E" w:rsidRPr="00845FF0" w:rsidRDefault="009F0D2E" w:rsidP="008B0420">
                            <w:pPr>
                              <w:rPr>
                                <w:del w:id="44" w:author="Oumaima Houimel" w:date="2024-04-12T16:03:00Z"/>
                                <w:lang w:val="en-US"/>
                              </w:rPr>
                            </w:pPr>
                            <w:del w:id="45" w:author="Oumaima Houimel" w:date="2024-04-12T16:03:00Z">
                              <w:r>
                                <w:delText>[Grab your reader’s attention with a great quote from the document or use this space to emphasize a key point. To place this text box anywhere on the page, just drag it.]</w:delText>
                              </w:r>
                            </w:del>
                          </w:p>
                          <w:customXmlDelRangeStart w:id="46" w:author="Oumaima Houimel" w:date="2024-04-12T16:03:00Z"/>
                        </w:sdtContent>
                      </w:sdt>
                      <w:customXmlDelRangeEnd w:id="46"/>
                    </w:txbxContent>
                  </v:textbox>
                  <w10:wrap type="square" anchorx="margin"/>
                </v:shape>
              </w:pict>
            </mc:Fallback>
          </mc:AlternateContent>
        </w:r>
      </w:del>
    </w:p>
    <w:p w14:paraId="2E0A1708" w14:textId="77777777" w:rsidR="008B0420" w:rsidRDefault="008B0420" w:rsidP="008B0420">
      <w:pPr>
        <w:pStyle w:val="ListParagraph"/>
        <w:ind w:left="1416"/>
        <w:rPr>
          <w:del w:id="47" w:author="Oumaima Houimel" w:date="2024-04-12T16:03:00Z"/>
          <w:rFonts w:ascii="Segoe UI" w:hAnsi="Segoe UI" w:cs="Segoe UI"/>
        </w:rPr>
      </w:pPr>
    </w:p>
    <w:p w14:paraId="54224ABF" w14:textId="77777777" w:rsidR="008B0420" w:rsidRDefault="008B0420" w:rsidP="008B0420">
      <w:pPr>
        <w:pStyle w:val="ListParagraph"/>
        <w:ind w:left="1416"/>
        <w:rPr>
          <w:del w:id="48" w:author="Oumaima Houimel" w:date="2024-04-12T16:03:00Z"/>
          <w:rFonts w:ascii="Segoe UI" w:hAnsi="Segoe UI" w:cs="Segoe UI"/>
        </w:rPr>
      </w:pPr>
    </w:p>
    <w:p w14:paraId="429A6E1C" w14:textId="77777777" w:rsidR="008B0420" w:rsidRDefault="008B0420" w:rsidP="008B0420">
      <w:pPr>
        <w:pStyle w:val="ListParagraph"/>
        <w:ind w:left="1416"/>
        <w:rPr>
          <w:del w:id="49" w:author="Oumaima Houimel" w:date="2024-04-12T16:03:00Z"/>
          <w:rFonts w:ascii="Segoe UI" w:hAnsi="Segoe UI" w:cs="Segoe UI"/>
        </w:rPr>
      </w:pPr>
    </w:p>
    <w:p w14:paraId="397EF127" w14:textId="77777777" w:rsidR="008B0420" w:rsidRDefault="008B0420" w:rsidP="008B0420">
      <w:pPr>
        <w:pStyle w:val="ListParagraph"/>
        <w:ind w:left="1416"/>
        <w:rPr>
          <w:del w:id="50" w:author="Oumaima Houimel" w:date="2024-04-12T16:03:00Z"/>
          <w:rFonts w:ascii="Segoe UI" w:hAnsi="Segoe UI" w:cs="Segoe UI"/>
        </w:rPr>
      </w:pPr>
    </w:p>
    <w:p w14:paraId="55F63BDC" w14:textId="77777777" w:rsidR="008B0420" w:rsidRDefault="008B0420" w:rsidP="008B0420">
      <w:pPr>
        <w:pStyle w:val="ListParagraph"/>
        <w:ind w:left="1416"/>
        <w:rPr>
          <w:del w:id="51" w:author="Oumaima Houimel" w:date="2024-04-12T16:03:00Z"/>
          <w:rFonts w:ascii="Segoe UI" w:hAnsi="Segoe UI" w:cs="Segoe UI"/>
        </w:rPr>
      </w:pPr>
    </w:p>
    <w:p w14:paraId="626346D4" w14:textId="77777777" w:rsidR="008B0420" w:rsidRDefault="008B0420" w:rsidP="008B0420">
      <w:pPr>
        <w:pStyle w:val="ListParagraph"/>
        <w:ind w:left="1416"/>
        <w:rPr>
          <w:del w:id="52" w:author="Oumaima Houimel" w:date="2024-04-12T16:03:00Z"/>
          <w:rFonts w:ascii="Segoe UI" w:hAnsi="Segoe UI" w:cs="Segoe UI"/>
        </w:rPr>
      </w:pPr>
    </w:p>
    <w:p w14:paraId="15A1200A" w14:textId="77777777" w:rsidR="008B0420" w:rsidRDefault="008B0420" w:rsidP="008B0420">
      <w:pPr>
        <w:pStyle w:val="ListParagraph"/>
        <w:ind w:left="1416"/>
        <w:rPr>
          <w:del w:id="53" w:author="Oumaima Houimel" w:date="2024-04-12T16:03:00Z"/>
          <w:rFonts w:ascii="Segoe UI" w:hAnsi="Segoe UI" w:cs="Segoe UI"/>
        </w:rPr>
      </w:pPr>
    </w:p>
    <w:p w14:paraId="6156DE1F" w14:textId="77777777" w:rsidR="008B0420" w:rsidRDefault="008B0420" w:rsidP="008B0420">
      <w:pPr>
        <w:rPr>
          <w:del w:id="54" w:author="Oumaima Houimel" w:date="2024-04-12T16:03:00Z"/>
          <w:rFonts w:ascii="Segoe UI" w:hAnsi="Segoe UI" w:cs="Segoe UI"/>
        </w:rPr>
      </w:pPr>
      <w:del w:id="55" w:author="Oumaima Houimel" w:date="2024-04-12T16:03:00Z">
        <w:r>
          <w:rPr>
            <w:rFonts w:ascii="Segoe UI" w:hAnsi="Segoe UI" w:cs="Segoe UI"/>
          </w:rPr>
          <w:br w:type="page"/>
        </w:r>
      </w:del>
    </w:p>
    <w:p w14:paraId="5C9437D5" w14:textId="77777777" w:rsidR="008B0420" w:rsidRPr="00CB569E" w:rsidRDefault="008B0420" w:rsidP="008B0420">
      <w:pPr>
        <w:pBdr>
          <w:top w:val="single" w:sz="2" w:space="0" w:color="E3E3E3"/>
          <w:left w:val="single" w:sz="2" w:space="0" w:color="E3E3E3"/>
          <w:bottom w:val="single" w:sz="2" w:space="0" w:color="E3E3E3"/>
          <w:right w:val="single" w:sz="2" w:space="0" w:color="E3E3E3"/>
        </w:pBdr>
        <w:shd w:val="clear" w:color="auto" w:fill="FFFFFF"/>
        <w:spacing w:after="300" w:line="240" w:lineRule="auto"/>
        <w:rPr>
          <w:del w:id="56" w:author="Oumaima Houimel" w:date="2024-04-12T16:03:00Z"/>
          <w:rFonts w:ascii="Segoe UI" w:eastAsia="Times New Roman" w:hAnsi="Segoe UI" w:cs="Segoe UI"/>
          <w:color w:val="0D0D0D"/>
          <w:sz w:val="24"/>
          <w:szCs w:val="24"/>
          <w:lang w:eastAsia="fr-FR"/>
        </w:rPr>
      </w:pPr>
      <w:del w:id="57" w:author="Oumaima Houimel" w:date="2024-04-12T16:03:00Z">
        <w:r w:rsidRPr="00CB569E">
          <w:rPr>
            <w:rFonts w:ascii="Segoe UI" w:eastAsia="Times New Roman" w:hAnsi="Segoe UI" w:cs="Segoe UI"/>
            <w:color w:val="0D0D0D"/>
            <w:sz w:val="24"/>
            <w:szCs w:val="24"/>
            <w:lang w:eastAsia="fr-FR"/>
          </w:rPr>
          <w:br/>
          <w:delText>Dans un système de gestion de maintenance assistée par ordinateur (GMAO) comprenant trois acteurs principaux - technicien, gestionnaire et administrateur - voici quelques rôles possibles avec leurs responsabilités associées :</w:delText>
        </w:r>
      </w:del>
    </w:p>
    <w:p w14:paraId="3D2EC7C9" w14:textId="77777777" w:rsidR="008B0420" w:rsidRPr="00CB569E" w:rsidRDefault="008B0420" w:rsidP="00714C0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58" w:author="Oumaima Houimel" w:date="2024-04-12T16:03:00Z"/>
          <w:rFonts w:ascii="Segoe UI" w:eastAsia="Times New Roman" w:hAnsi="Segoe UI" w:cs="Segoe UI"/>
          <w:color w:val="0D0D0D"/>
          <w:sz w:val="24"/>
          <w:szCs w:val="24"/>
          <w:lang w:eastAsia="fr-FR"/>
        </w:rPr>
      </w:pPr>
      <w:del w:id="59" w:author="Oumaima Houimel" w:date="2024-04-12T16:03:00Z">
        <w:r w:rsidRPr="00CB569E">
          <w:rPr>
            <w:rFonts w:ascii="Segoe UI" w:eastAsia="Times New Roman" w:hAnsi="Segoe UI" w:cs="Segoe UI"/>
            <w:b/>
            <w:bCs/>
            <w:color w:val="0D0D0D"/>
            <w:sz w:val="24"/>
            <w:szCs w:val="24"/>
            <w:bdr w:val="single" w:sz="2" w:space="0" w:color="E3E3E3" w:frame="1"/>
            <w:lang w:eastAsia="fr-FR"/>
          </w:rPr>
          <w:delText>Technicien :</w:delText>
        </w:r>
      </w:del>
    </w:p>
    <w:p w14:paraId="46B348F4"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0" w:author="Oumaima Houimel" w:date="2024-04-12T16:03:00Z"/>
          <w:rFonts w:ascii="Segoe UI" w:eastAsia="Times New Roman" w:hAnsi="Segoe UI" w:cs="Segoe UI"/>
          <w:color w:val="0D0D0D"/>
          <w:sz w:val="24"/>
          <w:szCs w:val="24"/>
          <w:lang w:eastAsia="fr-FR"/>
        </w:rPr>
      </w:pPr>
      <w:del w:id="61" w:author="Oumaima Houimel" w:date="2024-04-12T16:03:00Z">
        <w:r w:rsidRPr="00CB569E">
          <w:rPr>
            <w:rFonts w:ascii="Segoe UI" w:eastAsia="Times New Roman" w:hAnsi="Segoe UI" w:cs="Segoe UI"/>
            <w:color w:val="0D0D0D"/>
            <w:sz w:val="24"/>
            <w:szCs w:val="24"/>
            <w:lang w:eastAsia="fr-FR"/>
          </w:rPr>
          <w:delText>Accès aux tâches de maintenance assignées.</w:delText>
        </w:r>
      </w:del>
    </w:p>
    <w:p w14:paraId="670297C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2" w:author="Oumaima Houimel" w:date="2024-04-12T16:03:00Z"/>
          <w:rFonts w:ascii="Segoe UI" w:eastAsia="Times New Roman" w:hAnsi="Segoe UI" w:cs="Segoe UI"/>
          <w:color w:val="0D0D0D"/>
          <w:sz w:val="24"/>
          <w:szCs w:val="24"/>
          <w:lang w:eastAsia="fr-FR"/>
        </w:rPr>
      </w:pPr>
      <w:del w:id="63" w:author="Oumaima Houimel" w:date="2024-04-12T16:03:00Z">
        <w:r w:rsidRPr="00CB569E">
          <w:rPr>
            <w:rFonts w:ascii="Segoe UI" w:eastAsia="Times New Roman" w:hAnsi="Segoe UI" w:cs="Segoe UI"/>
            <w:color w:val="0D0D0D"/>
            <w:sz w:val="24"/>
            <w:szCs w:val="24"/>
            <w:lang w:eastAsia="fr-FR"/>
          </w:rPr>
          <w:delText>Enregistrement des rapports de maintenance et des activités effectuées.</w:delText>
        </w:r>
      </w:del>
    </w:p>
    <w:p w14:paraId="6986612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4" w:author="Oumaima Houimel" w:date="2024-04-12T16:03:00Z"/>
          <w:rFonts w:ascii="Segoe UI" w:eastAsia="Times New Roman" w:hAnsi="Segoe UI" w:cs="Segoe UI"/>
          <w:color w:val="0D0D0D"/>
          <w:sz w:val="24"/>
          <w:szCs w:val="24"/>
          <w:lang w:eastAsia="fr-FR"/>
        </w:rPr>
      </w:pPr>
      <w:del w:id="65" w:author="Oumaima Houimel" w:date="2024-04-12T16:03:00Z">
        <w:r w:rsidRPr="00CB569E">
          <w:rPr>
            <w:rFonts w:ascii="Segoe UI" w:eastAsia="Times New Roman" w:hAnsi="Segoe UI" w:cs="Segoe UI"/>
            <w:color w:val="0D0D0D"/>
            <w:sz w:val="24"/>
            <w:szCs w:val="24"/>
            <w:lang w:eastAsia="fr-FR"/>
          </w:rPr>
          <w:delText>Consultation de l'historique des équipements et des interventions.</w:delText>
        </w:r>
      </w:del>
    </w:p>
    <w:p w14:paraId="634ABCAF"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6" w:author="Oumaima Houimel" w:date="2024-04-12T16:03:00Z"/>
          <w:rFonts w:ascii="Segoe UI" w:eastAsia="Times New Roman" w:hAnsi="Segoe UI" w:cs="Segoe UI"/>
          <w:color w:val="0D0D0D"/>
          <w:sz w:val="24"/>
          <w:szCs w:val="24"/>
          <w:lang w:eastAsia="fr-FR"/>
        </w:rPr>
      </w:pPr>
      <w:del w:id="67" w:author="Oumaima Houimel" w:date="2024-04-12T16:03:00Z">
        <w:r w:rsidRPr="00CB569E">
          <w:rPr>
            <w:rFonts w:ascii="Segoe UI" w:eastAsia="Times New Roman" w:hAnsi="Segoe UI" w:cs="Segoe UI"/>
            <w:color w:val="0D0D0D"/>
            <w:sz w:val="24"/>
            <w:szCs w:val="24"/>
            <w:lang w:eastAsia="fr-FR"/>
          </w:rPr>
          <w:delText>Notification des pannes et demande d'interventions.</w:delText>
        </w:r>
      </w:del>
    </w:p>
    <w:p w14:paraId="45356E66"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68" w:author="Oumaima Houimel" w:date="2024-04-12T16:03:00Z"/>
          <w:rFonts w:ascii="Segoe UI" w:eastAsia="Times New Roman" w:hAnsi="Segoe UI" w:cs="Segoe UI"/>
          <w:color w:val="0D0D0D"/>
          <w:sz w:val="24"/>
          <w:szCs w:val="24"/>
          <w:lang w:eastAsia="fr-FR"/>
        </w:rPr>
      </w:pPr>
      <w:del w:id="69" w:author="Oumaima Houimel" w:date="2024-04-12T16:03:00Z">
        <w:r w:rsidRPr="00CB569E">
          <w:rPr>
            <w:rFonts w:ascii="Segoe UI" w:eastAsia="Times New Roman" w:hAnsi="Segoe UI" w:cs="Segoe UI"/>
            <w:color w:val="0D0D0D"/>
            <w:sz w:val="24"/>
            <w:szCs w:val="24"/>
            <w:lang w:eastAsia="fr-FR"/>
          </w:rPr>
          <w:delText>Suivi des stocks de pièces de rechange et des consommables.</w:delText>
        </w:r>
      </w:del>
    </w:p>
    <w:p w14:paraId="2DD91D51" w14:textId="77777777" w:rsidR="008B0420" w:rsidRPr="00CB569E" w:rsidRDefault="008B0420" w:rsidP="00714C0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70" w:author="Oumaima Houimel" w:date="2024-04-12T16:03:00Z"/>
          <w:rFonts w:ascii="Segoe UI" w:eastAsia="Times New Roman" w:hAnsi="Segoe UI" w:cs="Segoe UI"/>
          <w:color w:val="0D0D0D"/>
          <w:sz w:val="24"/>
          <w:szCs w:val="24"/>
          <w:lang w:eastAsia="fr-FR"/>
        </w:rPr>
      </w:pPr>
      <w:del w:id="71" w:author="Oumaima Houimel" w:date="2024-04-12T16:03:00Z">
        <w:r w:rsidRPr="00CB569E">
          <w:rPr>
            <w:rFonts w:ascii="Segoe UI" w:eastAsia="Times New Roman" w:hAnsi="Segoe UI" w:cs="Segoe UI"/>
            <w:b/>
            <w:bCs/>
            <w:color w:val="0D0D0D"/>
            <w:sz w:val="24"/>
            <w:szCs w:val="24"/>
            <w:bdr w:val="single" w:sz="2" w:space="0" w:color="E3E3E3" w:frame="1"/>
            <w:lang w:eastAsia="fr-FR"/>
          </w:rPr>
          <w:delText>Gestionnaire :</w:delText>
        </w:r>
      </w:del>
    </w:p>
    <w:p w14:paraId="7D46733B"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2" w:author="Oumaima Houimel" w:date="2024-04-12T16:03:00Z"/>
          <w:rFonts w:ascii="Segoe UI" w:eastAsia="Times New Roman" w:hAnsi="Segoe UI" w:cs="Segoe UI"/>
          <w:color w:val="0D0D0D"/>
          <w:sz w:val="24"/>
          <w:szCs w:val="24"/>
          <w:lang w:eastAsia="fr-FR"/>
        </w:rPr>
      </w:pPr>
      <w:del w:id="73" w:author="Oumaima Houimel" w:date="2024-04-12T16:03:00Z">
        <w:r w:rsidRPr="00CB569E">
          <w:rPr>
            <w:rFonts w:ascii="Segoe UI" w:eastAsia="Times New Roman" w:hAnsi="Segoe UI" w:cs="Segoe UI"/>
            <w:color w:val="0D0D0D"/>
            <w:sz w:val="24"/>
            <w:szCs w:val="24"/>
            <w:lang w:eastAsia="fr-FR"/>
          </w:rPr>
          <w:delText>Assignation des tâches de maintenance aux techniciens.</w:delText>
        </w:r>
      </w:del>
    </w:p>
    <w:p w14:paraId="12BF913A"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4" w:author="Oumaima Houimel" w:date="2024-04-12T16:03:00Z"/>
          <w:rFonts w:ascii="Segoe UI" w:eastAsia="Times New Roman" w:hAnsi="Segoe UI" w:cs="Segoe UI"/>
          <w:color w:val="0D0D0D"/>
          <w:sz w:val="24"/>
          <w:szCs w:val="24"/>
          <w:lang w:eastAsia="fr-FR"/>
        </w:rPr>
      </w:pPr>
      <w:del w:id="75" w:author="Oumaima Houimel" w:date="2024-04-12T16:03:00Z">
        <w:r w:rsidRPr="00CB569E">
          <w:rPr>
            <w:rFonts w:ascii="Segoe UI" w:eastAsia="Times New Roman" w:hAnsi="Segoe UI" w:cs="Segoe UI"/>
            <w:color w:val="0D0D0D"/>
            <w:sz w:val="24"/>
            <w:szCs w:val="24"/>
            <w:lang w:eastAsia="fr-FR"/>
          </w:rPr>
          <w:delText>Planification des interventions et gestion des calendriers.</w:delText>
        </w:r>
      </w:del>
    </w:p>
    <w:p w14:paraId="5A331C09"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6" w:author="Oumaima Houimel" w:date="2024-04-12T16:03:00Z"/>
          <w:rFonts w:ascii="Segoe UI" w:eastAsia="Times New Roman" w:hAnsi="Segoe UI" w:cs="Segoe UI"/>
          <w:color w:val="0D0D0D"/>
          <w:sz w:val="24"/>
          <w:szCs w:val="24"/>
          <w:lang w:eastAsia="fr-FR"/>
        </w:rPr>
      </w:pPr>
      <w:del w:id="77" w:author="Oumaima Houimel" w:date="2024-04-12T16:03:00Z">
        <w:r w:rsidRPr="00CB569E">
          <w:rPr>
            <w:rFonts w:ascii="Segoe UI" w:eastAsia="Times New Roman" w:hAnsi="Segoe UI" w:cs="Segoe UI"/>
            <w:color w:val="0D0D0D"/>
            <w:sz w:val="24"/>
            <w:szCs w:val="24"/>
            <w:lang w:eastAsia="fr-FR"/>
          </w:rPr>
          <w:delText>Suivi des performances des équipements et des équipes de maintenance.</w:delText>
        </w:r>
      </w:del>
    </w:p>
    <w:p w14:paraId="75C7676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78" w:author="Oumaima Houimel" w:date="2024-04-12T16:03:00Z"/>
          <w:rFonts w:ascii="Segoe UI" w:eastAsia="Times New Roman" w:hAnsi="Segoe UI" w:cs="Segoe UI"/>
          <w:color w:val="0D0D0D"/>
          <w:sz w:val="24"/>
          <w:szCs w:val="24"/>
          <w:lang w:eastAsia="fr-FR"/>
        </w:rPr>
      </w:pPr>
      <w:del w:id="79" w:author="Oumaima Houimel" w:date="2024-04-12T16:03:00Z">
        <w:r w:rsidRPr="00CB569E">
          <w:rPr>
            <w:rFonts w:ascii="Segoe UI" w:eastAsia="Times New Roman" w:hAnsi="Segoe UI" w:cs="Segoe UI"/>
            <w:color w:val="0D0D0D"/>
            <w:sz w:val="24"/>
            <w:szCs w:val="24"/>
            <w:lang w:eastAsia="fr-FR"/>
          </w:rPr>
          <w:delText>Analyse des coûts de maintenance et des tendances.</w:delText>
        </w:r>
      </w:del>
    </w:p>
    <w:p w14:paraId="7DD7987C"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0" w:author="Oumaima Houimel" w:date="2024-04-12T16:03:00Z"/>
          <w:rFonts w:ascii="Segoe UI" w:eastAsia="Times New Roman" w:hAnsi="Segoe UI" w:cs="Segoe UI"/>
          <w:color w:val="0D0D0D"/>
          <w:sz w:val="24"/>
          <w:szCs w:val="24"/>
          <w:lang w:eastAsia="fr-FR"/>
        </w:rPr>
      </w:pPr>
      <w:del w:id="81" w:author="Oumaima Houimel" w:date="2024-04-12T16:03:00Z">
        <w:r w:rsidRPr="00CB569E">
          <w:rPr>
            <w:rFonts w:ascii="Segoe UI" w:eastAsia="Times New Roman" w:hAnsi="Segoe UI" w:cs="Segoe UI"/>
            <w:color w:val="0D0D0D"/>
            <w:sz w:val="24"/>
            <w:szCs w:val="24"/>
            <w:lang w:eastAsia="fr-FR"/>
          </w:rPr>
          <w:delText>Gestion des contrats de maintenance avec les fournisseurs externes.</w:delText>
        </w:r>
      </w:del>
    </w:p>
    <w:p w14:paraId="5301CFCC" w14:textId="77777777" w:rsidR="008B0420" w:rsidRPr="00CB569E" w:rsidRDefault="008B0420" w:rsidP="00714C00">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del w:id="82" w:author="Oumaima Houimel" w:date="2024-04-12T16:03:00Z"/>
          <w:rFonts w:ascii="Segoe UI" w:eastAsia="Times New Roman" w:hAnsi="Segoe UI" w:cs="Segoe UI"/>
          <w:color w:val="0D0D0D"/>
          <w:sz w:val="24"/>
          <w:szCs w:val="24"/>
          <w:lang w:eastAsia="fr-FR"/>
        </w:rPr>
      </w:pPr>
      <w:del w:id="83" w:author="Oumaima Houimel" w:date="2024-04-12T16:03:00Z">
        <w:r w:rsidRPr="00CB569E">
          <w:rPr>
            <w:rFonts w:ascii="Segoe UI" w:eastAsia="Times New Roman" w:hAnsi="Segoe UI" w:cs="Segoe UI"/>
            <w:b/>
            <w:bCs/>
            <w:color w:val="0D0D0D"/>
            <w:sz w:val="24"/>
            <w:szCs w:val="24"/>
            <w:bdr w:val="single" w:sz="2" w:space="0" w:color="E3E3E3" w:frame="1"/>
            <w:lang w:eastAsia="fr-FR"/>
          </w:rPr>
          <w:delText>Administrateur :</w:delText>
        </w:r>
      </w:del>
    </w:p>
    <w:p w14:paraId="078D9D9A"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4" w:author="Oumaima Houimel" w:date="2024-04-12T16:03:00Z"/>
          <w:rFonts w:ascii="Segoe UI" w:eastAsia="Times New Roman" w:hAnsi="Segoe UI" w:cs="Segoe UI"/>
          <w:color w:val="0D0D0D"/>
          <w:sz w:val="24"/>
          <w:szCs w:val="24"/>
          <w:lang w:eastAsia="fr-FR"/>
        </w:rPr>
      </w:pPr>
      <w:del w:id="85" w:author="Oumaima Houimel" w:date="2024-04-12T16:03:00Z">
        <w:r w:rsidRPr="00CB569E">
          <w:rPr>
            <w:rFonts w:ascii="Segoe UI" w:eastAsia="Times New Roman" w:hAnsi="Segoe UI" w:cs="Segoe UI"/>
            <w:color w:val="0D0D0D"/>
            <w:sz w:val="24"/>
            <w:szCs w:val="24"/>
            <w:lang w:eastAsia="fr-FR"/>
          </w:rPr>
          <w:delText>Configuration et gestion des utilisateurs et de leurs autorisations.</w:delText>
        </w:r>
      </w:del>
    </w:p>
    <w:p w14:paraId="5EE3E447"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6" w:author="Oumaima Houimel" w:date="2024-04-12T16:03:00Z"/>
          <w:rFonts w:ascii="Segoe UI" w:eastAsia="Times New Roman" w:hAnsi="Segoe UI" w:cs="Segoe UI"/>
          <w:color w:val="0D0D0D"/>
          <w:sz w:val="24"/>
          <w:szCs w:val="24"/>
          <w:lang w:eastAsia="fr-FR"/>
        </w:rPr>
      </w:pPr>
      <w:del w:id="87" w:author="Oumaima Houimel" w:date="2024-04-12T16:03:00Z">
        <w:r w:rsidRPr="00CB569E">
          <w:rPr>
            <w:rFonts w:ascii="Segoe UI" w:eastAsia="Times New Roman" w:hAnsi="Segoe UI" w:cs="Segoe UI"/>
            <w:color w:val="0D0D0D"/>
            <w:sz w:val="24"/>
            <w:szCs w:val="24"/>
            <w:lang w:eastAsia="fr-FR"/>
          </w:rPr>
          <w:delText>Personnalisation des formulaires et des processus de maintenance.</w:delText>
        </w:r>
      </w:del>
    </w:p>
    <w:p w14:paraId="67B94EA2"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88" w:author="Oumaima Houimel" w:date="2024-04-12T16:03:00Z"/>
          <w:rFonts w:ascii="Segoe UI" w:eastAsia="Times New Roman" w:hAnsi="Segoe UI" w:cs="Segoe UI"/>
          <w:color w:val="0D0D0D"/>
          <w:sz w:val="24"/>
          <w:szCs w:val="24"/>
          <w:lang w:eastAsia="fr-FR"/>
        </w:rPr>
      </w:pPr>
      <w:del w:id="89" w:author="Oumaima Houimel" w:date="2024-04-12T16:03:00Z">
        <w:r w:rsidRPr="00CB569E">
          <w:rPr>
            <w:rFonts w:ascii="Segoe UI" w:eastAsia="Times New Roman" w:hAnsi="Segoe UI" w:cs="Segoe UI"/>
            <w:color w:val="0D0D0D"/>
            <w:sz w:val="24"/>
            <w:szCs w:val="24"/>
            <w:lang w:eastAsia="fr-FR"/>
          </w:rPr>
          <w:delText>Gestion de la base de données des équipements et des pièces de rechange.</w:delText>
        </w:r>
      </w:del>
    </w:p>
    <w:p w14:paraId="4B0A8AB2"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0" w:author="Oumaima Houimel" w:date="2024-04-12T16:03:00Z"/>
          <w:rFonts w:ascii="Segoe UI" w:eastAsia="Times New Roman" w:hAnsi="Segoe UI" w:cs="Segoe UI"/>
          <w:color w:val="0D0D0D"/>
          <w:sz w:val="24"/>
          <w:szCs w:val="24"/>
          <w:lang w:eastAsia="fr-FR"/>
        </w:rPr>
      </w:pPr>
      <w:del w:id="91" w:author="Oumaima Houimel" w:date="2024-04-12T16:03:00Z">
        <w:r w:rsidRPr="00CB569E">
          <w:rPr>
            <w:rFonts w:ascii="Segoe UI" w:eastAsia="Times New Roman" w:hAnsi="Segoe UI" w:cs="Segoe UI"/>
            <w:color w:val="0D0D0D"/>
            <w:sz w:val="24"/>
            <w:szCs w:val="24"/>
            <w:lang w:eastAsia="fr-FR"/>
          </w:rPr>
          <w:delText>Maintenance et mise à jour du système de GMAO.</w:delText>
        </w:r>
      </w:del>
    </w:p>
    <w:p w14:paraId="6E77B371" w14:textId="77777777" w:rsidR="008B0420" w:rsidRPr="00CB569E" w:rsidRDefault="008B0420" w:rsidP="00714C00">
      <w:pPr>
        <w:numPr>
          <w:ilvl w:val="1"/>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del w:id="92" w:author="Oumaima Houimel" w:date="2024-04-12T16:03:00Z"/>
          <w:rFonts w:ascii="Segoe UI" w:eastAsia="Times New Roman" w:hAnsi="Segoe UI" w:cs="Segoe UI"/>
          <w:color w:val="0D0D0D"/>
          <w:sz w:val="24"/>
          <w:szCs w:val="24"/>
          <w:lang w:eastAsia="fr-FR"/>
        </w:rPr>
      </w:pPr>
      <w:del w:id="93" w:author="Oumaima Houimel" w:date="2024-04-12T16:03:00Z">
        <w:r w:rsidRPr="00CB569E">
          <w:rPr>
            <w:rFonts w:ascii="Segoe UI" w:eastAsia="Times New Roman" w:hAnsi="Segoe UI" w:cs="Segoe UI"/>
            <w:color w:val="0D0D0D"/>
            <w:sz w:val="24"/>
            <w:szCs w:val="24"/>
            <w:lang w:eastAsia="fr-FR"/>
          </w:rPr>
          <w:delText>Rapports et analyses avancées sur l'utilisation du système et les performances globales de la maintenance.</w:delText>
        </w:r>
      </w:del>
    </w:p>
    <w:p w14:paraId="012BDBA8" w14:textId="77777777" w:rsidR="008B0420" w:rsidRPr="00BD1CF0" w:rsidRDefault="008B0420" w:rsidP="008B0420">
      <w:pPr>
        <w:pStyle w:val="ListParagraph"/>
        <w:ind w:left="1416"/>
        <w:rPr>
          <w:rFonts w:ascii="Segoe UI" w:hAnsi="Segoe UI" w:cs="Segoe UI"/>
        </w:rPr>
      </w:pPr>
    </w:p>
    <w:p w14:paraId="5B0A38F4" w14:textId="4A5BFA7F" w:rsidR="002828CD" w:rsidRDefault="002828CD"/>
    <w:p w14:paraId="1F49A493" w14:textId="77777777" w:rsidR="002828CD" w:rsidRDefault="002828CD"/>
    <w:p w14:paraId="6C085FFB" w14:textId="77777777" w:rsidR="002828CD" w:rsidRDefault="002828CD"/>
    <w:p w14:paraId="60D8AF44" w14:textId="77777777" w:rsidR="002828CD" w:rsidRDefault="002828CD"/>
    <w:p w14:paraId="7430B991" w14:textId="77777777" w:rsidR="002828CD" w:rsidRDefault="002828CD"/>
    <w:p w14:paraId="5889191F" w14:textId="3086691E" w:rsidR="002828CD" w:rsidRDefault="002828CD"/>
    <w:p w14:paraId="2F7B7E1D" w14:textId="2FA1ECB0" w:rsidR="002828CD" w:rsidRDefault="002828CD"/>
    <w:p w14:paraId="7201E0B8" w14:textId="4D16E94E" w:rsidR="002828CD" w:rsidRDefault="002828CD"/>
    <w:p w14:paraId="4513BAA6" w14:textId="77777777" w:rsidR="002828CD" w:rsidRDefault="002828CD"/>
    <w:p w14:paraId="191AB45F" w14:textId="20EC4EB2" w:rsidR="002828CD" w:rsidRPr="002828CD" w:rsidRDefault="002828CD" w:rsidP="002828CD">
      <w:pPr>
        <w:ind w:left="708"/>
        <w:jc w:val="both"/>
        <w:rPr>
          <w:sz w:val="28"/>
          <w:szCs w:val="28"/>
        </w:rPr>
      </w:pPr>
      <w:r w:rsidRPr="002828CD">
        <w:rPr>
          <w:sz w:val="28"/>
          <w:szCs w:val="28"/>
        </w:rPr>
        <w:t>La figure 19 représente l’architecture globale d’Angular :</w:t>
      </w:r>
    </w:p>
    <w:p w14:paraId="2493C294" w14:textId="77777777" w:rsidR="002828CD" w:rsidRDefault="002828CD" w:rsidP="002828CD">
      <w:pPr>
        <w:jc w:val="both"/>
        <w:rPr>
          <w:sz w:val="28"/>
          <w:szCs w:val="28"/>
        </w:rPr>
      </w:pPr>
    </w:p>
    <w:p w14:paraId="00C34FAE" w14:textId="239EAB34" w:rsidR="002828CD" w:rsidRDefault="002828CD" w:rsidP="002828CD">
      <w:pPr>
        <w:jc w:val="both"/>
        <w:rPr>
          <w:sz w:val="28"/>
          <w:szCs w:val="28"/>
        </w:rPr>
      </w:pPr>
      <w:r>
        <w:rPr>
          <w:noProof/>
          <w:sz w:val="28"/>
          <w:szCs w:val="28"/>
        </w:rPr>
        <w:drawing>
          <wp:inline distT="0" distB="0" distL="0" distR="0" wp14:anchorId="2B3C5799" wp14:editId="0F4D4D64">
            <wp:extent cx="5760720" cy="31559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ture-Angular-1024x561.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3155950"/>
                    </a:xfrm>
                    <a:prstGeom prst="rect">
                      <a:avLst/>
                    </a:prstGeom>
                  </pic:spPr>
                </pic:pic>
              </a:graphicData>
            </a:graphic>
          </wp:inline>
        </w:drawing>
      </w:r>
    </w:p>
    <w:p w14:paraId="35CBCCFE" w14:textId="77777777" w:rsidR="002828CD" w:rsidRDefault="002828CD" w:rsidP="002828CD">
      <w:pPr>
        <w:ind w:left="1416"/>
        <w:jc w:val="both"/>
        <w:rPr>
          <w:sz w:val="28"/>
          <w:szCs w:val="28"/>
        </w:rPr>
      </w:pPr>
    </w:p>
    <w:p w14:paraId="2C6FD3F5" w14:textId="77777777" w:rsidR="002828CD" w:rsidRPr="002828CD" w:rsidRDefault="002828CD" w:rsidP="007B47C1">
      <w:pPr>
        <w:jc w:val="both"/>
        <w:rPr>
          <w:sz w:val="32"/>
          <w:szCs w:val="32"/>
        </w:rPr>
      </w:pPr>
      <w:r w:rsidRPr="002828CD">
        <w:rPr>
          <w:sz w:val="32"/>
          <w:szCs w:val="32"/>
        </w:rPr>
        <w:t>La figure ci-dessus montre le Framework Angular qui est basé sur plusieurs concepts, nous détaillons dans la suite quelques-uns :</w:t>
      </w:r>
    </w:p>
    <w:p w14:paraId="259DB7A4" w14:textId="3DBF392F" w:rsidR="002828CD" w:rsidRPr="002828CD" w:rsidRDefault="002828CD" w:rsidP="007B47C1">
      <w:pPr>
        <w:jc w:val="both"/>
        <w:rPr>
          <w:sz w:val="32"/>
          <w:szCs w:val="32"/>
        </w:rPr>
      </w:pPr>
      <w:r w:rsidRPr="002828CD">
        <w:rPr>
          <w:sz w:val="32"/>
          <w:szCs w:val="32"/>
        </w:rPr>
        <w:lastRenderedPageBreak/>
        <w:t xml:space="preserve">▪ </w:t>
      </w:r>
      <w:r w:rsidRPr="002828CD">
        <w:rPr>
          <w:b/>
          <w:sz w:val="32"/>
          <w:szCs w:val="32"/>
        </w:rPr>
        <w:t>Le module</w:t>
      </w:r>
      <w:r w:rsidRPr="002828CD">
        <w:rPr>
          <w:sz w:val="32"/>
          <w:szCs w:val="32"/>
        </w:rPr>
        <w:t xml:space="preserve"> : c’est une classe type script avec le décorateur </w:t>
      </w:r>
      <w:r w:rsidRPr="002828CD">
        <w:rPr>
          <w:b/>
          <w:sz w:val="32"/>
          <w:szCs w:val="32"/>
        </w:rPr>
        <w:t>@NgModule</w:t>
      </w:r>
      <w:r w:rsidRPr="002828CD">
        <w:rPr>
          <w:sz w:val="32"/>
          <w:szCs w:val="32"/>
        </w:rPr>
        <w:t>, c’est la première structure de base dans Angular il est un peu comme un package Java. Une application Angular est composée d’au moins un module.</w:t>
      </w:r>
    </w:p>
    <w:p w14:paraId="2CBE1965" w14:textId="596BD9E3" w:rsidR="002828CD" w:rsidRPr="002828CD" w:rsidRDefault="002828CD" w:rsidP="007B47C1">
      <w:pPr>
        <w:jc w:val="both"/>
        <w:rPr>
          <w:sz w:val="32"/>
          <w:szCs w:val="32"/>
        </w:rPr>
      </w:pPr>
      <w:r w:rsidRPr="002828CD">
        <w:rPr>
          <w:b/>
          <w:sz w:val="32"/>
          <w:szCs w:val="32"/>
        </w:rPr>
        <w:t>▪ Le composant :</w:t>
      </w:r>
      <w:r w:rsidRPr="002828CD">
        <w:rPr>
          <w:sz w:val="32"/>
          <w:szCs w:val="32"/>
        </w:rPr>
        <w:t xml:space="preserve"> c’est une classe type script avec le décorateur </w:t>
      </w:r>
      <w:r w:rsidRPr="002828CD">
        <w:rPr>
          <w:b/>
          <w:sz w:val="32"/>
          <w:szCs w:val="32"/>
        </w:rPr>
        <w:t>@Componant</w:t>
      </w:r>
      <w:r w:rsidRPr="002828CD">
        <w:rPr>
          <w:sz w:val="32"/>
          <w:szCs w:val="32"/>
        </w:rPr>
        <w:t>. Il représente une vue de l’application. Une application Angular est un arbre de composants Angular.</w:t>
      </w:r>
    </w:p>
    <w:p w14:paraId="4E9A2751" w14:textId="77777777" w:rsidR="002828CD" w:rsidRDefault="002828CD" w:rsidP="007B47C1">
      <w:pPr>
        <w:jc w:val="both"/>
        <w:rPr>
          <w:sz w:val="32"/>
          <w:szCs w:val="32"/>
        </w:rPr>
      </w:pPr>
      <w:r w:rsidRPr="002828CD">
        <w:rPr>
          <w:b/>
          <w:sz w:val="32"/>
          <w:szCs w:val="32"/>
        </w:rPr>
        <w:t>▪ Le service :</w:t>
      </w:r>
      <w:r w:rsidRPr="002828CD">
        <w:rPr>
          <w:sz w:val="32"/>
          <w:szCs w:val="32"/>
        </w:rPr>
        <w:t xml:space="preserve"> C’est une classe type script avec le décorateur </w:t>
      </w:r>
      <w:r w:rsidRPr="002828CD">
        <w:rPr>
          <w:b/>
          <w:sz w:val="32"/>
          <w:szCs w:val="32"/>
        </w:rPr>
        <w:t>@Injectable</w:t>
      </w:r>
      <w:r w:rsidRPr="002828CD">
        <w:rPr>
          <w:sz w:val="32"/>
          <w:szCs w:val="32"/>
        </w:rPr>
        <w:t>. Il sert à partager des données entre les composants, ou bien factoriser un traitement réutilisable.</w:t>
      </w:r>
    </w:p>
    <w:p w14:paraId="4961154B" w14:textId="77777777" w:rsidR="002828CD" w:rsidRDefault="002828CD" w:rsidP="007B47C1">
      <w:pPr>
        <w:jc w:val="both"/>
        <w:rPr>
          <w:sz w:val="28"/>
          <w:szCs w:val="28"/>
        </w:rPr>
      </w:pPr>
    </w:p>
    <w:p w14:paraId="56D3A76C" w14:textId="77777777" w:rsidR="00417391" w:rsidRDefault="002828CD" w:rsidP="007B47C1">
      <w:pPr>
        <w:jc w:val="both"/>
        <w:rPr>
          <w:sz w:val="28"/>
          <w:szCs w:val="28"/>
        </w:rPr>
      </w:pPr>
      <w:r w:rsidRPr="002828CD">
        <w:rPr>
          <w:noProof/>
          <w:sz w:val="28"/>
          <w:szCs w:val="28"/>
        </w:rPr>
        <mc:AlternateContent>
          <mc:Choice Requires="wps">
            <w:drawing>
              <wp:anchor distT="45720" distB="45720" distL="114300" distR="114300" simplePos="0" relativeHeight="251671552" behindDoc="0" locked="0" layoutInCell="1" allowOverlap="1" wp14:anchorId="63255FD0" wp14:editId="1E0C3F8D">
                <wp:simplePos x="0" y="0"/>
                <wp:positionH relativeFrom="column">
                  <wp:posOffset>2235200</wp:posOffset>
                </wp:positionH>
                <wp:positionV relativeFrom="paragraph">
                  <wp:posOffset>0</wp:posOffset>
                </wp:positionV>
                <wp:extent cx="4048760" cy="3308985"/>
                <wp:effectExtent l="0" t="0" r="0" b="571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33089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9F0D2E" w:rsidRPr="00E35509" w:rsidRDefault="009F0D2E">
                            <w:pPr>
                              <w:rPr>
                                <w:rFonts w:cstheme="minorHAnsi"/>
                                <w:sz w:val="32"/>
                                <w:szCs w:val="32"/>
                              </w:rPr>
                            </w:pPr>
                            <w:r w:rsidRPr="00E35509">
                              <w:rPr>
                                <w:rFonts w:cstheme="minorHAnsi"/>
                                <w:bCs/>
                                <w:color w:val="202122"/>
                                <w:sz w:val="32"/>
                                <w:szCs w:val="32"/>
                                <w:shd w:val="clear" w:color="auto" w:fill="FFFFFF"/>
                              </w:rPr>
                              <w:t>E</w:t>
                            </w:r>
                            <w:r w:rsidRPr="00E35509">
                              <w:rPr>
                                <w:rFonts w:cstheme="minorHAnsi"/>
                                <w:color w:val="202122"/>
                                <w:sz w:val="32"/>
                                <w:szCs w:val="32"/>
                                <w:shd w:val="clear" w:color="auto" w:fill="FFFFFF"/>
                              </w:rPr>
                              <w:t>st un</w:t>
                            </w:r>
                            <w:r w:rsidRPr="00E35509">
                              <w:rPr>
                                <w:rFonts w:cstheme="minorHAnsi"/>
                                <w:sz w:val="32"/>
                                <w:szCs w:val="32"/>
                                <w:shd w:val="clear" w:color="auto" w:fill="FFFFFF"/>
                              </w:rPr>
                              <w:t> </w:t>
                            </w:r>
                            <w:hyperlink r:id="rId34" w:tooltip="Framework" w:history="1">
                              <w:r w:rsidRPr="00E35509">
                                <w:rPr>
                                  <w:rStyle w:val="Hyperlink"/>
                                  <w:rFonts w:cstheme="minorHAnsi"/>
                                  <w:color w:val="auto"/>
                                  <w:sz w:val="32"/>
                                  <w:szCs w:val="32"/>
                                  <w:u w:val="none"/>
                                  <w:shd w:val="clear" w:color="auto" w:fill="FFFFFF"/>
                                </w:rPr>
                                <w:t>Framework</w:t>
                              </w:r>
                            </w:hyperlink>
                            <w:r w:rsidRPr="00E35509">
                              <w:rPr>
                                <w:rFonts w:cstheme="minorHAnsi"/>
                                <w:sz w:val="32"/>
                                <w:szCs w:val="32"/>
                                <w:shd w:val="clear" w:color="auto" w:fill="FFFFFF"/>
                              </w:rPr>
                              <w:t> </w:t>
                            </w:r>
                            <w:hyperlink r:id="rId35" w:tooltip="Web application" w:history="1">
                              <w:r w:rsidRPr="00E35509">
                                <w:rPr>
                                  <w:rStyle w:val="Hyperlink"/>
                                  <w:rFonts w:cstheme="minorHAnsi"/>
                                  <w:color w:val="auto"/>
                                  <w:sz w:val="32"/>
                                  <w:szCs w:val="32"/>
                                  <w:u w:val="none"/>
                                  <w:shd w:val="clear" w:color="auto" w:fill="FFFFFF"/>
                                </w:rPr>
                                <w:t>web</w:t>
                              </w:r>
                            </w:hyperlink>
                            <w:r w:rsidRPr="00E35509">
                              <w:rPr>
                                <w:rFonts w:cstheme="minorHAnsi"/>
                                <w:sz w:val="32"/>
                                <w:szCs w:val="32"/>
                                <w:shd w:val="clear" w:color="auto" w:fill="FFFFFF"/>
                              </w:rPr>
                              <w:t> </w:t>
                            </w:r>
                            <w:hyperlink r:id="rId36" w:tooltip="Open-source" w:history="1">
                              <w:r w:rsidRPr="00E35509">
                                <w:rPr>
                                  <w:rStyle w:val="Hyperlink"/>
                                  <w:rFonts w:cstheme="minorHAnsi"/>
                                  <w:color w:val="auto"/>
                                  <w:sz w:val="32"/>
                                  <w:szCs w:val="32"/>
                                  <w:u w:val="none"/>
                                  <w:shd w:val="clear" w:color="auto" w:fill="FFFFFF"/>
                                </w:rPr>
                                <w:t>open-source</w:t>
                              </w:r>
                            </w:hyperlink>
                            <w:r w:rsidRPr="00E35509">
                              <w:rPr>
                                <w:rFonts w:cstheme="minorHAnsi"/>
                                <w:color w:val="202122"/>
                                <w:sz w:val="32"/>
                                <w:szCs w:val="32"/>
                                <w:shd w:val="clear" w:color="auto" w:fill="FFFFFF"/>
                              </w:rPr>
                              <w:t> écrit en </w:t>
                            </w:r>
                            <w:hyperlink r:id="rId37" w:tooltip="PHP" w:history="1">
                              <w:r w:rsidRPr="00E35509">
                                <w:rPr>
                                  <w:rStyle w:val="Hyperlink"/>
                                  <w:rFonts w:cstheme="minorHAnsi"/>
                                  <w:color w:val="auto"/>
                                  <w:sz w:val="32"/>
                                  <w:szCs w:val="32"/>
                                  <w:u w:val="none"/>
                                  <w:shd w:val="clear" w:color="auto" w:fill="FFFFFF"/>
                                </w:rPr>
                                <w:t>PHP</w:t>
                              </w:r>
                            </w:hyperlink>
                            <w:r w:rsidRPr="00E35509">
                              <w:rPr>
                                <w:rFonts w:cstheme="minorHAnsi"/>
                                <w:sz w:val="32"/>
                                <w:szCs w:val="32"/>
                                <w:shd w:val="clear" w:color="auto" w:fill="FFFFFF"/>
                              </w:rPr>
                              <w:t> </w:t>
                            </w:r>
                            <w:r w:rsidRPr="00E35509">
                              <w:rPr>
                                <w:rFonts w:cstheme="minorHAnsi"/>
                                <w:color w:val="202122"/>
                                <w:sz w:val="32"/>
                                <w:szCs w:val="32"/>
                                <w:shd w:val="clear" w:color="auto" w:fill="FFFFFF"/>
                              </w:rPr>
                              <w:t>respectant le principe </w:t>
                            </w:r>
                            <w:hyperlink r:id="rId38" w:tooltip="Modèle-vue-contrôleur" w:history="1">
                              <w:r w:rsidRPr="00E35509">
                                <w:rPr>
                                  <w:rStyle w:val="Hyperlink"/>
                                  <w:rFonts w:cstheme="minorHAnsi"/>
                                  <w:color w:val="auto"/>
                                  <w:sz w:val="32"/>
                                  <w:szCs w:val="32"/>
                                  <w:u w:val="none"/>
                                  <w:shd w:val="clear" w:color="auto" w:fill="FFFFFF"/>
                                </w:rPr>
                                <w:t>modèle-vue-contrôleur</w:t>
                              </w:r>
                            </w:hyperlink>
                            <w:r w:rsidRPr="00E35509">
                              <w:rPr>
                                <w:rFonts w:cstheme="minorHAnsi"/>
                                <w:color w:val="202122"/>
                                <w:sz w:val="32"/>
                                <w:szCs w:val="32"/>
                                <w:shd w:val="clear" w:color="auto" w:fill="FFFFFF"/>
                              </w:rPr>
                              <w:t> et entièrement développé en</w:t>
                            </w:r>
                            <w:r w:rsidRPr="00E35509">
                              <w:rPr>
                                <w:rFonts w:cstheme="minorHAnsi"/>
                                <w:sz w:val="32"/>
                                <w:szCs w:val="32"/>
                                <w:shd w:val="clear" w:color="auto" w:fill="FFFFFF"/>
                              </w:rPr>
                              <w:t> </w:t>
                            </w:r>
                            <w:hyperlink r:id="rId39" w:tooltip="Programmation orientée objet" w:history="1">
                              <w:r w:rsidRPr="00E35509">
                                <w:rPr>
                                  <w:rStyle w:val="Hyperlink"/>
                                  <w:rFonts w:cstheme="minorHAnsi"/>
                                  <w:color w:val="auto"/>
                                  <w:sz w:val="32"/>
                                  <w:szCs w:val="32"/>
                                  <w:u w:val="none"/>
                                  <w:shd w:val="clear" w:color="auto" w:fill="FFFFFF"/>
                                </w:rPr>
                                <w:t>programmation orientée objet</w:t>
                              </w:r>
                            </w:hyperlink>
                            <w:r w:rsidRPr="00E35509">
                              <w:rPr>
                                <w:rFonts w:cstheme="minorHAnsi"/>
                                <w:sz w:val="32"/>
                                <w:szCs w:val="32"/>
                              </w:rPr>
                              <w:t xml:space="preserve"> [13].</w:t>
                            </w:r>
                          </w:p>
                          <w:p w14:paraId="1C164589" w14:textId="5A447CDB" w:rsidR="009F0D2E" w:rsidRPr="00E35509" w:rsidRDefault="009F0D2E">
                            <w:pPr>
                              <w:rPr>
                                <w:rFonts w:cstheme="minorHAnsi"/>
                                <w:color w:val="202122"/>
                                <w:sz w:val="32"/>
                                <w:szCs w:val="32"/>
                                <w:shd w:val="clear" w:color="auto" w:fill="FFFFFF"/>
                              </w:rPr>
                            </w:pPr>
                            <w:r w:rsidRPr="00E35509">
                              <w:rPr>
                                <w:rFonts w:cstheme="minorHAnsi"/>
                                <w:color w:val="0D0D0D"/>
                                <w:sz w:val="32"/>
                                <w:szCs w:val="32"/>
                                <w:shd w:val="clear" w:color="auto" w:fill="FFFFFF"/>
                              </w:rPr>
                              <w:t>Il offre une structure et des fonctionnalités puissantes pour la création d'applications web modernes et robustes.</w:t>
                            </w:r>
                          </w:p>
                          <w:p w14:paraId="0E600059" w14:textId="77777777" w:rsidR="009F0D2E" w:rsidRDefault="009F0D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1" type="#_x0000_t202" style="position:absolute;left:0;text-align:left;margin-left:176pt;margin-top:0;width:318.8pt;height:260.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" filled="f" stroked="f">
                <v:textbox>
                  <w:txbxContent>
                    <w:p w14:paraId="0F7046E4" w14:textId="39E833C1" w:rsidR="009F0D2E" w:rsidRPr="00E35509" w:rsidRDefault="009F0D2E">
                      <w:pPr>
                        <w:rPr>
                          <w:rFonts w:cstheme="minorHAnsi"/>
                          <w:sz w:val="32"/>
                          <w:szCs w:val="32"/>
                        </w:rPr>
                      </w:pPr>
                      <w:r w:rsidRPr="00E35509">
                        <w:rPr>
                          <w:rFonts w:cstheme="minorHAnsi"/>
                          <w:bCs/>
                          <w:color w:val="202122"/>
                          <w:sz w:val="32"/>
                          <w:szCs w:val="32"/>
                          <w:shd w:val="clear" w:color="auto" w:fill="FFFFFF"/>
                        </w:rPr>
                        <w:t>E</w:t>
                      </w:r>
                      <w:r w:rsidRPr="00E35509">
                        <w:rPr>
                          <w:rFonts w:cstheme="minorHAnsi"/>
                          <w:color w:val="202122"/>
                          <w:sz w:val="32"/>
                          <w:szCs w:val="32"/>
                          <w:shd w:val="clear" w:color="auto" w:fill="FFFFFF"/>
                        </w:rPr>
                        <w:t>st un</w:t>
                      </w:r>
                      <w:r w:rsidRPr="00E35509">
                        <w:rPr>
                          <w:rFonts w:cstheme="minorHAnsi"/>
                          <w:sz w:val="32"/>
                          <w:szCs w:val="32"/>
                          <w:shd w:val="clear" w:color="auto" w:fill="FFFFFF"/>
                        </w:rPr>
                        <w:t> </w:t>
                      </w:r>
                      <w:hyperlink r:id="rId40" w:tooltip="Framework" w:history="1">
                        <w:r w:rsidRPr="00E35509">
                          <w:rPr>
                            <w:rStyle w:val="Hyperlink"/>
                            <w:rFonts w:cstheme="minorHAnsi"/>
                            <w:color w:val="auto"/>
                            <w:sz w:val="32"/>
                            <w:szCs w:val="32"/>
                            <w:u w:val="none"/>
                            <w:shd w:val="clear" w:color="auto" w:fill="FFFFFF"/>
                          </w:rPr>
                          <w:t>Framework</w:t>
                        </w:r>
                      </w:hyperlink>
                      <w:r w:rsidRPr="00E35509">
                        <w:rPr>
                          <w:rFonts w:cstheme="minorHAnsi"/>
                          <w:sz w:val="32"/>
                          <w:szCs w:val="32"/>
                          <w:shd w:val="clear" w:color="auto" w:fill="FFFFFF"/>
                        </w:rPr>
                        <w:t> </w:t>
                      </w:r>
                      <w:hyperlink r:id="rId41" w:tooltip="Web application" w:history="1">
                        <w:r w:rsidRPr="00E35509">
                          <w:rPr>
                            <w:rStyle w:val="Hyperlink"/>
                            <w:rFonts w:cstheme="minorHAnsi"/>
                            <w:color w:val="auto"/>
                            <w:sz w:val="32"/>
                            <w:szCs w:val="32"/>
                            <w:u w:val="none"/>
                            <w:shd w:val="clear" w:color="auto" w:fill="FFFFFF"/>
                          </w:rPr>
                          <w:t>web</w:t>
                        </w:r>
                      </w:hyperlink>
                      <w:r w:rsidRPr="00E35509">
                        <w:rPr>
                          <w:rFonts w:cstheme="minorHAnsi"/>
                          <w:sz w:val="32"/>
                          <w:szCs w:val="32"/>
                          <w:shd w:val="clear" w:color="auto" w:fill="FFFFFF"/>
                        </w:rPr>
                        <w:t> </w:t>
                      </w:r>
                      <w:hyperlink r:id="rId42" w:tooltip="Open-source" w:history="1">
                        <w:r w:rsidRPr="00E35509">
                          <w:rPr>
                            <w:rStyle w:val="Hyperlink"/>
                            <w:rFonts w:cstheme="minorHAnsi"/>
                            <w:color w:val="auto"/>
                            <w:sz w:val="32"/>
                            <w:szCs w:val="32"/>
                            <w:u w:val="none"/>
                            <w:shd w:val="clear" w:color="auto" w:fill="FFFFFF"/>
                          </w:rPr>
                          <w:t>open-source</w:t>
                        </w:r>
                      </w:hyperlink>
                      <w:r w:rsidRPr="00E35509">
                        <w:rPr>
                          <w:rFonts w:cstheme="minorHAnsi"/>
                          <w:color w:val="202122"/>
                          <w:sz w:val="32"/>
                          <w:szCs w:val="32"/>
                          <w:shd w:val="clear" w:color="auto" w:fill="FFFFFF"/>
                        </w:rPr>
                        <w:t> écrit en </w:t>
                      </w:r>
                      <w:hyperlink r:id="rId43" w:tooltip="PHP" w:history="1">
                        <w:r w:rsidRPr="00E35509">
                          <w:rPr>
                            <w:rStyle w:val="Hyperlink"/>
                            <w:rFonts w:cstheme="minorHAnsi"/>
                            <w:color w:val="auto"/>
                            <w:sz w:val="32"/>
                            <w:szCs w:val="32"/>
                            <w:u w:val="none"/>
                            <w:shd w:val="clear" w:color="auto" w:fill="FFFFFF"/>
                          </w:rPr>
                          <w:t>PHP</w:t>
                        </w:r>
                      </w:hyperlink>
                      <w:r w:rsidRPr="00E35509">
                        <w:rPr>
                          <w:rFonts w:cstheme="minorHAnsi"/>
                          <w:sz w:val="32"/>
                          <w:szCs w:val="32"/>
                          <w:shd w:val="clear" w:color="auto" w:fill="FFFFFF"/>
                        </w:rPr>
                        <w:t> </w:t>
                      </w:r>
                      <w:r w:rsidRPr="00E35509">
                        <w:rPr>
                          <w:rFonts w:cstheme="minorHAnsi"/>
                          <w:color w:val="202122"/>
                          <w:sz w:val="32"/>
                          <w:szCs w:val="32"/>
                          <w:shd w:val="clear" w:color="auto" w:fill="FFFFFF"/>
                        </w:rPr>
                        <w:t>respectant le principe </w:t>
                      </w:r>
                      <w:hyperlink r:id="rId44" w:tooltip="Modèle-vue-contrôleur" w:history="1">
                        <w:r w:rsidRPr="00E35509">
                          <w:rPr>
                            <w:rStyle w:val="Hyperlink"/>
                            <w:rFonts w:cstheme="minorHAnsi"/>
                            <w:color w:val="auto"/>
                            <w:sz w:val="32"/>
                            <w:szCs w:val="32"/>
                            <w:u w:val="none"/>
                            <w:shd w:val="clear" w:color="auto" w:fill="FFFFFF"/>
                          </w:rPr>
                          <w:t>modèle-vue-contrôleur</w:t>
                        </w:r>
                      </w:hyperlink>
                      <w:r w:rsidRPr="00E35509">
                        <w:rPr>
                          <w:rFonts w:cstheme="minorHAnsi"/>
                          <w:color w:val="202122"/>
                          <w:sz w:val="32"/>
                          <w:szCs w:val="32"/>
                          <w:shd w:val="clear" w:color="auto" w:fill="FFFFFF"/>
                        </w:rPr>
                        <w:t> et entièrement développé en</w:t>
                      </w:r>
                      <w:r w:rsidRPr="00E35509">
                        <w:rPr>
                          <w:rFonts w:cstheme="minorHAnsi"/>
                          <w:sz w:val="32"/>
                          <w:szCs w:val="32"/>
                          <w:shd w:val="clear" w:color="auto" w:fill="FFFFFF"/>
                        </w:rPr>
                        <w:t> </w:t>
                      </w:r>
                      <w:hyperlink r:id="rId45" w:tooltip="Programmation orientée objet" w:history="1">
                        <w:r w:rsidRPr="00E35509">
                          <w:rPr>
                            <w:rStyle w:val="Hyperlink"/>
                            <w:rFonts w:cstheme="minorHAnsi"/>
                            <w:color w:val="auto"/>
                            <w:sz w:val="32"/>
                            <w:szCs w:val="32"/>
                            <w:u w:val="none"/>
                            <w:shd w:val="clear" w:color="auto" w:fill="FFFFFF"/>
                          </w:rPr>
                          <w:t>programmation orientée objet</w:t>
                        </w:r>
                      </w:hyperlink>
                      <w:r w:rsidRPr="00E35509">
                        <w:rPr>
                          <w:rFonts w:cstheme="minorHAnsi"/>
                          <w:sz w:val="32"/>
                          <w:szCs w:val="32"/>
                        </w:rPr>
                        <w:t xml:space="preserve"> [13].</w:t>
                      </w:r>
                    </w:p>
                    <w:p w14:paraId="1C164589" w14:textId="5A447CDB" w:rsidR="009F0D2E" w:rsidRPr="00E35509" w:rsidRDefault="009F0D2E">
                      <w:pPr>
                        <w:rPr>
                          <w:rFonts w:cstheme="minorHAnsi"/>
                          <w:color w:val="202122"/>
                          <w:sz w:val="32"/>
                          <w:szCs w:val="32"/>
                          <w:shd w:val="clear" w:color="auto" w:fill="FFFFFF"/>
                        </w:rPr>
                      </w:pPr>
                      <w:r w:rsidRPr="00E35509">
                        <w:rPr>
                          <w:rFonts w:cstheme="minorHAnsi"/>
                          <w:color w:val="0D0D0D"/>
                          <w:sz w:val="32"/>
                          <w:szCs w:val="32"/>
                          <w:shd w:val="clear" w:color="auto" w:fill="FFFFFF"/>
                        </w:rPr>
                        <w:t>Il offre une structure et des fonctionnalités puissantes pour la création d'applications web modernes et robustes.</w:t>
                      </w:r>
                    </w:p>
                    <w:p w14:paraId="0E600059" w14:textId="77777777" w:rsidR="009F0D2E" w:rsidRDefault="009F0D2E"/>
                  </w:txbxContent>
                </v:textbox>
                <w10:wrap type="square"/>
              </v:shape>
            </w:pict>
          </mc:Fallback>
        </mc:AlternateContent>
      </w:r>
      <w:r>
        <w:rPr>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Default="00417391" w:rsidP="007B47C1">
      <w:pPr>
        <w:jc w:val="both"/>
      </w:pPr>
    </w:p>
    <w:p w14:paraId="42857E17" w14:textId="77777777" w:rsidR="00417391" w:rsidRDefault="00417391" w:rsidP="007B47C1">
      <w:pPr>
        <w:jc w:val="both"/>
      </w:pPr>
    </w:p>
    <w:p w14:paraId="2845C102" w14:textId="77777777" w:rsidR="00417391" w:rsidRDefault="00417391" w:rsidP="007B47C1">
      <w:pPr>
        <w:jc w:val="both"/>
      </w:pPr>
    </w:p>
    <w:p w14:paraId="7C25CD81" w14:textId="77777777" w:rsidR="00417391" w:rsidRDefault="00417391" w:rsidP="007B47C1">
      <w:pPr>
        <w:jc w:val="both"/>
      </w:pPr>
    </w:p>
    <w:p w14:paraId="177EB368" w14:textId="77777777" w:rsidR="00417391" w:rsidRDefault="00417391" w:rsidP="007B47C1">
      <w:pPr>
        <w:jc w:val="both"/>
      </w:pPr>
    </w:p>
    <w:p w14:paraId="351634A3" w14:textId="77777777" w:rsidR="00417391" w:rsidRDefault="00417391" w:rsidP="007B47C1">
      <w:pPr>
        <w:jc w:val="both"/>
      </w:pPr>
    </w:p>
    <w:p w14:paraId="5ACEF99B" w14:textId="77777777" w:rsidR="00417391" w:rsidRDefault="00417391" w:rsidP="007B47C1">
      <w:pPr>
        <w:jc w:val="both"/>
      </w:pPr>
    </w:p>
    <w:p w14:paraId="37B517DA" w14:textId="77777777" w:rsidR="00417391" w:rsidRPr="00417391" w:rsidRDefault="00417391" w:rsidP="007B47C1">
      <w:pPr>
        <w:rPr>
          <w:rFonts w:ascii="Segoe UI" w:hAnsi="Segoe UI" w:cs="Segoe UI"/>
          <w:sz w:val="32"/>
          <w:szCs w:val="32"/>
        </w:rPr>
      </w:pPr>
    </w:p>
    <w:p w14:paraId="3496C48E" w14:textId="40177AED" w:rsidR="002828CD" w:rsidRPr="00E35509" w:rsidRDefault="00417391" w:rsidP="00714C00">
      <w:pPr>
        <w:pStyle w:val="ListParagraph"/>
        <w:numPr>
          <w:ilvl w:val="0"/>
          <w:numId w:val="5"/>
        </w:numPr>
        <w:ind w:left="0" w:firstLine="0"/>
        <w:rPr>
          <w:rFonts w:cstheme="minorHAnsi"/>
          <w:b/>
          <w:sz w:val="32"/>
          <w:szCs w:val="32"/>
        </w:rPr>
      </w:pPr>
      <w:r w:rsidRPr="00E35509">
        <w:rPr>
          <w:rFonts w:cstheme="minorHAnsi"/>
          <w:b/>
          <w:sz w:val="32"/>
          <w:szCs w:val="32"/>
        </w:rPr>
        <w:t>CONCLUSION :</w:t>
      </w:r>
    </w:p>
    <w:p w14:paraId="124C75E0" w14:textId="77777777" w:rsidR="00167124" w:rsidRPr="00E35509" w:rsidRDefault="00167124" w:rsidP="007B47C1">
      <w:pPr>
        <w:rPr>
          <w:rFonts w:cstheme="minorHAnsi"/>
          <w:sz w:val="32"/>
          <w:szCs w:val="32"/>
        </w:rPr>
      </w:pPr>
      <w:r w:rsidRPr="00E35509">
        <w:rPr>
          <w:rFonts w:cstheme="minorHAnsi"/>
          <w:sz w:val="32"/>
          <w:szCs w:val="32"/>
        </w:rPr>
        <w:t xml:space="preserve">Dans le deuxième chapitre, nous avons précisé les besoins et adopté le cadre Scrum. Le </w:t>
      </w:r>
      <w:proofErr w:type="spellStart"/>
      <w:r w:rsidRPr="00E35509">
        <w:rPr>
          <w:rFonts w:cstheme="minorHAnsi"/>
          <w:sz w:val="32"/>
          <w:szCs w:val="32"/>
        </w:rPr>
        <w:t>Backlog</w:t>
      </w:r>
      <w:proofErr w:type="spellEnd"/>
      <w:r w:rsidRPr="00E35509">
        <w:rPr>
          <w:rFonts w:cstheme="minorHAnsi"/>
          <w:sz w:val="32"/>
          <w:szCs w:val="32"/>
        </w:rPr>
        <w:t xml:space="preserve"> de produit global et le diagramme de cas d'utilisation global ont été présentés, accompagnés de choix techniques pour l'application. </w:t>
      </w:r>
    </w:p>
    <w:p w14:paraId="09868F36" w14:textId="0C32C216" w:rsidR="00417391" w:rsidRPr="00E35509" w:rsidRDefault="00167124" w:rsidP="007B47C1">
      <w:pPr>
        <w:rPr>
          <w:rFonts w:cstheme="minorHAnsi"/>
        </w:rPr>
      </w:pPr>
      <w:r w:rsidRPr="00E35509">
        <w:rPr>
          <w:rFonts w:cstheme="minorHAnsi"/>
          <w:sz w:val="32"/>
          <w:szCs w:val="32"/>
        </w:rPr>
        <w:t>Le prochain chapitre détaillera le travail réalisé lors du premier sprint du projet.</w:t>
      </w:r>
    </w:p>
    <w:p w14:paraId="0A611740" w14:textId="77777777" w:rsidR="00417391" w:rsidRDefault="00417391"/>
    <w:p w14:paraId="3C9F1753" w14:textId="77777777" w:rsidR="00417391" w:rsidRDefault="00417391"/>
    <w:p w14:paraId="6739B72E" w14:textId="77777777" w:rsidR="00417391" w:rsidRDefault="00417391"/>
    <w:p w14:paraId="145A6074" w14:textId="77777777" w:rsidR="00417391" w:rsidRDefault="00417391"/>
    <w:p w14:paraId="41501133" w14:textId="77777777" w:rsidR="00417391" w:rsidRDefault="00417391"/>
    <w:p w14:paraId="0D917F02" w14:textId="77777777" w:rsidR="00417391" w:rsidRDefault="00417391"/>
    <w:p w14:paraId="303D6E85" w14:textId="77777777" w:rsidR="00417391" w:rsidRDefault="00417391"/>
    <w:p w14:paraId="1EF4C387" w14:textId="77777777" w:rsidR="00417391" w:rsidRDefault="00417391"/>
    <w:p w14:paraId="58DCED7F" w14:textId="77777777" w:rsidR="00417391" w:rsidRDefault="00417391"/>
    <w:p w14:paraId="651D74AC" w14:textId="77777777" w:rsidR="00417391" w:rsidRDefault="00417391"/>
    <w:p w14:paraId="63888B9B" w14:textId="77777777" w:rsidR="00417391" w:rsidRDefault="00417391"/>
    <w:p w14:paraId="7EDCA93C" w14:textId="77777777" w:rsidR="00417391" w:rsidRDefault="00417391"/>
    <w:p w14:paraId="52F44F9A" w14:textId="77777777" w:rsidR="00417391" w:rsidRDefault="00417391"/>
    <w:p w14:paraId="3FE0F5CB" w14:textId="77777777" w:rsidR="00417391" w:rsidRDefault="00417391"/>
    <w:p w14:paraId="6B8F9D2A" w14:textId="77777777" w:rsidR="00417391" w:rsidRDefault="00417391"/>
    <w:p w14:paraId="681410E5" w14:textId="77777777" w:rsidR="00417391" w:rsidRDefault="00417391"/>
    <w:p w14:paraId="77F17C39" w14:textId="3ACE338F" w:rsidR="00417391" w:rsidRDefault="00417391"/>
    <w:p w14:paraId="139CC726" w14:textId="0090BA40" w:rsidR="00F1630A" w:rsidRDefault="00F1630A"/>
    <w:p w14:paraId="4B45DAA1" w14:textId="51E120DD" w:rsidR="00F1630A" w:rsidRDefault="00F1630A"/>
    <w:p w14:paraId="44B6A370" w14:textId="2DA8E1C5" w:rsidR="00F1630A" w:rsidRDefault="00F1630A"/>
    <w:p w14:paraId="42EA137D" w14:textId="28FA82D8" w:rsidR="00F1630A" w:rsidRDefault="00F1630A"/>
    <w:p w14:paraId="2D7A698B" w14:textId="4C2FC180" w:rsidR="00F1630A" w:rsidRDefault="00F1630A"/>
    <w:p w14:paraId="5F1F3AB1" w14:textId="4C1B876B" w:rsidR="00F1630A" w:rsidRDefault="00F1630A"/>
    <w:p w14:paraId="5726FC05" w14:textId="0D9F3817" w:rsidR="00F1630A" w:rsidRDefault="00F1630A"/>
    <w:p w14:paraId="30378FE4" w14:textId="5E97E6E2" w:rsidR="00F1630A" w:rsidRDefault="00F1630A"/>
    <w:p w14:paraId="048149C4" w14:textId="6EF799A0" w:rsidR="00F1630A" w:rsidRDefault="00F1630A"/>
    <w:p w14:paraId="2BCD7C86" w14:textId="77777777" w:rsidR="00F1630A" w:rsidRDefault="00F1630A"/>
    <w:p w14:paraId="294817F1" w14:textId="64D91B19" w:rsidR="00370038" w:rsidRDefault="00B546D0">
      <w:r>
        <w:t>[7] :</w:t>
      </w:r>
      <w:r w:rsidRPr="00B546D0">
        <w:t xml:space="preserve"> https://fr.ryte.com/wiki/Product_owner. [En ligne] [Citation : </w:t>
      </w:r>
      <w:r w:rsidR="00BC7FDA">
        <w:t>17</w:t>
      </w:r>
      <w:r w:rsidRPr="00B546D0">
        <w:t xml:space="preserve"> Mars 202</w:t>
      </w:r>
      <w:r w:rsidR="00BC7FDA">
        <w:t>4</w:t>
      </w:r>
      <w:r w:rsidRPr="00B546D0">
        <w:t>].</w:t>
      </w:r>
    </w:p>
    <w:p w14:paraId="6C85958E" w14:textId="488BB046" w:rsidR="007576E9" w:rsidRDefault="007576E9">
      <w:r>
        <w:t>[8]</w:t>
      </w:r>
      <w:proofErr w:type="gramStart"/>
      <w:r>
        <w:t> :</w:t>
      </w:r>
      <w:r w:rsidRPr="007576E9">
        <w:t>https://www.tuleap.org/fr/agile/comprendre-methode-agile-scrum-10-minutes#grands-principes-scrum</w:t>
      </w:r>
      <w:proofErr w:type="gramEnd"/>
      <w:r w:rsidRPr="00B546D0">
        <w:t xml:space="preserve">. [En ligne] [Citation : </w:t>
      </w:r>
      <w:r>
        <w:t>17</w:t>
      </w:r>
      <w:r w:rsidRPr="00B546D0">
        <w:t xml:space="preserve"> Mars 202</w:t>
      </w:r>
      <w:r>
        <w:t>4</w:t>
      </w:r>
      <w:r w:rsidRPr="00B546D0">
        <w:t>].</w:t>
      </w:r>
    </w:p>
    <w:p w14:paraId="31F654C2" w14:textId="22AE4D8A" w:rsidR="007576E9" w:rsidRDefault="007576E9">
      <w:r>
        <w:t>[9] :</w:t>
      </w:r>
      <w:r w:rsidRPr="007576E9">
        <w:t xml:space="preserve"> </w:t>
      </w:r>
      <w:hyperlink r:id="rId47" w:history="1">
        <w:r w:rsidRPr="00BA23DE">
          <w:rPr>
            <w:rStyle w:val="Hyperlink"/>
          </w:rPr>
          <w:t>https://blog.myagilepartner.fr/index.php/2018/05/27/role-de-scrum-master/</w:t>
        </w:r>
      </w:hyperlink>
      <w:r>
        <w:t xml:space="preserve">. </w:t>
      </w:r>
      <w:r w:rsidRPr="00B546D0">
        <w:t xml:space="preserve"> [En ligne] [Citation : </w:t>
      </w:r>
      <w:r>
        <w:t>17</w:t>
      </w:r>
      <w:r w:rsidRPr="00B546D0">
        <w:t xml:space="preserve"> Mars 202</w:t>
      </w:r>
      <w:r>
        <w:t>4</w:t>
      </w:r>
      <w:r w:rsidRPr="00B546D0">
        <w:t>].</w:t>
      </w:r>
    </w:p>
    <w:p w14:paraId="13E17835" w14:textId="5539334B" w:rsidR="007576E9" w:rsidRDefault="009711CB">
      <w:r>
        <w:lastRenderedPageBreak/>
        <w:t>[10] :</w:t>
      </w:r>
      <w:r w:rsidRPr="009711CB">
        <w:t xml:space="preserve"> </w:t>
      </w:r>
      <w:hyperlink r:id="rId48" w:history="1">
        <w:r w:rsidRPr="00BA23DE">
          <w:rPr>
            <w:rStyle w:val="Hyperlink"/>
          </w:rPr>
          <w:t>https://fr.wikipedia.org/wiki/Diagramme_de_cas_d%27utilisation</w:t>
        </w:r>
      </w:hyperlink>
      <w:r>
        <w:t>.</w:t>
      </w:r>
      <w:r w:rsidRPr="00B546D0">
        <w:t xml:space="preserve"> [En ligne] [Citation : </w:t>
      </w:r>
      <w:r>
        <w:t>17</w:t>
      </w:r>
      <w:r w:rsidRPr="00B546D0">
        <w:t xml:space="preserve"> Mars 202</w:t>
      </w:r>
      <w:r>
        <w:t>4</w:t>
      </w:r>
      <w:r w:rsidRPr="00B546D0">
        <w:t>].</w:t>
      </w:r>
    </w:p>
    <w:p w14:paraId="0E719FA9" w14:textId="469E2516" w:rsidR="00192BEB" w:rsidRDefault="00192BEB">
      <w:r>
        <w:t>[11] :</w:t>
      </w:r>
      <w:r w:rsidRPr="00192BEB">
        <w:t xml:space="preserve"> </w:t>
      </w:r>
      <w:hyperlink r:id="rId49" w:history="1">
        <w:r w:rsidRPr="00BA23DE">
          <w:rPr>
            <w:rStyle w:val="Hyperlink"/>
          </w:rPr>
          <w:t>https://www.lucidchart.com/pages/fr/diagramme-de-classes-uml</w:t>
        </w:r>
      </w:hyperlink>
      <w:r>
        <w:t xml:space="preserve">. </w:t>
      </w:r>
      <w:r w:rsidRPr="00B546D0">
        <w:t xml:space="preserve">[En ligne] [Citation : </w:t>
      </w:r>
      <w:r>
        <w:t>17</w:t>
      </w:r>
      <w:r w:rsidRPr="00B546D0">
        <w:t xml:space="preserve"> Mars 202</w:t>
      </w:r>
      <w:r>
        <w:t>4</w:t>
      </w:r>
      <w:r w:rsidRPr="00B546D0">
        <w:t>].</w:t>
      </w:r>
    </w:p>
    <w:p w14:paraId="3C01934F" w14:textId="5D891622" w:rsidR="002828CD" w:rsidRDefault="002828CD">
      <w:r>
        <w:t>[12] :</w:t>
      </w:r>
      <w:r w:rsidRPr="002828CD">
        <w:t xml:space="preserve"> https://en.wikipedia.org/wiki/JSON. [En ligne] [Citation : 1</w:t>
      </w:r>
      <w:r>
        <w:t>8</w:t>
      </w:r>
      <w:r w:rsidRPr="002828CD">
        <w:t xml:space="preserve"> Mars 202</w:t>
      </w:r>
      <w:r>
        <w:t>4</w:t>
      </w:r>
      <w:r w:rsidRPr="002828CD">
        <w:t>].</w:t>
      </w:r>
    </w:p>
    <w:p w14:paraId="34FA83F9" w14:textId="77777777" w:rsidR="002828CD" w:rsidRDefault="002828CD" w:rsidP="002828CD">
      <w:r>
        <w:t>[13]</w:t>
      </w:r>
      <w:proofErr w:type="gramStart"/>
      <w:r>
        <w:t> :</w:t>
      </w:r>
      <w:r w:rsidRPr="002828CD">
        <w:t>https://fr.wikipedia.org/wiki/Laravel#:~:text=Laravel%20est%20un%20framework%20web,ses%20sources%20h%C3%A9berg%C3%A9es%20sur%20GitHub</w:t>
      </w:r>
      <w:proofErr w:type="gramEnd"/>
      <w:r w:rsidRPr="002828CD">
        <w:t>. [En ligne] [Citation : 1</w:t>
      </w:r>
      <w:r>
        <w:t>8</w:t>
      </w:r>
      <w:r w:rsidRPr="002828CD">
        <w:t xml:space="preserve"> Mars 202</w:t>
      </w:r>
      <w:r>
        <w:t>4</w:t>
      </w:r>
      <w:r w:rsidRPr="002828CD">
        <w:t>].</w:t>
      </w:r>
    </w:p>
    <w:p w14:paraId="6F230FE2" w14:textId="03456743" w:rsidR="002828CD" w:rsidRDefault="002828CD"/>
    <w:sectPr w:rsidR="002828CD">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437A9" w14:textId="77777777" w:rsidR="00714C00" w:rsidRDefault="00714C00">
      <w:pPr>
        <w:spacing w:after="0" w:line="240" w:lineRule="auto"/>
      </w:pPr>
      <w:r>
        <w:separator/>
      </w:r>
    </w:p>
  </w:endnote>
  <w:endnote w:type="continuationSeparator" w:id="0">
    <w:p w14:paraId="53360064" w14:textId="77777777" w:rsidR="00714C00" w:rsidRDefault="00714C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025C3" w14:textId="77777777" w:rsidR="009F0D2E" w:rsidRDefault="009F0D2E">
    <w:pPr>
      <w:pPrChange w:id="94" w:author="Oumaima Houimel" w:date="2024-04-12T16:03: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1EBB5" w14:textId="77777777" w:rsidR="00714C00" w:rsidRDefault="00714C00">
      <w:pPr>
        <w:spacing w:after="0" w:line="240" w:lineRule="auto"/>
      </w:pPr>
      <w:r>
        <w:separator/>
      </w:r>
    </w:p>
  </w:footnote>
  <w:footnote w:type="continuationSeparator" w:id="0">
    <w:p w14:paraId="71F0A8DA" w14:textId="77777777" w:rsidR="00714C00" w:rsidRDefault="00714C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A56B64"/>
    <w:multiLevelType w:val="hybridMultilevel"/>
    <w:tmpl w:val="34B203C6"/>
    <w:lvl w:ilvl="0" w:tplc="040C0009">
      <w:start w:val="1"/>
      <w:numFmt w:val="bullet"/>
      <w:lvlText w:val=""/>
      <w:lvlJc w:val="left"/>
      <w:pPr>
        <w:ind w:left="3432" w:hanging="360"/>
      </w:pPr>
      <w:rPr>
        <w:rFonts w:ascii="Wingdings" w:hAnsi="Wingdings" w:hint="default"/>
      </w:rPr>
    </w:lvl>
    <w:lvl w:ilvl="1" w:tplc="040C0003">
      <w:start w:val="1"/>
      <w:numFmt w:val="bullet"/>
      <w:lvlText w:val="o"/>
      <w:lvlJc w:val="left"/>
      <w:pPr>
        <w:ind w:left="4152" w:hanging="360"/>
      </w:pPr>
      <w:rPr>
        <w:rFonts w:ascii="Courier New" w:hAnsi="Courier New" w:cs="Courier New" w:hint="default"/>
      </w:rPr>
    </w:lvl>
    <w:lvl w:ilvl="2" w:tplc="040C0005" w:tentative="1">
      <w:start w:val="1"/>
      <w:numFmt w:val="bullet"/>
      <w:lvlText w:val=""/>
      <w:lvlJc w:val="left"/>
      <w:pPr>
        <w:ind w:left="4872" w:hanging="360"/>
      </w:pPr>
      <w:rPr>
        <w:rFonts w:ascii="Wingdings" w:hAnsi="Wingdings" w:hint="default"/>
      </w:rPr>
    </w:lvl>
    <w:lvl w:ilvl="3" w:tplc="040C0001" w:tentative="1">
      <w:start w:val="1"/>
      <w:numFmt w:val="bullet"/>
      <w:lvlText w:val=""/>
      <w:lvlJc w:val="left"/>
      <w:pPr>
        <w:ind w:left="5592" w:hanging="360"/>
      </w:pPr>
      <w:rPr>
        <w:rFonts w:ascii="Symbol" w:hAnsi="Symbol" w:hint="default"/>
      </w:rPr>
    </w:lvl>
    <w:lvl w:ilvl="4" w:tplc="040C0003" w:tentative="1">
      <w:start w:val="1"/>
      <w:numFmt w:val="bullet"/>
      <w:lvlText w:val="o"/>
      <w:lvlJc w:val="left"/>
      <w:pPr>
        <w:ind w:left="6312" w:hanging="360"/>
      </w:pPr>
      <w:rPr>
        <w:rFonts w:ascii="Courier New" w:hAnsi="Courier New" w:cs="Courier New" w:hint="default"/>
      </w:rPr>
    </w:lvl>
    <w:lvl w:ilvl="5" w:tplc="040C0005" w:tentative="1">
      <w:start w:val="1"/>
      <w:numFmt w:val="bullet"/>
      <w:lvlText w:val=""/>
      <w:lvlJc w:val="left"/>
      <w:pPr>
        <w:ind w:left="7032" w:hanging="360"/>
      </w:pPr>
      <w:rPr>
        <w:rFonts w:ascii="Wingdings" w:hAnsi="Wingdings" w:hint="default"/>
      </w:rPr>
    </w:lvl>
    <w:lvl w:ilvl="6" w:tplc="040C0001" w:tentative="1">
      <w:start w:val="1"/>
      <w:numFmt w:val="bullet"/>
      <w:lvlText w:val=""/>
      <w:lvlJc w:val="left"/>
      <w:pPr>
        <w:ind w:left="7752" w:hanging="360"/>
      </w:pPr>
      <w:rPr>
        <w:rFonts w:ascii="Symbol" w:hAnsi="Symbol" w:hint="default"/>
      </w:rPr>
    </w:lvl>
    <w:lvl w:ilvl="7" w:tplc="040C0003" w:tentative="1">
      <w:start w:val="1"/>
      <w:numFmt w:val="bullet"/>
      <w:lvlText w:val="o"/>
      <w:lvlJc w:val="left"/>
      <w:pPr>
        <w:ind w:left="8472" w:hanging="360"/>
      </w:pPr>
      <w:rPr>
        <w:rFonts w:ascii="Courier New" w:hAnsi="Courier New" w:cs="Courier New" w:hint="default"/>
      </w:rPr>
    </w:lvl>
    <w:lvl w:ilvl="8" w:tplc="040C0005" w:tentative="1">
      <w:start w:val="1"/>
      <w:numFmt w:val="bullet"/>
      <w:lvlText w:val=""/>
      <w:lvlJc w:val="left"/>
      <w:pPr>
        <w:ind w:left="9192" w:hanging="360"/>
      </w:pPr>
      <w:rPr>
        <w:rFonts w:ascii="Wingdings" w:hAnsi="Wingdings" w:hint="default"/>
      </w:rPr>
    </w:lvl>
  </w:abstractNum>
  <w:abstractNum w:abstractNumId="5" w15:restartNumberingAfterBreak="0">
    <w:nsid w:val="1C830CEC"/>
    <w:multiLevelType w:val="hybridMultilevel"/>
    <w:tmpl w:val="BEA8E204"/>
    <w:lvl w:ilvl="0" w:tplc="415006DE">
      <w:start w:val="1"/>
      <w:numFmt w:val="lowerLetter"/>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6" w15:restartNumberingAfterBreak="0">
    <w:nsid w:val="24B60184"/>
    <w:multiLevelType w:val="multilevel"/>
    <w:tmpl w:val="FCE0C304"/>
    <w:lvl w:ilvl="0">
      <w:start w:val="1"/>
      <w:numFmt w:val="decimal"/>
      <w:lvlText w:val="%1."/>
      <w:lvlJc w:val="left"/>
      <w:pPr>
        <w:ind w:left="1296" w:hanging="360"/>
      </w:pPr>
    </w:lvl>
    <w:lvl w:ilvl="1">
      <w:start w:val="1"/>
      <w:numFmt w:val="decimal"/>
      <w:isLgl/>
      <w:lvlText w:val="%1.%2"/>
      <w:lvlJc w:val="left"/>
      <w:pPr>
        <w:ind w:left="1296" w:hanging="360"/>
      </w:pPr>
      <w:rPr>
        <w:rFonts w:hint="default"/>
        <w:b w:val="0"/>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7"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8" w15:restartNumberingAfterBreak="0">
    <w:nsid w:val="30F71DAF"/>
    <w:multiLevelType w:val="multilevel"/>
    <w:tmpl w:val="06F43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11" w15:restartNumberingAfterBreak="0">
    <w:nsid w:val="377D6C88"/>
    <w:multiLevelType w:val="hybridMultilevel"/>
    <w:tmpl w:val="DBC82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ADB18B4"/>
    <w:multiLevelType w:val="hybridMultilevel"/>
    <w:tmpl w:val="C2A0F8B6"/>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3"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14"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15"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A948F2"/>
    <w:multiLevelType w:val="hybridMultilevel"/>
    <w:tmpl w:val="A30C8FCE"/>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17"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6B308B7"/>
    <w:multiLevelType w:val="multilevel"/>
    <w:tmpl w:val="A26A6A52"/>
    <w:lvl w:ilvl="0">
      <w:start w:val="1"/>
      <w:numFmt w:val="decimal"/>
      <w:lvlText w:val="%1."/>
      <w:lvlJc w:val="left"/>
      <w:pPr>
        <w:ind w:left="1494" w:hanging="360"/>
      </w:pPr>
      <w:rPr>
        <w:rFonts w:hint="default"/>
      </w:rPr>
    </w:lvl>
    <w:lvl w:ilvl="1">
      <w:start w:val="1"/>
      <w:numFmt w:val="decimal"/>
      <w:isLgl/>
      <w:lvlText w:val="%1.%2"/>
      <w:lvlJc w:val="left"/>
      <w:pPr>
        <w:ind w:left="1656" w:hanging="360"/>
      </w:pPr>
      <w:rPr>
        <w:rFonts w:hint="default"/>
      </w:r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19" w15:restartNumberingAfterBreak="0">
    <w:nsid w:val="781939C1"/>
    <w:multiLevelType w:val="hybridMultilevel"/>
    <w:tmpl w:val="27B4A23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21" w15:restartNumberingAfterBreak="0">
    <w:nsid w:val="79D7012D"/>
    <w:multiLevelType w:val="multilevel"/>
    <w:tmpl w:val="040C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065947"/>
    <w:multiLevelType w:val="hybridMultilevel"/>
    <w:tmpl w:val="A2CCD800"/>
    <w:lvl w:ilvl="0" w:tplc="CACA3FE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9"/>
  </w:num>
  <w:num w:numId="2">
    <w:abstractNumId w:val="21"/>
  </w:num>
  <w:num w:numId="3">
    <w:abstractNumId w:val="6"/>
  </w:num>
  <w:num w:numId="4">
    <w:abstractNumId w:val="4"/>
  </w:num>
  <w:num w:numId="5">
    <w:abstractNumId w:val="15"/>
  </w:num>
  <w:num w:numId="6">
    <w:abstractNumId w:val="23"/>
  </w:num>
  <w:num w:numId="7">
    <w:abstractNumId w:val="5"/>
  </w:num>
  <w:num w:numId="8">
    <w:abstractNumId w:val="8"/>
  </w:num>
  <w:num w:numId="9">
    <w:abstractNumId w:val="18"/>
  </w:num>
  <w:num w:numId="10">
    <w:abstractNumId w:val="22"/>
  </w:num>
  <w:num w:numId="11">
    <w:abstractNumId w:val="12"/>
  </w:num>
  <w:num w:numId="12">
    <w:abstractNumId w:val="1"/>
  </w:num>
  <w:num w:numId="13">
    <w:abstractNumId w:val="20"/>
  </w:num>
  <w:num w:numId="14">
    <w:abstractNumId w:val="16"/>
  </w:num>
  <w:num w:numId="15">
    <w:abstractNumId w:val="10"/>
  </w:num>
  <w:num w:numId="16">
    <w:abstractNumId w:val="14"/>
  </w:num>
  <w:num w:numId="17">
    <w:abstractNumId w:val="13"/>
  </w:num>
  <w:num w:numId="18">
    <w:abstractNumId w:val="11"/>
  </w:num>
  <w:num w:numId="19">
    <w:abstractNumId w:val="3"/>
  </w:num>
  <w:num w:numId="20">
    <w:abstractNumId w:val="0"/>
  </w:num>
  <w:num w:numId="21">
    <w:abstractNumId w:val="9"/>
  </w:num>
  <w:num w:numId="22">
    <w:abstractNumId w:val="2"/>
  </w:num>
  <w:num w:numId="23">
    <w:abstractNumId w:val="17"/>
  </w:num>
  <w:num w:numId="24">
    <w:abstractNumId w:val="7"/>
    <w:lvlOverride w:ilvl="0"/>
    <w:lvlOverride w:ilvl="1"/>
    <w:lvlOverride w:ilvl="2"/>
    <w:lvlOverride w:ilvl="3"/>
    <w:lvlOverride w:ilvl="4"/>
    <w:lvlOverride w:ilvl="5"/>
    <w:lvlOverride w:ilvl="6"/>
    <w:lvlOverride w:ilvl="7"/>
    <w:lvlOverride w:ilvl="8"/>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31974"/>
    <w:rsid w:val="00053762"/>
    <w:rsid w:val="00096C03"/>
    <w:rsid w:val="0010132C"/>
    <w:rsid w:val="001106EC"/>
    <w:rsid w:val="00167124"/>
    <w:rsid w:val="00184630"/>
    <w:rsid w:val="001852C7"/>
    <w:rsid w:val="0019171E"/>
    <w:rsid w:val="00192BEB"/>
    <w:rsid w:val="001B792D"/>
    <w:rsid w:val="00200AAB"/>
    <w:rsid w:val="0022736D"/>
    <w:rsid w:val="002777E2"/>
    <w:rsid w:val="002828CD"/>
    <w:rsid w:val="00326F44"/>
    <w:rsid w:val="00370038"/>
    <w:rsid w:val="003742A5"/>
    <w:rsid w:val="00387E52"/>
    <w:rsid w:val="003A1E0C"/>
    <w:rsid w:val="003A2129"/>
    <w:rsid w:val="003C563D"/>
    <w:rsid w:val="003D1309"/>
    <w:rsid w:val="00402D0C"/>
    <w:rsid w:val="00417391"/>
    <w:rsid w:val="00425FCB"/>
    <w:rsid w:val="00430562"/>
    <w:rsid w:val="00436B51"/>
    <w:rsid w:val="004473C1"/>
    <w:rsid w:val="0048542F"/>
    <w:rsid w:val="00515214"/>
    <w:rsid w:val="00521CE3"/>
    <w:rsid w:val="005326DF"/>
    <w:rsid w:val="00577EA7"/>
    <w:rsid w:val="005E1235"/>
    <w:rsid w:val="00681D60"/>
    <w:rsid w:val="00683707"/>
    <w:rsid w:val="00695633"/>
    <w:rsid w:val="006A5E0B"/>
    <w:rsid w:val="006C0977"/>
    <w:rsid w:val="006F19B2"/>
    <w:rsid w:val="006F4D16"/>
    <w:rsid w:val="00703C46"/>
    <w:rsid w:val="00714C00"/>
    <w:rsid w:val="00737016"/>
    <w:rsid w:val="00750F69"/>
    <w:rsid w:val="007576E9"/>
    <w:rsid w:val="007907DF"/>
    <w:rsid w:val="007B47C1"/>
    <w:rsid w:val="007D29C1"/>
    <w:rsid w:val="007D4FDC"/>
    <w:rsid w:val="00820B1A"/>
    <w:rsid w:val="00827C5D"/>
    <w:rsid w:val="0087379D"/>
    <w:rsid w:val="008A0797"/>
    <w:rsid w:val="008B0420"/>
    <w:rsid w:val="008B4E06"/>
    <w:rsid w:val="008D2FBE"/>
    <w:rsid w:val="0091044F"/>
    <w:rsid w:val="00934CE3"/>
    <w:rsid w:val="0094310D"/>
    <w:rsid w:val="009711CB"/>
    <w:rsid w:val="009B7767"/>
    <w:rsid w:val="009E5F67"/>
    <w:rsid w:val="009F0D2E"/>
    <w:rsid w:val="00A76A25"/>
    <w:rsid w:val="00A91B69"/>
    <w:rsid w:val="00AB6D8E"/>
    <w:rsid w:val="00B46F2E"/>
    <w:rsid w:val="00B546D0"/>
    <w:rsid w:val="00B86610"/>
    <w:rsid w:val="00BC7FDA"/>
    <w:rsid w:val="00BD3272"/>
    <w:rsid w:val="00C21EEC"/>
    <w:rsid w:val="00CE218A"/>
    <w:rsid w:val="00CE7248"/>
    <w:rsid w:val="00E01E4E"/>
    <w:rsid w:val="00E1081C"/>
    <w:rsid w:val="00E1445D"/>
    <w:rsid w:val="00E2212B"/>
    <w:rsid w:val="00E35509"/>
    <w:rsid w:val="00E533E9"/>
    <w:rsid w:val="00EC57CB"/>
    <w:rsid w:val="00F1630A"/>
    <w:rsid w:val="00F36A37"/>
    <w:rsid w:val="00F74415"/>
    <w:rsid w:val="00F75342"/>
    <w:rsid w:val="00F96CCA"/>
    <w:rsid w:val="00FD6820"/>
    <w:rsid w:val="00FD7E73"/>
    <w:rsid w:val="00FE3B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FE87A36C-E993-4F76-AC22-99099E25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0420"/>
  </w:style>
  <w:style w:type="paragraph" w:styleId="Heading1">
    <w:name w:val="heading 1"/>
    <w:basedOn w:val="Normal"/>
    <w:next w:val="Normal"/>
    <w:link w:val="Heading1Ch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04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04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B042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B042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B042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B042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B042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yperlink">
    <w:name w:val="Hyperlink"/>
    <w:basedOn w:val="DefaultParagraphFont"/>
    <w:uiPriority w:val="99"/>
    <w:unhideWhenUsed/>
    <w:rsid w:val="008B0420"/>
    <w:rPr>
      <w:color w:val="0563C1" w:themeColor="hyperlink"/>
      <w:u w:val="single"/>
    </w:rPr>
  </w:style>
  <w:style w:type="character" w:styleId="Strong">
    <w:name w:val="Strong"/>
    <w:basedOn w:val="DefaultParagraphFont"/>
    <w:uiPriority w:val="22"/>
    <w:qFormat/>
    <w:rsid w:val="008B0420"/>
    <w:rPr>
      <w:b/>
      <w:bCs/>
    </w:rPr>
  </w:style>
  <w:style w:type="table" w:styleId="TableGrid">
    <w:name w:val="Table Grid"/>
    <w:basedOn w:val="Table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B0420"/>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0420"/>
  </w:style>
  <w:style w:type="paragraph" w:styleId="Footer">
    <w:name w:val="footer"/>
    <w:basedOn w:val="Normal"/>
    <w:link w:val="FooterChar"/>
    <w:uiPriority w:val="99"/>
    <w:unhideWhenUsed/>
    <w:rsid w:val="008B0420"/>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Emphasis">
    <w:name w:val="Emphasis"/>
    <w:basedOn w:val="DefaultParagraphFont"/>
    <w:uiPriority w:val="20"/>
    <w:qFormat/>
    <w:rsid w:val="00053762"/>
    <w:rPr>
      <w:i/>
      <w:iCs/>
    </w:rPr>
  </w:style>
  <w:style w:type="character" w:styleId="UnresolvedMention">
    <w:name w:val="Unresolved Mention"/>
    <w:basedOn w:val="DefaultParagraphFont"/>
    <w:uiPriority w:val="99"/>
    <w:semiHidden/>
    <w:unhideWhenUsed/>
    <w:rsid w:val="007576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fr.wikipedia.org/wiki/Programmation_orient%C3%A9e_objet" TargetMode="External"/><Relationship Id="rId21" Type="http://schemas.openxmlformats.org/officeDocument/2006/relationships/image" Target="media/image14.png"/><Relationship Id="rId34" Type="http://schemas.openxmlformats.org/officeDocument/2006/relationships/hyperlink" Target="https://fr.wikipedia.org/wiki/Framework" TargetMode="External"/><Relationship Id="rId42" Type="http://schemas.openxmlformats.org/officeDocument/2006/relationships/hyperlink" Target="https://fr.wikipedia.org/wiki/Open-source" TargetMode="External"/><Relationship Id="rId47" Type="http://schemas.openxmlformats.org/officeDocument/2006/relationships/hyperlink" Target="https://blog.myagilepartner.fr/index.php/2018/05/27/role-de-scrum-master/"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r.wikipedia.org/wiki/PHP" TargetMode="External"/><Relationship Id="rId40" Type="http://schemas.openxmlformats.org/officeDocument/2006/relationships/hyperlink" Target="https://fr.wikipedia.org/wiki/Framework" TargetMode="External"/><Relationship Id="rId45" Type="http://schemas.openxmlformats.org/officeDocument/2006/relationships/hyperlink" Target="https://fr.wikipedia.org/wiki/Programmation_orient%C3%A9e_obje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fr.wikipedia.org/wiki/Mod%C3%A8le-vue-contr%C3%B4leur" TargetMode="External"/><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fr.wikipedia.org/wiki/Web_application" TargetMode="External"/><Relationship Id="rId43" Type="http://schemas.openxmlformats.org/officeDocument/2006/relationships/hyperlink" Target="https://fr.wikipedia.org/wiki/PHP" TargetMode="External"/><Relationship Id="rId48" Type="http://schemas.openxmlformats.org/officeDocument/2006/relationships/hyperlink" Target="https://fr.wikipedia.org/wiki/Diagramme_de_cas_d%27utilisatio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r.wikipedia.org/wiki/Mod%C3%A8le-vue-contr%C3%B4leur" TargetMode="External"/><Relationship Id="rId46" Type="http://schemas.openxmlformats.org/officeDocument/2006/relationships/image" Target="media/image27.png"/><Relationship Id="rId20" Type="http://schemas.openxmlformats.org/officeDocument/2006/relationships/image" Target="media/image13.png"/><Relationship Id="rId41" Type="http://schemas.openxmlformats.org/officeDocument/2006/relationships/hyperlink" Target="https://fr.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Open-source" TargetMode="External"/><Relationship Id="rId49" Type="http://schemas.openxmlformats.org/officeDocument/2006/relationships/hyperlink" Target="https://www.lucidchart.com/pages/fr/diagramme-de-classes-u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D832A-47CA-4EBB-92A0-BFB1E0AD0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14509</TotalTime>
  <Pages>35</Pages>
  <Words>5377</Words>
  <Characters>29574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Oumaima Houimel</cp:lastModifiedBy>
  <cp:revision>10</cp:revision>
  <dcterms:created xsi:type="dcterms:W3CDTF">2024-04-15T10:18:00Z</dcterms:created>
  <dcterms:modified xsi:type="dcterms:W3CDTF">2024-04-25T12:08:00Z</dcterms:modified>
</cp:coreProperties>
</file>