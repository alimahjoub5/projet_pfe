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88709" w14:textId="26F00EB8" w:rsidR="0097611B" w:rsidRPr="0097611B" w:rsidRDefault="0097611B" w:rsidP="0097611B">
      <w:pPr>
        <w:jc w:val="center"/>
        <w:rPr>
          <w:rFonts w:ascii="Times New Roman" w:hAnsi="Times New Roman" w:cs="Times New Roman"/>
          <w:b/>
          <w:sz w:val="32"/>
          <w:szCs w:val="32"/>
        </w:rPr>
      </w:pPr>
      <w:r w:rsidRPr="0097611B">
        <w:rPr>
          <w:rFonts w:ascii="Times New Roman" w:hAnsi="Times New Roman" w:cs="Times New Roman"/>
          <w:b/>
          <w:sz w:val="32"/>
          <w:szCs w:val="32"/>
        </w:rPr>
        <w:t>Chapitre1 : Présentation Générale</w:t>
      </w:r>
    </w:p>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97611B" w:rsidRDefault="00E2212B" w:rsidP="00750F69">
      <w:pPr>
        <w:pStyle w:val="ListParagraph"/>
        <w:ind w:left="0"/>
        <w:rPr>
          <w:rFonts w:ascii="Times New Roman" w:hAnsi="Times New Roman" w:cs="Times New Roman"/>
          <w:sz w:val="24"/>
          <w:szCs w:val="24"/>
        </w:rPr>
      </w:pPr>
    </w:p>
    <w:p w14:paraId="7FCEBD20" w14:textId="3217DCA8" w:rsidR="00E2212B" w:rsidRPr="0097611B" w:rsidRDefault="00E2212B" w:rsidP="00750F69">
      <w:pPr>
        <w:pStyle w:val="ListParagraph"/>
        <w:ind w:left="0"/>
        <w:rPr>
          <w:rFonts w:ascii="Times New Roman" w:hAnsi="Times New Roman" w:cs="Times New Roman"/>
          <w:sz w:val="24"/>
          <w:szCs w:val="24"/>
        </w:rPr>
      </w:pPr>
      <w:r w:rsidRPr="0097611B">
        <w:rPr>
          <w:rFonts w:ascii="Times New Roman" w:hAnsi="Times New Roman" w:cs="Times New Roman"/>
          <w:sz w:val="24"/>
          <w:szCs w:val="24"/>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97611B">
        <w:rPr>
          <w:rFonts w:ascii="Times New Roman" w:hAnsi="Times New Roman" w:cs="Times New Roman"/>
          <w:sz w:val="24"/>
          <w:szCs w:val="24"/>
        </w:rPr>
        <w:t>Diva Software</w:t>
      </w:r>
      <w:r w:rsidRPr="0097611B">
        <w:rPr>
          <w:rFonts w:ascii="Times New Roman" w:hAnsi="Times New Roman" w:cs="Times New Roman"/>
          <w:sz w:val="24"/>
          <w:szCs w:val="24"/>
        </w:rPr>
        <w:t xml:space="preserve"> » au sein duquel on a effectué notre stage de </w:t>
      </w:r>
      <w:r w:rsidR="008B4E06" w:rsidRPr="0097611B">
        <w:rPr>
          <w:rFonts w:ascii="Times New Roman" w:hAnsi="Times New Roman" w:cs="Times New Roman"/>
          <w:sz w:val="24"/>
          <w:szCs w:val="24"/>
        </w:rPr>
        <w:t>4</w:t>
      </w:r>
      <w:r w:rsidRPr="0097611B">
        <w:rPr>
          <w:rFonts w:ascii="Times New Roman" w:hAnsi="Times New Roman" w:cs="Times New Roman"/>
          <w:sz w:val="24"/>
          <w:szCs w:val="24"/>
        </w:rPr>
        <w:t xml:space="preserve"> </w:t>
      </w:r>
      <w:r w:rsidR="0097611B" w:rsidRPr="0097611B">
        <w:rPr>
          <w:rFonts w:ascii="Times New Roman" w:hAnsi="Times New Roman" w:cs="Times New Roman"/>
          <w:sz w:val="24"/>
          <w:szCs w:val="24"/>
        </w:rPr>
        <w:t>mois.</w:t>
      </w:r>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4F95A10F"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r w:rsidR="0097611B" w:rsidRPr="00326F44">
        <w:rPr>
          <w:rFonts w:ascii="Times New Roman" w:hAnsi="Times New Roman" w:cs="Times New Roman"/>
          <w:b/>
          <w:sz w:val="32"/>
          <w:szCs w:val="32"/>
        </w:rPr>
        <w:t>d’accueil :</w:t>
      </w:r>
    </w:p>
    <w:p w14:paraId="78342E6C" w14:textId="77777777" w:rsidR="00E2212B" w:rsidRPr="0097611B" w:rsidRDefault="00E2212B" w:rsidP="00750F69">
      <w:pPr>
        <w:pStyle w:val="ListParagraph"/>
        <w:ind w:left="0"/>
        <w:rPr>
          <w:rFonts w:ascii="Times New Roman" w:hAnsi="Times New Roman" w:cs="Times New Roman"/>
          <w:sz w:val="28"/>
          <w:szCs w:val="32"/>
        </w:rPr>
      </w:pPr>
    </w:p>
    <w:p w14:paraId="0F28C02A" w14:textId="77777777" w:rsidR="008B0420"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97611B" w:rsidRDefault="006F4D16" w:rsidP="00750F69">
      <w:pPr>
        <w:rPr>
          <w:rFonts w:ascii="Times New Roman" w:hAnsi="Times New Roman" w:cs="Times New Roman"/>
          <w:sz w:val="24"/>
          <w:szCs w:val="24"/>
        </w:rPr>
      </w:pPr>
    </w:p>
    <w:p w14:paraId="464CB2AE" w14:textId="173B0FE5" w:rsidR="006F4D16" w:rsidRPr="0097611B" w:rsidRDefault="006F4D16" w:rsidP="00750F69">
      <w:pPr>
        <w:pStyle w:val="ListParagraph"/>
        <w:numPr>
          <w:ilvl w:val="0"/>
          <w:numId w:val="4"/>
        </w:numPr>
        <w:ind w:left="0" w:firstLine="0"/>
        <w:rPr>
          <w:rFonts w:ascii="Times New Roman" w:hAnsi="Times New Roman" w:cs="Times New Roman"/>
          <w:sz w:val="24"/>
          <w:szCs w:val="24"/>
        </w:rPr>
      </w:pPr>
      <w:r w:rsidRPr="0097611B">
        <w:rPr>
          <w:rFonts w:ascii="Times New Roman" w:hAnsi="Times New Roman" w:cs="Times New Roman"/>
          <w:b/>
          <w:sz w:val="24"/>
          <w:szCs w:val="24"/>
        </w:rPr>
        <w:t>Adresse</w:t>
      </w:r>
      <w:r w:rsidR="0097611B" w:rsidRPr="0097611B">
        <w:rPr>
          <w:rFonts w:ascii="Times New Roman" w:hAnsi="Times New Roman" w:cs="Times New Roman"/>
          <w:b/>
          <w:sz w:val="24"/>
          <w:szCs w:val="24"/>
        </w:rPr>
        <w:t xml:space="preserve"> :</w:t>
      </w:r>
      <w:r w:rsidR="0097611B" w:rsidRPr="0097611B">
        <w:rPr>
          <w:rFonts w:ascii="Times New Roman" w:hAnsi="Times New Roman" w:cs="Times New Roman"/>
          <w:sz w:val="24"/>
          <w:szCs w:val="24"/>
        </w:rPr>
        <w:t xml:space="preserve"> Boulevard</w:t>
      </w:r>
      <w:r w:rsidRPr="0097611B">
        <w:rPr>
          <w:rFonts w:ascii="Times New Roman" w:hAnsi="Times New Roman" w:cs="Times New Roman"/>
          <w:sz w:val="24"/>
          <w:szCs w:val="24"/>
        </w:rPr>
        <w:t xml:space="preserve"> Yasser Arafat Immeuble N° 38 - Bureau 44 Sahloul </w:t>
      </w:r>
      <w:r w:rsidR="0097611B">
        <w:rPr>
          <w:rFonts w:ascii="Times New Roman" w:hAnsi="Times New Roman" w:cs="Times New Roman"/>
          <w:sz w:val="24"/>
          <w:szCs w:val="24"/>
        </w:rPr>
        <w:t>–</w:t>
      </w:r>
      <w:r w:rsidRPr="0097611B">
        <w:rPr>
          <w:rFonts w:ascii="Times New Roman" w:hAnsi="Times New Roman" w:cs="Times New Roman"/>
          <w:sz w:val="24"/>
          <w:szCs w:val="24"/>
        </w:rPr>
        <w:t xml:space="preserve"> 4054</w:t>
      </w:r>
      <w:r w:rsidR="0097611B">
        <w:rPr>
          <w:rFonts w:ascii="Times New Roman" w:hAnsi="Times New Roman" w:cs="Times New Roman"/>
          <w:sz w:val="24"/>
          <w:szCs w:val="24"/>
        </w:rPr>
        <w:t xml:space="preserve">   </w:t>
      </w:r>
      <w:r w:rsidRPr="0097611B">
        <w:rPr>
          <w:rFonts w:ascii="Times New Roman" w:hAnsi="Times New Roman" w:cs="Times New Roman"/>
          <w:sz w:val="24"/>
          <w:szCs w:val="24"/>
        </w:rPr>
        <w:t>Sousse</w:t>
      </w:r>
    </w:p>
    <w:p w14:paraId="569305F0" w14:textId="40B04B7C" w:rsidR="008B0420" w:rsidRPr="0097611B" w:rsidRDefault="008B0420" w:rsidP="00750F69">
      <w:pPr>
        <w:pStyle w:val="ListParagraph"/>
        <w:numPr>
          <w:ilvl w:val="0"/>
          <w:numId w:val="4"/>
        </w:numPr>
        <w:ind w:left="0" w:firstLine="0"/>
        <w:rPr>
          <w:rFonts w:ascii="Times New Roman" w:hAnsi="Times New Roman" w:cs="Times New Roman"/>
          <w:sz w:val="24"/>
          <w:szCs w:val="24"/>
        </w:rPr>
      </w:pPr>
      <w:r w:rsidRPr="0097611B">
        <w:rPr>
          <w:rFonts w:ascii="Times New Roman" w:hAnsi="Times New Roman" w:cs="Times New Roman"/>
          <w:b/>
          <w:sz w:val="24"/>
          <w:szCs w:val="24"/>
        </w:rPr>
        <w:t>Propriétaire</w:t>
      </w:r>
      <w:r w:rsidRPr="0097611B">
        <w:rPr>
          <w:rFonts w:ascii="Times New Roman" w:hAnsi="Times New Roman" w:cs="Times New Roman"/>
          <w:sz w:val="24"/>
          <w:szCs w:val="24"/>
        </w:rPr>
        <w:t xml:space="preserve"> : Mr Rochdi Jdidi</w:t>
      </w:r>
    </w:p>
    <w:p w14:paraId="6157A9BE" w14:textId="22293EDF" w:rsidR="008B0420" w:rsidRPr="0097611B" w:rsidRDefault="008B0420" w:rsidP="00750F69">
      <w:pPr>
        <w:pStyle w:val="ListParagraph"/>
        <w:numPr>
          <w:ilvl w:val="0"/>
          <w:numId w:val="4"/>
        </w:numPr>
        <w:ind w:left="0" w:firstLine="0"/>
        <w:rPr>
          <w:rFonts w:ascii="Times New Roman" w:hAnsi="Times New Roman" w:cs="Times New Roman"/>
          <w:sz w:val="24"/>
          <w:szCs w:val="24"/>
        </w:rPr>
      </w:pPr>
      <w:r w:rsidRPr="0097611B">
        <w:rPr>
          <w:rFonts w:ascii="Times New Roman" w:hAnsi="Times New Roman" w:cs="Times New Roman"/>
          <w:b/>
          <w:bCs/>
          <w:sz w:val="24"/>
          <w:szCs w:val="24"/>
          <w:bdr w:val="none" w:sz="0" w:space="0" w:color="auto" w:frame="1"/>
        </w:rPr>
        <w:t>Administration : </w:t>
      </w:r>
      <w:r w:rsidRPr="0097611B">
        <w:rPr>
          <w:rFonts w:ascii="Times New Roman" w:hAnsi="Times New Roman" w:cs="Times New Roman"/>
          <w:sz w:val="24"/>
          <w:szCs w:val="24"/>
        </w:rPr>
        <w:t>(+216) 53 333</w:t>
      </w:r>
      <w:r w:rsidR="00A91B69" w:rsidRPr="0097611B">
        <w:rPr>
          <w:rFonts w:ascii="Times New Roman" w:hAnsi="Times New Roman" w:cs="Times New Roman"/>
          <w:sz w:val="24"/>
          <w:szCs w:val="24"/>
        </w:rPr>
        <w:t> </w:t>
      </w:r>
      <w:r w:rsidRPr="0097611B">
        <w:rPr>
          <w:rFonts w:ascii="Times New Roman" w:hAnsi="Times New Roman" w:cs="Times New Roman"/>
          <w:sz w:val="24"/>
          <w:szCs w:val="24"/>
        </w:rPr>
        <w:t>850</w:t>
      </w:r>
      <w:r w:rsidRPr="0097611B">
        <w:rPr>
          <w:rFonts w:ascii="Times New Roman" w:hAnsi="Times New Roman" w:cs="Times New Roman"/>
          <w:sz w:val="24"/>
          <w:szCs w:val="24"/>
        </w:rPr>
        <w:br/>
      </w:r>
      <w:r w:rsidR="00A91B69" w:rsidRPr="0097611B">
        <w:rPr>
          <w:rFonts w:ascii="Times New Roman" w:hAnsi="Times New Roman" w:cs="Times New Roman"/>
          <w:b/>
          <w:bCs/>
          <w:sz w:val="24"/>
          <w:szCs w:val="24"/>
          <w:bdr w:val="none" w:sz="0" w:space="0" w:color="auto" w:frame="1"/>
        </w:rPr>
        <w:t xml:space="preserve">         </w:t>
      </w:r>
      <w:r w:rsidR="0097611B">
        <w:rPr>
          <w:rFonts w:ascii="Times New Roman" w:hAnsi="Times New Roman" w:cs="Times New Roman"/>
          <w:b/>
          <w:bCs/>
          <w:sz w:val="24"/>
          <w:szCs w:val="24"/>
          <w:bdr w:val="none" w:sz="0" w:space="0" w:color="auto" w:frame="1"/>
        </w:rPr>
        <w:t xml:space="preserve">  </w:t>
      </w:r>
      <w:r w:rsidR="00A91B69" w:rsidRPr="0097611B">
        <w:rPr>
          <w:rFonts w:ascii="Times New Roman" w:hAnsi="Times New Roman" w:cs="Times New Roman"/>
          <w:b/>
          <w:bCs/>
          <w:sz w:val="24"/>
          <w:szCs w:val="24"/>
          <w:bdr w:val="none" w:sz="0" w:space="0" w:color="auto" w:frame="1"/>
        </w:rPr>
        <w:t xml:space="preserve"> </w:t>
      </w:r>
      <w:r w:rsidRPr="0097611B">
        <w:rPr>
          <w:rFonts w:ascii="Times New Roman" w:hAnsi="Times New Roman" w:cs="Times New Roman"/>
          <w:b/>
          <w:bCs/>
          <w:sz w:val="24"/>
          <w:szCs w:val="24"/>
          <w:bdr w:val="none" w:sz="0" w:space="0" w:color="auto" w:frame="1"/>
        </w:rPr>
        <w:t>Commercial : </w:t>
      </w:r>
      <w:r w:rsidRPr="0097611B">
        <w:rPr>
          <w:rFonts w:ascii="Times New Roman" w:hAnsi="Times New Roman" w:cs="Times New Roman"/>
          <w:sz w:val="24"/>
          <w:szCs w:val="24"/>
        </w:rPr>
        <w:t xml:space="preserve">(+216) 53 333 853  </w:t>
      </w:r>
    </w:p>
    <w:p w14:paraId="4989D364" w14:textId="191ACF37" w:rsidR="006F4D16" w:rsidRPr="0097611B" w:rsidRDefault="006F4D16" w:rsidP="00750F69">
      <w:pPr>
        <w:pStyle w:val="ListParagraph"/>
        <w:numPr>
          <w:ilvl w:val="0"/>
          <w:numId w:val="4"/>
        </w:numPr>
        <w:ind w:left="0" w:firstLine="0"/>
        <w:rPr>
          <w:rFonts w:ascii="Times New Roman" w:hAnsi="Times New Roman" w:cs="Times New Roman"/>
          <w:sz w:val="24"/>
          <w:szCs w:val="24"/>
        </w:rPr>
      </w:pPr>
      <w:r w:rsidRPr="0097611B">
        <w:rPr>
          <w:rFonts w:ascii="Times New Roman" w:hAnsi="Times New Roman" w:cs="Times New Roman"/>
          <w:b/>
          <w:sz w:val="24"/>
          <w:szCs w:val="24"/>
        </w:rPr>
        <w:t>E-mail :</w:t>
      </w:r>
      <w:r w:rsidRPr="0097611B">
        <w:rPr>
          <w:rFonts w:ascii="Times New Roman" w:hAnsi="Times New Roman" w:cs="Times New Roman"/>
          <w:sz w:val="24"/>
          <w:szCs w:val="24"/>
        </w:rPr>
        <w:t xml:space="preserve"> contact@diva-software.com</w:t>
      </w:r>
    </w:p>
    <w:p w14:paraId="5ACF8A1B" w14:textId="6384EA40" w:rsidR="008B0420" w:rsidRPr="0097611B" w:rsidRDefault="008B0420" w:rsidP="00750F69">
      <w:pPr>
        <w:pStyle w:val="ListParagraph"/>
        <w:numPr>
          <w:ilvl w:val="0"/>
          <w:numId w:val="4"/>
        </w:numPr>
        <w:ind w:left="0" w:firstLine="0"/>
        <w:rPr>
          <w:rFonts w:ascii="Times New Roman" w:hAnsi="Times New Roman" w:cs="Times New Roman"/>
          <w:sz w:val="24"/>
          <w:szCs w:val="24"/>
          <w:lang w:val="en-US"/>
        </w:rPr>
      </w:pPr>
      <w:r w:rsidRPr="0097611B">
        <w:rPr>
          <w:rFonts w:ascii="Times New Roman" w:hAnsi="Times New Roman" w:cs="Times New Roman"/>
          <w:b/>
          <w:sz w:val="24"/>
          <w:szCs w:val="24"/>
          <w:lang w:val="en-US"/>
        </w:rPr>
        <w:t xml:space="preserve">Site </w:t>
      </w:r>
      <w:r w:rsidR="0097611B" w:rsidRPr="0097611B">
        <w:rPr>
          <w:rFonts w:ascii="Times New Roman" w:hAnsi="Times New Roman" w:cs="Times New Roman"/>
          <w:b/>
          <w:sz w:val="24"/>
          <w:szCs w:val="24"/>
          <w:lang w:val="en-US"/>
        </w:rPr>
        <w:t xml:space="preserve">web: </w:t>
      </w:r>
      <w:hyperlink r:id="rId8" w:history="1">
        <w:r w:rsidR="0097611B" w:rsidRPr="0097611B">
          <w:rPr>
            <w:rStyle w:val="Hyperlink"/>
            <w:rFonts w:ascii="Times New Roman" w:hAnsi="Times New Roman" w:cs="Times New Roman"/>
            <w:color w:val="auto"/>
            <w:sz w:val="24"/>
            <w:szCs w:val="24"/>
            <w:lang w:val="en-US"/>
          </w:rPr>
          <w:t>https://www.diva-software.com</w:t>
        </w:r>
      </w:hyperlink>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9">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235DC6A8" w:rsidR="008B0420" w:rsidRDefault="008B0420" w:rsidP="00750F69">
      <w:pPr>
        <w:rPr>
          <w:rFonts w:ascii="Times New Roman" w:hAnsi="Times New Roman" w:cs="Times New Roman"/>
          <w:sz w:val="24"/>
          <w:szCs w:val="24"/>
        </w:rPr>
      </w:pPr>
    </w:p>
    <w:p w14:paraId="5F9AE61C" w14:textId="77777777" w:rsidR="0097611B" w:rsidRPr="00326F44" w:rsidRDefault="0097611B"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Pr="0097611B" w:rsidRDefault="008B0420" w:rsidP="00750F69">
      <w:pPr>
        <w:pStyle w:val="ListParagraph"/>
        <w:ind w:left="0"/>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Diva Software intervient dans la conception, le développement et le déploiement des systèmes d’information, de la fabrication à la livraison. </w:t>
      </w:r>
    </w:p>
    <w:p w14:paraId="575314FD" w14:textId="2D6A8D73" w:rsidR="008B0420" w:rsidRPr="0097611B" w:rsidRDefault="008B0420" w:rsidP="00750F69">
      <w:pPr>
        <w:pStyle w:val="ListParagraph"/>
        <w:ind w:left="0"/>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97611B" w:rsidRDefault="008B0420" w:rsidP="00750F69">
      <w:pPr>
        <w:pStyle w:val="ListParagraph"/>
        <w:ind w:left="0"/>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97611B" w:rsidRDefault="00A91B69" w:rsidP="00A91B69">
      <w:pPr>
        <w:pStyle w:val="ListParagraph"/>
        <w:ind w:left="0"/>
        <w:rPr>
          <w:rFonts w:ascii="Times New Roman" w:hAnsi="Times New Roman" w:cs="Times New Roman"/>
          <w:b/>
          <w:sz w:val="28"/>
          <w:szCs w:val="32"/>
        </w:rPr>
      </w:pPr>
    </w:p>
    <w:p w14:paraId="2C20EBC1" w14:textId="77777777" w:rsidR="00A91B69"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97611B">
        <w:rPr>
          <w:rFonts w:ascii="Times New Roman" w:hAnsi="Times New Roman" w:cs="Times New Roman"/>
          <w:color w:val="0D0D0D"/>
          <w:sz w:val="24"/>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97611B" w:rsidRDefault="00A91B69" w:rsidP="00A91B69">
      <w:pPr>
        <w:pStyle w:val="ListParagraph"/>
        <w:ind w:left="0"/>
        <w:rPr>
          <w:rFonts w:ascii="Times New Roman" w:hAnsi="Times New Roman" w:cs="Times New Roman"/>
          <w:b/>
          <w:sz w:val="28"/>
          <w:szCs w:val="32"/>
        </w:rPr>
      </w:pPr>
    </w:p>
    <w:p w14:paraId="613A49F9" w14:textId="545E7528" w:rsidR="00A91B69"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 la qualité :</w:t>
      </w:r>
    </w:p>
    <w:p w14:paraId="4791589E" w14:textId="0FAA15A7" w:rsidR="00A91B69" w:rsidRPr="0097611B" w:rsidRDefault="00A91B69" w:rsidP="00A91B69">
      <w:pPr>
        <w:pStyle w:val="ListParagraph"/>
        <w:ind w:left="0"/>
        <w:rPr>
          <w:rFonts w:ascii="Times New Roman" w:hAnsi="Times New Roman" w:cs="Times New Roman"/>
          <w:b/>
          <w:color w:val="0D0D0D"/>
          <w:sz w:val="28"/>
          <w:szCs w:val="32"/>
          <w:shd w:val="clear" w:color="auto" w:fill="FFFFFF"/>
        </w:rPr>
      </w:pPr>
    </w:p>
    <w:p w14:paraId="63ECEB43" w14:textId="03434FB2" w:rsidR="008B0420" w:rsidRPr="0097611B" w:rsidRDefault="008B0420" w:rsidP="00750F69">
      <w:pPr>
        <w:pStyle w:val="ListParagraph"/>
        <w:ind w:left="0" w:right="-142"/>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97611B" w:rsidRDefault="008B0420" w:rsidP="00750F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97611B" w:rsidRDefault="00A91B69" w:rsidP="00A91B69">
      <w:pPr>
        <w:pStyle w:val="ListParagraph"/>
        <w:ind w:left="0"/>
        <w:rPr>
          <w:rFonts w:ascii="Times New Roman" w:hAnsi="Times New Roman" w:cs="Times New Roman"/>
          <w:b/>
          <w:sz w:val="24"/>
          <w:szCs w:val="28"/>
        </w:rPr>
      </w:pPr>
    </w:p>
    <w:p w14:paraId="634A5592" w14:textId="595C0BEA" w:rsidR="008B0420"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97611B" w:rsidRDefault="008B0420" w:rsidP="00750F69">
      <w:pPr>
        <w:pStyle w:val="ListParagraph"/>
        <w:ind w:left="0"/>
        <w:rPr>
          <w:rFonts w:ascii="Times New Roman" w:hAnsi="Times New Roman" w:cs="Times New Roman"/>
          <w:b/>
          <w:color w:val="0D0D0D"/>
          <w:sz w:val="28"/>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3FBB10EB" w14:textId="0642F883" w:rsidR="00A91B69" w:rsidRPr="0097611B" w:rsidRDefault="008B0420" w:rsidP="0097611B">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L’entreprise est composée de 20 employés au total pour une gestion plus efficace et dynamique des principaux métiers de la société ; l'organigramme adopté est présenté dans la figure 2.</w:t>
      </w:r>
      <w:r w:rsidR="00A91B69" w:rsidRPr="00326F44">
        <w:rPr>
          <w:rFonts w:ascii="Times New Roman" w:hAnsi="Times New Roman" w:cs="Times New Roman"/>
          <w:noProof/>
          <w:sz w:val="32"/>
          <w:szCs w:val="32"/>
        </w:rPr>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0">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1729551C"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27B2E200" w14:textId="77777777" w:rsidR="00261F96" w:rsidRPr="00737016" w:rsidRDefault="00261F96" w:rsidP="00261F96">
      <w:pPr>
        <w:pStyle w:val="ListParagraph"/>
        <w:ind w:left="0"/>
        <w:rPr>
          <w:rFonts w:ascii="Times New Roman" w:hAnsi="Times New Roman" w:cs="Times New Roman"/>
          <w:b/>
          <w:sz w:val="28"/>
          <w:szCs w:val="28"/>
        </w:rPr>
      </w:pPr>
    </w:p>
    <w:p w14:paraId="7A16A32F" w14:textId="2E6138A3" w:rsidR="00261F96" w:rsidRPr="00060E71" w:rsidRDefault="00261F96" w:rsidP="00261F96">
      <w:pPr>
        <w:pStyle w:val="ListParagraph"/>
        <w:numPr>
          <w:ilvl w:val="1"/>
          <w:numId w:val="3"/>
        </w:numPr>
        <w:ind w:left="0" w:firstLine="0"/>
        <w:rPr>
          <w:rFonts w:ascii="Times New Roman" w:hAnsi="Times New Roman" w:cs="Times New Roman"/>
          <w:color w:val="0D0D0D"/>
          <w:sz w:val="32"/>
          <w:szCs w:val="32"/>
          <w:shd w:val="clear" w:color="auto" w:fill="FFFFFF"/>
        </w:rPr>
      </w:pPr>
      <w:r w:rsidRPr="00261F96">
        <w:rPr>
          <w:rFonts w:ascii="Times New Roman" w:hAnsi="Times New Roman" w:cs="Times New Roman"/>
          <w:b/>
          <w:sz w:val="28"/>
          <w:szCs w:val="28"/>
        </w:rPr>
        <w:t xml:space="preserve">Qu'est que c'est la </w:t>
      </w:r>
      <w:proofErr w:type="gramStart"/>
      <w:r w:rsidRPr="00261F96">
        <w:rPr>
          <w:rFonts w:ascii="Times New Roman" w:hAnsi="Times New Roman" w:cs="Times New Roman"/>
          <w:b/>
          <w:sz w:val="28"/>
          <w:szCs w:val="28"/>
        </w:rPr>
        <w:t>GMAO:</w:t>
      </w:r>
      <w:proofErr w:type="gramEnd"/>
      <w:r w:rsidRPr="00261F96">
        <w:rPr>
          <w:rFonts w:ascii="Times New Roman" w:hAnsi="Times New Roman" w:cs="Times New Roman"/>
        </w:rPr>
        <w:t xml:space="preserve"> </w:t>
      </w:r>
    </w:p>
    <w:p w14:paraId="599AE2FB" w14:textId="77777777" w:rsidR="00060E71" w:rsidRPr="0097611B" w:rsidRDefault="00060E71" w:rsidP="00060E71">
      <w:pPr>
        <w:pStyle w:val="ListParagraph"/>
        <w:ind w:left="0"/>
        <w:rPr>
          <w:rFonts w:ascii="Times New Roman" w:hAnsi="Times New Roman" w:cs="Times New Roman"/>
          <w:color w:val="0D0D0D"/>
          <w:sz w:val="28"/>
          <w:szCs w:val="32"/>
          <w:shd w:val="clear" w:color="auto" w:fill="FFFFFF"/>
        </w:rPr>
      </w:pPr>
    </w:p>
    <w:p w14:paraId="717ADEAE" w14:textId="2602A0D6" w:rsidR="008B0420" w:rsidRPr="0097611B" w:rsidRDefault="00060E71"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La GMAO, abréviation de Gestion de Maintenance Assistée par Ordinateur, est un système informatique conçu pour faciliter la gestion et l'optimisation des opérations de maintenance des équipements et des installations au sein d'une organisation.</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97611B" w:rsidRDefault="008B0420" w:rsidP="00A91B69">
      <w:pPr>
        <w:pStyle w:val="ListParagraph"/>
        <w:ind w:left="0"/>
        <w:rPr>
          <w:rFonts w:ascii="Times New Roman" w:hAnsi="Times New Roman" w:cs="Times New Roman"/>
          <w:sz w:val="24"/>
          <w:szCs w:val="28"/>
        </w:rPr>
      </w:pPr>
    </w:p>
    <w:p w14:paraId="26815719" w14:textId="2372955F" w:rsidR="00225911" w:rsidRDefault="008B0420" w:rsidP="0097611B">
      <w:pPr>
        <w:pStyle w:val="ListParagraph"/>
        <w:ind w:left="0"/>
        <w:rPr>
          <w:rFonts w:ascii="Times New Roman" w:hAnsi="Times New Roman" w:cs="Times New Roman"/>
          <w:sz w:val="24"/>
          <w:szCs w:val="28"/>
          <w:shd w:val="clear" w:color="auto" w:fill="FFFFFF"/>
        </w:rPr>
      </w:pPr>
      <w:r w:rsidRPr="0097611B">
        <w:rPr>
          <w:rFonts w:ascii="Times New Roman" w:hAnsi="Times New Roman" w:cs="Times New Roman"/>
          <w:sz w:val="24"/>
          <w:szCs w:val="28"/>
          <w:shd w:val="clear" w:color="auto" w:fill="FFFFFF"/>
        </w:rPr>
        <w:t xml:space="preserve">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w:t>
      </w:r>
      <w:r w:rsidRPr="0097611B">
        <w:rPr>
          <w:rFonts w:ascii="Times New Roman" w:hAnsi="Times New Roman" w:cs="Times New Roman"/>
          <w:sz w:val="24"/>
          <w:szCs w:val="28"/>
          <w:shd w:val="clear" w:color="auto" w:fill="FFFFFF"/>
        </w:rPr>
        <w:lastRenderedPageBreak/>
        <w:t>d'études vise à concevoir et développer un logiciel de GMAO sur mesure pour répondre aux besoins spécifiques d'entreprises opérant dans le secteur de textile</w:t>
      </w:r>
    </w:p>
    <w:p w14:paraId="7DD91E06" w14:textId="77777777" w:rsidR="0097611B" w:rsidRPr="0097611B" w:rsidRDefault="0097611B" w:rsidP="0097611B">
      <w:pPr>
        <w:pStyle w:val="ListParagraph"/>
        <w:ind w:left="0"/>
        <w:rPr>
          <w:rFonts w:ascii="Times New Roman" w:hAnsi="Times New Roman" w:cs="Times New Roman"/>
          <w:sz w:val="24"/>
          <w:szCs w:val="28"/>
          <w:shd w:val="clear" w:color="auto" w:fill="FFFFFF"/>
        </w:rPr>
      </w:pPr>
    </w:p>
    <w:p w14:paraId="2141CE84" w14:textId="57792892"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97611B" w:rsidRDefault="006F4D16" w:rsidP="00A91B69">
      <w:pPr>
        <w:pStyle w:val="ListParagraph"/>
        <w:ind w:left="0"/>
        <w:rPr>
          <w:rFonts w:ascii="Times New Roman" w:hAnsi="Times New Roman" w:cs="Times New Roman"/>
          <w:b/>
          <w:color w:val="0D0D0D"/>
          <w:sz w:val="24"/>
          <w:szCs w:val="28"/>
          <w:shd w:val="clear" w:color="auto" w:fill="FFFFFF"/>
        </w:rPr>
      </w:pPr>
    </w:p>
    <w:p w14:paraId="182750A5"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p>
    <w:p w14:paraId="34105530"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p>
    <w:p w14:paraId="45F40D32"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97611B">
        <w:rPr>
          <w:rFonts w:ascii="Segoe UI" w:hAnsi="Segoe UI" w:cs="Segoe UI"/>
          <w:color w:val="0D0D0D"/>
          <w:sz w:val="28"/>
          <w:szCs w:val="32"/>
          <w:shd w:val="clear" w:color="auto" w:fill="FFFFFF"/>
        </w:rPr>
        <w:t xml:space="preserve"> </w:t>
      </w:r>
      <w:r w:rsidRPr="0097611B">
        <w:rPr>
          <w:rFonts w:ascii="Times New Roman" w:hAnsi="Times New Roman" w:cs="Times New Roman"/>
          <w:color w:val="0D0D0D"/>
          <w:sz w:val="24"/>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6A6F4C40" w:rsidR="008B0420" w:rsidRPr="00737016" w:rsidRDefault="0052614A" w:rsidP="0052614A">
      <w:pPr>
        <w:pStyle w:val="ListParagraph"/>
        <w:numPr>
          <w:ilvl w:val="1"/>
          <w:numId w:val="3"/>
        </w:numPr>
        <w:ind w:left="0" w:firstLine="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8B0420" w:rsidRPr="00737016">
        <w:rPr>
          <w:rFonts w:ascii="Times New Roman" w:hAnsi="Times New Roman" w:cs="Times New Roman"/>
          <w:b/>
          <w:color w:val="0D0D0D"/>
          <w:sz w:val="28"/>
          <w:szCs w:val="28"/>
          <w:shd w:val="clear" w:color="auto" w:fill="FFFFFF"/>
        </w:rPr>
        <w:t>Critique de l’Existant :</w:t>
      </w:r>
    </w:p>
    <w:p w14:paraId="7D9E7706" w14:textId="77777777" w:rsidR="00E1081C" w:rsidRPr="0097611B" w:rsidRDefault="00E1081C" w:rsidP="00A91B69">
      <w:pPr>
        <w:pStyle w:val="ListParagraph"/>
        <w:ind w:left="0"/>
        <w:rPr>
          <w:rFonts w:ascii="Times New Roman" w:hAnsi="Times New Roman" w:cs="Times New Roman"/>
          <w:b/>
          <w:color w:val="0D0D0D"/>
          <w:sz w:val="24"/>
          <w:szCs w:val="28"/>
          <w:shd w:val="clear" w:color="auto" w:fill="FFFFFF"/>
        </w:rPr>
      </w:pPr>
    </w:p>
    <w:p w14:paraId="4A8949CF" w14:textId="77777777" w:rsidR="00E1081C" w:rsidRPr="0097611B" w:rsidRDefault="00E1081C" w:rsidP="00A91B69">
      <w:pPr>
        <w:rPr>
          <w:rFonts w:ascii="Times New Roman" w:hAnsi="Times New Roman" w:cs="Times New Roman"/>
          <w:sz w:val="24"/>
          <w:szCs w:val="28"/>
        </w:rPr>
      </w:pPr>
      <w:r w:rsidRPr="0097611B">
        <w:rPr>
          <w:rFonts w:ascii="Times New Roman" w:hAnsi="Times New Roman" w:cs="Times New Roman"/>
          <w:sz w:val="24"/>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Utilisation des papiers pour gérer les activités de la maintenance.</w:t>
      </w:r>
    </w:p>
    <w:p w14:paraId="23E23F06" w14:textId="65EE8C70"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Absence de traçabilité et suivi des interventions. </w:t>
      </w:r>
    </w:p>
    <w:p w14:paraId="2CCD29DB" w14:textId="4A6E88B4"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Mauvaise gestion des pièces de rechanges et manque de contrôle et suivie de la magasin PDR </w:t>
      </w:r>
    </w:p>
    <w:p w14:paraId="7BBA7E61" w14:textId="36F3BF4C"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Absence d’un système d’informations qui centralise les données et facilite le partage et la collaboration entre les différents acteurs. </w:t>
      </w:r>
    </w:p>
    <w:p w14:paraId="62B91ED8" w14:textId="0D888A13"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Mauvaise communication interne.</w:t>
      </w:r>
    </w:p>
    <w:p w14:paraId="6C3D3D4E" w14:textId="5FFA5F59" w:rsidR="008737E1"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Absence et manque d’un inventaire complet et à jour des équipements à maintenir et des pièces de rechange. </w:t>
      </w:r>
    </w:p>
    <w:p w14:paraId="45BE3B8C" w14:textId="3D342DFA"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Les équipements et les actions correctives et préventives ne sont pas codifiés.</w:t>
      </w:r>
    </w:p>
    <w:p w14:paraId="4D7B4B35" w14:textId="77777777" w:rsidR="002D0560"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Les documents techniques, administratives ou financiers liés aux équipements ne sont pas centralisés. </w:t>
      </w:r>
    </w:p>
    <w:p w14:paraId="33878AB4" w14:textId="0E00FC29"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 Absence d’un tableau de bord de suivi des KPI (fiabilité, maintenabilité, la disponibilité).</w:t>
      </w:r>
    </w:p>
    <w:p w14:paraId="5B020E93" w14:textId="02E3E277"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Absence des rapports et statistiques et des outils d’aide de bonne prise de décision. </w:t>
      </w:r>
    </w:p>
    <w:p w14:paraId="10B8C493" w14:textId="27DBBBDD"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lastRenderedPageBreak/>
        <w:t xml:space="preserve">Mauvaise gestion de la maintenance préventive accompagnée d’une mauvaise planification et ordonnancement. </w:t>
      </w:r>
    </w:p>
    <w:p w14:paraId="101377E6" w14:textId="6973D03F" w:rsidR="00E35509" w:rsidRPr="0052614A" w:rsidRDefault="00E1081C" w:rsidP="0052614A">
      <w:pPr>
        <w:pStyle w:val="ListParagraph"/>
        <w:numPr>
          <w:ilvl w:val="0"/>
          <w:numId w:val="25"/>
        </w:numPr>
        <w:rPr>
          <w:rFonts w:ascii="Times New Roman" w:hAnsi="Times New Roman" w:cs="Times New Roman"/>
          <w:sz w:val="28"/>
          <w:szCs w:val="28"/>
        </w:rPr>
      </w:pPr>
      <w:r w:rsidRPr="0097611B">
        <w:rPr>
          <w:rFonts w:ascii="Times New Roman" w:hAnsi="Times New Roman" w:cs="Times New Roman"/>
          <w:sz w:val="24"/>
          <w:szCs w:val="28"/>
        </w:rPr>
        <w:t>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20884D6E" w14:textId="67E33E34" w:rsidR="00737016" w:rsidRDefault="0094310D" w:rsidP="0097611B">
      <w:pPr>
        <w:pStyle w:val="ListParagraph"/>
        <w:tabs>
          <w:tab w:val="left" w:pos="3377"/>
        </w:tabs>
        <w:ind w:left="0"/>
        <w:rPr>
          <w:rFonts w:ascii="Times New Roman" w:hAnsi="Times New Roman" w:cs="Times New Roman"/>
          <w:color w:val="0D0D0D"/>
          <w:sz w:val="24"/>
          <w:szCs w:val="28"/>
          <w:shd w:val="clear" w:color="auto" w:fill="FFFFFF"/>
        </w:rPr>
      </w:pPr>
      <w:r w:rsidRPr="0097611B">
        <w:rPr>
          <w:rFonts w:ascii="Times New Roman" w:hAnsi="Times New Roman" w:cs="Times New Roman"/>
          <w:sz w:val="24"/>
          <w:szCs w:val="28"/>
        </w:rPr>
        <w:tab/>
      </w:r>
      <w:r w:rsidR="008B0420" w:rsidRPr="0097611B">
        <w:rPr>
          <w:rFonts w:ascii="Times New Roman" w:hAnsi="Times New Roman" w:cs="Times New Roman"/>
          <w:sz w:val="24"/>
          <w:szCs w:val="28"/>
        </w:rPr>
        <w:br/>
      </w:r>
      <w:r w:rsidR="008B0420" w:rsidRPr="0097611B">
        <w:rPr>
          <w:rFonts w:ascii="Times New Roman" w:hAnsi="Times New Roman" w:cs="Times New Roman"/>
          <w:color w:val="0D0D0D"/>
          <w:sz w:val="24"/>
          <w:szCs w:val="28"/>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w:t>
      </w:r>
      <w:r w:rsidR="0052614A" w:rsidRPr="0097611B">
        <w:rPr>
          <w:rFonts w:ascii="Times New Roman" w:hAnsi="Times New Roman" w:cs="Times New Roman"/>
          <w:color w:val="0D0D0D"/>
          <w:sz w:val="24"/>
          <w:szCs w:val="28"/>
          <w:shd w:val="clear" w:color="auto" w:fill="FFFFFF"/>
        </w:rPr>
        <w:t>acteurs, admin,</w:t>
      </w:r>
      <w:r w:rsidR="008B0420" w:rsidRPr="0097611B">
        <w:rPr>
          <w:rFonts w:ascii="Times New Roman" w:hAnsi="Times New Roman" w:cs="Times New Roman"/>
          <w:color w:val="0D0D0D"/>
          <w:sz w:val="24"/>
          <w:szCs w:val="28"/>
          <w:shd w:val="clear" w:color="auto" w:fill="FFFFFF"/>
        </w:rPr>
        <w:t xml:space="preserve">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13D647BB" w14:textId="77777777" w:rsidR="002D0560" w:rsidRDefault="002D0560" w:rsidP="0097611B">
      <w:pPr>
        <w:pStyle w:val="ListParagraph"/>
        <w:tabs>
          <w:tab w:val="left" w:pos="3377"/>
        </w:tabs>
        <w:ind w:left="0"/>
        <w:rPr>
          <w:rFonts w:ascii="Times New Roman" w:hAnsi="Times New Roman" w:cs="Times New Roman"/>
          <w:color w:val="0D0D0D"/>
          <w:sz w:val="24"/>
          <w:szCs w:val="28"/>
          <w:shd w:val="clear" w:color="auto" w:fill="FFFFFF"/>
        </w:rPr>
      </w:pPr>
    </w:p>
    <w:p w14:paraId="3A616A35" w14:textId="77777777" w:rsidR="002D0560" w:rsidRPr="00A91B69" w:rsidRDefault="002D0560" w:rsidP="002D0560">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t>Objectif :</w:t>
      </w:r>
    </w:p>
    <w:p w14:paraId="4634429A" w14:textId="77777777" w:rsidR="002D0560" w:rsidRPr="0097611B" w:rsidRDefault="002D0560" w:rsidP="002D0560">
      <w:pPr>
        <w:pStyle w:val="ListParagraph"/>
        <w:ind w:left="0"/>
        <w:rPr>
          <w:rFonts w:ascii="Times New Roman" w:hAnsi="Times New Roman" w:cs="Times New Roman"/>
          <w:b/>
          <w:sz w:val="24"/>
          <w:szCs w:val="28"/>
        </w:rPr>
      </w:pPr>
    </w:p>
    <w:p w14:paraId="5DEBF57F" w14:textId="77777777" w:rsidR="002D0560" w:rsidRPr="0097611B" w:rsidRDefault="002D0560" w:rsidP="002D0560">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•Optimisation de la gestion des équipements </w:t>
      </w:r>
    </w:p>
    <w:p w14:paraId="4035E406" w14:textId="77777777" w:rsidR="002D0560" w:rsidRPr="0097611B" w:rsidRDefault="002D0560" w:rsidP="002D0560">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•Planification des interventions </w:t>
      </w:r>
    </w:p>
    <w:p w14:paraId="6E79A0AE" w14:textId="77777777" w:rsidR="002D0560" w:rsidRPr="0097611B" w:rsidRDefault="002D0560" w:rsidP="002D0560">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•Amélioration de la disponibilité des ressources </w:t>
      </w:r>
    </w:p>
    <w:p w14:paraId="4B161FA2" w14:textId="77777777" w:rsidR="002D0560" w:rsidRPr="0097611B" w:rsidRDefault="002D0560" w:rsidP="002D0560">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•Personnalisation pour les besoins spécifiques du secteur textile </w:t>
      </w:r>
    </w:p>
    <w:p w14:paraId="2AC85D66" w14:textId="77777777" w:rsidR="002D0560" w:rsidRPr="0097611B" w:rsidRDefault="002D0560" w:rsidP="002D0560">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•Intégration de fonctionnalités stratégiques </w:t>
      </w:r>
    </w:p>
    <w:p w14:paraId="63B3D9D6" w14:textId="77777777" w:rsidR="002D0560" w:rsidRPr="0097611B" w:rsidRDefault="002D0560" w:rsidP="002D0560">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•Interface utilisateur conviviale </w:t>
      </w:r>
    </w:p>
    <w:p w14:paraId="05B8C109" w14:textId="77777777" w:rsidR="002D0560" w:rsidRPr="0097611B" w:rsidRDefault="002D0560" w:rsidP="002D0560">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•Sécurité et fiabilité</w:t>
      </w:r>
    </w:p>
    <w:p w14:paraId="1BD22507" w14:textId="77777777" w:rsidR="002D0560" w:rsidRPr="00A91B69" w:rsidRDefault="002D0560" w:rsidP="002D0560">
      <w:pPr>
        <w:pStyle w:val="ListParagraph"/>
        <w:ind w:left="0"/>
        <w:rPr>
          <w:rFonts w:ascii="Times New Roman" w:hAnsi="Times New Roman" w:cs="Times New Roman"/>
          <w:sz w:val="28"/>
          <w:szCs w:val="28"/>
        </w:rPr>
      </w:pPr>
    </w:p>
    <w:p w14:paraId="17192306" w14:textId="77777777" w:rsidR="002D0560" w:rsidRDefault="002D0560" w:rsidP="0097611B">
      <w:pPr>
        <w:pStyle w:val="ListParagraph"/>
        <w:tabs>
          <w:tab w:val="left" w:pos="3377"/>
        </w:tabs>
        <w:ind w:left="0"/>
        <w:rPr>
          <w:rFonts w:ascii="Times New Roman" w:hAnsi="Times New Roman" w:cs="Times New Roman"/>
          <w:color w:val="0D0D0D"/>
          <w:sz w:val="24"/>
          <w:szCs w:val="28"/>
          <w:shd w:val="clear" w:color="auto" w:fill="FFFFFF"/>
        </w:rPr>
      </w:pPr>
    </w:p>
    <w:p w14:paraId="648B1B4C" w14:textId="77777777" w:rsidR="0097611B" w:rsidRPr="0097611B" w:rsidRDefault="0097611B" w:rsidP="0097611B">
      <w:pPr>
        <w:pStyle w:val="ListParagraph"/>
        <w:tabs>
          <w:tab w:val="left" w:pos="3377"/>
        </w:tabs>
        <w:ind w:left="0"/>
        <w:rPr>
          <w:rFonts w:ascii="Times New Roman" w:hAnsi="Times New Roman" w:cs="Times New Roman"/>
          <w:color w:val="0D0D0D"/>
          <w:sz w:val="24"/>
          <w:szCs w:val="28"/>
          <w:shd w:val="clear" w:color="auto" w:fill="FFFFFF"/>
        </w:rPr>
      </w:pPr>
    </w:p>
    <w:p w14:paraId="6A98ED8C" w14:textId="1B30F900" w:rsidR="00737016" w:rsidRPr="0097611B" w:rsidRDefault="00737016" w:rsidP="0097611B">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40CD373D" w14:textId="77777777" w:rsidR="0097611B" w:rsidRPr="0097611B" w:rsidRDefault="0097611B" w:rsidP="0097611B">
      <w:pPr>
        <w:pStyle w:val="ListParagraph"/>
        <w:ind w:left="0"/>
        <w:rPr>
          <w:rFonts w:ascii="Times New Roman" w:hAnsi="Times New Roman" w:cs="Times New Roman"/>
          <w:b/>
          <w:color w:val="0D0D0D"/>
          <w:sz w:val="24"/>
          <w:szCs w:val="28"/>
          <w:shd w:val="clear" w:color="auto" w:fill="FFFFFF"/>
        </w:rPr>
      </w:pPr>
    </w:p>
    <w:p w14:paraId="07DDFBCA" w14:textId="312588A3" w:rsidR="00737016" w:rsidRPr="0097611B" w:rsidRDefault="00737016" w:rsidP="00737016">
      <w:pPr>
        <w:ind w:hanging="426"/>
        <w:rPr>
          <w:rFonts w:ascii="Times New Roman" w:hAnsi="Times New Roman" w:cs="Times New Roman"/>
          <w:sz w:val="24"/>
          <w:szCs w:val="28"/>
        </w:rPr>
      </w:pPr>
      <w:r w:rsidRPr="0097611B">
        <w:rPr>
          <w:rFonts w:ascii="Times New Roman" w:hAnsi="Times New Roman" w:cs="Times New Roman"/>
          <w:sz w:val="24"/>
          <w:szCs w:val="28"/>
        </w:rPr>
        <w:t xml:space="preserve">       La planification du projet est un outil indispensable pour bien gérer les différentes phases du projet en respectant les délais elle nous permet de :</w:t>
      </w:r>
    </w:p>
    <w:p w14:paraId="6A112562" w14:textId="5A9E91D2"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Fixer les objectives.</w:t>
      </w:r>
    </w:p>
    <w:p w14:paraId="2ED418DD" w14:textId="27756A3A"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 xml:space="preserve">Définir et organiser les ressources et moyennes. </w:t>
      </w:r>
    </w:p>
    <w:p w14:paraId="19CA9E38" w14:textId="08975BC7"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 xml:space="preserve">Avoir un suivi des travaux et leurs états d’avancement. </w:t>
      </w:r>
    </w:p>
    <w:p w14:paraId="0D248C36" w14:textId="77DE94F8"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Eliminer les risques de retard.</w:t>
      </w:r>
    </w:p>
    <w:p w14:paraId="4E239A21" w14:textId="101BF1CC"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lastRenderedPageBreak/>
        <w:t>Ponctualité, respect des dates limites et une bonne gestion du temps. Dans ce cadre, nous avons utilisé le fameux Diagrammes de GANTT pour établir le planning de mon stage.</w:t>
      </w:r>
    </w:p>
    <w:p w14:paraId="1B17C972" w14:textId="77777777" w:rsidR="004C7650" w:rsidRPr="0097611B" w:rsidRDefault="004C7650" w:rsidP="004C7650">
      <w:pPr>
        <w:pStyle w:val="ListParagraph"/>
        <w:ind w:left="435"/>
        <w:rPr>
          <w:rFonts w:ascii="Times New Roman" w:hAnsi="Times New Roman" w:cs="Times New Roman"/>
          <w:sz w:val="24"/>
          <w:szCs w:val="28"/>
        </w:rPr>
      </w:pPr>
    </w:p>
    <w:p w14:paraId="46DCCBC4" w14:textId="5EA3BEFE" w:rsidR="00737016" w:rsidRPr="0097611B" w:rsidRDefault="00737016" w:rsidP="004C7650">
      <w:pPr>
        <w:pStyle w:val="ListParagraph"/>
        <w:numPr>
          <w:ilvl w:val="0"/>
          <w:numId w:val="29"/>
        </w:numPr>
        <w:rPr>
          <w:rFonts w:ascii="Times New Roman" w:hAnsi="Times New Roman" w:cs="Times New Roman"/>
          <w:sz w:val="24"/>
          <w:szCs w:val="28"/>
        </w:rPr>
      </w:pPr>
      <w:r w:rsidRPr="0097611B">
        <w:rPr>
          <w:rFonts w:ascii="Times New Roman" w:hAnsi="Times New Roman" w:cs="Times New Roman"/>
          <w:sz w:val="24"/>
          <w:szCs w:val="28"/>
        </w:rPr>
        <w:t>Ce diagramme est un outil qui permet de bien planifier le projet et avoir un suivi d’avancement en présentant l’enchainement et la durée des différentes tâches.</w:t>
      </w:r>
    </w:p>
    <w:p w14:paraId="37437631" w14:textId="77777777" w:rsidR="00971001" w:rsidRPr="0097611B" w:rsidRDefault="00971001" w:rsidP="00737016">
      <w:pPr>
        <w:ind w:hanging="426"/>
        <w:rPr>
          <w:rFonts w:ascii="Times New Roman" w:hAnsi="Times New Roman" w:cs="Times New Roman"/>
          <w:sz w:val="24"/>
          <w:szCs w:val="28"/>
        </w:rPr>
      </w:pPr>
    </w:p>
    <w:p w14:paraId="499403F8" w14:textId="01E709C8" w:rsidR="009B7767" w:rsidRPr="00737016" w:rsidRDefault="00971001" w:rsidP="00A12718">
      <w:pPr>
        <w:pStyle w:val="ListParagraph"/>
        <w:ind w:left="567" w:hanging="567"/>
        <w:jc w:val="center"/>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bookmarkStart w:id="0" w:name="_GoBack"/>
      <w:bookmarkEnd w:id="0"/>
      <w:r w:rsidRPr="00737016">
        <w:rPr>
          <w:rFonts w:ascii="Times New Roman" w:hAnsi="Times New Roman" w:cs="Times New Roman"/>
          <w:b/>
          <w:color w:val="0D0D0D"/>
          <w:sz w:val="32"/>
          <w:szCs w:val="32"/>
          <w:shd w:val="clear" w:color="auto" w:fill="FFFFFF"/>
        </w:rPr>
        <w:t>Conclusion :</w:t>
      </w:r>
    </w:p>
    <w:p w14:paraId="46C3F646" w14:textId="029D699D" w:rsidR="008B0420" w:rsidRDefault="008B0420" w:rsidP="004C7650">
      <w:pPr>
        <w:ind w:firstLine="6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BE954F2" w14:textId="716CA87F" w:rsidR="00A12718" w:rsidRDefault="00A12718" w:rsidP="004C7650">
      <w:pPr>
        <w:ind w:firstLine="60"/>
        <w:rPr>
          <w:rFonts w:ascii="Times New Roman" w:hAnsi="Times New Roman" w:cs="Times New Roman"/>
          <w:color w:val="0D0D0D"/>
          <w:sz w:val="24"/>
          <w:szCs w:val="28"/>
          <w:shd w:val="clear" w:color="auto" w:fill="FFFFFF"/>
        </w:rPr>
      </w:pPr>
    </w:p>
    <w:p w14:paraId="70890625" w14:textId="53BDBCF1" w:rsidR="00A12718" w:rsidRDefault="00A12718" w:rsidP="004C7650">
      <w:pPr>
        <w:ind w:firstLine="60"/>
        <w:rPr>
          <w:rFonts w:ascii="Times New Roman" w:hAnsi="Times New Roman" w:cs="Times New Roman"/>
          <w:color w:val="0D0D0D"/>
          <w:sz w:val="24"/>
          <w:szCs w:val="28"/>
          <w:shd w:val="clear" w:color="auto" w:fill="FFFFFF"/>
        </w:rPr>
      </w:pPr>
    </w:p>
    <w:p w14:paraId="31063B00" w14:textId="5712337C" w:rsidR="00A12718" w:rsidRDefault="00A12718" w:rsidP="004C7650">
      <w:pPr>
        <w:ind w:firstLine="60"/>
        <w:rPr>
          <w:rFonts w:ascii="Times New Roman" w:hAnsi="Times New Roman" w:cs="Times New Roman"/>
          <w:color w:val="0D0D0D"/>
          <w:sz w:val="24"/>
          <w:szCs w:val="28"/>
          <w:shd w:val="clear" w:color="auto" w:fill="FFFFFF"/>
        </w:rPr>
      </w:pPr>
    </w:p>
    <w:p w14:paraId="704DF6A2" w14:textId="79FB95D7" w:rsidR="00A12718" w:rsidRDefault="00A12718" w:rsidP="004C7650">
      <w:pPr>
        <w:ind w:firstLine="60"/>
        <w:rPr>
          <w:rFonts w:ascii="Times New Roman" w:hAnsi="Times New Roman" w:cs="Times New Roman"/>
          <w:color w:val="0D0D0D"/>
          <w:sz w:val="24"/>
          <w:szCs w:val="28"/>
          <w:shd w:val="clear" w:color="auto" w:fill="FFFFFF"/>
        </w:rPr>
      </w:pPr>
    </w:p>
    <w:p w14:paraId="43B05603" w14:textId="5EE08322" w:rsidR="00A12718" w:rsidRDefault="00A12718" w:rsidP="004C7650">
      <w:pPr>
        <w:ind w:firstLine="60"/>
        <w:rPr>
          <w:rFonts w:ascii="Times New Roman" w:hAnsi="Times New Roman" w:cs="Times New Roman"/>
          <w:color w:val="0D0D0D"/>
          <w:sz w:val="24"/>
          <w:szCs w:val="28"/>
          <w:shd w:val="clear" w:color="auto" w:fill="FFFFFF"/>
        </w:rPr>
      </w:pPr>
    </w:p>
    <w:p w14:paraId="6613AB95" w14:textId="1BAA531D" w:rsidR="00A12718" w:rsidRDefault="00A12718" w:rsidP="004C7650">
      <w:pPr>
        <w:ind w:firstLine="60"/>
        <w:rPr>
          <w:rFonts w:ascii="Times New Roman" w:hAnsi="Times New Roman" w:cs="Times New Roman"/>
          <w:color w:val="0D0D0D"/>
          <w:sz w:val="24"/>
          <w:szCs w:val="28"/>
          <w:shd w:val="clear" w:color="auto" w:fill="FFFFFF"/>
        </w:rPr>
      </w:pPr>
    </w:p>
    <w:p w14:paraId="70434D29" w14:textId="60F3FEA0" w:rsidR="00A12718" w:rsidRDefault="00A12718" w:rsidP="004C7650">
      <w:pPr>
        <w:ind w:firstLine="60"/>
        <w:rPr>
          <w:rFonts w:ascii="Times New Roman" w:hAnsi="Times New Roman" w:cs="Times New Roman"/>
          <w:color w:val="0D0D0D"/>
          <w:sz w:val="24"/>
          <w:szCs w:val="28"/>
          <w:shd w:val="clear" w:color="auto" w:fill="FFFFFF"/>
        </w:rPr>
      </w:pPr>
    </w:p>
    <w:p w14:paraId="0B7C2D26" w14:textId="35DCC94C" w:rsidR="00A12718" w:rsidRDefault="00A12718" w:rsidP="004C7650">
      <w:pPr>
        <w:ind w:firstLine="60"/>
        <w:rPr>
          <w:rFonts w:ascii="Times New Roman" w:hAnsi="Times New Roman" w:cs="Times New Roman"/>
          <w:color w:val="0D0D0D"/>
          <w:sz w:val="24"/>
          <w:szCs w:val="28"/>
          <w:shd w:val="clear" w:color="auto" w:fill="FFFFFF"/>
        </w:rPr>
      </w:pPr>
    </w:p>
    <w:p w14:paraId="72232ED0" w14:textId="4AC7E955" w:rsidR="00A12718" w:rsidRDefault="00A12718" w:rsidP="004C7650">
      <w:pPr>
        <w:ind w:firstLine="60"/>
        <w:rPr>
          <w:rFonts w:ascii="Times New Roman" w:hAnsi="Times New Roman" w:cs="Times New Roman"/>
          <w:color w:val="0D0D0D"/>
          <w:sz w:val="24"/>
          <w:szCs w:val="28"/>
          <w:shd w:val="clear" w:color="auto" w:fill="FFFFFF"/>
        </w:rPr>
      </w:pPr>
    </w:p>
    <w:p w14:paraId="724F40CF" w14:textId="65764AB8" w:rsidR="00A12718" w:rsidRDefault="00A12718" w:rsidP="004C7650">
      <w:pPr>
        <w:ind w:firstLine="60"/>
        <w:rPr>
          <w:rFonts w:ascii="Times New Roman" w:hAnsi="Times New Roman" w:cs="Times New Roman"/>
          <w:color w:val="0D0D0D"/>
          <w:sz w:val="24"/>
          <w:szCs w:val="28"/>
          <w:shd w:val="clear" w:color="auto" w:fill="FFFFFF"/>
        </w:rPr>
      </w:pPr>
    </w:p>
    <w:p w14:paraId="061D6910" w14:textId="315433B9" w:rsidR="00A12718" w:rsidRDefault="00A12718" w:rsidP="004C7650">
      <w:pPr>
        <w:ind w:firstLine="60"/>
        <w:rPr>
          <w:rFonts w:ascii="Times New Roman" w:hAnsi="Times New Roman" w:cs="Times New Roman"/>
          <w:color w:val="0D0D0D"/>
          <w:sz w:val="24"/>
          <w:szCs w:val="28"/>
          <w:shd w:val="clear" w:color="auto" w:fill="FFFFFF"/>
        </w:rPr>
      </w:pPr>
    </w:p>
    <w:p w14:paraId="065120CB" w14:textId="7163C464" w:rsidR="00A12718" w:rsidRDefault="00A12718" w:rsidP="004C7650">
      <w:pPr>
        <w:ind w:firstLine="60"/>
        <w:rPr>
          <w:rFonts w:ascii="Times New Roman" w:hAnsi="Times New Roman" w:cs="Times New Roman"/>
          <w:color w:val="0D0D0D"/>
          <w:sz w:val="24"/>
          <w:szCs w:val="28"/>
          <w:shd w:val="clear" w:color="auto" w:fill="FFFFFF"/>
        </w:rPr>
      </w:pPr>
    </w:p>
    <w:p w14:paraId="1B721675" w14:textId="02D4502A" w:rsidR="00A12718" w:rsidRDefault="00A12718" w:rsidP="004C7650">
      <w:pPr>
        <w:ind w:firstLine="60"/>
        <w:rPr>
          <w:rFonts w:ascii="Times New Roman" w:hAnsi="Times New Roman" w:cs="Times New Roman"/>
          <w:color w:val="0D0D0D"/>
          <w:sz w:val="24"/>
          <w:szCs w:val="28"/>
          <w:shd w:val="clear" w:color="auto" w:fill="FFFFFF"/>
        </w:rPr>
      </w:pPr>
    </w:p>
    <w:p w14:paraId="2613FD94" w14:textId="67F3D196" w:rsidR="00A12718" w:rsidRDefault="00A12718" w:rsidP="004C7650">
      <w:pPr>
        <w:ind w:firstLine="60"/>
        <w:rPr>
          <w:rFonts w:ascii="Times New Roman" w:hAnsi="Times New Roman" w:cs="Times New Roman"/>
          <w:color w:val="0D0D0D"/>
          <w:sz w:val="24"/>
          <w:szCs w:val="28"/>
          <w:shd w:val="clear" w:color="auto" w:fill="FFFFFF"/>
        </w:rPr>
      </w:pPr>
    </w:p>
    <w:p w14:paraId="0FBC4887" w14:textId="45371F23" w:rsidR="00A12718" w:rsidRDefault="00A12718" w:rsidP="004C7650">
      <w:pPr>
        <w:ind w:firstLine="60"/>
        <w:rPr>
          <w:rFonts w:ascii="Times New Roman" w:hAnsi="Times New Roman" w:cs="Times New Roman"/>
          <w:color w:val="0D0D0D"/>
          <w:sz w:val="24"/>
          <w:szCs w:val="28"/>
          <w:shd w:val="clear" w:color="auto" w:fill="FFFFFF"/>
        </w:rPr>
      </w:pPr>
    </w:p>
    <w:p w14:paraId="00BF9B85" w14:textId="77777777" w:rsidR="00A12718" w:rsidRPr="00A12718" w:rsidRDefault="00A12718" w:rsidP="004C7650">
      <w:pPr>
        <w:ind w:firstLine="60"/>
        <w:rPr>
          <w:rFonts w:ascii="Times New Roman" w:hAnsi="Times New Roman" w:cs="Times New Roman"/>
          <w:color w:val="0D0D0D"/>
          <w:sz w:val="24"/>
          <w:szCs w:val="28"/>
          <w:shd w:val="clear" w:color="auto" w:fill="FFFFFF"/>
        </w:rPr>
      </w:pP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51BDF3B7" w:rsidR="008B0420"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7F3B885F" w14:textId="77777777" w:rsidR="00A12718" w:rsidRPr="00096C03" w:rsidRDefault="00A12718" w:rsidP="00A12718">
      <w:pPr>
        <w:pStyle w:val="ListParagraph"/>
        <w:ind w:left="0"/>
        <w:rPr>
          <w:rFonts w:ascii="Times New Roman" w:hAnsi="Times New Roman" w:cs="Times New Roman"/>
          <w:b/>
          <w:sz w:val="32"/>
          <w:szCs w:val="32"/>
        </w:rPr>
      </w:pPr>
    </w:p>
    <w:p w14:paraId="5862FE76" w14:textId="77777777" w:rsidR="00A97B29" w:rsidRPr="003034CA" w:rsidRDefault="00A97B29" w:rsidP="00A97B29">
      <w:pPr>
        <w:pStyle w:val="ListParagraph"/>
        <w:ind w:left="0"/>
        <w:rPr>
          <w:rFonts w:ascii="Times New Roman" w:hAnsi="Times New Roman" w:cs="Times New Roman"/>
          <w:sz w:val="24"/>
          <w:szCs w:val="24"/>
        </w:rPr>
      </w:pPr>
      <w:r w:rsidRPr="003034CA">
        <w:rPr>
          <w:rFonts w:ascii="Times New Roman" w:hAnsi="Times New Roman" w:cs="Times New Roman"/>
          <w:sz w:val="24"/>
          <w:szCs w:val="24"/>
        </w:rPr>
        <w:t>La spécification des besoins est une étape cruciale dans tout projet informatique. Elle permet d'identifier les acteurs du système et de leur attribuer un ensemble de fonctionnalités spécifiques. Dans ce chapitre, nous aborderons d'abord les besoins fonctionnels et non-fonctionnels que l'application doit satisfaire. Ensuite, nous présenterons la méthodologie Agile, en détaillant la composition de l'équipe Scrum. Enfin, nous expliquerons les choix technologiques effectués pour mener à bien ce projet.</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A12718" w:rsidRDefault="008B0420" w:rsidP="00096C03">
      <w:pPr>
        <w:pStyle w:val="ListParagraph"/>
        <w:ind w:left="0"/>
        <w:rPr>
          <w:rFonts w:ascii="Times New Roman" w:hAnsi="Times New Roman" w:cs="Times New Roman"/>
          <w:sz w:val="24"/>
          <w:szCs w:val="24"/>
        </w:rPr>
      </w:pPr>
      <w:r w:rsidRPr="00A12718">
        <w:rPr>
          <w:rFonts w:ascii="Times New Roman" w:hAnsi="Times New Roman" w:cs="Times New Roman"/>
          <w:sz w:val="24"/>
          <w:szCs w:val="24"/>
        </w:rPr>
        <w:t>Un acteur dans une application est une entité externe qui interagit avec le système [1].</w:t>
      </w:r>
    </w:p>
    <w:p w14:paraId="60E127D7" w14:textId="27177D5F" w:rsidR="008B0420" w:rsidRPr="00A12718" w:rsidRDefault="008B0420" w:rsidP="00096C03">
      <w:pPr>
        <w:pStyle w:val="ListParagraph"/>
        <w:ind w:left="0"/>
        <w:rPr>
          <w:rFonts w:ascii="Times New Roman" w:hAnsi="Times New Roman" w:cs="Times New Roman"/>
          <w:sz w:val="24"/>
          <w:szCs w:val="24"/>
        </w:rPr>
      </w:pPr>
      <w:r w:rsidRPr="00A12718">
        <w:rPr>
          <w:rFonts w:ascii="Times New Roman" w:hAnsi="Times New Roman" w:cs="Times New Roman"/>
          <w:sz w:val="24"/>
          <w:szCs w:val="24"/>
        </w:rPr>
        <w:t>Les trois types d’acteurs de l’Application de gestion de maintenance assisté par un ordinateur que nous proposons sont les suivants :</w:t>
      </w:r>
    </w:p>
    <w:p w14:paraId="4B3178C2" w14:textId="77777777" w:rsidR="008737E1" w:rsidRPr="00A12718" w:rsidRDefault="008737E1" w:rsidP="00096C03">
      <w:pPr>
        <w:pStyle w:val="ListParagraph"/>
        <w:ind w:left="0"/>
        <w:rPr>
          <w:rFonts w:ascii="Times New Roman" w:hAnsi="Times New Roman" w:cs="Times New Roman"/>
          <w:sz w:val="24"/>
          <w:szCs w:val="24"/>
        </w:rPr>
      </w:pPr>
    </w:p>
    <w:p w14:paraId="38C24710" w14:textId="25006C6F" w:rsidR="008B0420" w:rsidRPr="00A12718" w:rsidRDefault="008B0420" w:rsidP="004C7650">
      <w:pPr>
        <w:pStyle w:val="ListParagraph"/>
        <w:numPr>
          <w:ilvl w:val="0"/>
          <w:numId w:val="7"/>
        </w:numPr>
        <w:ind w:left="567"/>
        <w:jc w:val="both"/>
        <w:rPr>
          <w:rFonts w:ascii="Times New Roman" w:hAnsi="Times New Roman" w:cs="Times New Roman"/>
          <w:sz w:val="24"/>
          <w:szCs w:val="24"/>
        </w:rPr>
      </w:pPr>
      <w:r w:rsidRPr="00A12718">
        <w:rPr>
          <w:rFonts w:ascii="Times New Roman" w:hAnsi="Times New Roman" w:cs="Times New Roman"/>
          <w:b/>
          <w:sz w:val="24"/>
          <w:szCs w:val="24"/>
        </w:rPr>
        <w:t>Administrateur</w:t>
      </w:r>
      <w:r w:rsidR="00096C03" w:rsidRPr="00A12718">
        <w:rPr>
          <w:rFonts w:ascii="Times New Roman" w:hAnsi="Times New Roman" w:cs="Times New Roman"/>
          <w:b/>
          <w:sz w:val="24"/>
          <w:szCs w:val="24"/>
        </w:rPr>
        <w:t> :</w:t>
      </w:r>
      <w:r w:rsidR="00DD11CD" w:rsidRPr="00A12718">
        <w:rPr>
          <w:rFonts w:ascii="Times New Roman" w:hAnsi="Times New Roman" w:cs="Times New Roman"/>
          <w:sz w:val="24"/>
          <w:szCs w:val="24"/>
        </w:rPr>
        <w:t xml:space="preserve"> C’est l’acteur principale dans notre application, il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w:t>
      </w:r>
    </w:p>
    <w:p w14:paraId="102CF021" w14:textId="78D59562" w:rsidR="008B0420" w:rsidRPr="00A12718" w:rsidRDefault="008B0420" w:rsidP="004C7650">
      <w:pPr>
        <w:pStyle w:val="ListParagraph"/>
        <w:numPr>
          <w:ilvl w:val="0"/>
          <w:numId w:val="7"/>
        </w:numPr>
        <w:ind w:left="567"/>
        <w:rPr>
          <w:rFonts w:ascii="Times New Roman" w:hAnsi="Times New Roman" w:cs="Times New Roman"/>
          <w:sz w:val="24"/>
          <w:szCs w:val="24"/>
        </w:rPr>
      </w:pPr>
      <w:r w:rsidRPr="00A12718">
        <w:rPr>
          <w:rFonts w:ascii="Times New Roman" w:hAnsi="Times New Roman" w:cs="Times New Roman"/>
          <w:b/>
          <w:sz w:val="24"/>
          <w:szCs w:val="24"/>
        </w:rPr>
        <w:t>Technicien</w:t>
      </w:r>
      <w:r w:rsidR="002C2F63" w:rsidRPr="00A12718">
        <w:rPr>
          <w:rFonts w:ascii="Times New Roman" w:hAnsi="Times New Roman" w:cs="Times New Roman"/>
          <w:sz w:val="24"/>
          <w:szCs w:val="24"/>
        </w:rPr>
        <w:t> :</w:t>
      </w:r>
      <w:r w:rsidR="00DD11CD" w:rsidRPr="00A12718">
        <w:rPr>
          <w:sz w:val="24"/>
          <w:szCs w:val="24"/>
        </w:rPr>
        <w:t xml:space="preserve"> </w:t>
      </w:r>
      <w:r w:rsidR="00DD11CD"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 sauf celui de gestion des utilisateurs et consultation du profil utilisateur.</w:t>
      </w:r>
    </w:p>
    <w:p w14:paraId="2111C18E" w14:textId="5B6C3AA2" w:rsidR="00577EA7" w:rsidRPr="00A12718" w:rsidRDefault="00DD11CD" w:rsidP="00A97B29">
      <w:pPr>
        <w:pStyle w:val="ListParagraph"/>
        <w:numPr>
          <w:ilvl w:val="0"/>
          <w:numId w:val="7"/>
        </w:numPr>
        <w:ind w:left="567"/>
        <w:rPr>
          <w:rFonts w:ascii="Times New Roman" w:hAnsi="Times New Roman" w:cs="Times New Roman"/>
          <w:sz w:val="24"/>
          <w:szCs w:val="24"/>
        </w:rPr>
      </w:pPr>
      <w:r w:rsidRPr="00A12718">
        <w:rPr>
          <w:rFonts w:ascii="Times New Roman" w:hAnsi="Times New Roman" w:cs="Times New Roman"/>
          <w:b/>
          <w:sz w:val="24"/>
          <w:szCs w:val="24"/>
        </w:rPr>
        <w:t>Chef</w:t>
      </w:r>
      <w:r w:rsidRPr="00A12718">
        <w:rPr>
          <w:rFonts w:ascii="Times New Roman" w:hAnsi="Times New Roman" w:cs="Times New Roman"/>
          <w:sz w:val="24"/>
          <w:szCs w:val="24"/>
        </w:rPr>
        <w:t xml:space="preserve"> </w:t>
      </w:r>
      <w:r w:rsidRPr="00A12718">
        <w:rPr>
          <w:rFonts w:ascii="Times New Roman" w:hAnsi="Times New Roman" w:cs="Times New Roman"/>
          <w:b/>
          <w:sz w:val="24"/>
          <w:szCs w:val="24"/>
        </w:rPr>
        <w:t>d’équipe</w:t>
      </w:r>
      <w:r w:rsidRPr="00A12718">
        <w:rPr>
          <w:rFonts w:ascii="Times New Roman" w:hAnsi="Times New Roman" w:cs="Times New Roman"/>
          <w:sz w:val="24"/>
          <w:szCs w:val="24"/>
        </w:rPr>
        <w:t> :</w:t>
      </w:r>
      <w:r w:rsidRPr="00A12718">
        <w:rPr>
          <w:sz w:val="24"/>
          <w:szCs w:val="24"/>
        </w:rPr>
        <w:t xml:space="preserve"> </w:t>
      </w:r>
      <w:r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l’application sauf celui de gestion des utilisateurs et consultation du profil utilisateur, il a le droit</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consulter les interventions, gérer l’utilisation de stock.</w:t>
      </w:r>
    </w:p>
    <w:p w14:paraId="62123982" w14:textId="6B90BBFE" w:rsidR="00A97B29" w:rsidRPr="00A12718" w:rsidRDefault="00A97B29" w:rsidP="00A97B29">
      <w:pPr>
        <w:pStyle w:val="ListParagraph"/>
        <w:numPr>
          <w:ilvl w:val="0"/>
          <w:numId w:val="7"/>
        </w:numPr>
        <w:ind w:left="567"/>
        <w:rPr>
          <w:rFonts w:ascii="Times New Roman" w:hAnsi="Times New Roman" w:cs="Times New Roman"/>
          <w:sz w:val="24"/>
          <w:szCs w:val="24"/>
        </w:rPr>
      </w:pPr>
      <w:r w:rsidRPr="00A12718">
        <w:rPr>
          <w:rFonts w:ascii="Times New Roman" w:hAnsi="Times New Roman" w:cs="Times New Roman"/>
          <w:b/>
          <w:sz w:val="24"/>
          <w:szCs w:val="24"/>
        </w:rPr>
        <w:t>Magasinier </w:t>
      </w:r>
      <w:r w:rsidRPr="00A12718">
        <w:rPr>
          <w:rFonts w:ascii="Times New Roman" w:hAnsi="Times New Roman" w:cs="Times New Roman"/>
          <w:sz w:val="24"/>
          <w:szCs w:val="24"/>
        </w:rPr>
        <w:t>: C’est l’acteur qui a le droit de gérer le stock.</w:t>
      </w:r>
    </w:p>
    <w:p w14:paraId="256176C8" w14:textId="77777777" w:rsidR="00A97B29" w:rsidRPr="00A12718" w:rsidRDefault="00A97B29" w:rsidP="00A97B29">
      <w:pPr>
        <w:pStyle w:val="ListParagraph"/>
        <w:ind w:left="567"/>
        <w:rPr>
          <w:rFonts w:ascii="Times New Roman" w:hAnsi="Times New Roman" w:cs="Times New Roman"/>
          <w:sz w:val="24"/>
          <w:szCs w:val="24"/>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A12718" w:rsidRDefault="00577EA7" w:rsidP="00683707">
      <w:pPr>
        <w:pStyle w:val="ListParagraph"/>
        <w:ind w:left="0" w:hanging="142"/>
        <w:rPr>
          <w:rFonts w:ascii="Times New Roman" w:hAnsi="Times New Roman" w:cs="Times New Roman"/>
          <w:b/>
          <w:sz w:val="24"/>
          <w:szCs w:val="28"/>
        </w:rPr>
      </w:pPr>
    </w:p>
    <w:p w14:paraId="62778604" w14:textId="20D35906" w:rsidR="003C563D" w:rsidRPr="00A12718" w:rsidRDefault="006C0977" w:rsidP="00683707">
      <w:pPr>
        <w:rPr>
          <w:rFonts w:ascii="Times New Roman" w:hAnsi="Times New Roman" w:cs="Times New Roman"/>
          <w:sz w:val="24"/>
          <w:szCs w:val="28"/>
        </w:rPr>
      </w:pPr>
      <w:r w:rsidRPr="00A12718">
        <w:rPr>
          <w:rFonts w:ascii="Times New Roman" w:hAnsi="Times New Roman" w:cs="Times New Roman"/>
          <w:sz w:val="24"/>
          <w:szCs w:val="28"/>
        </w:rPr>
        <w:t>Il s'agit des fonctionnalités du système. Ce sont les besoins spécifiant un comportement d'entrée / sortie du Système. Le système à concevoir doit permettre à l’utilisateur d’effectuer les opérations suivantes</w:t>
      </w:r>
      <w:r w:rsidR="00683707" w:rsidRPr="00A12718">
        <w:rPr>
          <w:rFonts w:ascii="Times New Roman" w:hAnsi="Times New Roman" w:cs="Times New Roman"/>
          <w:sz w:val="24"/>
          <w:szCs w:val="28"/>
        </w:rPr>
        <w:t> :</w:t>
      </w:r>
    </w:p>
    <w:p w14:paraId="740EEF80" w14:textId="77777777" w:rsidR="00683707" w:rsidRPr="00A12718" w:rsidRDefault="00683707" w:rsidP="00714C00">
      <w:pPr>
        <w:pStyle w:val="ListParagraph"/>
        <w:numPr>
          <w:ilvl w:val="0"/>
          <w:numId w:val="21"/>
        </w:num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 xml:space="preserve">Gestion des utilisateurs </w:t>
      </w:r>
      <w:r w:rsidRPr="00A12718">
        <w:rPr>
          <w:rFonts w:ascii="Times New Roman" w:hAnsi="Times New Roman" w:cs="Times New Roman"/>
          <w:sz w:val="24"/>
          <w:szCs w:val="28"/>
        </w:rPr>
        <w:t>:</w:t>
      </w:r>
    </w:p>
    <w:p w14:paraId="6019C1C0" w14:textId="3F490BA2" w:rsidR="00683707" w:rsidRPr="00A12718" w:rsidRDefault="00683707" w:rsidP="00683707">
      <w:pPr>
        <w:pStyle w:val="ListParagraph"/>
        <w:tabs>
          <w:tab w:val="left" w:pos="567"/>
        </w:tabs>
        <w:ind w:left="142"/>
        <w:rPr>
          <w:rFonts w:ascii="Times New Roman" w:hAnsi="Times New Roman" w:cs="Times New Roman"/>
          <w:sz w:val="24"/>
          <w:szCs w:val="28"/>
        </w:rPr>
      </w:pPr>
      <w:r w:rsidRPr="00A12718">
        <w:rPr>
          <w:rFonts w:ascii="Times New Roman" w:hAnsi="Times New Roman" w:cs="Times New Roman"/>
          <w:sz w:val="24"/>
          <w:szCs w:val="28"/>
        </w:rPr>
        <w:lastRenderedPageBreak/>
        <w:t xml:space="preserve"> </w:t>
      </w:r>
      <w:r w:rsidR="00BD6A73" w:rsidRPr="00A12718">
        <w:rPr>
          <w:rFonts w:ascii="Times New Roman" w:hAnsi="Times New Roman" w:cs="Times New Roman"/>
          <w:sz w:val="24"/>
          <w:szCs w:val="28"/>
        </w:rPr>
        <w:t>Il</w:t>
      </w:r>
      <w:r w:rsidRPr="00A12718">
        <w:rPr>
          <w:rFonts w:ascii="Times New Roman" w:hAnsi="Times New Roman" w:cs="Times New Roman"/>
          <w:sz w:val="24"/>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Pr="00A12718" w:rsidRDefault="00683707" w:rsidP="00714C00">
      <w:pPr>
        <w:pStyle w:val="ListParagraph"/>
        <w:numPr>
          <w:ilvl w:val="0"/>
          <w:numId w:val="21"/>
        </w:numPr>
        <w:tabs>
          <w:tab w:val="left" w:pos="567"/>
        </w:tabs>
        <w:ind w:left="142" w:hanging="284"/>
        <w:rPr>
          <w:rFonts w:ascii="Times New Roman" w:hAnsi="Times New Roman" w:cs="Times New Roman"/>
          <w:b/>
          <w:sz w:val="24"/>
          <w:szCs w:val="28"/>
        </w:rPr>
      </w:pPr>
      <w:r w:rsidRPr="00A12718">
        <w:rPr>
          <w:rFonts w:ascii="Times New Roman" w:hAnsi="Times New Roman" w:cs="Times New Roman"/>
          <w:b/>
          <w:sz w:val="24"/>
          <w:szCs w:val="28"/>
        </w:rPr>
        <w:t>Gestion des travaux :</w:t>
      </w:r>
    </w:p>
    <w:p w14:paraId="38CEA328" w14:textId="4AE2B1BC" w:rsidR="00683707" w:rsidRPr="00A12718" w:rsidRDefault="00683707" w:rsidP="00683707">
      <w:pPr>
        <w:pStyle w:val="ListParagraph"/>
        <w:tabs>
          <w:tab w:val="left" w:pos="567"/>
        </w:tabs>
        <w:ind w:left="142"/>
        <w:rPr>
          <w:rFonts w:ascii="Times New Roman" w:hAnsi="Times New Roman" w:cs="Times New Roman"/>
          <w:b/>
          <w:sz w:val="24"/>
          <w:szCs w:val="28"/>
        </w:rPr>
      </w:pPr>
      <w:r w:rsidRPr="00A12718">
        <w:rPr>
          <w:rFonts w:ascii="Times New Roman" w:hAnsi="Times New Roman" w:cs="Times New Roman"/>
          <w:b/>
          <w:sz w:val="24"/>
          <w:szCs w:val="28"/>
        </w:rPr>
        <w:t xml:space="preserve"> </w:t>
      </w:r>
      <w:r w:rsidR="00BD6A73" w:rsidRPr="00A12718">
        <w:rPr>
          <w:rFonts w:ascii="Times New Roman" w:hAnsi="Times New Roman" w:cs="Times New Roman"/>
          <w:sz w:val="24"/>
          <w:szCs w:val="28"/>
        </w:rPr>
        <w:t>L’application</w:t>
      </w:r>
      <w:r w:rsidRPr="00A12718">
        <w:rPr>
          <w:rFonts w:ascii="Times New Roman" w:hAnsi="Times New Roman" w:cs="Times New Roman"/>
          <w:sz w:val="24"/>
          <w:szCs w:val="28"/>
        </w:rPr>
        <w:t xml:space="preserve"> permet :</w:t>
      </w:r>
    </w:p>
    <w:p w14:paraId="6A55FDAF" w14:textId="274DABC8" w:rsidR="00683707" w:rsidRPr="00A12718" w:rsidRDefault="00683707"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 xml:space="preserve"> </w:t>
      </w:r>
      <w:r w:rsidR="00050FAE">
        <w:rPr>
          <w:rFonts w:ascii="Times New Roman" w:hAnsi="Times New Roman" w:cs="Times New Roman"/>
          <w:b/>
          <w:sz w:val="24"/>
          <w:szCs w:val="28"/>
        </w:rPr>
        <w:t xml:space="preserve">  </w:t>
      </w:r>
      <w:r w:rsidRPr="00A12718">
        <w:rPr>
          <w:rFonts w:ascii="Times New Roman" w:hAnsi="Times New Roman" w:cs="Times New Roman"/>
          <w:sz w:val="24"/>
          <w:szCs w:val="28"/>
        </w:rPr>
        <w:t xml:space="preserve"> - La gestion des ordres d'intervention.</w:t>
      </w:r>
    </w:p>
    <w:p w14:paraId="7FF21FB3" w14:textId="60EA2A29" w:rsidR="00683707" w:rsidRPr="00A12718" w:rsidRDefault="00683707"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 la maintenance préventive.</w:t>
      </w:r>
    </w:p>
    <w:p w14:paraId="06B72345" w14:textId="2A6CE024" w:rsidR="00683707" w:rsidRPr="00A12718" w:rsidRDefault="00683707"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des contrats de sous-traitance.</w:t>
      </w:r>
    </w:p>
    <w:p w14:paraId="1D1CC2B3" w14:textId="77777777" w:rsidR="00683707" w:rsidRPr="00A12718"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4"/>
          <w:szCs w:val="28"/>
        </w:rPr>
      </w:pPr>
      <w:r w:rsidRPr="00A12718">
        <w:rPr>
          <w:rFonts w:ascii="Times New Roman" w:hAnsi="Times New Roman" w:cs="Times New Roman"/>
          <w:b/>
          <w:sz w:val="24"/>
          <w:szCs w:val="28"/>
        </w:rPr>
        <w:t xml:space="preserve">Consultation des statistiques des équipements </w:t>
      </w:r>
      <w:r w:rsidRPr="00A12718">
        <w:rPr>
          <w:rFonts w:ascii="Times New Roman" w:hAnsi="Times New Roman" w:cs="Times New Roman"/>
          <w:sz w:val="24"/>
          <w:szCs w:val="28"/>
        </w:rPr>
        <w:t>:</w:t>
      </w:r>
    </w:p>
    <w:p w14:paraId="3AD0D0AE" w14:textId="7FAD56F3" w:rsidR="00683707" w:rsidRPr="00A12718" w:rsidRDefault="00683707" w:rsidP="00683707">
      <w:pPr>
        <w:pStyle w:val="ListParagraph"/>
        <w:tabs>
          <w:tab w:val="left" w:pos="567"/>
        </w:tabs>
        <w:spacing w:line="256" w:lineRule="auto"/>
        <w:ind w:left="142"/>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fournit une vue permettant à un utilisateur de consulter les statistiques des coûts de maintenance.</w:t>
      </w:r>
    </w:p>
    <w:p w14:paraId="30022EED" w14:textId="77777777" w:rsidR="00683707" w:rsidRPr="00A12718"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4"/>
          <w:szCs w:val="28"/>
        </w:rPr>
      </w:pPr>
      <w:r w:rsidRPr="00A12718">
        <w:rPr>
          <w:rFonts w:ascii="Times New Roman" w:hAnsi="Times New Roman" w:cs="Times New Roman"/>
          <w:b/>
          <w:sz w:val="24"/>
          <w:szCs w:val="28"/>
        </w:rPr>
        <w:t>Consultation de l'historique des agents :</w:t>
      </w:r>
    </w:p>
    <w:p w14:paraId="77E2690B" w14:textId="34457E58" w:rsidR="00683707" w:rsidRPr="00A12718" w:rsidRDefault="00683707" w:rsidP="00683707">
      <w:pPr>
        <w:pStyle w:val="ListParagraph"/>
        <w:tabs>
          <w:tab w:val="left" w:pos="567"/>
        </w:tabs>
        <w:spacing w:line="256" w:lineRule="auto"/>
        <w:ind w:left="142"/>
        <w:rPr>
          <w:rFonts w:ascii="Times New Roman" w:hAnsi="Times New Roman" w:cs="Times New Roman"/>
          <w:sz w:val="24"/>
          <w:szCs w:val="28"/>
        </w:rPr>
      </w:pPr>
      <w:r w:rsidRPr="00A12718">
        <w:rPr>
          <w:rFonts w:ascii="Times New Roman" w:hAnsi="Times New Roman" w:cs="Times New Roman"/>
          <w:b/>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 au responsable de voir les activités réalisées dans le système, ordonnées par date.</w:t>
      </w:r>
    </w:p>
    <w:p w14:paraId="4811BD4F" w14:textId="77777777" w:rsidR="00683707" w:rsidRPr="00A12718" w:rsidRDefault="00683707" w:rsidP="00714C00">
      <w:pPr>
        <w:pStyle w:val="ListParagraph"/>
        <w:numPr>
          <w:ilvl w:val="0"/>
          <w:numId w:val="22"/>
        </w:num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Gestion de la documentation technique</w:t>
      </w:r>
      <w:r w:rsidRPr="00A12718">
        <w:rPr>
          <w:rFonts w:ascii="Times New Roman" w:hAnsi="Times New Roman" w:cs="Times New Roman"/>
          <w:sz w:val="24"/>
          <w:szCs w:val="28"/>
        </w:rPr>
        <w:t xml:space="preserve"> : </w:t>
      </w:r>
    </w:p>
    <w:p w14:paraId="43E4AFED" w14:textId="007E7CF4" w:rsidR="00683707" w:rsidRPr="00A12718" w:rsidRDefault="004C7650" w:rsidP="00683707">
      <w:pPr>
        <w:pStyle w:val="ListParagraph"/>
        <w:tabs>
          <w:tab w:val="left" w:pos="567"/>
        </w:tabs>
        <w:ind w:left="142"/>
        <w:rPr>
          <w:rFonts w:ascii="Times New Roman" w:hAnsi="Times New Roman" w:cs="Times New Roman"/>
          <w:sz w:val="24"/>
          <w:szCs w:val="28"/>
        </w:rPr>
      </w:pPr>
      <w:r w:rsidRPr="00A12718">
        <w:rPr>
          <w:rFonts w:ascii="Times New Roman" w:hAnsi="Times New Roman" w:cs="Times New Roman"/>
          <w:sz w:val="24"/>
          <w:szCs w:val="28"/>
        </w:rPr>
        <w:t>C</w:t>
      </w:r>
      <w:r w:rsidR="00683707" w:rsidRPr="00A12718">
        <w:rPr>
          <w:rFonts w:ascii="Times New Roman" w:hAnsi="Times New Roman" w:cs="Times New Roman"/>
          <w:sz w:val="24"/>
          <w:szCs w:val="28"/>
        </w:rPr>
        <w:t xml:space="preserve">e module est l'équivalent d'un    gestionnaire bibliographique grâce auquel il est possible de faire la saisie et la recherche d’informations </w:t>
      </w:r>
    </w:p>
    <w:p w14:paraId="4F9B8A33" w14:textId="77777777" w:rsidR="00683707" w:rsidRPr="00A12718" w:rsidRDefault="00683707" w:rsidP="00714C00">
      <w:pPr>
        <w:pStyle w:val="ListParagraph"/>
        <w:numPr>
          <w:ilvl w:val="0"/>
          <w:numId w:val="22"/>
        </w:num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Gestion des achats :</w:t>
      </w:r>
    </w:p>
    <w:p w14:paraId="373DE459" w14:textId="2A5977B6" w:rsidR="00683707" w:rsidRPr="00A12718" w:rsidRDefault="00683707" w:rsidP="00683707">
      <w:pPr>
        <w:pStyle w:val="ListParagraph"/>
        <w:tabs>
          <w:tab w:val="left" w:pos="567"/>
        </w:tabs>
        <w:ind w:left="142"/>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w:t>
      </w:r>
      <w:r w:rsidR="004C7650" w:rsidRPr="00A12718">
        <w:rPr>
          <w:rFonts w:ascii="Times New Roman" w:hAnsi="Times New Roman" w:cs="Times New Roman"/>
          <w:sz w:val="24"/>
          <w:szCs w:val="28"/>
        </w:rPr>
        <w:t> :</w:t>
      </w:r>
    </w:p>
    <w:p w14:paraId="5C6E0E96" w14:textId="7DD26C99" w:rsidR="00683707" w:rsidRPr="00A12718" w:rsidRDefault="004C7650"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ab/>
      </w:r>
      <w:r w:rsidRPr="00A12718">
        <w:rPr>
          <w:rFonts w:ascii="Times New Roman" w:hAnsi="Times New Roman" w:cs="Times New Roman"/>
          <w:sz w:val="24"/>
          <w:szCs w:val="28"/>
        </w:rPr>
        <w:tab/>
      </w:r>
      <w:r w:rsidRPr="00A12718">
        <w:rPr>
          <w:rFonts w:ascii="Times New Roman" w:hAnsi="Times New Roman" w:cs="Times New Roman"/>
          <w:sz w:val="24"/>
          <w:szCs w:val="28"/>
        </w:rPr>
        <w:tab/>
      </w:r>
      <w:r w:rsidR="00683707" w:rsidRPr="00A12718">
        <w:rPr>
          <w:rFonts w:ascii="Times New Roman" w:hAnsi="Times New Roman" w:cs="Times New Roman"/>
          <w:sz w:val="24"/>
          <w:szCs w:val="28"/>
        </w:rPr>
        <w:t>- la gestion du bon de commande</w:t>
      </w:r>
    </w:p>
    <w:p w14:paraId="05326BAF" w14:textId="066B7220" w:rsidR="00683707" w:rsidRPr="00A12718" w:rsidRDefault="00683707"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ab/>
      </w:r>
      <w:r w:rsidR="004C7650" w:rsidRPr="00A12718">
        <w:rPr>
          <w:rFonts w:ascii="Times New Roman" w:hAnsi="Times New Roman" w:cs="Times New Roman"/>
          <w:sz w:val="24"/>
          <w:szCs w:val="28"/>
        </w:rPr>
        <w:tab/>
      </w:r>
      <w:r w:rsidR="004C7650" w:rsidRPr="00A12718">
        <w:rPr>
          <w:rFonts w:ascii="Times New Roman" w:hAnsi="Times New Roman" w:cs="Times New Roman"/>
          <w:sz w:val="24"/>
          <w:szCs w:val="28"/>
        </w:rPr>
        <w:tab/>
      </w:r>
      <w:r w:rsidRPr="00A12718">
        <w:rPr>
          <w:rFonts w:ascii="Times New Roman" w:hAnsi="Times New Roman" w:cs="Times New Roman"/>
          <w:sz w:val="24"/>
          <w:szCs w:val="28"/>
        </w:rPr>
        <w:t xml:space="preserve">- la gestion du bon de sortie </w:t>
      </w:r>
    </w:p>
    <w:p w14:paraId="7A59CE38" w14:textId="50BDAFBA" w:rsidR="00683707" w:rsidRPr="00A12718" w:rsidRDefault="004C7650"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ab/>
        <w:t xml:space="preserve">      </w:t>
      </w:r>
      <w:r w:rsidR="00A12718">
        <w:rPr>
          <w:rFonts w:ascii="Times New Roman" w:hAnsi="Times New Roman" w:cs="Times New Roman"/>
          <w:sz w:val="24"/>
          <w:szCs w:val="28"/>
        </w:rPr>
        <w:t xml:space="preserve">  </w:t>
      </w:r>
      <w:r w:rsidRPr="00A12718">
        <w:rPr>
          <w:rFonts w:ascii="Times New Roman" w:hAnsi="Times New Roman" w:cs="Times New Roman"/>
          <w:sz w:val="24"/>
          <w:szCs w:val="28"/>
        </w:rPr>
        <w:t xml:space="preserve"> </w:t>
      </w:r>
      <w:r w:rsidRPr="00A12718">
        <w:rPr>
          <w:rFonts w:ascii="Times New Roman" w:hAnsi="Times New Roman" w:cs="Times New Roman"/>
          <w:sz w:val="24"/>
          <w:szCs w:val="28"/>
        </w:rPr>
        <w:tab/>
      </w:r>
      <w:r w:rsidR="00683707" w:rsidRPr="00A12718">
        <w:rPr>
          <w:rFonts w:ascii="Times New Roman" w:hAnsi="Times New Roman" w:cs="Times New Roman"/>
          <w:sz w:val="24"/>
          <w:szCs w:val="28"/>
        </w:rPr>
        <w:t>- la gestion du bon de réception</w:t>
      </w:r>
    </w:p>
    <w:p w14:paraId="62493CA4" w14:textId="74325403" w:rsidR="00683707" w:rsidRPr="00A12718" w:rsidRDefault="00683707" w:rsidP="004C7650">
      <w:pPr>
        <w:tabs>
          <w:tab w:val="left" w:pos="567"/>
        </w:tabs>
        <w:ind w:left="426" w:hanging="284"/>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ab/>
      </w:r>
      <w:r w:rsidR="004C7650" w:rsidRPr="00A12718">
        <w:rPr>
          <w:rFonts w:ascii="Times New Roman" w:hAnsi="Times New Roman" w:cs="Times New Roman"/>
          <w:sz w:val="24"/>
          <w:szCs w:val="28"/>
        </w:rPr>
        <w:tab/>
      </w:r>
      <w:r w:rsidR="004C7650" w:rsidRPr="00A12718">
        <w:rPr>
          <w:rFonts w:ascii="Times New Roman" w:hAnsi="Times New Roman" w:cs="Times New Roman"/>
          <w:sz w:val="24"/>
          <w:szCs w:val="28"/>
        </w:rPr>
        <w:tab/>
      </w:r>
      <w:r w:rsidRPr="00A12718">
        <w:rPr>
          <w:rFonts w:ascii="Times New Roman" w:hAnsi="Times New Roman" w:cs="Times New Roman"/>
          <w:sz w:val="24"/>
          <w:szCs w:val="28"/>
        </w:rPr>
        <w:t>- la gestion du bon de livraison</w:t>
      </w:r>
    </w:p>
    <w:p w14:paraId="494A7BEC" w14:textId="77777777" w:rsidR="00683707" w:rsidRPr="00A12718" w:rsidRDefault="00683707" w:rsidP="00714C00">
      <w:pPr>
        <w:pStyle w:val="ListParagraph"/>
        <w:numPr>
          <w:ilvl w:val="0"/>
          <w:numId w:val="23"/>
        </w:num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Gestion des stocks :</w:t>
      </w:r>
      <w:r w:rsidRPr="00A12718">
        <w:rPr>
          <w:rFonts w:ascii="Times New Roman" w:hAnsi="Times New Roman" w:cs="Times New Roman"/>
          <w:sz w:val="24"/>
          <w:szCs w:val="28"/>
        </w:rPr>
        <w:t xml:space="preserve"> </w:t>
      </w:r>
    </w:p>
    <w:p w14:paraId="2EA85AFD" w14:textId="5B34A7DE" w:rsidR="00683707" w:rsidRPr="00A12718" w:rsidRDefault="0036012A" w:rsidP="00683707">
      <w:pPr>
        <w:pStyle w:val="ListParagraph"/>
        <w:tabs>
          <w:tab w:val="left" w:pos="567"/>
        </w:tabs>
        <w:ind w:left="142"/>
        <w:rPr>
          <w:rFonts w:ascii="Times New Roman" w:hAnsi="Times New Roman" w:cs="Times New Roman"/>
          <w:sz w:val="24"/>
          <w:szCs w:val="28"/>
        </w:rPr>
      </w:pPr>
      <w:r>
        <w:rPr>
          <w:rFonts w:ascii="Times New Roman" w:hAnsi="Times New Roman" w:cs="Times New Roman"/>
          <w:sz w:val="24"/>
          <w:szCs w:val="28"/>
        </w:rPr>
        <w:tab/>
      </w:r>
      <w:r w:rsidR="00683707" w:rsidRPr="00A12718">
        <w:rPr>
          <w:rFonts w:ascii="Times New Roman" w:hAnsi="Times New Roman" w:cs="Times New Roman"/>
          <w:sz w:val="24"/>
          <w:szCs w:val="28"/>
        </w:rPr>
        <w:t>Ce module doit contenir tous les outils nécessaires pour une gestion rigoureuse du magasin :</w:t>
      </w:r>
    </w:p>
    <w:p w14:paraId="0BB7559C" w14:textId="180B5268" w:rsidR="00683707" w:rsidRPr="00A12718" w:rsidRDefault="00683707" w:rsidP="004C7650">
      <w:pPr>
        <w:tabs>
          <w:tab w:val="left" w:pos="567"/>
        </w:tabs>
        <w:ind w:left="567"/>
        <w:rPr>
          <w:rFonts w:ascii="Times New Roman" w:hAnsi="Times New Roman" w:cs="Times New Roman"/>
          <w:sz w:val="24"/>
          <w:szCs w:val="28"/>
        </w:rPr>
      </w:pPr>
      <w:r w:rsidRPr="00A12718">
        <w:rPr>
          <w:rFonts w:ascii="Times New Roman" w:hAnsi="Times New Roman" w:cs="Times New Roman"/>
          <w:sz w:val="24"/>
          <w:szCs w:val="28"/>
        </w:rPr>
        <w:t xml:space="preserve"> - La saisie des informations sur les produits.</w:t>
      </w:r>
    </w:p>
    <w:p w14:paraId="135BEFE8" w14:textId="7D465477" w:rsidR="00683707" w:rsidRPr="00A12718" w:rsidRDefault="004C7650" w:rsidP="004C7650">
      <w:pPr>
        <w:tabs>
          <w:tab w:val="left" w:pos="567"/>
        </w:tabs>
        <w:ind w:left="567"/>
        <w:rPr>
          <w:rFonts w:ascii="Times New Roman" w:hAnsi="Times New Roman" w:cs="Times New Roman"/>
          <w:sz w:val="24"/>
          <w:szCs w:val="28"/>
        </w:rPr>
      </w:pPr>
      <w:r w:rsidRPr="00A12718">
        <w:rPr>
          <w:rFonts w:ascii="Times New Roman" w:hAnsi="Times New Roman" w:cs="Times New Roman"/>
          <w:sz w:val="24"/>
          <w:szCs w:val="28"/>
        </w:rPr>
        <w:t xml:space="preserve"> </w:t>
      </w:r>
      <w:r w:rsidR="00683707" w:rsidRPr="00A12718">
        <w:rPr>
          <w:rFonts w:ascii="Times New Roman" w:hAnsi="Times New Roman" w:cs="Times New Roman"/>
          <w:sz w:val="24"/>
          <w:szCs w:val="28"/>
        </w:rPr>
        <w:t>- La vérification/ mise à jour de l'inventaire physique.</w:t>
      </w:r>
    </w:p>
    <w:p w14:paraId="490F4D87" w14:textId="77777777" w:rsidR="00683707" w:rsidRPr="00A12718" w:rsidRDefault="00683707" w:rsidP="004C7650">
      <w:pPr>
        <w:tabs>
          <w:tab w:val="left" w:pos="567"/>
        </w:tabs>
        <w:ind w:left="567"/>
        <w:rPr>
          <w:rFonts w:ascii="Times New Roman" w:hAnsi="Times New Roman" w:cs="Times New Roman"/>
          <w:sz w:val="24"/>
          <w:szCs w:val="28"/>
        </w:rPr>
      </w:pPr>
      <w:r w:rsidRPr="00A12718">
        <w:rPr>
          <w:rFonts w:ascii="Times New Roman" w:hAnsi="Times New Roman" w:cs="Times New Roman"/>
          <w:sz w:val="24"/>
          <w:szCs w:val="28"/>
        </w:rPr>
        <w:t xml:space="preserve"> - La gestion des bons de commande.</w:t>
      </w:r>
    </w:p>
    <w:p w14:paraId="6B1E215C" w14:textId="77777777" w:rsidR="00683707" w:rsidRPr="00A12718" w:rsidRDefault="00683707" w:rsidP="004C7650">
      <w:pPr>
        <w:tabs>
          <w:tab w:val="left" w:pos="567"/>
        </w:tabs>
        <w:ind w:left="567"/>
        <w:rPr>
          <w:rFonts w:ascii="Times New Roman" w:hAnsi="Times New Roman" w:cs="Times New Roman"/>
          <w:sz w:val="24"/>
          <w:szCs w:val="28"/>
        </w:rPr>
      </w:pPr>
      <w:r w:rsidRPr="00A12718">
        <w:rPr>
          <w:rFonts w:ascii="Times New Roman" w:hAnsi="Times New Roman" w:cs="Times New Roman"/>
          <w:sz w:val="24"/>
          <w:szCs w:val="28"/>
        </w:rPr>
        <w:t xml:space="preserve"> - La gestion des fournisseurs et des sous-traitants. </w:t>
      </w:r>
    </w:p>
    <w:p w14:paraId="7F99ED27" w14:textId="23FDFBCD" w:rsidR="009B7767" w:rsidRPr="00A12718" w:rsidRDefault="00A97B29" w:rsidP="00A97B29">
      <w:pPr>
        <w:tabs>
          <w:tab w:val="left" w:pos="567"/>
        </w:tabs>
        <w:rPr>
          <w:rFonts w:ascii="Times New Roman" w:hAnsi="Times New Roman" w:cs="Times New Roman"/>
          <w:sz w:val="24"/>
          <w:szCs w:val="28"/>
        </w:rPr>
      </w:pPr>
      <w:r w:rsidRPr="00A12718">
        <w:rPr>
          <w:rFonts w:ascii="Times New Roman" w:hAnsi="Times New Roman" w:cs="Times New Roman"/>
          <w:sz w:val="24"/>
          <w:szCs w:val="28"/>
        </w:rPr>
        <w:tab/>
      </w:r>
      <w:r w:rsidR="00050FAE">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Pr="00A12718" w:rsidRDefault="00387E52" w:rsidP="009E5F67">
      <w:pPr>
        <w:pStyle w:val="ListParagraph"/>
        <w:ind w:left="0"/>
        <w:jc w:val="both"/>
        <w:rPr>
          <w:rFonts w:ascii="Times New Roman" w:hAnsi="Times New Roman" w:cs="Times New Roman"/>
          <w:sz w:val="24"/>
          <w:szCs w:val="28"/>
        </w:rPr>
      </w:pPr>
      <w:r w:rsidRPr="00A12718">
        <w:rPr>
          <w:rFonts w:ascii="Times New Roman" w:hAnsi="Times New Roman" w:cs="Times New Roman"/>
          <w:sz w:val="24"/>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A12718" w:rsidRDefault="009E5F67" w:rsidP="009E5F67">
      <w:pPr>
        <w:pStyle w:val="ListParagraph"/>
        <w:ind w:left="0"/>
        <w:jc w:val="both"/>
        <w:rPr>
          <w:rFonts w:ascii="Times New Roman" w:hAnsi="Times New Roman" w:cs="Times New Roman"/>
          <w:sz w:val="24"/>
          <w:szCs w:val="28"/>
        </w:rPr>
      </w:pPr>
    </w:p>
    <w:p w14:paraId="0E4E0BD0"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lastRenderedPageBreak/>
        <w:t>L'extensibilité :</w:t>
      </w:r>
      <w:r w:rsidRPr="00A12718">
        <w:rPr>
          <w:rFonts w:ascii="Times New Roman" w:hAnsi="Times New Roman" w:cs="Times New Roman"/>
          <w:sz w:val="24"/>
          <w:szCs w:val="28"/>
        </w:rPr>
        <w:t xml:space="preserve"> dans le cadre de ce travail, l'application devra être extensible, c'est-à-dire qu'il devra être possible d'ajouter ou de modifier de nouvelles fonctionnalités.</w:t>
      </w:r>
    </w:p>
    <w:p w14:paraId="6327F411"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sécurité :</w:t>
      </w:r>
      <w:r w:rsidRPr="00A12718">
        <w:rPr>
          <w:rFonts w:ascii="Times New Roman" w:hAnsi="Times New Roman" w:cs="Times New Roman"/>
          <w:sz w:val="24"/>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L'interface :</w:t>
      </w:r>
      <w:r w:rsidRPr="00A12718">
        <w:rPr>
          <w:rFonts w:ascii="Times New Roman" w:hAnsi="Times New Roman" w:cs="Times New Roman"/>
          <w:sz w:val="24"/>
          <w:szCs w:val="28"/>
        </w:rPr>
        <w:t xml:space="preserve"> avoir une application qui respecte les principes des Interfaces Homme/Machine (IHM) tels que l'ergonomie et la fiabilité.</w:t>
      </w:r>
    </w:p>
    <w:p w14:paraId="1F62E095"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performance :</w:t>
      </w:r>
      <w:r w:rsidRPr="00A12718">
        <w:rPr>
          <w:rFonts w:ascii="Times New Roman" w:hAnsi="Times New Roman" w:cs="Times New Roman"/>
          <w:sz w:val="24"/>
          <w:szCs w:val="28"/>
        </w:rPr>
        <w:t xml:space="preserve"> l’application doit être performante, c'est-à-dire que le système doit réagir rapidement, quelle que soit l’action de l’utilisateur.</w:t>
      </w:r>
    </w:p>
    <w:p w14:paraId="2F4E7D69"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convivialité :</w:t>
      </w:r>
      <w:r w:rsidRPr="00A12718">
        <w:rPr>
          <w:rFonts w:ascii="Times New Roman" w:hAnsi="Times New Roman" w:cs="Times New Roman"/>
          <w:sz w:val="24"/>
          <w:szCs w:val="28"/>
        </w:rPr>
        <w:t xml:space="preserve"> l’application doit être simple et facile à manipuler, même pour des utilisateurs non experts.</w:t>
      </w:r>
    </w:p>
    <w:p w14:paraId="712DF158"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L'ergonomie :</w:t>
      </w:r>
      <w:r w:rsidRPr="00A12718">
        <w:rPr>
          <w:rFonts w:ascii="Times New Roman" w:hAnsi="Times New Roman" w:cs="Times New Roman"/>
          <w:sz w:val="24"/>
          <w:szCs w:val="28"/>
        </w:rPr>
        <w:t xml:space="preserve"> le thème adopté par l’application doit être inspiré des couleurs et du logo typique de l’entreprise d'accueil.</w:t>
      </w:r>
    </w:p>
    <w:p w14:paraId="574932C2" w14:textId="57784239" w:rsidR="009E5F67" w:rsidRPr="00A12718" w:rsidRDefault="009E5F67" w:rsidP="009E5F67">
      <w:pPr>
        <w:pStyle w:val="ListParagraph"/>
        <w:ind w:left="0"/>
        <w:rPr>
          <w:rFonts w:ascii="Times New Roman" w:hAnsi="Times New Roman" w:cs="Times New Roman"/>
          <w:sz w:val="24"/>
          <w:szCs w:val="28"/>
        </w:rPr>
      </w:pPr>
    </w:p>
    <w:p w14:paraId="0E1D7B94" w14:textId="0C448ADD" w:rsidR="00A76A25" w:rsidRPr="00A12718" w:rsidRDefault="00E533E9" w:rsidP="00714C00">
      <w:pPr>
        <w:pStyle w:val="ListParagraph"/>
        <w:numPr>
          <w:ilvl w:val="0"/>
          <w:numId w:val="10"/>
        </w:numPr>
        <w:ind w:left="0" w:firstLine="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Pr="00A12718" w:rsidRDefault="009B7767" w:rsidP="009B7767">
      <w:pPr>
        <w:pStyle w:val="ListParagraph"/>
        <w:ind w:left="2016"/>
        <w:rPr>
          <w:rFonts w:ascii="Segoe UI" w:hAnsi="Segoe UI" w:cs="Segoe UI"/>
          <w:color w:val="0D0D0D"/>
          <w:sz w:val="28"/>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A12718" w:rsidRDefault="009E5F67" w:rsidP="009E5F67">
      <w:pPr>
        <w:pStyle w:val="ListParagraph"/>
        <w:ind w:left="0"/>
        <w:rPr>
          <w:rFonts w:ascii="Times New Roman" w:hAnsi="Times New Roman" w:cs="Times New Roman"/>
          <w:b/>
          <w:color w:val="0D0D0D"/>
          <w:sz w:val="24"/>
          <w:szCs w:val="28"/>
          <w:shd w:val="clear" w:color="auto" w:fill="FFFFFF"/>
        </w:rPr>
      </w:pPr>
    </w:p>
    <w:p w14:paraId="465697E6" w14:textId="7A1CCAC9" w:rsidR="00E533E9" w:rsidRPr="00A12718" w:rsidRDefault="00E533E9"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2">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A12718" w:rsidRDefault="00402D0C" w:rsidP="009E5F67">
      <w:pPr>
        <w:pStyle w:val="ListParagraph"/>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3">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A12718" w:rsidRDefault="00425FCB" w:rsidP="009E5F67">
      <w:pPr>
        <w:pStyle w:val="ListParagraph"/>
        <w:ind w:left="0"/>
        <w:rPr>
          <w:rFonts w:ascii="Times New Roman" w:hAnsi="Times New Roman" w:cs="Times New Roman"/>
          <w:color w:val="0D0D0D"/>
          <w:sz w:val="24"/>
          <w:szCs w:val="28"/>
          <w:shd w:val="clear" w:color="auto" w:fill="FFFFFF"/>
        </w:rPr>
      </w:pPr>
    </w:p>
    <w:p w14:paraId="5D2FC6E2" w14:textId="5746070F" w:rsidR="00031974" w:rsidRPr="00A12718" w:rsidRDefault="00BD3272"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s’agit d’une architecture 3-tiers composé par 3 principaux couches :</w:t>
      </w:r>
    </w:p>
    <w:p w14:paraId="192F6DCD" w14:textId="77777777" w:rsidR="00402D0C" w:rsidRPr="00A12718" w:rsidRDefault="00402D0C" w:rsidP="009E5F67">
      <w:pPr>
        <w:pStyle w:val="ListParagraph"/>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Client :</w:t>
      </w:r>
      <w:r w:rsidRPr="00A12718">
        <w:rPr>
          <w:rFonts w:ascii="Times New Roman" w:hAnsi="Times New Roman" w:cs="Times New Roman"/>
          <w:color w:val="0D0D0D"/>
          <w:sz w:val="24"/>
          <w:szCs w:val="28"/>
          <w:shd w:val="clear" w:color="auto" w:fill="FFFFFF"/>
        </w:rPr>
        <w:t xml:space="preserve"> Elle représente l'interface utilisateur avec laquelle les utilisateurs interagissent directement. </w:t>
      </w:r>
    </w:p>
    <w:p w14:paraId="4B940C97" w14:textId="77777777" w:rsidR="00402D0C" w:rsidRPr="00A12718" w:rsidRDefault="00402D0C" w:rsidP="009E5F67">
      <w:pPr>
        <w:pStyle w:val="ListParagraph"/>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Web :</w:t>
      </w:r>
      <w:r w:rsidRPr="00A12718">
        <w:rPr>
          <w:rFonts w:ascii="Times New Roman" w:hAnsi="Times New Roman" w:cs="Times New Roman"/>
          <w:color w:val="0D0D0D"/>
          <w:sz w:val="24"/>
          <w:szCs w:val="28"/>
          <w:shd w:val="clear" w:color="auto" w:fill="FFFFFF"/>
        </w:rPr>
        <w:t xml:space="preserve"> Elle fait référence à la partie de l'application qui traite les requêtes HTTP et génère des réponses pour les clients.</w:t>
      </w:r>
    </w:p>
    <w:p w14:paraId="09B3E2C3" w14:textId="77777777" w:rsidR="00402D0C" w:rsidRPr="00A12718" w:rsidRDefault="00402D0C" w:rsidP="009E5F67">
      <w:pPr>
        <w:pStyle w:val="ListParagraph"/>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de données :</w:t>
      </w:r>
      <w:r w:rsidRPr="00A12718">
        <w:rPr>
          <w:rFonts w:ascii="Times New Roman" w:hAnsi="Times New Roman" w:cs="Times New Roman"/>
          <w:color w:val="0D0D0D"/>
          <w:sz w:val="24"/>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p>
    <w:p w14:paraId="4A40CA20" w14:textId="77777777"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A12718">
        <w:rPr>
          <w:rFonts w:ascii="Times New Roman" w:hAnsi="Times New Roman" w:cs="Times New Roman"/>
          <w:color w:val="0D0D0D"/>
          <w:sz w:val="24"/>
          <w:szCs w:val="28"/>
          <w:shd w:val="clear" w:color="auto" w:fill="FFFFFF"/>
        </w:rPr>
        <w:t>conception[</w:t>
      </w:r>
      <w:proofErr w:type="gramEnd"/>
      <w:r w:rsidRPr="00A12718">
        <w:rPr>
          <w:rFonts w:ascii="Times New Roman" w:hAnsi="Times New Roman" w:cs="Times New Roman"/>
          <w:color w:val="0D0D0D"/>
          <w:sz w:val="24"/>
          <w:szCs w:val="28"/>
          <w:shd w:val="clear" w:color="auto" w:fill="FFFFFF"/>
        </w:rPr>
        <w:t>2].</w:t>
      </w:r>
    </w:p>
    <w:p w14:paraId="32970AD6" w14:textId="77777777"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p>
    <w:p w14:paraId="17E2E8B6" w14:textId="3E0039DB"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A12718" w:rsidRDefault="00FD7E73" w:rsidP="00FD7E73">
      <w:pPr>
        <w:pStyle w:val="ListParagraph"/>
        <w:ind w:left="1440"/>
        <w:rPr>
          <w:rFonts w:cstheme="minorHAnsi"/>
          <w:color w:val="0D0D0D"/>
          <w:sz w:val="28"/>
          <w:szCs w:val="32"/>
          <w:shd w:val="clear" w:color="auto" w:fill="FFFFFF"/>
        </w:rPr>
      </w:pPr>
    </w:p>
    <w:p w14:paraId="7706432A" w14:textId="77777777" w:rsidR="00184630" w:rsidRPr="00050FAE" w:rsidRDefault="00184630" w:rsidP="00714C00">
      <w:pPr>
        <w:pStyle w:val="ListParagraph"/>
        <w:numPr>
          <w:ilvl w:val="0"/>
          <w:numId w:val="11"/>
        </w:numPr>
        <w:ind w:left="284"/>
        <w:rPr>
          <w:rFonts w:ascii="Times New Roman" w:hAnsi="Times New Roman" w:cs="Times New Roman"/>
          <w:b/>
          <w:color w:val="0D0D0D"/>
          <w:sz w:val="24"/>
          <w:szCs w:val="28"/>
          <w:shd w:val="clear" w:color="auto" w:fill="FFFFFF"/>
        </w:rPr>
      </w:pPr>
      <w:r w:rsidRPr="00050FAE">
        <w:rPr>
          <w:rFonts w:ascii="Times New Roman" w:hAnsi="Times New Roman" w:cs="Times New Roman"/>
          <w:b/>
          <w:color w:val="0D0D0D"/>
          <w:sz w:val="24"/>
          <w:szCs w:val="28"/>
          <w:shd w:val="clear" w:color="auto" w:fill="FFFFFF"/>
        </w:rPr>
        <w:t>Choix de l’architecture côté back-end (côte serveur) :</w:t>
      </w:r>
    </w:p>
    <w:p w14:paraId="464B932D"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p>
    <w:p w14:paraId="5C59F4FF"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p>
    <w:p w14:paraId="094C186F" w14:textId="0A155488" w:rsidR="00184630" w:rsidRPr="00A12718" w:rsidRDefault="00184630" w:rsidP="004C7650">
      <w:pPr>
        <w:pStyle w:val="ListParagraph"/>
        <w:numPr>
          <w:ilvl w:val="0"/>
          <w:numId w:val="12"/>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Architecture MVC (Modèle-Vue-Contrôleur) </w:t>
      </w:r>
      <w:r w:rsidRPr="00A12718">
        <w:rPr>
          <w:rFonts w:ascii="Times New Roman" w:hAnsi="Times New Roman" w:cs="Times New Roman"/>
          <w:color w:val="0D0D0D"/>
          <w:sz w:val="24"/>
          <w:szCs w:val="28"/>
          <w:shd w:val="clear" w:color="auto" w:fill="FFFFFF"/>
        </w:rPr>
        <w:t>:</w:t>
      </w:r>
    </w:p>
    <w:p w14:paraId="6F589DD3" w14:textId="77777777" w:rsidR="004C7650" w:rsidRPr="00A12718" w:rsidRDefault="004C7650" w:rsidP="004C7650">
      <w:pPr>
        <w:pStyle w:val="ListParagraph"/>
        <w:ind w:left="0"/>
        <w:rPr>
          <w:rFonts w:ascii="Times New Roman" w:hAnsi="Times New Roman" w:cs="Times New Roman"/>
          <w:color w:val="0D0D0D"/>
          <w:sz w:val="24"/>
          <w:szCs w:val="28"/>
          <w:shd w:val="clear" w:color="auto" w:fill="FFFFFF"/>
        </w:rPr>
      </w:pPr>
    </w:p>
    <w:p w14:paraId="47521BF7" w14:textId="77777777" w:rsidR="00184630" w:rsidRPr="00A12718"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lastRenderedPageBreak/>
        <w:t>Modèle</w:t>
      </w:r>
      <w:r w:rsidRPr="00A12718">
        <w:rPr>
          <w:rFonts w:ascii="Times New Roman" w:eastAsia="Times New Roman" w:hAnsi="Times New Roman" w:cs="Times New Roman"/>
          <w:b/>
          <w:sz w:val="24"/>
          <w:szCs w:val="28"/>
          <w:lang w:eastAsia="fr-FR"/>
        </w:rPr>
        <w:t> :</w:t>
      </w:r>
      <w:r w:rsidRPr="00A12718">
        <w:rPr>
          <w:rFonts w:ascii="Times New Roman" w:eastAsia="Times New Roman" w:hAnsi="Times New Roman" w:cs="Times New Roman"/>
          <w:sz w:val="24"/>
          <w:szCs w:val="28"/>
          <w:lang w:eastAsia="fr-FR"/>
        </w:rPr>
        <w:t xml:space="preserve"> cette partie gère ce qu'on appelle la </w:t>
      </w:r>
      <w:r w:rsidRPr="00A12718">
        <w:rPr>
          <w:rFonts w:ascii="Times New Roman" w:eastAsia="Times New Roman" w:hAnsi="Times New Roman" w:cs="Times New Roman"/>
          <w:b/>
          <w:bCs/>
          <w:sz w:val="24"/>
          <w:szCs w:val="28"/>
          <w:lang w:eastAsia="fr-FR"/>
        </w:rPr>
        <w:t>logique métier</w:t>
      </w:r>
      <w:r w:rsidRPr="00A12718">
        <w:rPr>
          <w:rFonts w:ascii="Times New Roman" w:eastAsia="Times New Roman" w:hAnsi="Times New Roman" w:cs="Times New Roman"/>
          <w:sz w:val="24"/>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A12718">
        <w:rPr>
          <w:rFonts w:ascii="Times New Roman" w:eastAsia="Times New Roman" w:hAnsi="Times New Roman" w:cs="Times New Roman"/>
          <w:sz w:val="24"/>
          <w:szCs w:val="28"/>
          <w:lang w:eastAsia="fr-FR"/>
        </w:rPr>
        <w:t>la plus simple possible</w:t>
      </w:r>
      <w:proofErr w:type="gramEnd"/>
      <w:r w:rsidRPr="00A12718">
        <w:rPr>
          <w:rFonts w:ascii="Times New Roman" w:eastAsia="Times New Roman" w:hAnsi="Times New Roman" w:cs="Times New Roman"/>
          <w:sz w:val="24"/>
          <w:szCs w:val="28"/>
          <w:lang w:eastAsia="fr-FR"/>
        </w:rPr>
        <w:t xml:space="preserve"> au contrôleur. On y trouve donc entre autres des algorithmes complexes et des requêtes SQL.</w:t>
      </w:r>
    </w:p>
    <w:p w14:paraId="3407A1B2"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23D30574" w14:textId="77777777" w:rsidR="00184630" w:rsidRPr="00A12718"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Vue</w:t>
      </w:r>
      <w:r w:rsidRPr="00A12718">
        <w:rPr>
          <w:rFonts w:ascii="Times New Roman" w:eastAsia="Times New Roman" w:hAnsi="Times New Roman" w:cs="Times New Roman"/>
          <w:sz w:val="24"/>
          <w:szCs w:val="28"/>
          <w:lang w:eastAsia="fr-FR"/>
        </w:rPr>
        <w:t> : cette partie se concentre sur l'</w:t>
      </w:r>
      <w:r w:rsidRPr="00A12718">
        <w:rPr>
          <w:rFonts w:ascii="Times New Roman" w:eastAsia="Times New Roman" w:hAnsi="Times New Roman" w:cs="Times New Roman"/>
          <w:b/>
          <w:bCs/>
          <w:sz w:val="24"/>
          <w:szCs w:val="28"/>
          <w:lang w:eastAsia="fr-FR"/>
        </w:rPr>
        <w:t>affichage</w:t>
      </w:r>
      <w:r w:rsidRPr="00A12718">
        <w:rPr>
          <w:rFonts w:ascii="Times New Roman" w:eastAsia="Times New Roman" w:hAnsi="Times New Roman" w:cs="Times New Roman"/>
          <w:sz w:val="24"/>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4EA611F2" w14:textId="49F06E96" w:rsidR="00184630" w:rsidRPr="00A12718" w:rsidRDefault="00184630" w:rsidP="00A97B29">
      <w:pPr>
        <w:numPr>
          <w:ilvl w:val="0"/>
          <w:numId w:val="10"/>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Contrôleur</w:t>
      </w:r>
      <w:r w:rsidRPr="00A12718">
        <w:rPr>
          <w:rFonts w:ascii="Times New Roman" w:eastAsia="Times New Roman" w:hAnsi="Times New Roman" w:cs="Times New Roman"/>
          <w:sz w:val="24"/>
          <w:szCs w:val="28"/>
          <w:lang w:eastAsia="fr-FR"/>
        </w:rPr>
        <w:t> : cette partie gère les </w:t>
      </w:r>
      <w:r w:rsidRPr="00A12718">
        <w:rPr>
          <w:rFonts w:ascii="Times New Roman" w:eastAsia="Times New Roman" w:hAnsi="Times New Roman" w:cs="Times New Roman"/>
          <w:b/>
          <w:bCs/>
          <w:sz w:val="24"/>
          <w:szCs w:val="28"/>
          <w:lang w:eastAsia="fr-FR"/>
        </w:rPr>
        <w:t>échanges</w:t>
      </w:r>
      <w:r w:rsidRPr="00A12718">
        <w:rPr>
          <w:rFonts w:ascii="Times New Roman" w:eastAsia="Times New Roman" w:hAnsi="Times New Roman" w:cs="Times New Roman"/>
          <w:sz w:val="24"/>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A12718">
        <w:rPr>
          <w:rFonts w:ascii="Times New Roman" w:eastAsia="Times New Roman" w:hAnsi="Times New Roman" w:cs="Times New Roman"/>
          <w:i/>
          <w:iCs/>
          <w:sz w:val="24"/>
          <w:szCs w:val="28"/>
          <w:lang w:eastAsia="fr-FR"/>
        </w:rPr>
        <w:t>adapter</w:t>
      </w:r>
      <w:r w:rsidRPr="00A12718">
        <w:rPr>
          <w:rFonts w:ascii="Times New Roman" w:eastAsia="Times New Roman" w:hAnsi="Times New Roman" w:cs="Times New Roman"/>
          <w:sz w:val="24"/>
          <w:szCs w:val="28"/>
          <w:lang w:eastAsia="fr-FR"/>
        </w:rPr>
        <w:t> ce résultat et le donner à la vue. Enfin, il va renvoyer la nouvelle page HTML, générée par la vue, à l’utilisateur. [3]</w:t>
      </w:r>
    </w:p>
    <w:p w14:paraId="540B4E80" w14:textId="77777777" w:rsidR="00184630" w:rsidRPr="00A12718" w:rsidRDefault="00184630" w:rsidP="004C7650">
      <w:pPr>
        <w:rPr>
          <w:rFonts w:ascii="Times New Roman" w:hAnsi="Times New Roman" w:cs="Times New Roman"/>
          <w:sz w:val="24"/>
          <w:szCs w:val="28"/>
          <w:shd w:val="clear" w:color="auto" w:fill="FFFFFF"/>
        </w:rPr>
      </w:pPr>
      <w:r w:rsidRPr="00A12718">
        <w:rPr>
          <w:rFonts w:ascii="Times New Roman" w:hAnsi="Times New Roman" w:cs="Times New Roman"/>
          <w:sz w:val="24"/>
          <w:szCs w:val="28"/>
          <w:shd w:val="clear" w:color="auto" w:fill="FFFFFF"/>
        </w:rPr>
        <w:t>La figure suivante schématise le rôle de chacun de ces éléments :</w:t>
      </w:r>
    </w:p>
    <w:p w14:paraId="50CF5951" w14:textId="77777777" w:rsidR="00184630" w:rsidRPr="00A12718" w:rsidRDefault="00184630" w:rsidP="00184630">
      <w:pPr>
        <w:pStyle w:val="ListParagraph"/>
        <w:ind w:left="1440" w:firstLine="576"/>
        <w:rPr>
          <w:rFonts w:cstheme="minorHAnsi"/>
          <w:sz w:val="28"/>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05838ACC" w14:textId="280E08B9" w:rsidR="00FD7E73" w:rsidRPr="00A12718" w:rsidRDefault="00184630" w:rsidP="00A12718">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4">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4C7650">
      <w:pPr>
        <w:pStyle w:val="ListParagraph"/>
        <w:numPr>
          <w:ilvl w:val="1"/>
          <w:numId w:val="9"/>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p>
    <w:p w14:paraId="1225D996" w14:textId="7C609996"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p>
    <w:p w14:paraId="1C43E829" w14:textId="005AC1BF" w:rsidR="001B792D" w:rsidRPr="00A12718" w:rsidRDefault="00184630" w:rsidP="004C7650">
      <w:pPr>
        <w:rPr>
          <w:rFonts w:ascii="Times New Roman" w:hAnsi="Times New Roman" w:cs="Times New Roman"/>
          <w:b/>
          <w:color w:val="0D0D0D"/>
          <w:sz w:val="24"/>
          <w:szCs w:val="24"/>
          <w:shd w:val="clear" w:color="auto" w:fill="FFFFFF"/>
        </w:rPr>
      </w:pPr>
      <w:r w:rsidRPr="00A12718">
        <w:rPr>
          <w:rFonts w:ascii="Times New Roman" w:hAnsi="Times New Roman" w:cs="Times New Roman"/>
          <w:b/>
          <w:color w:val="0D0D0D"/>
          <w:sz w:val="24"/>
          <w:szCs w:val="24"/>
          <w:shd w:val="clear" w:color="auto" w:fill="FFFFFF"/>
        </w:rPr>
        <w:t xml:space="preserve">  SOA visant à :</w:t>
      </w:r>
    </w:p>
    <w:p w14:paraId="3119E8B8" w14:textId="3B45D40D" w:rsidR="00184630" w:rsidRPr="00A12718"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lastRenderedPageBreak/>
        <w:t>La décomposition d'une fonctionnalité en un ensemble de services.</w:t>
      </w:r>
    </w:p>
    <w:p w14:paraId="4A019A75" w14:textId="00E4C76D" w:rsidR="00184630" w:rsidRPr="00A12718"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L'optimisation des performances des organisations.</w:t>
      </w:r>
    </w:p>
    <w:p w14:paraId="3A8F5C83" w14:textId="73943100" w:rsidR="00184630" w:rsidRPr="00A12718"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La diminution des coûts.</w:t>
      </w:r>
    </w:p>
    <w:p w14:paraId="2524D501" w14:textId="34C77303" w:rsidR="00184630" w:rsidRPr="00A12718"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L'amélioration de la souplesse des processus.</w:t>
      </w:r>
    </w:p>
    <w:p w14:paraId="6293FD86"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5">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4C7650">
      <w:pPr>
        <w:pStyle w:val="ListParagraph"/>
        <w:numPr>
          <w:ilvl w:val="1"/>
          <w:numId w:val="9"/>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A12718" w:rsidRDefault="004C7650" w:rsidP="004C7650">
      <w:pPr>
        <w:pStyle w:val="ListParagraph"/>
        <w:ind w:left="0"/>
        <w:rPr>
          <w:rFonts w:ascii="Times New Roman" w:hAnsi="Times New Roman" w:cs="Times New Roman"/>
          <w:b/>
          <w:color w:val="0D0D0D"/>
          <w:sz w:val="24"/>
          <w:szCs w:val="28"/>
          <w:shd w:val="clear" w:color="auto" w:fill="FFFFFF"/>
        </w:rPr>
      </w:pPr>
    </w:p>
    <w:p w14:paraId="502CEE6B" w14:textId="31262224" w:rsidR="00184630" w:rsidRPr="00A12718" w:rsidRDefault="00FD6820" w:rsidP="004C7650">
      <w:pPr>
        <w:pStyle w:val="ListParagraph"/>
        <w:numPr>
          <w:ilvl w:val="0"/>
          <w:numId w:val="14"/>
        </w:numPr>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L’intérêt de développer d’une API pour un progiciel :</w:t>
      </w:r>
    </w:p>
    <w:p w14:paraId="5E7F5219" w14:textId="77777777"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A12718">
        <w:rPr>
          <w:rFonts w:cstheme="minorHAnsi"/>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laissant aux membres la possibilité de coder des fonctionnalités supplémentaires selon leurs besoins spécifiques.</w:t>
      </w:r>
    </w:p>
    <w:p w14:paraId="1EF89C24" w14:textId="7D7AD4D4"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A12718" w:rsidRDefault="00FD6820"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  ▪   Les diverses structures d'API :</w:t>
      </w:r>
    </w:p>
    <w:p w14:paraId="0C0B367E" w14:textId="77777777" w:rsidR="00FD6820" w:rsidRPr="00A12718" w:rsidRDefault="00FD6820" w:rsidP="004C7650">
      <w:pPr>
        <w:ind w:firstLine="6"/>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distinction fondamentale entre ces deux protocoles réside dans le niveau de couplage entre le client et le serveur.</w:t>
      </w:r>
    </w:p>
    <w:p w14:paraId="0D9CC384" w14:textId="22086921" w:rsidR="003A2129" w:rsidRPr="00A12718" w:rsidRDefault="003A2129"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différence entre les 2 services :</w:t>
      </w:r>
    </w:p>
    <w:p w14:paraId="36D0D586" w14:textId="29A8F094" w:rsidR="0022736D" w:rsidRPr="00FD7E73" w:rsidRDefault="00FD7E73" w:rsidP="00A12718">
      <w:pPr>
        <w:jc w:val="center"/>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6">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1B01A957" w14:textId="1D0DAE4E" w:rsidR="00031974" w:rsidRPr="00A12718" w:rsidRDefault="003A2129"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Modèle d'API basé sur SOAP :</w:t>
      </w:r>
    </w:p>
    <w:p w14:paraId="30E4ADE5" w14:textId="77777777" w:rsidR="004C7650" w:rsidRPr="00A12718" w:rsidRDefault="004C7650" w:rsidP="004C7650">
      <w:pPr>
        <w:pStyle w:val="ListParagraph"/>
        <w:ind w:left="0"/>
        <w:rPr>
          <w:rFonts w:ascii="Times New Roman" w:hAnsi="Times New Roman" w:cs="Times New Roman"/>
          <w:b/>
          <w:color w:val="0D0D0D"/>
          <w:sz w:val="24"/>
          <w:szCs w:val="28"/>
          <w:shd w:val="clear" w:color="auto" w:fill="FFFFFF"/>
        </w:rPr>
      </w:pPr>
    </w:p>
    <w:p w14:paraId="4E5FBEF0" w14:textId="77777777" w:rsidR="003A2129"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d'API SOAP utilise le protocole SOAP (Simple Object Access Protocol) basé sur XML.</w:t>
      </w:r>
    </w:p>
    <w:p w14:paraId="381C23D5" w14:textId="77777777" w:rsidR="003A2129"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A12718" w:rsidRDefault="00FD7E73" w:rsidP="004C7650">
      <w:pPr>
        <w:pStyle w:val="ListParagraph"/>
        <w:ind w:left="0"/>
        <w:rPr>
          <w:rFonts w:ascii="Times New Roman" w:hAnsi="Times New Roman" w:cs="Times New Roman"/>
          <w:color w:val="0D0D0D"/>
          <w:sz w:val="24"/>
          <w:szCs w:val="28"/>
          <w:shd w:val="clear" w:color="auto" w:fill="FFFFFF"/>
        </w:rPr>
      </w:pPr>
    </w:p>
    <w:p w14:paraId="456A3821" w14:textId="588A5EBC" w:rsidR="00031974"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présente la mode de communication :</w:t>
      </w:r>
    </w:p>
    <w:p w14:paraId="7996991B" w14:textId="217CA92E"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467313AA" w14:textId="77777777" w:rsidR="0022736D" w:rsidRPr="00A12718" w:rsidRDefault="0022736D" w:rsidP="00402D0C">
      <w:pPr>
        <w:pStyle w:val="ListParagraph"/>
        <w:ind w:left="1440"/>
        <w:rPr>
          <w:rFonts w:ascii="Segoe UI" w:hAnsi="Segoe UI" w:cs="Segoe UI"/>
          <w:color w:val="0D0D0D"/>
          <w:sz w:val="20"/>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7">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7686805A" w14:textId="13F7C85B" w:rsidR="005E1235" w:rsidRPr="00A12718" w:rsidRDefault="0022736D" w:rsidP="004C7650">
      <w:pPr>
        <w:pStyle w:val="ListParagraph"/>
        <w:numPr>
          <w:ilvl w:val="0"/>
          <w:numId w:val="15"/>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Structure d’un message SOAP :</w:t>
      </w:r>
    </w:p>
    <w:p w14:paraId="23CDFB9D" w14:textId="77777777" w:rsidR="0022736D" w:rsidRPr="00A12718" w:rsidRDefault="0022736D" w:rsidP="004C7650">
      <w:pPr>
        <w:pStyle w:val="ListParagraph"/>
        <w:ind w:left="0"/>
        <w:rPr>
          <w:rFonts w:ascii="Times New Roman" w:hAnsi="Times New Roman" w:cs="Times New Roman"/>
          <w:b/>
          <w:color w:val="0D0D0D"/>
          <w:sz w:val="24"/>
          <w:szCs w:val="28"/>
          <w:shd w:val="clear" w:color="auto" w:fill="FFFFFF"/>
        </w:rPr>
      </w:pPr>
    </w:p>
    <w:p w14:paraId="3D8D5E19" w14:textId="5107121E" w:rsidR="005E1235" w:rsidRPr="00A12718" w:rsidRDefault="0022736D"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8">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32C3ED9A" w14:textId="52F82EFA" w:rsidR="0022736D" w:rsidRPr="00A12718" w:rsidRDefault="0022736D"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Architecture d’API REST :</w:t>
      </w:r>
    </w:p>
    <w:p w14:paraId="162F04F0" w14:textId="63F00789" w:rsidR="0022736D" w:rsidRPr="00A12718" w:rsidRDefault="0022736D"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L'architecture REST est un style d'architecture qui offre une approche plus légère que SOAP. Contrairement à SOAP qui utilise XML pour les requêtes, REST se base souvent sur des </w:t>
      </w:r>
      <w:r w:rsidRPr="00A12718">
        <w:rPr>
          <w:rFonts w:ascii="Times New Roman" w:hAnsi="Times New Roman" w:cs="Times New Roman"/>
          <w:color w:val="0D0D0D"/>
          <w:sz w:val="24"/>
          <w:szCs w:val="28"/>
          <w:shd w:val="clear" w:color="auto" w:fill="FFFFFF"/>
        </w:rPr>
        <w:lastRenderedPageBreak/>
        <w:t>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Pr="00A12718" w:rsidRDefault="0048542F" w:rsidP="0022736D">
      <w:pPr>
        <w:ind w:left="1416"/>
        <w:rPr>
          <w:rFonts w:ascii="Segoe UI" w:hAnsi="Segoe UI" w:cs="Segoe UI"/>
          <w:color w:val="0D0D0D"/>
          <w:sz w:val="20"/>
          <w:shd w:val="clear" w:color="auto" w:fill="FFFFFF"/>
        </w:rPr>
      </w:pPr>
    </w:p>
    <w:p w14:paraId="646BD0C7" w14:textId="77777777" w:rsidR="0022736D" w:rsidRPr="00A12718" w:rsidRDefault="0022736D" w:rsidP="0022736D">
      <w:pPr>
        <w:ind w:left="1416"/>
        <w:rPr>
          <w:rFonts w:ascii="Segoe UI" w:hAnsi="Segoe UI" w:cs="Segoe UI"/>
          <w:color w:val="0D0D0D"/>
          <w:sz w:val="20"/>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Pr="00A12718" w:rsidRDefault="0022736D" w:rsidP="004C7650">
      <w:pPr>
        <w:rPr>
          <w:rFonts w:ascii="Times New Roman" w:hAnsi="Times New Roman" w:cs="Times New Roman"/>
          <w:b/>
          <w:color w:val="0D0D0D"/>
          <w:sz w:val="24"/>
          <w:szCs w:val="28"/>
          <w:shd w:val="clear" w:color="auto" w:fill="FFFFFF"/>
        </w:rPr>
      </w:pPr>
    </w:p>
    <w:p w14:paraId="63AB11F6" w14:textId="77777777" w:rsidR="00FD7E73" w:rsidRPr="00A12718" w:rsidRDefault="0048542F"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L'architecture d'API utilisée :</w:t>
      </w:r>
    </w:p>
    <w:p w14:paraId="143FF9D1" w14:textId="34DCE422" w:rsidR="0048542F" w:rsidRPr="00A12718" w:rsidRDefault="0048542F"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sz w:val="24"/>
          <w:szCs w:val="28"/>
        </w:rPr>
        <w:br/>
      </w:r>
      <w:r w:rsidRPr="00A12718">
        <w:rPr>
          <w:rFonts w:ascii="Times New Roman" w:hAnsi="Times New Roman" w:cs="Times New Roman"/>
          <w:color w:val="0D0D0D"/>
          <w:sz w:val="24"/>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et l'utilisation des JWT pour l'authentification et l'autorisation des requêtes.</w:t>
      </w:r>
    </w:p>
    <w:p w14:paraId="6BD3487C" w14:textId="210C3C18" w:rsidR="0048542F" w:rsidRPr="00A12718" w:rsidRDefault="004473C1"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Principe de JWT :</w:t>
      </w:r>
    </w:p>
    <w:p w14:paraId="0C0A14DB" w14:textId="77777777"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A12718" w:rsidRDefault="004473C1" w:rsidP="004C7650">
      <w:pPr>
        <w:pStyle w:val="ListParagraph"/>
        <w:numPr>
          <w:ilvl w:val="0"/>
          <w:numId w:val="16"/>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En résumé, JWT offre une solution sécurisée et efficace pour gérer l'authentification et l'autorisation dans les applications web modernes.</w:t>
      </w:r>
    </w:p>
    <w:p w14:paraId="1EB3AC49" w14:textId="6DE53C64"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Pr="00A12718" w:rsidRDefault="004473C1" w:rsidP="008B0420">
      <w:pPr>
        <w:pStyle w:val="ListParagraph"/>
        <w:ind w:left="1296"/>
        <w:rPr>
          <w:rFonts w:ascii="Segoe UI" w:hAnsi="Segoe UI" w:cs="Segoe UI"/>
          <w:color w:val="0D0D0D"/>
          <w:sz w:val="20"/>
          <w:shd w:val="clear" w:color="auto" w:fill="FFFFFF"/>
        </w:rPr>
      </w:pPr>
    </w:p>
    <w:p w14:paraId="0EFD35D3" w14:textId="2306AA0F" w:rsidR="004473C1" w:rsidRPr="00A12718" w:rsidRDefault="004473C1" w:rsidP="004C7650">
      <w:pPr>
        <w:pStyle w:val="ListParagraph"/>
        <w:ind w:left="0"/>
        <w:rPr>
          <w:rFonts w:ascii="Times New Roman" w:hAnsi="Times New Roman" w:cs="Times New Roman"/>
          <w:color w:val="0D0D0D"/>
          <w:sz w:val="24"/>
          <w:szCs w:val="28"/>
          <w:shd w:val="clear" w:color="auto" w:fill="FFFFFF"/>
        </w:rPr>
      </w:pPr>
    </w:p>
    <w:p w14:paraId="51B6C316" w14:textId="2D10870D"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Structure de JWT :</w:t>
      </w:r>
    </w:p>
    <w:p w14:paraId="6E19D529" w14:textId="77777777"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p>
    <w:p w14:paraId="0BAB5AD1"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Un JSON Web Token (JWT) est composé de trois parties distinctes qui en définissent la structure. </w:t>
      </w:r>
    </w:p>
    <w:p w14:paraId="0383D143" w14:textId="07380884"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Tout d'abord, l'en-tête (</w:t>
      </w:r>
      <w:r w:rsidRPr="00A12718">
        <w:rPr>
          <w:rFonts w:ascii="Times New Roman" w:hAnsi="Times New Roman" w:cs="Times New Roman"/>
          <w:b/>
          <w:color w:val="0D0D0D"/>
          <w:sz w:val="24"/>
          <w:szCs w:val="28"/>
          <w:shd w:val="clear" w:color="auto" w:fill="FFFFFF"/>
        </w:rPr>
        <w:t>header</w:t>
      </w:r>
      <w:r w:rsidRPr="00A12718">
        <w:rPr>
          <w:rFonts w:ascii="Times New Roman" w:hAnsi="Times New Roman" w:cs="Times New Roman"/>
          <w:color w:val="0D0D0D"/>
          <w:sz w:val="24"/>
          <w:szCs w:val="28"/>
          <w:shd w:val="clear" w:color="auto" w:fill="FFFFFF"/>
        </w:rPr>
        <w:t>) contient des métadonnées telles que le type de token (typ) et l'algorithme de signature utilisé (alg).</w:t>
      </w:r>
    </w:p>
    <w:p w14:paraId="533E42D0"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Ensuite, la charge utile (</w:t>
      </w:r>
      <w:r w:rsidRPr="00A12718">
        <w:rPr>
          <w:rFonts w:ascii="Times New Roman" w:hAnsi="Times New Roman" w:cs="Times New Roman"/>
          <w:b/>
          <w:sz w:val="24"/>
          <w:szCs w:val="28"/>
          <w:shd w:val="clear" w:color="auto" w:fill="FFFFFF"/>
        </w:rPr>
        <w:t>payload</w:t>
      </w:r>
      <w:r w:rsidRPr="00A12718">
        <w:rPr>
          <w:rFonts w:ascii="Times New Roman" w:hAnsi="Times New Roman" w:cs="Times New Roman"/>
          <w:color w:val="0D0D0D"/>
          <w:sz w:val="24"/>
          <w:szCs w:val="28"/>
          <w:shd w:val="clear" w:color="auto" w:fill="FFFFFF"/>
        </w:rPr>
        <w:t>) transporte les données d'authentification ou d'autorisation, telles que l'identifiant de l'utilisateur, les rôles ou les autorisations.</w:t>
      </w:r>
    </w:p>
    <w:p w14:paraId="16C0FE12"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Enfin, la </w:t>
      </w:r>
      <w:r w:rsidRPr="00A12718">
        <w:rPr>
          <w:rFonts w:ascii="Times New Roman" w:hAnsi="Times New Roman" w:cs="Times New Roman"/>
          <w:b/>
          <w:sz w:val="24"/>
          <w:szCs w:val="28"/>
          <w:shd w:val="clear" w:color="auto" w:fill="FFFFFF"/>
        </w:rPr>
        <w:t>signature</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l'intégrité du token en combinant de manière sécurisée l'en-tête et la charge utile avec une clé secrète, générant ainsi un hash unique.</w:t>
      </w:r>
    </w:p>
    <w:p w14:paraId="69AAC14A" w14:textId="5D32DF39" w:rsidR="004473C1" w:rsidRDefault="00F75342"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La structure complète du JWT se présente sous la forme suivante : </w:t>
      </w:r>
      <w:proofErr w:type="gramStart"/>
      <w:r w:rsidRPr="00A12718">
        <w:rPr>
          <w:rFonts w:ascii="Times New Roman" w:hAnsi="Times New Roman" w:cs="Times New Roman"/>
          <w:b/>
          <w:color w:val="0D0D0D"/>
          <w:sz w:val="24"/>
          <w:szCs w:val="28"/>
          <w:shd w:val="clear" w:color="auto" w:fill="FFFFFF"/>
        </w:rPr>
        <w:t>header.payload</w:t>
      </w:r>
      <w:proofErr w:type="gramEnd"/>
      <w:r w:rsidRPr="00A12718">
        <w:rPr>
          <w:rFonts w:ascii="Times New Roman" w:hAnsi="Times New Roman" w:cs="Times New Roman"/>
          <w:b/>
          <w:color w:val="0D0D0D"/>
          <w:sz w:val="24"/>
          <w:szCs w:val="28"/>
          <w:shd w:val="clear" w:color="auto" w:fill="FFFFFF"/>
        </w:rPr>
        <w:t>.signature.</w:t>
      </w:r>
    </w:p>
    <w:p w14:paraId="03AA83F3" w14:textId="77777777" w:rsidR="00A12718" w:rsidRPr="00A12718" w:rsidRDefault="00A12718" w:rsidP="004C7650">
      <w:pPr>
        <w:pStyle w:val="ListParagraph"/>
        <w:ind w:left="0"/>
        <w:rPr>
          <w:rFonts w:ascii="Times New Roman" w:hAnsi="Times New Roman" w:cs="Times New Roman"/>
          <w:b/>
          <w:color w:val="0D0D0D"/>
          <w:sz w:val="24"/>
          <w:szCs w:val="28"/>
          <w:shd w:val="clear" w:color="auto" w:fill="FFFFFF"/>
        </w:rPr>
      </w:pPr>
    </w:p>
    <w:p w14:paraId="3BD96EBA" w14:textId="7C68CE23" w:rsidR="00F75342" w:rsidRPr="00A12718" w:rsidRDefault="00A12718" w:rsidP="00A12718">
      <w:pPr>
        <w:pStyle w:val="ListParagraph"/>
        <w:ind w:left="0"/>
        <w:jc w:val="center"/>
        <w:rPr>
          <w:rFonts w:ascii="Times New Roman" w:hAnsi="Times New Roman" w:cs="Times New Roman"/>
          <w:color w:val="0D0D0D"/>
          <w:sz w:val="24"/>
          <w:szCs w:val="28"/>
          <w:shd w:val="clear" w:color="auto" w:fill="FFFFFF"/>
        </w:rPr>
      </w:pPr>
      <w:r>
        <w:rPr>
          <w:rFonts w:ascii="Segoe UI" w:hAnsi="Segoe UI" w:cs="Segoe UI"/>
          <w:noProof/>
          <w:color w:val="0D0D0D"/>
          <w:shd w:val="clear" w:color="auto" w:fill="FFFFFF"/>
        </w:rPr>
        <w:lastRenderedPageBreak/>
        <w:drawing>
          <wp:inline distT="0" distB="0" distL="0" distR="0" wp14:anchorId="5BB90FBF" wp14:editId="7A0A8DB1">
            <wp:extent cx="4562475" cy="2668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9038" cy="2678594"/>
                    </a:xfrm>
                    <a:prstGeom prst="rect">
                      <a:avLst/>
                    </a:prstGeom>
                  </pic:spPr>
                </pic:pic>
              </a:graphicData>
            </a:graphic>
          </wp:inline>
        </w:drawing>
      </w:r>
    </w:p>
    <w:p w14:paraId="0A2E1FAC" w14:textId="37DEC524" w:rsidR="004473C1" w:rsidRPr="00A12718" w:rsidRDefault="004473C1" w:rsidP="008B0420">
      <w:pPr>
        <w:pStyle w:val="ListParagraph"/>
        <w:ind w:left="1296"/>
        <w:rPr>
          <w:rFonts w:ascii="Segoe UI" w:hAnsi="Segoe UI" w:cs="Segoe UI"/>
          <w:color w:val="0D0D0D"/>
          <w:sz w:val="20"/>
          <w:shd w:val="clear" w:color="auto" w:fill="FFFFFF"/>
        </w:rPr>
      </w:pPr>
    </w:p>
    <w:p w14:paraId="5E3FB61C" w14:textId="1E6EE091" w:rsidR="00F75342" w:rsidRDefault="00F75342" w:rsidP="00F75342">
      <w:pPr>
        <w:pStyle w:val="ListParagraph"/>
        <w:ind w:left="1296"/>
        <w:rPr>
          <w:rFonts w:ascii="Segoe UI" w:hAnsi="Segoe UI" w:cs="Segoe UI"/>
          <w:color w:val="0D0D0D"/>
          <w:shd w:val="clear" w:color="auto" w:fill="FFFFFF"/>
        </w:rPr>
      </w:pPr>
    </w:p>
    <w:p w14:paraId="17123CF0" w14:textId="086FB959" w:rsidR="00F75342" w:rsidRPr="00A12718" w:rsidRDefault="00F75342" w:rsidP="00F75342">
      <w:pPr>
        <w:pStyle w:val="ListParagraph"/>
        <w:ind w:left="1296"/>
        <w:rPr>
          <w:rFonts w:cstheme="minorHAnsi"/>
          <w:color w:val="0D0D0D"/>
          <w:sz w:val="24"/>
          <w:szCs w:val="24"/>
          <w:shd w:val="clear" w:color="auto" w:fill="FFFFFF"/>
        </w:rPr>
      </w:pPr>
    </w:p>
    <w:p w14:paraId="600B2B37" w14:textId="77777777" w:rsidR="0091044F" w:rsidRPr="00A12718" w:rsidRDefault="0091044F" w:rsidP="004C7650">
      <w:pPr>
        <w:pStyle w:val="ListParagraph"/>
        <w:numPr>
          <w:ilvl w:val="0"/>
          <w:numId w:val="17"/>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2">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A12718" w:rsidRDefault="0091044F" w:rsidP="00E9346B">
      <w:pPr>
        <w:pStyle w:val="ListParagraph"/>
        <w:ind w:left="0"/>
        <w:rPr>
          <w:rFonts w:ascii="Times New Roman" w:hAnsi="Times New Roman" w:cs="Times New Roman"/>
          <w:color w:val="0D0D0D"/>
          <w:sz w:val="24"/>
          <w:szCs w:val="28"/>
          <w:shd w:val="clear" w:color="auto" w:fill="FFFFFF"/>
        </w:rPr>
      </w:pPr>
    </w:p>
    <w:p w14:paraId="308496E8" w14:textId="5D6450C4" w:rsidR="0091044F" w:rsidRPr="00A12718" w:rsidRDefault="001852C7"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lastRenderedPageBreak/>
        <w:t>Choix de la méthodologie :</w:t>
      </w:r>
    </w:p>
    <w:p w14:paraId="472CA85A" w14:textId="77777777" w:rsidR="001852C7" w:rsidRPr="00A12718" w:rsidRDefault="001852C7" w:rsidP="00E9346B">
      <w:pPr>
        <w:pStyle w:val="ListParagraph"/>
        <w:ind w:left="0"/>
        <w:rPr>
          <w:rFonts w:ascii="Times New Roman" w:hAnsi="Times New Roman" w:cs="Times New Roman"/>
          <w:color w:val="0D0D0D"/>
          <w:sz w:val="24"/>
          <w:szCs w:val="28"/>
          <w:shd w:val="clear" w:color="auto" w:fill="FFFFFF"/>
        </w:rPr>
      </w:pPr>
    </w:p>
    <w:p w14:paraId="79FF1F10" w14:textId="3D801B02" w:rsidR="0091044F" w:rsidRPr="00A12718" w:rsidRDefault="001852C7" w:rsidP="00E9346B">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A12718">
        <w:rPr>
          <w:rFonts w:ascii="Times New Roman" w:hAnsi="Times New Roman" w:cs="Times New Roman"/>
          <w:color w:val="0D0D0D"/>
          <w:sz w:val="24"/>
          <w:szCs w:val="28"/>
          <w:shd w:val="clear" w:color="auto" w:fill="FFFFFF"/>
        </w:rPr>
        <w:t>Une méthode Agile</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une meilleure qualité de communication avec l’utilisateur, une meilleure visibilité du</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client sur l’avancement des travaux, un meilleur contrôle de qualité par le fait que les tests sont</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effectués en continu,</w:t>
      </w:r>
      <w:r w:rsidRPr="00A12718">
        <w:rPr>
          <w:rFonts w:ascii="Times New Roman" w:hAnsi="Times New Roman" w:cs="Times New Roman"/>
          <w:color w:val="0D0D0D"/>
          <w:szCs w:val="28"/>
          <w:shd w:val="clear" w:color="auto" w:fill="FFFFFF"/>
        </w:rPr>
        <w:t xml:space="preserve"> ce </w:t>
      </w:r>
      <w:r w:rsidRPr="00A12718">
        <w:rPr>
          <w:rFonts w:ascii="Times New Roman" w:hAnsi="Times New Roman" w:cs="Times New Roman"/>
          <w:color w:val="0D0D0D"/>
          <w:sz w:val="24"/>
          <w:szCs w:val="28"/>
          <w:shd w:val="clear" w:color="auto" w:fill="FFFFFF"/>
        </w:rPr>
        <w:t>qui permet de détecter rapidement les problèmes. Elle intègre aussi la</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notion de travail en équipe [</w:t>
      </w:r>
      <w:r w:rsidR="00F74415" w:rsidRPr="00A12718">
        <w:rPr>
          <w:rFonts w:ascii="Times New Roman" w:hAnsi="Times New Roman" w:cs="Times New Roman"/>
          <w:color w:val="0D0D0D"/>
          <w:sz w:val="24"/>
          <w:szCs w:val="28"/>
          <w:shd w:val="clear" w:color="auto" w:fill="FFFFFF"/>
        </w:rPr>
        <w:t>6</w:t>
      </w:r>
      <w:r w:rsidRPr="00A12718">
        <w:rPr>
          <w:rFonts w:ascii="Times New Roman" w:hAnsi="Times New Roman" w:cs="Times New Roman"/>
          <w:color w:val="0D0D0D"/>
          <w:sz w:val="24"/>
          <w:szCs w:val="28"/>
          <w:shd w:val="clear" w:color="auto" w:fill="FFFFFF"/>
        </w:rPr>
        <w:t>].</w:t>
      </w:r>
    </w:p>
    <w:p w14:paraId="1915D320"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Parmi les méthodes Agiles, nous utilisons « </w:t>
      </w:r>
      <w:r w:rsidRPr="00A12718">
        <w:rPr>
          <w:rFonts w:ascii="Times New Roman" w:hAnsi="Times New Roman" w:cs="Times New Roman"/>
          <w:b/>
          <w:sz w:val="24"/>
          <w:szCs w:val="28"/>
          <w:shd w:val="clear" w:color="auto" w:fill="FFFFFF"/>
        </w:rPr>
        <w:t>SCRUM</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 pour la réalisation de notre projet. </w:t>
      </w:r>
    </w:p>
    <w:p w14:paraId="79587A19" w14:textId="5F95E504" w:rsidR="0091044F" w:rsidRPr="00A12718" w:rsidRDefault="00F74415"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p>
    <w:p w14:paraId="17BDC8F5" w14:textId="0AB3EDB1" w:rsidR="00F74415" w:rsidRPr="00A12718" w:rsidRDefault="00F74415" w:rsidP="00E9346B">
      <w:pPr>
        <w:pStyle w:val="ListParagraph"/>
        <w:numPr>
          <w:ilvl w:val="0"/>
          <w:numId w:val="17"/>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A12718">
        <w:rPr>
          <w:rFonts w:ascii="Times New Roman" w:hAnsi="Times New Roman" w:cs="Times New Roman"/>
          <w:color w:val="0D0D0D"/>
          <w:sz w:val="24"/>
          <w:szCs w:val="28"/>
          <w:shd w:val="clear" w:color="auto" w:fill="FFFFFF"/>
        </w:rPr>
        <w:t>l‘admin</w:t>
      </w:r>
      <w:r w:rsidRPr="00A12718">
        <w:rPr>
          <w:rFonts w:ascii="Times New Roman" w:hAnsi="Times New Roman" w:cs="Times New Roman"/>
          <w:color w:val="0D0D0D"/>
          <w:sz w:val="24"/>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A12718" w:rsidRDefault="0091044F" w:rsidP="00E9346B">
      <w:pPr>
        <w:pStyle w:val="ListParagraph"/>
        <w:ind w:left="0"/>
        <w:rPr>
          <w:rFonts w:ascii="Times New Roman" w:hAnsi="Times New Roman" w:cs="Times New Roman"/>
          <w:color w:val="0D0D0D"/>
          <w:sz w:val="24"/>
          <w:szCs w:val="28"/>
          <w:shd w:val="clear" w:color="auto" w:fill="FFFFFF"/>
        </w:rPr>
      </w:pPr>
    </w:p>
    <w:p w14:paraId="12843E29" w14:textId="4BC3D3A8" w:rsidR="00F74415" w:rsidRPr="00E9346B" w:rsidRDefault="00F74415"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p>
    <w:p w14:paraId="2296CE1B" w14:textId="77777777" w:rsidR="00B546D0" w:rsidRPr="00A12718" w:rsidRDefault="00B546D0"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Son principe est d’accuser et de donner le choix d’organisation à</w:t>
      </w:r>
    </w:p>
    <w:p w14:paraId="43C8DA8B" w14:textId="1F736FBF" w:rsidR="0091044F" w:rsidRPr="00A12718" w:rsidRDefault="00B546D0" w:rsidP="00E9346B">
      <w:pPr>
        <w:pStyle w:val="ListParagraph"/>
        <w:ind w:left="0"/>
        <w:rPr>
          <w:rFonts w:ascii="Times New Roman" w:hAnsi="Times New Roman" w:cs="Times New Roman"/>
          <w:color w:val="0D0D0D"/>
          <w:sz w:val="24"/>
          <w:szCs w:val="28"/>
          <w:shd w:val="clear" w:color="auto" w:fill="FFFFFF"/>
        </w:rPr>
      </w:pPr>
      <w:proofErr w:type="gramStart"/>
      <w:r w:rsidRPr="00A12718">
        <w:rPr>
          <w:rFonts w:ascii="Times New Roman" w:hAnsi="Times New Roman" w:cs="Times New Roman"/>
          <w:color w:val="0D0D0D"/>
          <w:sz w:val="24"/>
          <w:szCs w:val="28"/>
          <w:shd w:val="clear" w:color="auto" w:fill="FFFFFF"/>
        </w:rPr>
        <w:t>une</w:t>
      </w:r>
      <w:proofErr w:type="gramEnd"/>
      <w:r w:rsidRPr="00A12718">
        <w:rPr>
          <w:rFonts w:ascii="Times New Roman" w:hAnsi="Times New Roman" w:cs="Times New Roman"/>
          <w:color w:val="0D0D0D"/>
          <w:sz w:val="24"/>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r w:rsid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ensemble pour atteindre un but </w:t>
      </w:r>
      <w:r w:rsidR="00A12718" w:rsidRPr="00A12718">
        <w:rPr>
          <w:rFonts w:ascii="Times New Roman" w:hAnsi="Times New Roman" w:cs="Times New Roman"/>
          <w:color w:val="0D0D0D"/>
          <w:sz w:val="24"/>
          <w:szCs w:val="28"/>
          <w:shd w:val="clear" w:color="auto" w:fill="FFFFFF"/>
        </w:rPr>
        <w:t>commun. [</w:t>
      </w:r>
      <w:r w:rsidRPr="00A12718">
        <w:rPr>
          <w:rFonts w:ascii="Times New Roman" w:hAnsi="Times New Roman" w:cs="Times New Roman"/>
          <w:color w:val="0D0D0D"/>
          <w:sz w:val="24"/>
          <w:szCs w:val="28"/>
          <w:shd w:val="clear" w:color="auto" w:fill="FFFFFF"/>
        </w:rPr>
        <w:t>7]</w:t>
      </w:r>
    </w:p>
    <w:p w14:paraId="1AC9D7B5" w14:textId="571C42B1" w:rsidR="0091044F" w:rsidRPr="00A12718" w:rsidRDefault="0091044F" w:rsidP="00E9346B">
      <w:pPr>
        <w:pStyle w:val="ListParagraph"/>
        <w:ind w:left="0"/>
        <w:rPr>
          <w:rFonts w:ascii="Times New Roman" w:hAnsi="Times New Roman" w:cs="Times New Roman"/>
          <w:b/>
          <w:color w:val="0D0D0D"/>
          <w:sz w:val="24"/>
          <w:szCs w:val="28"/>
          <w:shd w:val="clear" w:color="auto" w:fill="FFFFFF"/>
        </w:rPr>
      </w:pPr>
    </w:p>
    <w:p w14:paraId="73E94D4F" w14:textId="2A92B66C" w:rsidR="00827C5D" w:rsidRDefault="00BC7FDA"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96D2460" w14:textId="77777777" w:rsidR="00A12718" w:rsidRPr="00A12718" w:rsidRDefault="00A12718" w:rsidP="00A12718">
      <w:pPr>
        <w:pStyle w:val="ListParagraph"/>
        <w:ind w:left="0"/>
        <w:rPr>
          <w:rFonts w:ascii="Times New Roman" w:hAnsi="Times New Roman" w:cs="Times New Roman"/>
          <w:b/>
          <w:color w:val="0D0D0D"/>
          <w:sz w:val="24"/>
          <w:szCs w:val="24"/>
          <w:shd w:val="clear" w:color="auto" w:fill="FFFFFF"/>
        </w:rPr>
      </w:pPr>
    </w:p>
    <w:p w14:paraId="566A86BC" w14:textId="250D036B" w:rsidR="0091044F" w:rsidRPr="00A12718" w:rsidRDefault="00BC7FDA" w:rsidP="00E9346B">
      <w:pPr>
        <w:pStyle w:val="ListParagraph"/>
        <w:ind w:left="0"/>
        <w:rPr>
          <w:rFonts w:ascii="Times New Roman" w:hAnsi="Times New Roman" w:cs="Times New Roman"/>
          <w:b/>
          <w:color w:val="0D0D0D"/>
          <w:sz w:val="24"/>
          <w:szCs w:val="24"/>
          <w:shd w:val="clear" w:color="auto" w:fill="FFFFFF"/>
        </w:rPr>
      </w:pPr>
      <w:r w:rsidRPr="00A12718">
        <w:rPr>
          <w:rFonts w:ascii="Times New Roman" w:hAnsi="Times New Roman" w:cs="Times New Roman"/>
          <w:color w:val="0D0D0D"/>
          <w:sz w:val="24"/>
          <w:szCs w:val="24"/>
          <w:shd w:val="clear" w:color="auto" w:fill="FFFFFF"/>
        </w:rPr>
        <w:t>Elle est composée d’un Scrum Master, d’un Product Owner et d’équipe de développement.</w:t>
      </w:r>
    </w:p>
    <w:p w14:paraId="20F0D612" w14:textId="7E90F2DF" w:rsidR="00BC7FDA" w:rsidRPr="00827C5D" w:rsidRDefault="00CA389A"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5DC74B55">
                <wp:simplePos x="0" y="0"/>
                <wp:positionH relativeFrom="margin">
                  <wp:posOffset>462280</wp:posOffset>
                </wp:positionH>
                <wp:positionV relativeFrom="paragraph">
                  <wp:posOffset>3592195</wp:posOffset>
                </wp:positionV>
                <wp:extent cx="5165090" cy="1123950"/>
                <wp:effectExtent l="0" t="0" r="1651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123950"/>
                        </a:xfrm>
                        <a:prstGeom prst="rect">
                          <a:avLst/>
                        </a:prstGeom>
                        <a:solidFill>
                          <a:srgbClr val="FFFFFF"/>
                        </a:solidFill>
                        <a:ln w="9525">
                          <a:solidFill>
                            <a:srgbClr val="000000"/>
                          </a:solidFill>
                          <a:miter lim="800000"/>
                          <a:headEnd/>
                          <a:tailEnd/>
                        </a:ln>
                      </wps:spPr>
                      <wps:txbx>
                        <w:txbxContent>
                          <w:p w14:paraId="6B059E97" w14:textId="77777777" w:rsidR="00CD735F" w:rsidRPr="003034CA" w:rsidRDefault="00CD735F" w:rsidP="00CA389A">
                            <w:pPr>
                              <w:pStyle w:val="ListParagraph"/>
                              <w:numPr>
                                <w:ilvl w:val="0"/>
                                <w:numId w:val="20"/>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CD735F" w:rsidRPr="00E9346B" w:rsidRDefault="00CD735F" w:rsidP="00CA389A">
                            <w:pPr>
                              <w:pStyle w:val="ListParagraph"/>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F1650" id="_x0000_t202" coordsize="21600,21600" o:spt="202" path="m,l,21600r21600,l21600,xe">
                <v:stroke joinstyle="miter"/>
                <v:path gradientshapeok="t" o:connecttype="rect"/>
              </v:shapetype>
              <v:shape id="Text Box 2" o:spid="_x0000_s1026" type="#_x0000_t202" style="position:absolute;margin-left:36.4pt;margin-top:282.85pt;width:406.7pt;height:8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">
                <v:textbox>
                  <w:txbxContent>
                    <w:p w14:paraId="6B059E97" w14:textId="77777777" w:rsidR="00CD735F" w:rsidRPr="003034CA" w:rsidRDefault="00CD735F" w:rsidP="00CA389A">
                      <w:pPr>
                        <w:pStyle w:val="ListParagraph"/>
                        <w:numPr>
                          <w:ilvl w:val="0"/>
                          <w:numId w:val="20"/>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CD735F" w:rsidRPr="00E9346B" w:rsidRDefault="00CD735F" w:rsidP="00CA389A">
                      <w:pPr>
                        <w:pStyle w:val="ListParagraph"/>
                        <w:rPr>
                          <w:rFonts w:ascii="Times New Roman" w:hAnsi="Times New Roman" w:cs="Times New Roman"/>
                          <w:sz w:val="28"/>
                          <w:szCs w:val="28"/>
                        </w:rPr>
                      </w:pP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1FD37B86">
                <wp:simplePos x="0" y="0"/>
                <wp:positionH relativeFrom="margin">
                  <wp:posOffset>452755</wp:posOffset>
                </wp:positionH>
                <wp:positionV relativeFrom="paragraph">
                  <wp:posOffset>2020570</wp:posOffset>
                </wp:positionV>
                <wp:extent cx="5165725" cy="1562100"/>
                <wp:effectExtent l="0" t="0" r="158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1562100"/>
                        </a:xfrm>
                        <a:prstGeom prst="rect">
                          <a:avLst/>
                        </a:prstGeom>
                        <a:solidFill>
                          <a:srgbClr val="FFFFFF"/>
                        </a:solidFill>
                        <a:ln w="9525">
                          <a:solidFill>
                            <a:srgbClr val="000000"/>
                          </a:solidFill>
                          <a:miter lim="800000"/>
                          <a:headEnd/>
                          <a:tailEnd/>
                        </a:ln>
                      </wps:spPr>
                      <wps:txbx>
                        <w:txbxContent>
                          <w:p w14:paraId="42872579" w14:textId="77777777" w:rsidR="00CD735F" w:rsidRPr="003034CA" w:rsidRDefault="00CD735F" w:rsidP="00CA389A">
                            <w:pPr>
                              <w:pStyle w:val="ListParagraph"/>
                              <w:numPr>
                                <w:ilvl w:val="0"/>
                                <w:numId w:val="19"/>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CD735F" w:rsidRPr="003034CA" w:rsidRDefault="00CD735F" w:rsidP="00CA389A">
                            <w:pPr>
                              <w:pStyle w:val="ListParagraph"/>
                              <w:rPr>
                                <w:rFonts w:ascii="Times New Roman" w:hAnsi="Times New Roman" w:cs="Times New Roman"/>
                                <w:b/>
                                <w:sz w:val="24"/>
                                <w:szCs w:val="24"/>
                              </w:rPr>
                            </w:pPr>
                            <w:r w:rsidRPr="003034CA">
                              <w:rPr>
                                <w:rStyle w:val="Heading1Ch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CD735F" w:rsidRPr="003034CA" w:rsidRDefault="00CD735F"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CD735F" w:rsidRPr="003034CA" w:rsidRDefault="00CD735F"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CD735F" w:rsidRPr="00E9346B" w:rsidRDefault="00CD735F" w:rsidP="0019171E">
                            <w:pPr>
                              <w:pStyle w:val="ListParagraph"/>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7" type="#_x0000_t202" style="position:absolute;margin-left:35.65pt;margin-top:159.1pt;width:406.75pt;height:12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">
                <v:textbox>
                  <w:txbxContent>
                    <w:p w14:paraId="42872579" w14:textId="77777777" w:rsidR="00CD735F" w:rsidRPr="003034CA" w:rsidRDefault="00CD735F" w:rsidP="00CA389A">
                      <w:pPr>
                        <w:pStyle w:val="ListParagraph"/>
                        <w:numPr>
                          <w:ilvl w:val="0"/>
                          <w:numId w:val="19"/>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CD735F" w:rsidRPr="003034CA" w:rsidRDefault="00CD735F" w:rsidP="00CA389A">
                      <w:pPr>
                        <w:pStyle w:val="ListParagraph"/>
                        <w:rPr>
                          <w:rFonts w:ascii="Times New Roman" w:hAnsi="Times New Roman" w:cs="Times New Roman"/>
                          <w:b/>
                          <w:sz w:val="24"/>
                          <w:szCs w:val="24"/>
                        </w:rPr>
                      </w:pPr>
                      <w:r w:rsidRPr="003034CA">
                        <w:rPr>
                          <w:rStyle w:val="Heading1Ch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CD735F" w:rsidRPr="003034CA" w:rsidRDefault="00CD735F"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CD735F" w:rsidRPr="003034CA" w:rsidRDefault="00CD735F"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CD735F" w:rsidRPr="00E9346B" w:rsidRDefault="00CD735F" w:rsidP="0019171E">
                      <w:pPr>
                        <w:pStyle w:val="ListParagraph"/>
                        <w:rPr>
                          <w:rFonts w:ascii="Times New Roman" w:hAnsi="Times New Roman" w:cs="Times New Roman"/>
                          <w:sz w:val="28"/>
                          <w:szCs w:val="28"/>
                        </w:rPr>
                      </w:pPr>
                    </w:p>
                  </w:txbxContent>
                </v:textbox>
                <w10:wrap type="square" anchorx="margin"/>
              </v:shape>
            </w:pict>
          </mc:Fallback>
        </mc:AlternateContent>
      </w:r>
      <w:r w:rsidR="00E9346B"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3DCB31EA">
                <wp:simplePos x="0" y="0"/>
                <wp:positionH relativeFrom="margin">
                  <wp:posOffset>462280</wp:posOffset>
                </wp:positionH>
                <wp:positionV relativeFrom="paragraph">
                  <wp:posOffset>334645</wp:posOffset>
                </wp:positionV>
                <wp:extent cx="5166995" cy="1676400"/>
                <wp:effectExtent l="0" t="0" r="1460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676400"/>
                        </a:xfrm>
                        <a:prstGeom prst="rect">
                          <a:avLst/>
                        </a:prstGeom>
                        <a:solidFill>
                          <a:srgbClr val="FFFFFF"/>
                        </a:solidFill>
                        <a:ln w="9525">
                          <a:solidFill>
                            <a:srgbClr val="000000"/>
                          </a:solidFill>
                          <a:miter lim="800000"/>
                          <a:headEnd/>
                          <a:tailEnd/>
                        </a:ln>
                      </wps:spPr>
                      <wps:txbx>
                        <w:txbxContent>
                          <w:p w14:paraId="487A5671" w14:textId="77777777" w:rsidR="00CD735F" w:rsidRPr="003034CA" w:rsidRDefault="00CD735F" w:rsidP="00CA389A">
                            <w:pPr>
                              <w:pStyle w:val="ListParagraph"/>
                              <w:numPr>
                                <w:ilvl w:val="0"/>
                                <w:numId w:val="37"/>
                              </w:numPr>
                              <w:rPr>
                                <w:rFonts w:ascii="Times New Roman" w:hAnsi="Times New Roman" w:cs="Times New Roman"/>
                                <w:sz w:val="24"/>
                                <w:szCs w:val="24"/>
                              </w:rPr>
                            </w:pPr>
                            <w:r w:rsidRPr="003034CA">
                              <w:rPr>
                                <w:rFonts w:ascii="Times New Roman" w:hAnsi="Times New Roman" w:cs="Times New Roman"/>
                                <w:b/>
                                <w:sz w:val="24"/>
                                <w:szCs w:val="24"/>
                              </w:rPr>
                              <w:t xml:space="preserve">Product 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CD735F" w:rsidRPr="00A12718" w:rsidRDefault="00CD735F" w:rsidP="00E9346B">
                            <w:pPr>
                              <w:ind w:hanging="142"/>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2BC6E" id="_x0000_s1028" type="#_x0000_t202" style="position:absolute;margin-left:36.4pt;margin-top:26.35pt;width:406.85pt;height:1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LpKAIAAE0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">
                <v:textbox>
                  <w:txbxContent>
                    <w:p w14:paraId="487A5671" w14:textId="77777777" w:rsidR="00CD735F" w:rsidRPr="003034CA" w:rsidRDefault="00CD735F" w:rsidP="00CA389A">
                      <w:pPr>
                        <w:pStyle w:val="ListParagraph"/>
                        <w:numPr>
                          <w:ilvl w:val="0"/>
                          <w:numId w:val="37"/>
                        </w:numPr>
                        <w:rPr>
                          <w:rFonts w:ascii="Times New Roman" w:hAnsi="Times New Roman" w:cs="Times New Roman"/>
                          <w:sz w:val="24"/>
                          <w:szCs w:val="24"/>
                        </w:rPr>
                      </w:pPr>
                      <w:r w:rsidRPr="003034CA">
                        <w:rPr>
                          <w:rFonts w:ascii="Times New Roman" w:hAnsi="Times New Roman" w:cs="Times New Roman"/>
                          <w:b/>
                          <w:sz w:val="24"/>
                          <w:szCs w:val="24"/>
                        </w:rPr>
                        <w:t xml:space="preserve">Product 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CD735F" w:rsidRPr="00A12718" w:rsidRDefault="00CD735F" w:rsidP="00E9346B">
                      <w:pPr>
                        <w:ind w:hanging="142"/>
                        <w:rPr>
                          <w:rFonts w:ascii="Times New Roman" w:hAnsi="Times New Roman" w:cs="Times New Roman"/>
                          <w:sz w:val="24"/>
                          <w:szCs w:val="24"/>
                        </w:rPr>
                      </w:pPr>
                    </w:p>
                  </w:txbxContent>
                </v:textbox>
                <w10:wrap type="square" anchorx="margin"/>
              </v:shape>
            </w:pict>
          </mc:Fallback>
        </mc:AlternateContent>
      </w:r>
    </w:p>
    <w:p w14:paraId="688199A9" w14:textId="7364D6CA" w:rsidR="00BC7FDA" w:rsidRPr="00827C5D" w:rsidRDefault="00BC7FDA" w:rsidP="00CA389A">
      <w:pPr>
        <w:rPr>
          <w:rFonts w:cstheme="minorHAnsi"/>
          <w:color w:val="0D0D0D"/>
          <w:sz w:val="32"/>
          <w:szCs w:val="32"/>
          <w:shd w:val="clear" w:color="auto" w:fill="FFFFFF"/>
        </w:rPr>
      </w:pPr>
    </w:p>
    <w:p w14:paraId="4FFF392D" w14:textId="413F14FA" w:rsidR="00B546D0" w:rsidRPr="00CA389A" w:rsidRDefault="00B546D0" w:rsidP="00E9346B">
      <w:pPr>
        <w:pStyle w:val="ListParagraph"/>
        <w:ind w:left="1296"/>
        <w:rPr>
          <w:rFonts w:cstheme="minorHAnsi"/>
          <w:color w:val="0D0D0D"/>
          <w:sz w:val="28"/>
          <w:szCs w:val="32"/>
          <w:shd w:val="clear" w:color="auto" w:fill="FFFFFF"/>
        </w:rPr>
      </w:pPr>
    </w:p>
    <w:p w14:paraId="1C3B279F" w14:textId="36023818" w:rsidR="00B546D0" w:rsidRPr="00CA389A" w:rsidRDefault="00F36A37" w:rsidP="00E9346B">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La figure suivante représente la zone d'intersection des responsabilités des divers acteurs impliqués dans un Framework Scrum :</w:t>
      </w:r>
    </w:p>
    <w:p w14:paraId="2FBE4862" w14:textId="5826A047" w:rsidR="00F36A37" w:rsidRDefault="00F36A37" w:rsidP="00F74415">
      <w:pPr>
        <w:pStyle w:val="ListParagraph"/>
        <w:ind w:left="1296"/>
        <w:rPr>
          <w:rFonts w:ascii="Segoe UI" w:hAnsi="Segoe UI" w:cs="Segoe UI"/>
          <w:color w:val="0D0D0D"/>
          <w:shd w:val="clear" w:color="auto" w:fill="FFFFFF"/>
        </w:rPr>
      </w:pPr>
    </w:p>
    <w:p w14:paraId="3ADD83E5" w14:textId="2BA7B948"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CA389A" w:rsidRDefault="002777E2" w:rsidP="002777E2">
      <w:pPr>
        <w:rPr>
          <w:rFonts w:cstheme="minorHAnsi"/>
          <w:color w:val="0D0D0D"/>
          <w:sz w:val="28"/>
          <w:szCs w:val="32"/>
          <w:shd w:val="clear" w:color="auto" w:fill="FFFFFF"/>
        </w:rPr>
      </w:pPr>
    </w:p>
    <w:p w14:paraId="3D4F9520" w14:textId="60D79B37" w:rsidR="00827C5D" w:rsidRPr="00CA389A" w:rsidRDefault="002777E2" w:rsidP="00CA389A">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Le tableau 1 met en perspective le Framework Scrum par rapport à notre projet. Il détaille les intervenants impliqués, leurs fonctions respectives, ainsi que les tâches qui leur incombent.</w:t>
      </w: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Rôle</w:t>
            </w:r>
          </w:p>
        </w:tc>
        <w:tc>
          <w:tcPr>
            <w:tcW w:w="3524" w:type="dxa"/>
          </w:tcPr>
          <w:p w14:paraId="0B028BC6" w14:textId="3516C1E2"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Mission</w:t>
            </w:r>
          </w:p>
        </w:tc>
        <w:tc>
          <w:tcPr>
            <w:tcW w:w="2786" w:type="dxa"/>
          </w:tcPr>
          <w:p w14:paraId="7BB8F195" w14:textId="34706915"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Acteur(s)</w:t>
            </w:r>
          </w:p>
        </w:tc>
      </w:tr>
      <w:tr w:rsidR="002777E2" w14:paraId="2C1AFFE4" w14:textId="77777777" w:rsidTr="002777E2">
        <w:trPr>
          <w:trHeight w:val="799"/>
        </w:trPr>
        <w:tc>
          <w:tcPr>
            <w:tcW w:w="1928" w:type="dxa"/>
          </w:tcPr>
          <w:p w14:paraId="342FD8B1" w14:textId="4CC1D868"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team</w:t>
            </w:r>
          </w:p>
        </w:tc>
        <w:tc>
          <w:tcPr>
            <w:tcW w:w="3524" w:type="dxa"/>
          </w:tcPr>
          <w:p w14:paraId="2A98C749" w14:textId="05C42C43"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Conception, développement, test et Validation, déploiement</w:t>
            </w:r>
          </w:p>
        </w:tc>
        <w:tc>
          <w:tcPr>
            <w:tcW w:w="2786" w:type="dxa"/>
          </w:tcPr>
          <w:p w14:paraId="7DDF2E9E" w14:textId="760C5C54"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Houimel Oumaima+</w:t>
            </w:r>
          </w:p>
          <w:p w14:paraId="4221F75A" w14:textId="65195950"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Mahjoub Ali</w:t>
            </w:r>
          </w:p>
        </w:tc>
      </w:tr>
      <w:tr w:rsidR="002777E2" w14:paraId="797F770B" w14:textId="77777777" w:rsidTr="002777E2">
        <w:trPr>
          <w:trHeight w:val="712"/>
        </w:trPr>
        <w:tc>
          <w:tcPr>
            <w:tcW w:w="1928" w:type="dxa"/>
          </w:tcPr>
          <w:p w14:paraId="22D794DD" w14:textId="5D1127FA"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Product Owner</w:t>
            </w:r>
          </w:p>
        </w:tc>
        <w:tc>
          <w:tcPr>
            <w:tcW w:w="3524" w:type="dxa"/>
          </w:tcPr>
          <w:p w14:paraId="43769D41" w14:textId="3D26F28F"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Définition des besoins du système</w:t>
            </w:r>
          </w:p>
        </w:tc>
        <w:tc>
          <w:tcPr>
            <w:tcW w:w="2786" w:type="dxa"/>
          </w:tcPr>
          <w:p w14:paraId="387B9E94" w14:textId="2D73BD7C"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Mr Rochdi Jedidi</w:t>
            </w:r>
          </w:p>
        </w:tc>
      </w:tr>
      <w:tr w:rsidR="002777E2" w14:paraId="628027BC" w14:textId="77777777" w:rsidTr="002777E2">
        <w:trPr>
          <w:trHeight w:val="500"/>
        </w:trPr>
        <w:tc>
          <w:tcPr>
            <w:tcW w:w="1928" w:type="dxa"/>
          </w:tcPr>
          <w:p w14:paraId="2A06D4B0" w14:textId="46015E5D"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Master</w:t>
            </w:r>
          </w:p>
        </w:tc>
        <w:tc>
          <w:tcPr>
            <w:tcW w:w="3524" w:type="dxa"/>
          </w:tcPr>
          <w:p w14:paraId="631A28CB" w14:textId="440EC3A8"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Admission du projet</w:t>
            </w:r>
          </w:p>
        </w:tc>
        <w:tc>
          <w:tcPr>
            <w:tcW w:w="2786" w:type="dxa"/>
          </w:tcPr>
          <w:p w14:paraId="7D9BF12C" w14:textId="4DF6639A"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Mme 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4">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6D938B6F" w14:textId="03BEC885" w:rsidR="00CA389A"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Démarrage du projet avec Scrum :</w:t>
      </w:r>
    </w:p>
    <w:p w14:paraId="491F4286" w14:textId="77777777" w:rsidR="00CA389A" w:rsidRPr="00CA389A" w:rsidRDefault="00CA389A" w:rsidP="00E9346B">
      <w:pPr>
        <w:pStyle w:val="ListParagraph"/>
        <w:ind w:left="0"/>
        <w:rPr>
          <w:rFonts w:ascii="Times New Roman" w:hAnsi="Times New Roman" w:cs="Times New Roman"/>
          <w:color w:val="0D0D0D"/>
          <w:sz w:val="24"/>
          <w:szCs w:val="24"/>
          <w:shd w:val="clear" w:color="auto" w:fill="FFFFFF"/>
        </w:rPr>
      </w:pPr>
    </w:p>
    <w:p w14:paraId="04846550"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Le Product Owner est responsable de l’entretien du Product Backlog. Il s’agit de la liste des </w:t>
      </w:r>
      <w:proofErr w:type="spellStart"/>
      <w:r w:rsidRPr="00CA389A">
        <w:rPr>
          <w:rFonts w:ascii="Times New Roman" w:hAnsi="Times New Roman" w:cs="Times New Roman"/>
          <w:color w:val="0D0D0D"/>
          <w:sz w:val="24"/>
          <w:szCs w:val="24"/>
          <w:shd w:val="clear" w:color="auto" w:fill="FFFFFF"/>
        </w:rPr>
        <w:t>foncionnalités</w:t>
      </w:r>
      <w:proofErr w:type="spellEnd"/>
      <w:r w:rsidRPr="00CA389A">
        <w:rPr>
          <w:rFonts w:ascii="Times New Roman" w:hAnsi="Times New Roman" w:cs="Times New Roman"/>
          <w:color w:val="0D0D0D"/>
          <w:sz w:val="24"/>
          <w:szCs w:val="24"/>
          <w:shd w:val="clear" w:color="auto" w:fill="FFFFFF"/>
        </w:rPr>
        <w:t xml:space="preserve"> du produit à </w:t>
      </w:r>
      <w:proofErr w:type="spellStart"/>
      <w:r w:rsidRPr="00CA389A">
        <w:rPr>
          <w:rFonts w:ascii="Times New Roman" w:hAnsi="Times New Roman" w:cs="Times New Roman"/>
          <w:color w:val="0D0D0D"/>
          <w:sz w:val="24"/>
          <w:szCs w:val="24"/>
          <w:shd w:val="clear" w:color="auto" w:fill="FFFFFF"/>
        </w:rPr>
        <w:t>developper</w:t>
      </w:r>
      <w:proofErr w:type="spellEnd"/>
      <w:r w:rsidRPr="00CA389A">
        <w:rPr>
          <w:rFonts w:ascii="Times New Roman" w:hAnsi="Times New Roman" w:cs="Times New Roman"/>
          <w:color w:val="0D0D0D"/>
          <w:sz w:val="24"/>
          <w:szCs w:val="24"/>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Ces dernières sont une description courte de l’exigence fonctionnelle formulée</w:t>
      </w:r>
    </w:p>
    <w:p w14:paraId="0528DFEC" w14:textId="288083E2"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roofErr w:type="gramStart"/>
      <w:r w:rsidRPr="00CA389A">
        <w:rPr>
          <w:rFonts w:ascii="Times New Roman" w:hAnsi="Times New Roman" w:cs="Times New Roman"/>
          <w:color w:val="0D0D0D"/>
          <w:sz w:val="24"/>
          <w:szCs w:val="24"/>
          <w:shd w:val="clear" w:color="auto" w:fill="FFFFFF"/>
        </w:rPr>
        <w:t>en</w:t>
      </w:r>
      <w:proofErr w:type="gramEnd"/>
      <w:r w:rsidRPr="00CA389A">
        <w:rPr>
          <w:rFonts w:ascii="Times New Roman" w:hAnsi="Times New Roman" w:cs="Times New Roman"/>
          <w:color w:val="0D0D0D"/>
          <w:sz w:val="24"/>
          <w:szCs w:val="24"/>
          <w:shd w:val="clear" w:color="auto" w:fill="FFFFFF"/>
        </w:rPr>
        <w:t xml:space="preserve"> une phrase sous la forme : « En tant que "acteur", je veux "un service" ». Dans notre rapport, le Backlog du produit comprennent les champs suivants :</w:t>
      </w:r>
    </w:p>
    <w:p w14:paraId="0C230501"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3683A78B"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Thème : représente le thème du user story.</w:t>
      </w:r>
    </w:p>
    <w:p w14:paraId="73BF5177"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ID : représente l’identifiant de chaque story</w:t>
      </w:r>
    </w:p>
    <w:p w14:paraId="0DA5377F"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User story : représente le besoin fonctionnel désiré par l’utilisateur</w:t>
      </w:r>
    </w:p>
    <w:p w14:paraId="164EC0F5"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Importance : définit par la méthode "</w:t>
      </w:r>
      <w:proofErr w:type="spellStart"/>
      <w:r w:rsidRPr="00CA389A">
        <w:rPr>
          <w:rFonts w:ascii="Times New Roman" w:hAnsi="Times New Roman" w:cs="Times New Roman"/>
          <w:color w:val="0D0D0D"/>
          <w:sz w:val="24"/>
          <w:szCs w:val="24"/>
          <w:shd w:val="clear" w:color="auto" w:fill="FFFFFF"/>
        </w:rPr>
        <w:t>MoSCow</w:t>
      </w:r>
      <w:proofErr w:type="spellEnd"/>
      <w:r w:rsidRPr="00CA389A">
        <w:rPr>
          <w:rFonts w:ascii="Times New Roman" w:hAnsi="Times New Roman" w:cs="Times New Roman"/>
          <w:color w:val="0D0D0D"/>
          <w:sz w:val="24"/>
          <w:szCs w:val="24"/>
          <w:shd w:val="clear" w:color="auto" w:fill="FFFFFF"/>
        </w:rPr>
        <w:t>" dans laquelle chaque user story</w:t>
      </w:r>
    </w:p>
    <w:p w14:paraId="664D24DC" w14:textId="6A1661DB"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roofErr w:type="spellStart"/>
      <w:proofErr w:type="gramStart"/>
      <w:r w:rsidRPr="00CA389A">
        <w:rPr>
          <w:rFonts w:ascii="Times New Roman" w:hAnsi="Times New Roman" w:cs="Times New Roman"/>
          <w:color w:val="0D0D0D"/>
          <w:sz w:val="24"/>
          <w:szCs w:val="24"/>
          <w:shd w:val="clear" w:color="auto" w:fill="FFFFFF"/>
        </w:rPr>
        <w:t>estpriorisée</w:t>
      </w:r>
      <w:proofErr w:type="spellEnd"/>
      <w:proofErr w:type="gramEnd"/>
      <w:r w:rsidRPr="00CA389A">
        <w:rPr>
          <w:rFonts w:ascii="Times New Roman" w:hAnsi="Times New Roman" w:cs="Times New Roman"/>
          <w:color w:val="0D0D0D"/>
          <w:sz w:val="24"/>
          <w:szCs w:val="24"/>
          <w:shd w:val="clear" w:color="auto" w:fill="FFFFFF"/>
        </w:rPr>
        <w:t xml:space="preserve"> comme suivant :</w:t>
      </w:r>
    </w:p>
    <w:p w14:paraId="77B4F86E"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388BEC0E" w14:textId="77777777" w:rsidR="00681D60" w:rsidRPr="00CA389A" w:rsidRDefault="00681D60" w:rsidP="00E9346B">
      <w:pPr>
        <w:pStyle w:val="ListParagraph"/>
        <w:ind w:left="0" w:firstLine="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Must : la fonctionnalité doit être absolument réalisée</w:t>
      </w:r>
    </w:p>
    <w:p w14:paraId="6AEBB0A5" w14:textId="77777777" w:rsidR="00681D60" w:rsidRPr="00CA389A" w:rsidRDefault="00681D60" w:rsidP="00E9346B">
      <w:pPr>
        <w:pStyle w:val="ListParagraph"/>
        <w:ind w:left="0" w:firstLine="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Should : la fonctionnalité doit être réalisée s’il est possible</w:t>
      </w:r>
    </w:p>
    <w:p w14:paraId="218DD75A" w14:textId="552C6184" w:rsidR="00681D60" w:rsidRPr="00CA389A" w:rsidRDefault="00681D60" w:rsidP="00E9346B">
      <w:pPr>
        <w:pStyle w:val="ListParagraph"/>
        <w:ind w:left="0" w:firstLine="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lastRenderedPageBreak/>
        <w:t>✓</w:t>
      </w:r>
      <w:r w:rsidRPr="00CA389A">
        <w:rPr>
          <w:rFonts w:ascii="Times New Roman" w:hAnsi="Times New Roman" w:cs="Times New Roman"/>
          <w:color w:val="0D0D0D"/>
          <w:sz w:val="24"/>
          <w:szCs w:val="24"/>
          <w:shd w:val="clear" w:color="auto" w:fill="FFFFFF"/>
        </w:rPr>
        <w:t xml:space="preserve"> Could : la fonctionnalité peut être réalisée</w:t>
      </w:r>
    </w:p>
    <w:p w14:paraId="7852971A" w14:textId="77777777" w:rsidR="00E9346B" w:rsidRPr="00CA389A" w:rsidRDefault="00681D60" w:rsidP="00E9346B">
      <w:pPr>
        <w:pStyle w:val="ListParagraph"/>
        <w:ind w:left="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t>
      </w:r>
      <w:proofErr w:type="spellStart"/>
      <w:r w:rsidRPr="00CA389A">
        <w:rPr>
          <w:rFonts w:ascii="Times New Roman" w:hAnsi="Times New Roman" w:cs="Times New Roman"/>
          <w:color w:val="0D0D0D"/>
          <w:sz w:val="24"/>
          <w:szCs w:val="24"/>
          <w:shd w:val="clear" w:color="auto" w:fill="FFFFFF"/>
        </w:rPr>
        <w:t>Maybe</w:t>
      </w:r>
      <w:proofErr w:type="spellEnd"/>
      <w:r w:rsidRPr="00CA389A">
        <w:rPr>
          <w:rFonts w:ascii="Times New Roman" w:hAnsi="Times New Roman" w:cs="Times New Roman"/>
          <w:color w:val="0D0D0D"/>
          <w:sz w:val="24"/>
          <w:szCs w:val="24"/>
          <w:shd w:val="clear" w:color="auto" w:fill="FFFFFF"/>
        </w:rPr>
        <w:t xml:space="preserve"> : la fonctionnalité peut être réalisée si elle n’a pas d’impact </w:t>
      </w:r>
    </w:p>
    <w:p w14:paraId="2971F610" w14:textId="2416A285" w:rsidR="00681D60" w:rsidRPr="00CA389A" w:rsidRDefault="00E9346B" w:rsidP="00E9346B">
      <w:pPr>
        <w:pStyle w:val="ListParagraph"/>
        <w:ind w:left="708"/>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    </w:t>
      </w:r>
      <w:proofErr w:type="gramStart"/>
      <w:r w:rsidR="00681D60" w:rsidRPr="00CA389A">
        <w:rPr>
          <w:rFonts w:ascii="Times New Roman" w:hAnsi="Times New Roman" w:cs="Times New Roman"/>
          <w:color w:val="0D0D0D"/>
          <w:sz w:val="24"/>
          <w:szCs w:val="24"/>
          <w:shd w:val="clear" w:color="auto" w:fill="FFFFFF"/>
        </w:rPr>
        <w:t>sur</w:t>
      </w:r>
      <w:proofErr w:type="gramEnd"/>
      <w:r w:rsidR="00681D60" w:rsidRPr="00CA389A">
        <w:rPr>
          <w:rFonts w:ascii="Times New Roman" w:hAnsi="Times New Roman" w:cs="Times New Roman"/>
          <w:color w:val="0D0D0D"/>
          <w:sz w:val="24"/>
          <w:szCs w:val="24"/>
          <w:shd w:val="clear" w:color="auto" w:fill="FFFFFF"/>
        </w:rPr>
        <w:t xml:space="preserve"> les     autres tâches</w:t>
      </w:r>
    </w:p>
    <w:p w14:paraId="22A5E2D7" w14:textId="66C31159" w:rsidR="00681D60" w:rsidRPr="00CA389A" w:rsidRDefault="00681D60" w:rsidP="00E9346B">
      <w:pPr>
        <w:pStyle w:val="ListParagraph"/>
        <w:ind w:left="0" w:firstLine="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t>
      </w:r>
      <w:proofErr w:type="spellStart"/>
      <w:r w:rsidRPr="00CA389A">
        <w:rPr>
          <w:rFonts w:ascii="Times New Roman" w:hAnsi="Times New Roman" w:cs="Times New Roman"/>
          <w:color w:val="0D0D0D"/>
          <w:sz w:val="24"/>
          <w:szCs w:val="24"/>
          <w:shd w:val="clear" w:color="auto" w:fill="FFFFFF"/>
        </w:rPr>
        <w:t>Won’t</w:t>
      </w:r>
      <w:proofErr w:type="spellEnd"/>
      <w:r w:rsidRPr="00CA389A">
        <w:rPr>
          <w:rFonts w:ascii="Times New Roman" w:hAnsi="Times New Roman" w:cs="Times New Roman"/>
          <w:color w:val="0D0D0D"/>
          <w:sz w:val="24"/>
          <w:szCs w:val="24"/>
          <w:shd w:val="clear" w:color="auto" w:fill="FFFFFF"/>
        </w:rPr>
        <w:t xml:space="preserve"> : la fonctionnalité sera réalisée plus tard</w:t>
      </w:r>
    </w:p>
    <w:p w14:paraId="647D7166" w14:textId="77777777" w:rsidR="009711CB" w:rsidRPr="00CA389A" w:rsidRDefault="009711CB" w:rsidP="00E9346B">
      <w:pPr>
        <w:pStyle w:val="ListParagraph"/>
        <w:ind w:left="0" w:firstLine="708"/>
        <w:rPr>
          <w:rFonts w:ascii="Times New Roman" w:hAnsi="Times New Roman" w:cs="Times New Roman"/>
          <w:color w:val="0D0D0D"/>
          <w:sz w:val="24"/>
          <w:szCs w:val="24"/>
          <w:shd w:val="clear" w:color="auto" w:fill="FFFFFF"/>
        </w:rPr>
      </w:pPr>
    </w:p>
    <w:p w14:paraId="2ADBD4D7"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L’estimation du contenu du Product Backlog se fait par l’équipe pendant la réunion de</w:t>
      </w:r>
    </w:p>
    <w:p w14:paraId="36DD79DD" w14:textId="525B62B4" w:rsidR="009711CB" w:rsidRPr="00CA389A" w:rsidRDefault="00CA389A"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Planification</w:t>
      </w:r>
      <w:r w:rsidR="009711CB" w:rsidRPr="00CA389A">
        <w:rPr>
          <w:rFonts w:ascii="Times New Roman" w:hAnsi="Times New Roman" w:cs="Times New Roman"/>
          <w:color w:val="0D0D0D"/>
          <w:sz w:val="24"/>
          <w:szCs w:val="24"/>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est une itération dans laquelle se réalise le développement des fonctionnalités défini</w:t>
      </w:r>
      <w:r w:rsidR="00E9346B" w:rsidRPr="00CA389A">
        <w:rPr>
          <w:rFonts w:ascii="Times New Roman" w:hAnsi="Times New Roman" w:cs="Times New Roman"/>
          <w:color w:val="0D0D0D"/>
          <w:sz w:val="24"/>
          <w:szCs w:val="24"/>
          <w:shd w:val="clear" w:color="auto" w:fill="FFFFFF"/>
        </w:rPr>
        <w:t xml:space="preserve"> </w:t>
      </w:r>
      <w:r w:rsidRPr="00CA389A">
        <w:rPr>
          <w:rFonts w:ascii="Times New Roman" w:hAnsi="Times New Roman" w:cs="Times New Roman"/>
          <w:color w:val="0D0D0D"/>
          <w:sz w:val="24"/>
          <w:szCs w:val="24"/>
          <w:shd w:val="clear" w:color="auto" w:fill="FFFFFF"/>
        </w:rPr>
        <w:t>par le Sprint Backlog petit à petit.</w:t>
      </w:r>
    </w:p>
    <w:p w14:paraId="33705E17" w14:textId="77777777" w:rsid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 ?</w:t>
      </w:r>
    </w:p>
    <w:p w14:paraId="29C25867" w14:textId="4DBF000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Y’a-t-il des obstacles qui empêchent la réalisation d’une tâche ?</w:t>
      </w:r>
    </w:p>
    <w:p w14:paraId="1AF69D4B" w14:textId="599171A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Review Meeting est une réunion de fin de sprint dans laquelle l’équipe    présente au product owner une démonstration du produit et précise ce qui est fini et ce qui ne l’est pas.</w:t>
      </w:r>
    </w:p>
    <w:p w14:paraId="3578970D" w14:textId="07151CF9" w:rsidR="009711CB" w:rsidRPr="00CA389A" w:rsidRDefault="009711CB" w:rsidP="00E9346B">
      <w:pPr>
        <w:ind w:firstLine="12"/>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Lors de Sprint Rétrospective Meeting, l’équipe est occupée de planifier les moyens pour améliorer sa qualité et son efficacité pour la prochaine itération.</w:t>
      </w:r>
    </w:p>
    <w:p w14:paraId="6E47A217" w14:textId="77777777" w:rsidR="009711CB" w:rsidRPr="00CA389A" w:rsidRDefault="009711CB" w:rsidP="00E9346B">
      <w:pPr>
        <w:rPr>
          <w:rFonts w:ascii="Times New Roman" w:hAnsi="Times New Roman" w:cs="Times New Roman"/>
          <w:color w:val="0D0D0D"/>
          <w:sz w:val="24"/>
          <w:szCs w:val="24"/>
          <w:shd w:val="clear" w:color="auto" w:fill="FFFFFF"/>
        </w:rPr>
      </w:pPr>
    </w:p>
    <w:p w14:paraId="4D223A6D"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Backlog Produit Global</w:t>
      </w:r>
    </w:p>
    <w:p w14:paraId="7C9314B5" w14:textId="6140EA14"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TableGrid"/>
        <w:tblW w:w="0" w:type="auto"/>
        <w:tblLook w:val="04A0" w:firstRow="1" w:lastRow="0" w:firstColumn="1" w:lastColumn="0" w:noHBand="0" w:noVBand="1"/>
      </w:tblPr>
      <w:tblGrid>
        <w:gridCol w:w="585"/>
        <w:gridCol w:w="1962"/>
        <w:gridCol w:w="850"/>
        <w:gridCol w:w="3969"/>
        <w:gridCol w:w="1616"/>
      </w:tblGrid>
      <w:tr w:rsidR="00771DE7" w:rsidRPr="00A604FA" w14:paraId="36666215" w14:textId="77777777" w:rsidTr="003A7C78">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1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3A7C78">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1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3A7C78">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17FB2040"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Consulter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1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3A7C78">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5A0590">
            <w:pPr>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1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Could</w:t>
            </w:r>
          </w:p>
        </w:tc>
      </w:tr>
      <w:tr w:rsidR="00A604FA" w14:paraId="1BCCA4B0" w14:textId="77777777" w:rsidTr="003A7C78">
        <w:tc>
          <w:tcPr>
            <w:tcW w:w="585" w:type="dxa"/>
          </w:tcPr>
          <w:p w14:paraId="10D85491" w14:textId="709D10BA" w:rsidR="00A604FA" w:rsidRDefault="00F4734C"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lastRenderedPageBreak/>
              <w:t>4</w:t>
            </w:r>
          </w:p>
        </w:tc>
        <w:tc>
          <w:tcPr>
            <w:tcW w:w="1962" w:type="dxa"/>
          </w:tcPr>
          <w:p w14:paraId="7AA10A63" w14:textId="1FCDB3A2"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Bloquer un utilisateur</w:t>
            </w:r>
          </w:p>
        </w:tc>
        <w:tc>
          <w:tcPr>
            <w:tcW w:w="850" w:type="dxa"/>
          </w:tcPr>
          <w:p w14:paraId="56310050" w14:textId="31710FDD"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4</w:t>
            </w:r>
          </w:p>
        </w:tc>
        <w:tc>
          <w:tcPr>
            <w:tcW w:w="3969" w:type="dxa"/>
          </w:tcPr>
          <w:p w14:paraId="30E5DB66" w14:textId="72CD75E8"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qu’administrateur j’ai la possibilité de bloquer l’un des (chefs d’équipe /technicien)</w:t>
            </w:r>
          </w:p>
        </w:tc>
        <w:tc>
          <w:tcPr>
            <w:tcW w:w="161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Could</w:t>
            </w:r>
          </w:p>
        </w:tc>
      </w:tr>
      <w:tr w:rsidR="00A604FA" w:rsidRPr="002679E6" w14:paraId="5AE9761C" w14:textId="77777777" w:rsidTr="003A7C78">
        <w:tc>
          <w:tcPr>
            <w:tcW w:w="585" w:type="dxa"/>
          </w:tcPr>
          <w:p w14:paraId="14D6B25B" w14:textId="0850CB31"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1962" w:type="dxa"/>
          </w:tcPr>
          <w:p w14:paraId="594CF190" w14:textId="37A18B4D"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w:t>
            </w:r>
            <w:r w:rsidR="002446D7">
              <w:rPr>
                <w:rFonts w:ascii="Times New Roman" w:hAnsi="Times New Roman" w:cs="Times New Roman"/>
                <w:color w:val="0D0D0D"/>
                <w:sz w:val="24"/>
                <w:szCs w:val="24"/>
                <w:shd w:val="clear" w:color="auto" w:fill="FFFFFF"/>
              </w:rPr>
              <w:t xml:space="preserve">er </w:t>
            </w:r>
            <w:r w:rsidRPr="002679E6">
              <w:rPr>
                <w:rFonts w:ascii="Times New Roman" w:hAnsi="Times New Roman" w:cs="Times New Roman"/>
                <w:color w:val="0D0D0D"/>
                <w:sz w:val="24"/>
                <w:szCs w:val="24"/>
                <w:shd w:val="clear" w:color="auto" w:fill="FFFFFF"/>
              </w:rPr>
              <w:t>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1E8FD07F"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0A35A524" w14:textId="7B41DFC1" w:rsidR="00A604FA" w:rsidRPr="002679E6" w:rsidRDefault="002679E6" w:rsidP="002679E6">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1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CBDA0D9" w14:textId="77777777" w:rsidTr="003A7C78">
        <w:tc>
          <w:tcPr>
            <w:tcW w:w="585" w:type="dxa"/>
          </w:tcPr>
          <w:p w14:paraId="4964F27A" w14:textId="4E27EDB2"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1962" w:type="dxa"/>
          </w:tcPr>
          <w:p w14:paraId="697CB9D5" w14:textId="3F064B44"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40B71826" w14:textId="007DFF9E"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4B263DE0"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5208C93"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7EBCA1DC" w14:textId="77777777" w:rsidTr="003A7C78">
        <w:tc>
          <w:tcPr>
            <w:tcW w:w="585" w:type="dxa"/>
          </w:tcPr>
          <w:p w14:paraId="31D05636" w14:textId="7CC3EFF1"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0ECB4000" w14:textId="77777777"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208823FF" w14:textId="5DDC70CA"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21D9A0F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500E777"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6D7B9E57" w14:textId="77777777" w:rsidTr="003A7C78">
        <w:tc>
          <w:tcPr>
            <w:tcW w:w="585" w:type="dxa"/>
          </w:tcPr>
          <w:p w14:paraId="259A68C3" w14:textId="19890110"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6A75688B"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2FB1D3C9" w14:textId="6CDFDEBB"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5416A2C8"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036FA78E"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46735A" w14:paraId="57D59666" w14:textId="77777777" w:rsidTr="003A7C78">
        <w:tc>
          <w:tcPr>
            <w:tcW w:w="585" w:type="dxa"/>
          </w:tcPr>
          <w:p w14:paraId="3A7672CE" w14:textId="6370AB9C"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1962" w:type="dxa"/>
          </w:tcPr>
          <w:p w14:paraId="5819CE1D"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6D1F24C5" w14:textId="7E8299B9"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ED294E6" w14:textId="0723C833" w:rsidR="00A604FA" w:rsidRPr="0046735A" w:rsidRDefault="00A604FA" w:rsidP="00E9346B">
            <w:pPr>
              <w:rPr>
                <w:rFonts w:ascii="Times New Roman" w:hAnsi="Times New Roman" w:cs="Times New Roman"/>
                <w:color w:val="0D0D0D"/>
                <w:sz w:val="24"/>
                <w:szCs w:val="24"/>
                <w:shd w:val="clear" w:color="auto" w:fill="FFFFFF"/>
                <w:lang w:val="en-US"/>
              </w:rPr>
            </w:pPr>
          </w:p>
        </w:tc>
        <w:tc>
          <w:tcPr>
            <w:tcW w:w="1616" w:type="dxa"/>
          </w:tcPr>
          <w:p w14:paraId="4FA714CB" w14:textId="77777777" w:rsidR="00A604FA" w:rsidRPr="0046735A" w:rsidRDefault="00A604FA" w:rsidP="008F166C">
            <w:pPr>
              <w:jc w:val="center"/>
              <w:rPr>
                <w:rFonts w:ascii="Times New Roman" w:hAnsi="Times New Roman" w:cs="Times New Roman"/>
                <w:color w:val="0D0D0D"/>
                <w:sz w:val="24"/>
                <w:szCs w:val="24"/>
                <w:shd w:val="clear" w:color="auto" w:fill="FFFFFF"/>
                <w:lang w:val="en-US"/>
              </w:rPr>
            </w:pPr>
          </w:p>
        </w:tc>
      </w:tr>
      <w:tr w:rsidR="00A604FA" w:rsidRPr="002679E6" w14:paraId="75592DDF" w14:textId="77777777" w:rsidTr="003A7C78">
        <w:tc>
          <w:tcPr>
            <w:tcW w:w="585" w:type="dxa"/>
          </w:tcPr>
          <w:p w14:paraId="37F79B0D" w14:textId="68336726"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135E271A"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31040CF4" w14:textId="51D2F1C2" w:rsidR="00A604FA" w:rsidRPr="002679E6" w:rsidRDefault="003A7C78"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0371AE35"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B34D842"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1D74F94E" w14:textId="77777777" w:rsidTr="003A7C78">
        <w:tc>
          <w:tcPr>
            <w:tcW w:w="585" w:type="dxa"/>
          </w:tcPr>
          <w:p w14:paraId="7941B24E" w14:textId="2EC687D2"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p>
        </w:tc>
        <w:tc>
          <w:tcPr>
            <w:tcW w:w="1962" w:type="dxa"/>
          </w:tcPr>
          <w:p w14:paraId="36B36246" w14:textId="5D14452C" w:rsidR="00A604F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7AFAAE23" w:rsidR="00A604FA" w:rsidRPr="002679E6" w:rsidRDefault="00B221D2"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r w:rsidR="002F467A">
              <w:rPr>
                <w:rFonts w:ascii="Times New Roman" w:hAnsi="Times New Roman" w:cs="Times New Roman"/>
                <w:color w:val="0D0D0D"/>
                <w:sz w:val="24"/>
                <w:szCs w:val="24"/>
                <w:shd w:val="clear" w:color="auto" w:fill="FFFFFF"/>
              </w:rPr>
              <w:t>.1</w:t>
            </w:r>
          </w:p>
        </w:tc>
        <w:tc>
          <w:tcPr>
            <w:tcW w:w="3969" w:type="dxa"/>
          </w:tcPr>
          <w:p w14:paraId="1CA05B44" w14:textId="4E70FAC7" w:rsidR="002F467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w:t>
            </w:r>
            <w:r w:rsidR="002F467A">
              <w:rPr>
                <w:rFonts w:ascii="Times New Roman" w:hAnsi="Times New Roman" w:cs="Times New Roman"/>
                <w:color w:val="0D0D0D"/>
                <w:sz w:val="24"/>
                <w:szCs w:val="24"/>
                <w:shd w:val="clear" w:color="auto" w:fill="FFFFFF"/>
              </w:rPr>
              <w:t xml:space="preserve"> </w:t>
            </w:r>
            <w:proofErr w:type="gramStart"/>
            <w:r w:rsidR="002F467A">
              <w:rPr>
                <w:rFonts w:ascii="Times New Roman" w:hAnsi="Times New Roman" w:cs="Times New Roman"/>
                <w:color w:val="0D0D0D"/>
                <w:sz w:val="24"/>
                <w:szCs w:val="24"/>
                <w:shd w:val="clear" w:color="auto" w:fill="FFFFFF"/>
              </w:rPr>
              <w:t xml:space="preserve">de </w:t>
            </w:r>
            <w:r>
              <w:rPr>
                <w:rFonts w:ascii="Times New Roman" w:hAnsi="Times New Roman" w:cs="Times New Roman"/>
                <w:color w:val="0D0D0D"/>
                <w:sz w:val="24"/>
                <w:szCs w:val="24"/>
                <w:shd w:val="clear" w:color="auto" w:fill="FFFFFF"/>
              </w:rPr>
              <w:t xml:space="preserv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EDA0815" w14:textId="37B73866"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73492D6" w14:textId="77777777" w:rsidTr="003A7C78">
        <w:tc>
          <w:tcPr>
            <w:tcW w:w="585" w:type="dxa"/>
          </w:tcPr>
          <w:p w14:paraId="2B8CD97D"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666D0D0E"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805412" w14:textId="11F7202A"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11.2</w:t>
            </w:r>
          </w:p>
        </w:tc>
        <w:tc>
          <w:tcPr>
            <w:tcW w:w="3969" w:type="dxa"/>
          </w:tcPr>
          <w:p w14:paraId="37261134" w14:textId="69A18E2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Technicien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 </w:t>
            </w:r>
            <w:proofErr w:type="gramStart"/>
            <w:r>
              <w:rPr>
                <w:rFonts w:ascii="Times New Roman" w:hAnsi="Times New Roman" w:cs="Times New Roman"/>
                <w:color w:val="0D0D0D"/>
                <w:sz w:val="24"/>
                <w:szCs w:val="24"/>
                <w:shd w:val="clear" w:color="auto" w:fill="FFFFFF"/>
              </w:rPr>
              <w:t>de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A6EC97D" w14:textId="4C46F4C3"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249E285" w14:textId="77777777" w:rsidTr="003A7C78">
        <w:tc>
          <w:tcPr>
            <w:tcW w:w="585" w:type="dxa"/>
          </w:tcPr>
          <w:p w14:paraId="56F1C7B9" w14:textId="5263E6EA"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w:t>
            </w:r>
          </w:p>
        </w:tc>
        <w:tc>
          <w:tcPr>
            <w:tcW w:w="1962" w:type="dxa"/>
          </w:tcPr>
          <w:p w14:paraId="4068854F" w14:textId="4203EABD"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414EAD13"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12.1</w:t>
            </w:r>
          </w:p>
        </w:tc>
        <w:tc>
          <w:tcPr>
            <w:tcW w:w="3969" w:type="dxa"/>
          </w:tcPr>
          <w:p w14:paraId="3EF33AC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422B36C" w14:textId="0216BE21"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7CC5E37A" w14:textId="77777777" w:rsidTr="003A7C78">
        <w:tc>
          <w:tcPr>
            <w:tcW w:w="585" w:type="dxa"/>
          </w:tcPr>
          <w:p w14:paraId="3783C935"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55EFE8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CAB545" w14:textId="35E68976"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12.2</w:t>
            </w:r>
          </w:p>
        </w:tc>
        <w:tc>
          <w:tcPr>
            <w:tcW w:w="3969" w:type="dxa"/>
          </w:tcPr>
          <w:p w14:paraId="33549BE4" w14:textId="77777777" w:rsidR="00A604FA" w:rsidRDefault="00A604FA" w:rsidP="00E9346B">
            <w:pPr>
              <w:rPr>
                <w:rFonts w:ascii="Times New Roman" w:hAnsi="Times New Roman" w:cs="Times New Roman"/>
                <w:color w:val="0D0D0D"/>
                <w:sz w:val="24"/>
                <w:szCs w:val="24"/>
                <w:shd w:val="clear" w:color="auto" w:fill="FFFFFF"/>
              </w:rPr>
            </w:pPr>
          </w:p>
          <w:p w14:paraId="5E0BC02A" w14:textId="77777777" w:rsidR="002F467A" w:rsidRDefault="002F467A" w:rsidP="00E9346B">
            <w:pPr>
              <w:rPr>
                <w:rFonts w:ascii="Times New Roman" w:hAnsi="Times New Roman" w:cs="Times New Roman"/>
                <w:color w:val="0D0D0D"/>
                <w:sz w:val="24"/>
                <w:szCs w:val="24"/>
                <w:shd w:val="clear" w:color="auto" w:fill="FFFFFF"/>
              </w:rPr>
            </w:pPr>
          </w:p>
          <w:p w14:paraId="5C98E8B0" w14:textId="4FED4F65" w:rsidR="002F467A" w:rsidRPr="002679E6" w:rsidRDefault="002F467A" w:rsidP="00E9346B">
            <w:pPr>
              <w:rPr>
                <w:rFonts w:ascii="Times New Roman" w:hAnsi="Times New Roman" w:cs="Times New Roman"/>
                <w:color w:val="0D0D0D"/>
                <w:sz w:val="24"/>
                <w:szCs w:val="24"/>
                <w:shd w:val="clear" w:color="auto" w:fill="FFFFFF"/>
              </w:rPr>
            </w:pPr>
          </w:p>
        </w:tc>
        <w:tc>
          <w:tcPr>
            <w:tcW w:w="1616" w:type="dxa"/>
          </w:tcPr>
          <w:p w14:paraId="712392DC"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412886D6" w14:textId="77777777" w:rsidTr="003A7C78">
        <w:tc>
          <w:tcPr>
            <w:tcW w:w="585" w:type="dxa"/>
          </w:tcPr>
          <w:p w14:paraId="4EB4AC57" w14:textId="3A64E11D"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1962" w:type="dxa"/>
          </w:tcPr>
          <w:p w14:paraId="46233E2A" w14:textId="61E1C28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049D9BB0"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3969" w:type="dxa"/>
          </w:tcPr>
          <w:p w14:paraId="4FB7D6F2"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5ABDDF33" w14:textId="70DA2C99" w:rsidR="00A604FA" w:rsidRPr="002679E6" w:rsidRDefault="002F467A"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5FE9D532" w14:textId="77777777" w:rsidTr="003A7C78">
        <w:tc>
          <w:tcPr>
            <w:tcW w:w="585" w:type="dxa"/>
          </w:tcPr>
          <w:p w14:paraId="4AC99B61" w14:textId="4A1844D7"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1962" w:type="dxa"/>
          </w:tcPr>
          <w:p w14:paraId="35A2A05D" w14:textId="2BE122EA"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127B2B84"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3969" w:type="dxa"/>
          </w:tcPr>
          <w:p w14:paraId="3A4611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2D102861" w14:textId="37E2F027" w:rsidR="00A604FA" w:rsidRPr="002679E6" w:rsidRDefault="002F467A"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A604FA" w:rsidRPr="003A7C78" w14:paraId="3880F5D7" w14:textId="77777777" w:rsidTr="003A7C78">
        <w:tc>
          <w:tcPr>
            <w:tcW w:w="585" w:type="dxa"/>
          </w:tcPr>
          <w:p w14:paraId="28A4D5B4" w14:textId="0D209A63"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1962" w:type="dxa"/>
          </w:tcPr>
          <w:p w14:paraId="11E0D07C" w14:textId="60FA25C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56A71B81" w14:textId="2455F377"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3969" w:type="dxa"/>
          </w:tcPr>
          <w:p w14:paraId="63D6F7C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48EC9E47" w14:textId="7F64F0D0"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A604FA" w:rsidRPr="003A7C78" w14:paraId="67072C65" w14:textId="77777777" w:rsidTr="003A7C78">
        <w:tc>
          <w:tcPr>
            <w:tcW w:w="585" w:type="dxa"/>
          </w:tcPr>
          <w:p w14:paraId="46641019" w14:textId="4683023A"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1962" w:type="dxa"/>
          </w:tcPr>
          <w:p w14:paraId="6A004AC6" w14:textId="1D851370"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7CA6481" w14:textId="6CC34422"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3969" w:type="dxa"/>
          </w:tcPr>
          <w:p w14:paraId="7A7E5F0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5D10C29F" w14:textId="1A9B654B"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A604FA" w:rsidRPr="003A7C78" w14:paraId="1E4D7097" w14:textId="77777777" w:rsidTr="003A7C78">
        <w:tc>
          <w:tcPr>
            <w:tcW w:w="585" w:type="dxa"/>
          </w:tcPr>
          <w:p w14:paraId="193F0858" w14:textId="78982D2E"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1962" w:type="dxa"/>
          </w:tcPr>
          <w:p w14:paraId="3AD98D5A" w14:textId="2FBEDC8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taches</w:t>
            </w:r>
          </w:p>
        </w:tc>
        <w:tc>
          <w:tcPr>
            <w:tcW w:w="850" w:type="dxa"/>
          </w:tcPr>
          <w:p w14:paraId="222FCFCB" w14:textId="7D7813E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3969" w:type="dxa"/>
          </w:tcPr>
          <w:p w14:paraId="1F435E96"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76907109" w14:textId="005527C1"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A604FA" w:rsidRPr="003A7C78" w14:paraId="5CB1A621" w14:textId="77777777" w:rsidTr="003A7C78">
        <w:tc>
          <w:tcPr>
            <w:tcW w:w="585" w:type="dxa"/>
          </w:tcPr>
          <w:p w14:paraId="1BE51052" w14:textId="5D83570F"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1962" w:type="dxa"/>
          </w:tcPr>
          <w:p w14:paraId="36E8105E" w14:textId="79F6282B"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2AB8BADA"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3969" w:type="dxa"/>
          </w:tcPr>
          <w:p w14:paraId="2144E31F"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6AC9D9B3" w14:textId="1D13C265"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A604FA" w:rsidRPr="003A7C78" w14:paraId="13EB8D9E" w14:textId="77777777" w:rsidTr="003A7C78">
        <w:tc>
          <w:tcPr>
            <w:tcW w:w="585" w:type="dxa"/>
          </w:tcPr>
          <w:p w14:paraId="263F34CE" w14:textId="410CF822"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w:t>
            </w:r>
          </w:p>
        </w:tc>
        <w:tc>
          <w:tcPr>
            <w:tcW w:w="1962" w:type="dxa"/>
          </w:tcPr>
          <w:p w14:paraId="28BC92E4" w14:textId="19E9EA54"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tache</w:t>
            </w:r>
          </w:p>
        </w:tc>
        <w:tc>
          <w:tcPr>
            <w:tcW w:w="850" w:type="dxa"/>
          </w:tcPr>
          <w:p w14:paraId="61D97D21" w14:textId="400CD1C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19.1</w:t>
            </w:r>
          </w:p>
        </w:tc>
        <w:tc>
          <w:tcPr>
            <w:tcW w:w="3969" w:type="dxa"/>
          </w:tcPr>
          <w:p w14:paraId="6FA240F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3EA325BD" w14:textId="197363B6"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A604FA" w:rsidRPr="003A7C78" w14:paraId="6E775C56" w14:textId="77777777" w:rsidTr="003A7C78">
        <w:tc>
          <w:tcPr>
            <w:tcW w:w="585" w:type="dxa"/>
          </w:tcPr>
          <w:p w14:paraId="4EA4A49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962" w:type="dxa"/>
          </w:tcPr>
          <w:p w14:paraId="67FED78E"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850" w:type="dxa"/>
          </w:tcPr>
          <w:p w14:paraId="1D4B058E" w14:textId="61CE052C"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19.2</w:t>
            </w:r>
          </w:p>
        </w:tc>
        <w:tc>
          <w:tcPr>
            <w:tcW w:w="3969" w:type="dxa"/>
          </w:tcPr>
          <w:p w14:paraId="6220E41D"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22DC09F9" w14:textId="65DC5DA7"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DE6A20" w:rsidRPr="003A7C78" w14:paraId="6F5E7BA3" w14:textId="77777777" w:rsidTr="003A7C78">
        <w:tc>
          <w:tcPr>
            <w:tcW w:w="585" w:type="dxa"/>
          </w:tcPr>
          <w:p w14:paraId="17F5A406" w14:textId="56EC2D98" w:rsidR="00DE6A20"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20</w:t>
            </w:r>
          </w:p>
        </w:tc>
        <w:tc>
          <w:tcPr>
            <w:tcW w:w="1962" w:type="dxa"/>
          </w:tcPr>
          <w:p w14:paraId="45A24495" w14:textId="45D939B5" w:rsidR="00DE6A20"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actions</w:t>
            </w:r>
          </w:p>
        </w:tc>
        <w:tc>
          <w:tcPr>
            <w:tcW w:w="850" w:type="dxa"/>
          </w:tcPr>
          <w:p w14:paraId="7D2DF020" w14:textId="77777777" w:rsidR="00DE6A20" w:rsidRPr="003A7C78" w:rsidRDefault="00DE6A20" w:rsidP="002F467A">
            <w:pPr>
              <w:jc w:val="center"/>
              <w:rPr>
                <w:rFonts w:ascii="Times New Roman" w:hAnsi="Times New Roman" w:cs="Times New Roman"/>
                <w:color w:val="0D0D0D"/>
                <w:sz w:val="24"/>
                <w:szCs w:val="24"/>
                <w:shd w:val="clear" w:color="auto" w:fill="FFFFFF"/>
              </w:rPr>
            </w:pPr>
          </w:p>
        </w:tc>
        <w:tc>
          <w:tcPr>
            <w:tcW w:w="3969" w:type="dxa"/>
          </w:tcPr>
          <w:p w14:paraId="66620052" w14:textId="77777777" w:rsidR="00DE6A20" w:rsidRPr="003A7C78" w:rsidRDefault="00DE6A20" w:rsidP="00E9346B">
            <w:pPr>
              <w:rPr>
                <w:rFonts w:ascii="Times New Roman" w:hAnsi="Times New Roman" w:cs="Times New Roman"/>
                <w:color w:val="0D0D0D"/>
                <w:sz w:val="24"/>
                <w:szCs w:val="24"/>
                <w:shd w:val="clear" w:color="auto" w:fill="FFFFFF"/>
              </w:rPr>
            </w:pPr>
          </w:p>
        </w:tc>
        <w:tc>
          <w:tcPr>
            <w:tcW w:w="1616" w:type="dxa"/>
          </w:tcPr>
          <w:p w14:paraId="58B33E00" w14:textId="77777777" w:rsidR="00DE6A20" w:rsidRPr="003A7C78" w:rsidRDefault="00DE6A20" w:rsidP="003A7C78">
            <w:pPr>
              <w:jc w:val="center"/>
              <w:rPr>
                <w:rFonts w:ascii="Times New Roman" w:hAnsi="Times New Roman" w:cs="Times New Roman"/>
                <w:color w:val="0D0D0D"/>
                <w:sz w:val="24"/>
                <w:szCs w:val="24"/>
                <w:shd w:val="clear" w:color="auto" w:fill="FFFFFF"/>
              </w:rPr>
            </w:pPr>
          </w:p>
        </w:tc>
      </w:tr>
      <w:tr w:rsidR="00E45266" w:rsidRPr="003A7C78" w14:paraId="0167674A" w14:textId="77777777" w:rsidTr="003A7C78">
        <w:tc>
          <w:tcPr>
            <w:tcW w:w="585" w:type="dxa"/>
          </w:tcPr>
          <w:p w14:paraId="4536CDC0" w14:textId="257B4C4E"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1962" w:type="dxa"/>
          </w:tcPr>
          <w:p w14:paraId="628009D4" w14:textId="7D8C3C6C"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action</w:t>
            </w:r>
          </w:p>
        </w:tc>
        <w:tc>
          <w:tcPr>
            <w:tcW w:w="850" w:type="dxa"/>
          </w:tcPr>
          <w:p w14:paraId="6505E401"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2E08D9F9"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249EF69B"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E45266" w:rsidRPr="003A7C78" w14:paraId="7A93B2DA" w14:textId="77777777" w:rsidTr="003A7C78">
        <w:tc>
          <w:tcPr>
            <w:tcW w:w="585" w:type="dxa"/>
          </w:tcPr>
          <w:p w14:paraId="369176CA" w14:textId="15BDB5E6"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1962" w:type="dxa"/>
          </w:tcPr>
          <w:p w14:paraId="24DD21F6" w14:textId="1CF87766" w:rsidR="00E45266" w:rsidRPr="00E45266" w:rsidRDefault="00E45266" w:rsidP="00E45266">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Modifier</w:t>
            </w:r>
            <w:r w:rsidRPr="00E45266">
              <w:rPr>
                <w:rFonts w:ascii="Times New Roman" w:hAnsi="Times New Roman" w:cs="Times New Roman"/>
                <w:color w:val="0D0D0D"/>
                <w:sz w:val="24"/>
                <w:szCs w:val="24"/>
                <w:shd w:val="clear" w:color="auto" w:fill="FFFFFF"/>
              </w:rPr>
              <w:t xml:space="preserve"> des détails</w:t>
            </w:r>
          </w:p>
          <w:p w14:paraId="0586E181" w14:textId="526C98EE" w:rsidR="00E45266" w:rsidRPr="003A7C78" w:rsidRDefault="00E45266" w:rsidP="00E45266">
            <w:pPr>
              <w:rPr>
                <w:rFonts w:ascii="Times New Roman" w:hAnsi="Times New Roman" w:cs="Times New Roman"/>
                <w:color w:val="0D0D0D"/>
                <w:sz w:val="24"/>
                <w:szCs w:val="24"/>
                <w:shd w:val="clear" w:color="auto" w:fill="FFFFFF"/>
              </w:rPr>
            </w:pPr>
            <w:proofErr w:type="gramStart"/>
            <w:r w:rsidRPr="00E45266">
              <w:rPr>
                <w:rFonts w:ascii="Times New Roman" w:hAnsi="Times New Roman" w:cs="Times New Roman"/>
                <w:color w:val="0D0D0D"/>
                <w:sz w:val="24"/>
                <w:szCs w:val="24"/>
                <w:shd w:val="clear" w:color="auto" w:fill="FFFFFF"/>
              </w:rPr>
              <w:t>d’une</w:t>
            </w:r>
            <w:proofErr w:type="gramEnd"/>
            <w:r w:rsidRPr="00E45266">
              <w:rPr>
                <w:rFonts w:ascii="Times New Roman" w:hAnsi="Times New Roman" w:cs="Times New Roman"/>
                <w:color w:val="0D0D0D"/>
                <w:sz w:val="24"/>
                <w:szCs w:val="24"/>
                <w:shd w:val="clear" w:color="auto" w:fill="FFFFFF"/>
              </w:rPr>
              <w:t xml:space="preserve"> action.</w:t>
            </w:r>
          </w:p>
        </w:tc>
        <w:tc>
          <w:tcPr>
            <w:tcW w:w="850" w:type="dxa"/>
          </w:tcPr>
          <w:p w14:paraId="2285B53B"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7E866814"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0553CAB2"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E45266" w:rsidRPr="003A7C78" w14:paraId="79ECA50D" w14:textId="77777777" w:rsidTr="003A7C78">
        <w:tc>
          <w:tcPr>
            <w:tcW w:w="585" w:type="dxa"/>
          </w:tcPr>
          <w:p w14:paraId="452A4A77" w14:textId="2FF87193" w:rsidR="00E45266"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1962" w:type="dxa"/>
          </w:tcPr>
          <w:p w14:paraId="0277896E" w14:textId="7F0F9C23" w:rsidR="00E45266" w:rsidRDefault="00E45266" w:rsidP="00E45266">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Supprimer une action</w:t>
            </w:r>
          </w:p>
        </w:tc>
        <w:tc>
          <w:tcPr>
            <w:tcW w:w="850" w:type="dxa"/>
          </w:tcPr>
          <w:p w14:paraId="3EDFFE67"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322F8D2A"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65474345"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2F467A" w:rsidRPr="003A7C78" w14:paraId="7E3F7E12" w14:textId="77777777" w:rsidTr="003A7C78">
        <w:tc>
          <w:tcPr>
            <w:tcW w:w="585" w:type="dxa"/>
          </w:tcPr>
          <w:p w14:paraId="2981D540" w14:textId="52DC91D8"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4</w:t>
            </w:r>
          </w:p>
        </w:tc>
        <w:tc>
          <w:tcPr>
            <w:tcW w:w="1962" w:type="dxa"/>
          </w:tcPr>
          <w:p w14:paraId="74DEC7E5" w14:textId="044B6C45"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21A79F9E" w14:textId="0C4B37CA"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4</w:t>
            </w:r>
          </w:p>
        </w:tc>
        <w:tc>
          <w:tcPr>
            <w:tcW w:w="3969" w:type="dxa"/>
          </w:tcPr>
          <w:p w14:paraId="36A33AF4"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2F197237" w14:textId="3E3A867B"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2F467A" w:rsidRPr="003A7C78" w14:paraId="49EBAAD7" w14:textId="77777777" w:rsidTr="003A7C78">
        <w:tc>
          <w:tcPr>
            <w:tcW w:w="585" w:type="dxa"/>
          </w:tcPr>
          <w:p w14:paraId="598DCE07" w14:textId="44A98989"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5</w:t>
            </w:r>
          </w:p>
        </w:tc>
        <w:tc>
          <w:tcPr>
            <w:tcW w:w="1962" w:type="dxa"/>
          </w:tcPr>
          <w:p w14:paraId="3025DB7B" w14:textId="61C07C21"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3761B79B" w14:textId="51A6EFD2"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5</w:t>
            </w:r>
          </w:p>
        </w:tc>
        <w:tc>
          <w:tcPr>
            <w:tcW w:w="3969" w:type="dxa"/>
          </w:tcPr>
          <w:p w14:paraId="3ACD7872"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77927DA9" w14:textId="46459EC9"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46D5628C" w14:textId="77777777" w:rsidTr="003A7C78">
        <w:tc>
          <w:tcPr>
            <w:tcW w:w="585" w:type="dxa"/>
          </w:tcPr>
          <w:p w14:paraId="79C104DF" w14:textId="375324AB"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6</w:t>
            </w:r>
          </w:p>
        </w:tc>
        <w:tc>
          <w:tcPr>
            <w:tcW w:w="1962" w:type="dxa"/>
          </w:tcPr>
          <w:p w14:paraId="7CE4D518" w14:textId="33A87C97"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un stock </w:t>
            </w:r>
          </w:p>
        </w:tc>
        <w:tc>
          <w:tcPr>
            <w:tcW w:w="850" w:type="dxa"/>
          </w:tcPr>
          <w:p w14:paraId="71D0041C" w14:textId="6E74A622"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6</w:t>
            </w:r>
          </w:p>
        </w:tc>
        <w:tc>
          <w:tcPr>
            <w:tcW w:w="3969" w:type="dxa"/>
          </w:tcPr>
          <w:p w14:paraId="543A92E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622243F" w14:textId="1FD75AA1"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3A7C78" w:rsidRPr="003A7C78" w14:paraId="39B204E2" w14:textId="77777777" w:rsidTr="003A7C78">
        <w:tc>
          <w:tcPr>
            <w:tcW w:w="585" w:type="dxa"/>
          </w:tcPr>
          <w:p w14:paraId="25D5ACB9" w14:textId="5BFCE80A"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7</w:t>
            </w:r>
          </w:p>
        </w:tc>
        <w:tc>
          <w:tcPr>
            <w:tcW w:w="1962" w:type="dxa"/>
          </w:tcPr>
          <w:p w14:paraId="114FF9FF" w14:textId="01C1DE2E"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4436555F" w14:textId="2943F242"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7</w:t>
            </w:r>
          </w:p>
        </w:tc>
        <w:tc>
          <w:tcPr>
            <w:tcW w:w="3969" w:type="dxa"/>
          </w:tcPr>
          <w:p w14:paraId="7375FE0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9EDDDC" w14:textId="7AC6494E"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3A7C78" w:rsidRPr="003A7C78" w14:paraId="690E6FE4" w14:textId="77777777" w:rsidTr="003A7C78">
        <w:tc>
          <w:tcPr>
            <w:tcW w:w="585" w:type="dxa"/>
          </w:tcPr>
          <w:p w14:paraId="6EE63863" w14:textId="19543168"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8</w:t>
            </w:r>
          </w:p>
        </w:tc>
        <w:tc>
          <w:tcPr>
            <w:tcW w:w="1962" w:type="dxa"/>
          </w:tcPr>
          <w:p w14:paraId="110E263A" w14:textId="6A5D6703"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66DD4713" w14:textId="2F6984E3"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8</w:t>
            </w:r>
          </w:p>
        </w:tc>
        <w:tc>
          <w:tcPr>
            <w:tcW w:w="3969" w:type="dxa"/>
          </w:tcPr>
          <w:p w14:paraId="51FC9318"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1A3EED6" w14:textId="4F854F10"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2433FDDC" w14:textId="77777777" w:rsidTr="003A7C78">
        <w:tc>
          <w:tcPr>
            <w:tcW w:w="585" w:type="dxa"/>
          </w:tcPr>
          <w:p w14:paraId="4EB1470F" w14:textId="451E09BF"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9</w:t>
            </w:r>
          </w:p>
        </w:tc>
        <w:tc>
          <w:tcPr>
            <w:tcW w:w="1962" w:type="dxa"/>
          </w:tcPr>
          <w:p w14:paraId="01FFE80A" w14:textId="667BDB85"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5175761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2401B83"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6C4231"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4E8F500A" w14:textId="77777777" w:rsidTr="003A7C78">
        <w:tc>
          <w:tcPr>
            <w:tcW w:w="585" w:type="dxa"/>
          </w:tcPr>
          <w:p w14:paraId="38A68D4C" w14:textId="40A9B5CB"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1962" w:type="dxa"/>
          </w:tcPr>
          <w:p w14:paraId="68876015" w14:textId="781DA73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2C7DE21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74576BBC"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58CD144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11D0E80" w14:textId="77777777" w:rsidTr="003A7C78">
        <w:tc>
          <w:tcPr>
            <w:tcW w:w="585" w:type="dxa"/>
          </w:tcPr>
          <w:p w14:paraId="5530A3D4" w14:textId="47FD2CF0"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1962" w:type="dxa"/>
          </w:tcPr>
          <w:p w14:paraId="4609CC6A" w14:textId="1C2E6F2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une commande</w:t>
            </w:r>
          </w:p>
        </w:tc>
        <w:tc>
          <w:tcPr>
            <w:tcW w:w="850" w:type="dxa"/>
          </w:tcPr>
          <w:p w14:paraId="00F3D48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52D069A"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B63075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67E5D775" w14:textId="77777777" w:rsidTr="003A7C78">
        <w:tc>
          <w:tcPr>
            <w:tcW w:w="585" w:type="dxa"/>
          </w:tcPr>
          <w:p w14:paraId="19916D0D" w14:textId="17244A95"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1962" w:type="dxa"/>
          </w:tcPr>
          <w:p w14:paraId="7B1156CC" w14:textId="73DEE781"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fournisseurs</w:t>
            </w:r>
          </w:p>
        </w:tc>
        <w:tc>
          <w:tcPr>
            <w:tcW w:w="850" w:type="dxa"/>
          </w:tcPr>
          <w:p w14:paraId="633BD07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8B91E8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0D5DF57"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0561915" w14:textId="77777777" w:rsidTr="003A7C78">
        <w:tc>
          <w:tcPr>
            <w:tcW w:w="585" w:type="dxa"/>
          </w:tcPr>
          <w:p w14:paraId="08D35AC5" w14:textId="246504E7"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1962" w:type="dxa"/>
          </w:tcPr>
          <w:p w14:paraId="2F4DE161" w14:textId="25BF6C4B"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magasiniers</w:t>
            </w:r>
          </w:p>
        </w:tc>
        <w:tc>
          <w:tcPr>
            <w:tcW w:w="850" w:type="dxa"/>
          </w:tcPr>
          <w:p w14:paraId="59CC075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342DB9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36F000A9"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26726E71" w14:textId="77777777" w:rsidTr="003A7C78">
        <w:tc>
          <w:tcPr>
            <w:tcW w:w="585" w:type="dxa"/>
          </w:tcPr>
          <w:p w14:paraId="28941FCD" w14:textId="26768FC5"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4</w:t>
            </w:r>
          </w:p>
        </w:tc>
        <w:tc>
          <w:tcPr>
            <w:tcW w:w="1962" w:type="dxa"/>
          </w:tcPr>
          <w:p w14:paraId="5594B3E5" w14:textId="1FF9358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44C6296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12F9D7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AB82BBB"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7FFEB8B2" w14:textId="77777777" w:rsidTr="003A7C78">
        <w:tc>
          <w:tcPr>
            <w:tcW w:w="585" w:type="dxa"/>
          </w:tcPr>
          <w:p w14:paraId="3285C616" w14:textId="29CC507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5</w:t>
            </w:r>
          </w:p>
        </w:tc>
        <w:tc>
          <w:tcPr>
            <w:tcW w:w="1962" w:type="dxa"/>
          </w:tcPr>
          <w:p w14:paraId="510D140E" w14:textId="43E98A1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7DC743A9" w14:textId="089157DA" w:rsidR="003A7C78" w:rsidRPr="003A7C78" w:rsidRDefault="005E3325"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5</w:t>
            </w:r>
          </w:p>
        </w:tc>
        <w:tc>
          <w:tcPr>
            <w:tcW w:w="3969" w:type="dxa"/>
          </w:tcPr>
          <w:p w14:paraId="607B9DC8" w14:textId="5ECB544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proofErr w:type="gramStart"/>
            <w:r w:rsidRPr="003A7C78">
              <w:rPr>
                <w:rFonts w:ascii="Times New Roman" w:hAnsi="Times New Roman" w:cs="Times New Roman"/>
                <w:color w:val="0D0D0D"/>
                <w:sz w:val="24"/>
                <w:szCs w:val="24"/>
                <w:shd w:val="clear" w:color="auto" w:fill="FFFFFF"/>
              </w:rPr>
              <w:t>( Accès</w:t>
            </w:r>
            <w:proofErr w:type="gramEnd"/>
            <w:r w:rsidRPr="003A7C78">
              <w:rPr>
                <w:rFonts w:ascii="Times New Roman" w:hAnsi="Times New Roman" w:cs="Times New Roman"/>
                <w:color w:val="0D0D0D"/>
                <w:sz w:val="24"/>
                <w:szCs w:val="24"/>
                <w:shd w:val="clear" w:color="auto" w:fill="FFFFFF"/>
              </w:rPr>
              <w:t xml:space="preserve"> par rôle )</w:t>
            </w:r>
          </w:p>
        </w:tc>
        <w:tc>
          <w:tcPr>
            <w:tcW w:w="1616" w:type="dxa"/>
          </w:tcPr>
          <w:p w14:paraId="0160F75F" w14:textId="4C3D9FDE" w:rsidR="003A7C78" w:rsidRPr="003A7C78" w:rsidRDefault="003A7C78"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6F0F7996" w14:textId="3FB87371" w:rsidR="009711CB" w:rsidRPr="003A7C78" w:rsidRDefault="009711CB" w:rsidP="00E9346B">
      <w:pPr>
        <w:rPr>
          <w:rFonts w:ascii="Times New Roman" w:hAnsi="Times New Roman" w:cs="Times New Roman"/>
          <w:color w:val="0D0D0D"/>
          <w:sz w:val="24"/>
          <w:szCs w:val="24"/>
          <w:shd w:val="clear" w:color="auto" w:fill="FFFFFF"/>
        </w:rPr>
      </w:pPr>
    </w:p>
    <w:p w14:paraId="22318AF2" w14:textId="61AC3809" w:rsidR="009711CB" w:rsidRPr="003A7C78" w:rsidRDefault="009711CB" w:rsidP="00E9346B">
      <w:pPr>
        <w:rPr>
          <w:rFonts w:ascii="Times New Roman" w:hAnsi="Times New Roman" w:cs="Times New Roman"/>
          <w:color w:val="0D0D0D"/>
          <w:sz w:val="24"/>
          <w:szCs w:val="24"/>
          <w:shd w:val="clear" w:color="auto" w:fill="FFFFFF"/>
        </w:rPr>
      </w:pPr>
    </w:p>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A19BDA5" w14:textId="6726FB3D" w:rsidR="009711CB" w:rsidRPr="00E9346B" w:rsidRDefault="009711CB" w:rsidP="00E9346B">
      <w:pPr>
        <w:rPr>
          <w:rFonts w:ascii="Times New Roman" w:hAnsi="Times New Roman" w:cs="Times New Roman"/>
          <w:color w:val="0D0D0D"/>
          <w:sz w:val="28"/>
          <w:szCs w:val="28"/>
          <w:shd w:val="clear" w:color="auto" w:fill="FFFFFF"/>
        </w:rPr>
      </w:pPr>
    </w:p>
    <w:p w14:paraId="5D813A56" w14:textId="16E66AD6" w:rsidR="00827C5D" w:rsidRDefault="00827C5D" w:rsidP="00827C5D">
      <w:pPr>
        <w:rPr>
          <w:rFonts w:ascii="Segoe UI" w:hAnsi="Segoe UI" w:cs="Segoe UI"/>
          <w:color w:val="0D0D0D"/>
          <w:sz w:val="24"/>
          <w:szCs w:val="24"/>
          <w:shd w:val="clear" w:color="auto" w:fill="FFFFFF"/>
        </w:rPr>
      </w:pPr>
    </w:p>
    <w:p w14:paraId="209D463F" w14:textId="4C9CA2B2" w:rsidR="00CA389A" w:rsidRDefault="00CA389A" w:rsidP="00827C5D">
      <w:pPr>
        <w:rPr>
          <w:rFonts w:ascii="Segoe UI" w:hAnsi="Segoe UI" w:cs="Segoe UI"/>
          <w:color w:val="0D0D0D"/>
          <w:sz w:val="24"/>
          <w:szCs w:val="24"/>
          <w:shd w:val="clear" w:color="auto" w:fill="FFFFFF"/>
        </w:rPr>
      </w:pPr>
    </w:p>
    <w:p w14:paraId="301A6F44" w14:textId="012B4D10" w:rsidR="00CA389A" w:rsidRDefault="00CA389A" w:rsidP="00827C5D">
      <w:pPr>
        <w:rPr>
          <w:rFonts w:ascii="Segoe UI" w:hAnsi="Segoe UI" w:cs="Segoe UI"/>
          <w:color w:val="0D0D0D"/>
          <w:sz w:val="24"/>
          <w:szCs w:val="24"/>
          <w:shd w:val="clear" w:color="auto" w:fill="FFFFFF"/>
        </w:rPr>
      </w:pPr>
    </w:p>
    <w:p w14:paraId="75380B9E" w14:textId="77777777" w:rsidR="00CA389A" w:rsidRDefault="00CA389A" w:rsidP="00827C5D">
      <w:pPr>
        <w:rPr>
          <w:rFonts w:ascii="Segoe UI" w:hAnsi="Segoe UI" w:cs="Segoe UI"/>
          <w:color w:val="0D0D0D"/>
          <w:sz w:val="24"/>
          <w:szCs w:val="24"/>
          <w:shd w:val="clear" w:color="auto" w:fill="FFFFFF"/>
        </w:rPr>
      </w:pPr>
    </w:p>
    <w:p w14:paraId="6FAEDBD0" w14:textId="77777777" w:rsidR="009711CB" w:rsidRDefault="009711CB" w:rsidP="00E9346B">
      <w:pPr>
        <w:rPr>
          <w:rFonts w:ascii="Segoe UI" w:hAnsi="Segoe UI" w:cs="Segoe UI"/>
          <w:color w:val="0D0D0D"/>
          <w:sz w:val="24"/>
          <w:szCs w:val="24"/>
          <w:shd w:val="clear" w:color="auto" w:fill="FFFFFF"/>
        </w:rPr>
      </w:pPr>
    </w:p>
    <w:p w14:paraId="3C9A3645" w14:textId="7B419AD3" w:rsidR="009711CB" w:rsidRPr="00CA389A" w:rsidRDefault="009711CB" w:rsidP="00E9346B">
      <w:pPr>
        <w:pStyle w:val="ListParagraph"/>
        <w:numPr>
          <w:ilvl w:val="0"/>
          <w:numId w:val="9"/>
        </w:numPr>
        <w:ind w:left="0"/>
        <w:rPr>
          <w:rFonts w:ascii="Times New Roman" w:hAnsi="Times New Roman" w:cs="Times New Roman"/>
          <w:b/>
          <w:color w:val="0D0D0D"/>
          <w:sz w:val="28"/>
          <w:szCs w:val="28"/>
          <w:shd w:val="clear" w:color="auto" w:fill="FFFFFF"/>
        </w:rPr>
      </w:pPr>
      <w:r w:rsidRPr="00CA389A">
        <w:rPr>
          <w:rFonts w:ascii="Times New Roman" w:hAnsi="Times New Roman" w:cs="Times New Roman"/>
          <w:b/>
          <w:color w:val="0D0D0D"/>
          <w:sz w:val="28"/>
          <w:szCs w:val="28"/>
          <w:shd w:val="clear" w:color="auto" w:fill="FFFFFF"/>
        </w:rPr>
        <w:lastRenderedPageBreak/>
        <w:t>Diagramme de cas d’utilisation global :</w:t>
      </w:r>
    </w:p>
    <w:p w14:paraId="1EDD9760" w14:textId="77777777"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p>
    <w:p w14:paraId="355FE539" w14:textId="350F899D"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p>
    <w:p w14:paraId="709301C2" w14:textId="6D4AEDE3"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CA389A" w:rsidRDefault="00200AAB"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12 illustre les diverses activités et rôles sous la gestion et le contrôle de l'administrateur, ainsi que les diverses fonctionnalités proposées aux utilisateurs.</w:t>
      </w:r>
    </w:p>
    <w:p w14:paraId="50705F47" w14:textId="4DC1D2C8"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A461DAF" w:rsidR="00200AAB" w:rsidRDefault="00200AAB"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CA389A" w:rsidRDefault="00E9346B" w:rsidP="00E9346B">
      <w:pPr>
        <w:pStyle w:val="ListParagraph"/>
        <w:ind w:left="0"/>
        <w:rPr>
          <w:rFonts w:ascii="Times New Roman" w:hAnsi="Times New Roman" w:cs="Times New Roman"/>
          <w:b/>
          <w:color w:val="0D0D0D"/>
          <w:sz w:val="24"/>
          <w:szCs w:val="24"/>
          <w:shd w:val="clear" w:color="auto" w:fill="FFFFFF"/>
        </w:rPr>
      </w:pPr>
    </w:p>
    <w:p w14:paraId="2B954089" w14:textId="55932016" w:rsidR="00B86610" w:rsidRPr="00CA389A" w:rsidRDefault="00B8661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Pour cette section, nous illustrons l’aspect statique de notre application en présentant le diagramme de classes.</w:t>
      </w:r>
    </w:p>
    <w:p w14:paraId="17D98E0E" w14:textId="6AF592EE" w:rsidR="00B86610" w:rsidRPr="00CA389A" w:rsidRDefault="00B8661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6A12A3F4" w14:textId="6828AC44" w:rsidR="00E9346B" w:rsidRPr="00CA389A" w:rsidRDefault="00E9346B" w:rsidP="00E9346B">
      <w:pPr>
        <w:pStyle w:val="ListParagraph"/>
        <w:ind w:left="0"/>
        <w:rPr>
          <w:rFonts w:ascii="Times New Roman" w:hAnsi="Times New Roman" w:cs="Times New Roman"/>
          <w:color w:val="0D0D0D"/>
          <w:sz w:val="24"/>
          <w:szCs w:val="24"/>
          <w:shd w:val="clear" w:color="auto" w:fill="FFFFFF"/>
        </w:rPr>
      </w:pPr>
    </w:p>
    <w:p w14:paraId="7B65AABB" w14:textId="32141CFD" w:rsidR="00E9346B" w:rsidRPr="00E9346B" w:rsidRDefault="00E9346B" w:rsidP="00E9346B">
      <w:pPr>
        <w:pStyle w:val="ListParagraph"/>
        <w:ind w:left="0"/>
        <w:rPr>
          <w:rFonts w:ascii="Times New Roman" w:hAnsi="Times New Roman" w:cs="Times New Roman"/>
          <w:color w:val="0D0D0D"/>
          <w:sz w:val="28"/>
          <w:szCs w:val="28"/>
          <w:shd w:val="clear" w:color="auto" w:fill="FFFFFF"/>
        </w:rPr>
      </w:pPr>
    </w:p>
    <w:p w14:paraId="7CE42C52"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31B1BFBB" w14:textId="2C3EC68F" w:rsidR="00192BEB" w:rsidRPr="00E9346B" w:rsidRDefault="00B86610" w:rsidP="00E9346B">
      <w:pPr>
        <w:pStyle w:val="ListParagraph"/>
        <w:numPr>
          <w:ilvl w:val="0"/>
          <w:numId w:val="9"/>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1A8FE894" w14:textId="2D453CCE" w:rsidR="00E1081C" w:rsidRDefault="008B0420" w:rsidP="00C8070B">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CA389A">
        <w:rPr>
          <w:rFonts w:ascii="Times New Roman" w:hAnsi="Times New Roman" w:cs="Times New Roman"/>
          <w:color w:val="0D0D0D"/>
          <w:sz w:val="24"/>
          <w:szCs w:val="28"/>
          <w:shd w:val="clear" w:color="auto" w:fill="FFFFFF"/>
        </w:rPr>
        <w:t>utilisés .</w:t>
      </w:r>
      <w:proofErr w:type="gramEnd"/>
    </w:p>
    <w:p w14:paraId="543A8952" w14:textId="64B2EA80" w:rsidR="00C8070B" w:rsidRDefault="00C8070B" w:rsidP="00C8070B">
      <w:pPr>
        <w:pStyle w:val="ListParagraph"/>
        <w:ind w:left="0"/>
        <w:rPr>
          <w:rFonts w:ascii="Times New Roman" w:hAnsi="Times New Roman" w:cs="Times New Roman"/>
          <w:color w:val="0D0D0D"/>
          <w:sz w:val="24"/>
          <w:szCs w:val="28"/>
          <w:shd w:val="clear" w:color="auto" w:fill="FFFFFF"/>
        </w:rPr>
      </w:pPr>
    </w:p>
    <w:p w14:paraId="7F5F5373" w14:textId="30ADB0AE" w:rsidR="00C8070B" w:rsidRPr="00C8070B" w:rsidRDefault="00C8070B" w:rsidP="00C8070B">
      <w:pPr>
        <w:pStyle w:val="ListParagraph"/>
        <w:numPr>
          <w:ilvl w:val="1"/>
          <w:numId w:val="9"/>
        </w:numPr>
        <w:ind w:left="0" w:firstLine="0"/>
        <w:rPr>
          <w:rFonts w:ascii="Times New Roman" w:hAnsi="Times New Roman" w:cs="Times New Roman"/>
          <w:b/>
          <w:sz w:val="28"/>
          <w:szCs w:val="28"/>
        </w:rPr>
      </w:pPr>
      <w:r w:rsidRPr="00C8070B">
        <w:rPr>
          <w:rFonts w:ascii="Times New Roman" w:hAnsi="Times New Roman" w:cs="Times New Roman"/>
          <w:b/>
          <w:sz w:val="28"/>
          <w:szCs w:val="28"/>
        </w:rPr>
        <w:t>Environnement matériel :</w:t>
      </w:r>
    </w:p>
    <w:p w14:paraId="125FE30C" w14:textId="77777777" w:rsidR="00C8070B" w:rsidRPr="00C8070B" w:rsidRDefault="00C8070B" w:rsidP="00C8070B">
      <w:pPr>
        <w:pStyle w:val="ListParagraph"/>
        <w:ind w:left="0"/>
        <w:rPr>
          <w:rFonts w:ascii="Times New Roman" w:hAnsi="Times New Roman" w:cs="Times New Roman"/>
          <w:b/>
        </w:rPr>
      </w:pPr>
    </w:p>
    <w:p w14:paraId="4C0C9AD6" w14:textId="77777777"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Nous mentionnons les caractéristiques de l’ordinateur sur lesquelles nous avons développé l’application parce qu’elles peuvent donner une idée sur les conditions du travail. L’application a été développée sur un ordinateur portable Acer Aspire qui se caractérise par :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Processus : Intel(R) </w:t>
      </w:r>
      <w:proofErr w:type="gramStart"/>
      <w:r w:rsidRPr="00C8070B">
        <w:rPr>
          <w:rFonts w:ascii="Times New Roman" w:hAnsi="Times New Roman" w:cs="Times New Roman"/>
          <w:sz w:val="24"/>
        </w:rPr>
        <w:t>Core(</w:t>
      </w:r>
      <w:proofErr w:type="gramEnd"/>
      <w:r w:rsidRPr="00C8070B">
        <w:rPr>
          <w:rFonts w:ascii="Times New Roman" w:hAnsi="Times New Roman" w:cs="Times New Roman"/>
          <w:sz w:val="24"/>
        </w:rPr>
        <w:t xml:space="preserve">TM) i7-7500U CPU @ 2.70GHz   2.90 GHz </w:t>
      </w:r>
    </w:p>
    <w:p w14:paraId="6BB6A15E" w14:textId="2F618A8A"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sym w:font="Symbol" w:char="F0B7"/>
      </w:r>
      <w:r w:rsidRPr="00C8070B">
        <w:rPr>
          <w:rFonts w:ascii="Times New Roman" w:hAnsi="Times New Roman" w:cs="Times New Roman"/>
          <w:sz w:val="24"/>
        </w:rPr>
        <w:t xml:space="preserve"> Mémoire installé (RAM) : </w:t>
      </w:r>
      <w:r>
        <w:rPr>
          <w:rFonts w:ascii="Times New Roman" w:hAnsi="Times New Roman" w:cs="Times New Roman"/>
          <w:sz w:val="24"/>
        </w:rPr>
        <w:t>16</w:t>
      </w:r>
      <w:r w:rsidRPr="00C8070B">
        <w:rPr>
          <w:rFonts w:ascii="Times New Roman" w:hAnsi="Times New Roman" w:cs="Times New Roman"/>
          <w:sz w:val="24"/>
        </w:rPr>
        <w:t>.00 Go (3.86 Go utilisable).</w:t>
      </w:r>
    </w:p>
    <w:p w14:paraId="7E90BFC9" w14:textId="77777777"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Type de système : système d’exploitation 64 bits.</w:t>
      </w:r>
    </w:p>
    <w:p w14:paraId="1CA6C62E" w14:textId="77777777"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Disque dur : 500 Go.</w:t>
      </w:r>
    </w:p>
    <w:p w14:paraId="3EDB16ED" w14:textId="121A7929" w:rsidR="00C8070B" w:rsidRPr="00C8070B" w:rsidRDefault="00C8070B" w:rsidP="00C8070B">
      <w:pPr>
        <w:pStyle w:val="ListParagraph"/>
        <w:ind w:left="0"/>
        <w:rPr>
          <w:rFonts w:ascii="Times New Roman" w:hAnsi="Times New Roman" w:cs="Times New Roman"/>
          <w:color w:val="0D0D0D"/>
          <w:sz w:val="28"/>
          <w:szCs w:val="28"/>
          <w:shd w:val="clear" w:color="auto" w:fill="FFFFFF"/>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Ecran : 15,6 pouces.</w:t>
      </w:r>
    </w:p>
    <w:p w14:paraId="590D776C" w14:textId="68326ED5" w:rsidR="00E1081C" w:rsidRDefault="00E1081C" w:rsidP="008B0420">
      <w:pPr>
        <w:pStyle w:val="ListParagraph"/>
        <w:ind w:left="1296"/>
        <w:rPr>
          <w:rFonts w:ascii="Segoe UI" w:hAnsi="Segoe UI" w:cs="Segoe UI"/>
          <w:color w:val="0D0D0D"/>
          <w:sz w:val="28"/>
          <w:szCs w:val="28"/>
          <w:shd w:val="clear" w:color="auto" w:fill="FFFFFF"/>
        </w:rPr>
      </w:pPr>
    </w:p>
    <w:p w14:paraId="71D2C2EF" w14:textId="77777777" w:rsidR="00C8070B" w:rsidRPr="00B86610" w:rsidRDefault="00C8070B" w:rsidP="008B0420">
      <w:pPr>
        <w:pStyle w:val="ListParagraph"/>
        <w:ind w:left="1296"/>
        <w:rPr>
          <w:rFonts w:ascii="Segoe UI" w:hAnsi="Segoe UI" w:cs="Segoe UI"/>
          <w:color w:val="0D0D0D"/>
          <w:sz w:val="28"/>
          <w:szCs w:val="28"/>
          <w:shd w:val="clear" w:color="auto" w:fill="FFFFFF"/>
        </w:rPr>
      </w:pPr>
    </w:p>
    <w:p w14:paraId="192F73EA" w14:textId="7E0EEC46" w:rsidR="008B0420" w:rsidRPr="00CA389A" w:rsidRDefault="008B0420" w:rsidP="00E9346B">
      <w:pPr>
        <w:pStyle w:val="ListParagraph"/>
        <w:numPr>
          <w:ilvl w:val="1"/>
          <w:numId w:val="9"/>
        </w:numPr>
        <w:ind w:left="0" w:firstLine="0"/>
        <w:rPr>
          <w:rFonts w:ascii="Times New Roman" w:hAnsi="Times New Roman" w:cs="Times New Roman"/>
          <w:b/>
          <w:sz w:val="28"/>
          <w:szCs w:val="28"/>
        </w:rPr>
      </w:pPr>
      <w:r w:rsidRPr="00CA389A">
        <w:rPr>
          <w:rFonts w:ascii="Times New Roman" w:hAnsi="Times New Roman" w:cs="Times New Roman"/>
          <w:b/>
          <w:sz w:val="28"/>
          <w:szCs w:val="28"/>
        </w:rPr>
        <w:lastRenderedPageBreak/>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1"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2">
          <w:tblGrid>
            <w:gridCol w:w="4262"/>
            <w:gridCol w:w="4374"/>
          </w:tblGrid>
        </w:tblGridChange>
      </w:tblGrid>
      <w:tr w:rsidR="008B0420" w14:paraId="0BFC7E56" w14:textId="77777777" w:rsidTr="007576E9">
        <w:trPr>
          <w:trHeight w:val="739"/>
          <w:trPrChange w:id="3" w:author="Oumaima Houimel" w:date="2024-04-12T16:03:00Z">
            <w:trPr>
              <w:trHeight w:val="739"/>
            </w:trPr>
          </w:trPrChange>
        </w:trPr>
        <w:tc>
          <w:tcPr>
            <w:tcW w:w="4262" w:type="dxa"/>
            <w:tcPrChange w:id="4" w:author="Oumaima Houimel" w:date="2024-04-12T16:03:00Z">
              <w:tcPr>
                <w:tcW w:w="4262" w:type="dxa"/>
              </w:tcPr>
            </w:tcPrChange>
          </w:tcPr>
          <w:p w14:paraId="2D5B09FD" w14:textId="77777777" w:rsidR="008B0420" w:rsidRPr="00CA389A" w:rsidRDefault="008B0420" w:rsidP="007576E9">
            <w:pPr>
              <w:pStyle w:val="ListParagraph"/>
              <w:ind w:left="0"/>
              <w:jc w:val="center"/>
              <w:rPr>
                <w:rFonts w:ascii="Times New Roman" w:hAnsi="Times New Roman" w:cs="Times New Roman"/>
                <w:color w:val="000000" w:themeColor="text1"/>
                <w:sz w:val="24"/>
                <w:szCs w:val="24"/>
              </w:rPr>
            </w:pPr>
            <w:r w:rsidRPr="00CA389A">
              <w:rPr>
                <w:rFonts w:ascii="Times New Roman" w:hAnsi="Times New Roman" w:cs="Times New Roman"/>
                <w:color w:val="000000" w:themeColor="text1"/>
                <w:sz w:val="24"/>
                <w:szCs w:val="24"/>
              </w:rPr>
              <w:t>Outils</w:t>
            </w:r>
          </w:p>
        </w:tc>
        <w:tc>
          <w:tcPr>
            <w:tcW w:w="4374" w:type="dxa"/>
            <w:tcPrChange w:id="5" w:author="Oumaima Houimel" w:date="2024-04-12T16:03:00Z">
              <w:tcPr>
                <w:tcW w:w="4374" w:type="dxa"/>
              </w:tcPr>
            </w:tcPrChange>
          </w:tcPr>
          <w:p w14:paraId="189AF6D8" w14:textId="77777777" w:rsidR="008B0420" w:rsidRPr="00CA389A" w:rsidRDefault="008B0420" w:rsidP="007576E9">
            <w:pPr>
              <w:pStyle w:val="ListParagraph"/>
              <w:ind w:left="0"/>
              <w:jc w:val="center"/>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1BB9E7F9" w14:textId="77777777" w:rsidTr="00B86610">
        <w:trPr>
          <w:trHeight w:val="1797"/>
          <w:trPrChange w:id="6" w:author="Oumaima Houimel" w:date="2024-04-12T16:03:00Z">
            <w:trPr>
              <w:trHeight w:val="739"/>
            </w:trPr>
          </w:trPrChange>
        </w:trPr>
        <w:tc>
          <w:tcPr>
            <w:tcW w:w="4262" w:type="dxa"/>
            <w:tcPrChange w:id="7"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Visual paradigm</w:t>
            </w:r>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5"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8"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CA389A">
              <w:rPr>
                <w:rFonts w:ascii="Times New Roman" w:hAnsi="Times New Roman" w:cs="Times New Roman"/>
                <w:sz w:val="24"/>
                <w:szCs w:val="28"/>
              </w:rPr>
              <w:t>Est un logiciel de modélisation et de conception visuelle pour le développement logiciel et la gestion de projets.</w:t>
            </w:r>
          </w:p>
        </w:tc>
      </w:tr>
    </w:tbl>
    <w:p w14:paraId="3FD8F3C6" w14:textId="77777777" w:rsidR="008B0420" w:rsidRPr="00CA389A" w:rsidRDefault="008B0420" w:rsidP="00CA389A">
      <w:pPr>
        <w:rPr>
          <w:rFonts w:ascii="Times New Roman" w:hAnsi="Times New Roman" w:cs="Times New Roman"/>
          <w:sz w:val="28"/>
          <w:szCs w:val="28"/>
        </w:rPr>
      </w:pPr>
    </w:p>
    <w:p w14:paraId="010CCC79" w14:textId="77777777" w:rsidR="008B0420" w:rsidRPr="00E9346B" w:rsidRDefault="008B0420" w:rsidP="00714C00">
      <w:pPr>
        <w:pStyle w:val="ListParagraph"/>
        <w:numPr>
          <w:ilvl w:val="1"/>
          <w:numId w:val="9"/>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9"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10">
          <w:tblGrid>
            <w:gridCol w:w="2952"/>
            <w:gridCol w:w="4814"/>
          </w:tblGrid>
        </w:tblGridChange>
      </w:tblGrid>
      <w:tr w:rsidR="008B0420" w14:paraId="7C7F2D44" w14:textId="77777777" w:rsidTr="007576E9">
        <w:trPr>
          <w:trHeight w:val="594"/>
          <w:trPrChange w:id="11" w:author="Oumaima Houimel" w:date="2024-04-12T16:03:00Z">
            <w:trPr>
              <w:trHeight w:val="594"/>
            </w:trPr>
          </w:trPrChange>
        </w:trPr>
        <w:tc>
          <w:tcPr>
            <w:tcW w:w="2952" w:type="dxa"/>
            <w:tcPrChange w:id="12" w:author="Oumaima Houimel" w:date="2024-04-12T16:03:00Z">
              <w:tcPr>
                <w:tcW w:w="2952" w:type="dxa"/>
              </w:tcPr>
            </w:tcPrChange>
          </w:tcPr>
          <w:p w14:paraId="02F01CFE" w14:textId="77777777" w:rsidR="008B0420" w:rsidRPr="00CA389A" w:rsidRDefault="008B0420" w:rsidP="007576E9">
            <w:pPr>
              <w:pStyle w:val="ListParagraph"/>
              <w:ind w:left="0"/>
              <w:jc w:val="center"/>
              <w:rPr>
                <w:rFonts w:ascii="Times New Roman" w:hAnsi="Times New Roman" w:cs="Times New Roman"/>
                <w:sz w:val="24"/>
                <w:szCs w:val="24"/>
              </w:rPr>
            </w:pPr>
            <w:r w:rsidRPr="00CA389A">
              <w:rPr>
                <w:rFonts w:ascii="Times New Roman" w:hAnsi="Times New Roman" w:cs="Times New Roman"/>
                <w:sz w:val="24"/>
                <w:szCs w:val="24"/>
              </w:rPr>
              <w:t>Outils</w:t>
            </w:r>
          </w:p>
        </w:tc>
        <w:tc>
          <w:tcPr>
            <w:tcW w:w="4814" w:type="dxa"/>
            <w:tcPrChange w:id="13" w:author="Oumaima Houimel" w:date="2024-04-12T16:03:00Z">
              <w:tcPr>
                <w:tcW w:w="4814" w:type="dxa"/>
              </w:tcPr>
            </w:tcPrChange>
          </w:tcPr>
          <w:p w14:paraId="5094EE1A" w14:textId="77777777" w:rsidR="008B0420" w:rsidRPr="00CA389A" w:rsidRDefault="008B0420" w:rsidP="007576E9">
            <w:pPr>
              <w:pStyle w:val="ListParagraph"/>
              <w:ind w:left="0"/>
              <w:jc w:val="center"/>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24162BD8" w14:textId="77777777" w:rsidTr="007576E9">
        <w:trPr>
          <w:trHeight w:val="594"/>
          <w:trPrChange w:id="14" w:author="Oumaima Houimel" w:date="2024-04-12T16:03:00Z">
            <w:trPr>
              <w:trHeight w:val="594"/>
            </w:trPr>
          </w:trPrChange>
        </w:trPr>
        <w:tc>
          <w:tcPr>
            <w:tcW w:w="2952" w:type="dxa"/>
            <w:tcPrChange w:id="15"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6" w:author="Oumaima Houimel" w:date="2024-04-12T16:03:00Z">
              <w:tcPr>
                <w:tcW w:w="4814" w:type="dxa"/>
              </w:tcPr>
            </w:tcPrChange>
          </w:tcPr>
          <w:p w14:paraId="5B068481"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éditeur de code source léger, extensible et multiplateforme</w:t>
            </w:r>
          </w:p>
        </w:tc>
      </w:tr>
      <w:tr w:rsidR="008B0420" w14:paraId="23F4D1B4" w14:textId="77777777" w:rsidTr="007576E9">
        <w:tc>
          <w:tcPr>
            <w:tcW w:w="2952" w:type="dxa"/>
            <w:tcPrChange w:id="17"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8" w:author="Oumaima Houimel" w:date="2024-04-12T16:03:00Z">
              <w:tcPr>
                <w:tcW w:w="4814" w:type="dxa"/>
              </w:tcPr>
            </w:tcPrChange>
          </w:tcPr>
          <w:p w14:paraId="3783BE35"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C’est un langage qui permet de composer des pages web.</w:t>
            </w:r>
          </w:p>
          <w:p w14:paraId="5424D464" w14:textId="77777777" w:rsidR="008B0420" w:rsidRPr="00CA389A" w:rsidRDefault="008B0420" w:rsidP="007576E9">
            <w:pPr>
              <w:tabs>
                <w:tab w:val="left" w:pos="1125"/>
              </w:tabs>
              <w:jc w:val="both"/>
              <w:rPr>
                <w:rFonts w:ascii="Times New Roman" w:hAnsi="Times New Roman" w:cs="Times New Roman"/>
                <w:sz w:val="24"/>
                <w:szCs w:val="24"/>
              </w:rPr>
            </w:pPr>
            <w:r w:rsidRPr="00CA389A">
              <w:rPr>
                <w:rFonts w:ascii="Times New Roman" w:hAnsi="Times New Roman" w:cs="Times New Roman"/>
                <w:sz w:val="24"/>
                <w:szCs w:val="24"/>
              </w:rPr>
              <w:tab/>
            </w:r>
          </w:p>
        </w:tc>
      </w:tr>
      <w:tr w:rsidR="008B0420" w14:paraId="39CA72AF" w14:textId="77777777" w:rsidTr="007576E9">
        <w:tc>
          <w:tcPr>
            <w:tcW w:w="2952" w:type="dxa"/>
            <w:tcPrChange w:id="19"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20" w:author="Oumaima Houimel" w:date="2024-04-12T16:03:00Z">
              <w:tcPr>
                <w:tcW w:w="4814" w:type="dxa"/>
              </w:tcPr>
            </w:tcPrChange>
          </w:tcPr>
          <w:p w14:paraId="74E2BF1B"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1"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2" w:author="Oumaima Houimel" w:date="2024-04-12T16:03:00Z">
              <w:tcPr>
                <w:tcW w:w="4814" w:type="dxa"/>
              </w:tcPr>
            </w:tcPrChange>
          </w:tcPr>
          <w:p w14:paraId="2FEC5E3B" w14:textId="1FA4E0E3"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 xml:space="preserve">Est un </w:t>
            </w:r>
            <w:r w:rsidR="00CA389A" w:rsidRPr="00CA389A">
              <w:rPr>
                <w:rFonts w:ascii="Times New Roman" w:hAnsi="Times New Roman" w:cs="Times New Roman"/>
                <w:sz w:val="24"/>
                <w:szCs w:val="24"/>
              </w:rPr>
              <w:t>Framework</w:t>
            </w:r>
            <w:r w:rsidRPr="00CA389A">
              <w:rPr>
                <w:rFonts w:ascii="Times New Roman" w:hAnsi="Times New Roman" w:cs="Times New Roman"/>
                <w:sz w:val="24"/>
                <w:szCs w:val="24"/>
              </w:rPr>
              <w:t xml:space="preserv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3"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4" w:author="Oumaima Houimel" w:date="2024-04-12T16:03:00Z">
              <w:tcPr>
                <w:tcW w:w="4814" w:type="dxa"/>
              </w:tcPr>
            </w:tcPrChange>
          </w:tcPr>
          <w:p w14:paraId="27537470"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5"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lastRenderedPageBreak/>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1"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6" w:author="Oumaima Houimel" w:date="2024-04-12T16:03:00Z">
              <w:tcPr>
                <w:tcW w:w="4814" w:type="dxa"/>
              </w:tcPr>
            </w:tcPrChange>
          </w:tcPr>
          <w:p w14:paraId="529A5CBD"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CA389A" w:rsidRDefault="00E1081C" w:rsidP="007576E9">
            <w:pPr>
              <w:pStyle w:val="ListParagraph"/>
              <w:ind w:left="0"/>
              <w:rPr>
                <w:rFonts w:ascii="Times New Roman" w:hAnsi="Times New Roman" w:cs="Times New Roman"/>
                <w:sz w:val="24"/>
                <w:szCs w:val="24"/>
              </w:rPr>
            </w:pPr>
          </w:p>
        </w:tc>
      </w:tr>
      <w:tr w:rsidR="008B0420" w14:paraId="18DC83E1" w14:textId="77777777" w:rsidTr="007576E9">
        <w:tc>
          <w:tcPr>
            <w:tcW w:w="2952" w:type="dxa"/>
            <w:tcPrChange w:id="27"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8" w:author="Oumaima Houimel" w:date="2024-04-12T16:03:00Z">
              <w:tcPr>
                <w:tcW w:w="4814" w:type="dxa"/>
              </w:tcPr>
            </w:tcPrChange>
          </w:tcPr>
          <w:p w14:paraId="4844F7A0"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Est un logiciel libre et gratuit qui facilite la création et la gestion de serveurs web locaux.</w:t>
            </w:r>
          </w:p>
        </w:tc>
      </w:tr>
      <w:tr w:rsidR="008B0420" w14:paraId="624D0585" w14:textId="77777777" w:rsidTr="007576E9">
        <w:trPr>
          <w:trHeight w:val="1023"/>
          <w:trPrChange w:id="29" w:author="Oumaima Houimel" w:date="2024-04-12T16:03:00Z">
            <w:trPr>
              <w:trHeight w:val="1023"/>
            </w:trPr>
          </w:trPrChange>
        </w:trPr>
        <w:tc>
          <w:tcPr>
            <w:tcW w:w="2952" w:type="dxa"/>
            <w:tcPrChange w:id="30" w:author="Oumaima Houimel" w:date="2024-04-12T16:03:00Z">
              <w:tcPr>
                <w:tcW w:w="2952" w:type="dxa"/>
              </w:tcPr>
            </w:tcPrChange>
          </w:tcPr>
          <w:p w14:paraId="5EBBFE8A" w14:textId="0EBDE45A" w:rsidR="008B0420" w:rsidRPr="00895247" w:rsidRDefault="00CA389A" w:rsidP="007576E9">
            <w:pPr>
              <w:pStyle w:val="ListParagraph"/>
              <w:ind w:left="0"/>
              <w:jc w:val="center"/>
              <w:rPr>
                <w:rFonts w:ascii="Segoe UI" w:hAnsi="Segoe UI" w:cs="Segoe UI"/>
                <w:b/>
              </w:rPr>
            </w:pPr>
            <w:r w:rsidRPr="00895247">
              <w:rPr>
                <w:rFonts w:ascii="Segoe UI" w:hAnsi="Segoe UI" w:cs="Segoe UI"/>
                <w:b/>
              </w:rPr>
              <w:t>Power BI</w:t>
            </w:r>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1"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CA389A">
              <w:rPr>
                <w:rFonts w:ascii="Times New Roman" w:hAnsi="Times New Roman" w:cs="Times New Roman"/>
                <w:sz w:val="24"/>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CA389A" w:rsidRDefault="008B0420" w:rsidP="00CA389A">
      <w:pPr>
        <w:pStyle w:val="ListParagraph"/>
        <w:ind w:left="0"/>
        <w:rPr>
          <w:rFonts w:cstheme="minorHAnsi"/>
          <w:sz w:val="24"/>
          <w:szCs w:val="24"/>
        </w:rPr>
      </w:pPr>
    </w:p>
    <w:p w14:paraId="308B3BB0" w14:textId="77777777" w:rsidR="008B0420" w:rsidRPr="00CA389A" w:rsidRDefault="008B0420" w:rsidP="00CA389A">
      <w:pPr>
        <w:pStyle w:val="ListParagraph"/>
        <w:ind w:left="0"/>
        <w:jc w:val="both"/>
        <w:rPr>
          <w:rFonts w:ascii="Times New Roman" w:hAnsi="Times New Roman" w:cs="Times New Roman"/>
          <w:sz w:val="24"/>
          <w:szCs w:val="24"/>
        </w:rPr>
      </w:pPr>
      <w:r w:rsidRPr="00CA389A">
        <w:rPr>
          <w:rFonts w:ascii="Times New Roman" w:hAnsi="Times New Roman" w:cs="Times New Roman"/>
          <w:sz w:val="24"/>
          <w:szCs w:val="24"/>
        </w:rPr>
        <w:t>Dans la suite, nous donnerons plus de détails sur les principales technologies utilisées, à savoir</w:t>
      </w:r>
    </w:p>
    <w:p w14:paraId="687D94EB" w14:textId="77777777" w:rsidR="008B0420" w:rsidRPr="00CA389A" w:rsidRDefault="008B0420" w:rsidP="00CA389A">
      <w:pPr>
        <w:pStyle w:val="ListParagraph"/>
        <w:ind w:left="0"/>
        <w:jc w:val="both"/>
        <w:rPr>
          <w:rFonts w:ascii="Times New Roman" w:hAnsi="Times New Roman" w:cs="Times New Roman"/>
          <w:sz w:val="24"/>
          <w:szCs w:val="24"/>
        </w:rPr>
      </w:pPr>
      <w:r w:rsidRPr="00CA389A">
        <w:rPr>
          <w:rFonts w:ascii="Times New Roman" w:hAnsi="Times New Roman" w:cs="Times New Roman"/>
          <w:sz w:val="24"/>
          <w:szCs w:val="24"/>
        </w:rPr>
        <w:t>Angular 17, Laravel.</w:t>
      </w:r>
    </w:p>
    <w:p w14:paraId="64A56FC4" w14:textId="77777777" w:rsidR="00B86610" w:rsidRPr="00CA389A" w:rsidRDefault="00B86610" w:rsidP="00CA389A">
      <w:pPr>
        <w:pStyle w:val="ListParagraph"/>
        <w:ind w:left="0"/>
        <w:rPr>
          <w:rFonts w:ascii="Segoe UI" w:hAnsi="Segoe UI" w:cs="Segoe UI"/>
          <w:sz w:val="24"/>
          <w:szCs w:val="24"/>
          <w:lang w:val="en-US"/>
        </w:rPr>
      </w:pPr>
    </w:p>
    <w:p w14:paraId="4EAE5F18" w14:textId="714D2617" w:rsidR="008B0420" w:rsidRPr="00E9346B" w:rsidRDefault="008B0420" w:rsidP="00E9346B">
      <w:pPr>
        <w:pStyle w:val="ListParagraph"/>
        <w:numPr>
          <w:ilvl w:val="1"/>
          <w:numId w:val="9"/>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1282F9C2" w14:textId="46194A61" w:rsidR="008B0420" w:rsidRDefault="008B0420" w:rsidP="008B0420">
      <w:pPr>
        <w:pStyle w:val="ListParagraph"/>
        <w:ind w:left="1296"/>
        <w:rPr>
          <w:ins w:id="32" w:author="Oumaima Houimel" w:date="2024-04-12T16:03:00Z"/>
          <w:rFonts w:ascii="Segoe UI" w:hAnsi="Segoe UI" w:cs="Segoe UI"/>
        </w:rPr>
      </w:pPr>
    </w:p>
    <w:p w14:paraId="45B43961" w14:textId="2AB7A243" w:rsidR="008B0420" w:rsidRDefault="00CA389A" w:rsidP="008B0420">
      <w:pPr>
        <w:pStyle w:val="ListParagraph"/>
        <w:ind w:left="1296"/>
        <w:rPr>
          <w:del w:id="33" w:author="Oumaima Houimel" w:date="2024-04-12T16:03:00Z"/>
          <w:rFonts w:ascii="Segoe UI" w:hAnsi="Segoe UI" w:cs="Segoe UI"/>
        </w:rPr>
      </w:pPr>
      <w:r>
        <w:rPr>
          <w:noProof/>
        </w:rPr>
        <w:drawing>
          <wp:inline distT="0" distB="0" distL="0" distR="0" wp14:anchorId="61D8B6E9" wp14:editId="51EDE8ED">
            <wp:extent cx="1228725" cy="10712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33873" cy="1075733"/>
                    </a:xfrm>
                    <a:prstGeom prst="rect">
                      <a:avLst/>
                    </a:prstGeom>
                  </pic:spPr>
                </pic:pic>
              </a:graphicData>
            </a:graphic>
          </wp:inline>
        </w:drawing>
      </w:r>
      <w:r w:rsidR="00EC6F49" w:rsidRPr="00EC6F49">
        <w:rPr>
          <w:rFonts w:ascii="Segoe UI" w:hAnsi="Segoe UI" w:cs="Segoe UI"/>
          <w:noProof/>
        </w:rPr>
        <mc:AlternateContent>
          <mc:Choice Requires="wps">
            <w:drawing>
              <wp:anchor distT="45720" distB="45720" distL="114300" distR="114300" simplePos="0" relativeHeight="251673600" behindDoc="0" locked="0" layoutInCell="1" allowOverlap="1" wp14:anchorId="4092DCA9" wp14:editId="15888A69">
                <wp:simplePos x="0" y="0"/>
                <wp:positionH relativeFrom="column">
                  <wp:posOffset>1729105</wp:posOffset>
                </wp:positionH>
                <wp:positionV relativeFrom="paragraph">
                  <wp:posOffset>131445</wp:posOffset>
                </wp:positionV>
                <wp:extent cx="4541520" cy="990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990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4ECBBC" w14:textId="69EC42A9" w:rsidR="00CD735F" w:rsidRPr="00CA389A" w:rsidRDefault="00CD735F">
                            <w:pPr>
                              <w:rPr>
                                <w:sz w:val="24"/>
                                <w:szCs w:val="24"/>
                              </w:rPr>
                            </w:pPr>
                            <w:r w:rsidRPr="00CA389A">
                              <w:rPr>
                                <w:rFonts w:ascii="Times New Roman" w:hAnsi="Times New Roman" w:cs="Times New Roman"/>
                                <w:sz w:val="24"/>
                                <w:szCs w:val="24"/>
                              </w:rPr>
                              <w:t>Angular est un Framework JavaScript open source développé par Google. Est l’un des Framework les mieux réputés et les plus utilisés par les développeurs de frontend. Ce Framework est utilisé pour développement des applications web en javascript (Type Script)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DCA9" id="_x0000_s1029" type="#_x0000_t202" style="position:absolute;left:0;text-align:left;margin-left:136.15pt;margin-top:10.35pt;width:357.6pt;height:7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" filled="f" stroked="f">
                <v:textbox>
                  <w:txbxContent>
                    <w:p w14:paraId="6C4ECBBC" w14:textId="69EC42A9" w:rsidR="00CD735F" w:rsidRPr="00CA389A" w:rsidRDefault="00CD735F">
                      <w:pPr>
                        <w:rPr>
                          <w:sz w:val="24"/>
                          <w:szCs w:val="24"/>
                        </w:rPr>
                      </w:pPr>
                      <w:r w:rsidRPr="00CA389A">
                        <w:rPr>
                          <w:rFonts w:ascii="Times New Roman" w:hAnsi="Times New Roman" w:cs="Times New Roman"/>
                          <w:sz w:val="24"/>
                          <w:szCs w:val="24"/>
                        </w:rPr>
                        <w:t>Angular est un Framework JavaScript open source développé par Google. Est l’un des Framework les mieux réputés et les plus utilisés par les développeurs de frontend. Ce Framework est utilisé pour développement des applications web en javascript (Type Script) [12]</w:t>
                      </w:r>
                    </w:p>
                  </w:txbxContent>
                </v:textbox>
                <w10:wrap type="square"/>
              </v:shape>
            </w:pict>
          </mc:Fallback>
        </mc:AlternateContent>
      </w:r>
      <w:del w:id="34" w:author="Oumaima Houimel" w:date="2024-04-12T16:03:00Z">
        <w:r w:rsidR="008B0420">
          <w:rPr>
            <w:rFonts w:ascii="Segoe UI" w:hAnsi="Segoe UI" w:cs="Segoe UI"/>
            <w:noProof/>
          </w:rPr>
          <w:drawing>
            <wp:anchor distT="0" distB="0" distL="114300" distR="114300" simplePos="0" relativeHeight="251661312" behindDoc="0" locked="0" layoutInCell="1" allowOverlap="1" wp14:anchorId="3E1A6D72" wp14:editId="43F505D2">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
    <w:p w14:paraId="2E0A1708" w14:textId="095F19D8" w:rsidR="008B0420" w:rsidRDefault="008B0420" w:rsidP="008B0420">
      <w:pPr>
        <w:pStyle w:val="ListParagraph"/>
        <w:ind w:left="1416"/>
        <w:rPr>
          <w:del w:id="35" w:author="Oumaima Houimel" w:date="2024-04-12T16:03:00Z"/>
          <w:rFonts w:ascii="Segoe UI" w:hAnsi="Segoe UI" w:cs="Segoe UI"/>
        </w:rPr>
      </w:pPr>
    </w:p>
    <w:p w14:paraId="54224ABF" w14:textId="64CA0007" w:rsidR="008B0420" w:rsidRDefault="008B0420" w:rsidP="008B0420">
      <w:pPr>
        <w:pStyle w:val="ListParagraph"/>
        <w:ind w:left="1416"/>
        <w:rPr>
          <w:del w:id="36" w:author="Oumaima Houimel" w:date="2024-04-12T16:03:00Z"/>
          <w:rFonts w:ascii="Segoe UI" w:hAnsi="Segoe UI" w:cs="Segoe UI"/>
        </w:rPr>
      </w:pPr>
    </w:p>
    <w:p w14:paraId="429A6E1C" w14:textId="7706FCC4" w:rsidR="008B0420" w:rsidRDefault="008B0420" w:rsidP="008B0420">
      <w:pPr>
        <w:pStyle w:val="ListParagraph"/>
        <w:ind w:left="1416"/>
        <w:rPr>
          <w:del w:id="37" w:author="Oumaima Houimel" w:date="2024-04-12T16:03:00Z"/>
          <w:rFonts w:ascii="Segoe UI" w:hAnsi="Segoe UI" w:cs="Segoe UI"/>
        </w:rPr>
      </w:pPr>
    </w:p>
    <w:p w14:paraId="397EF127" w14:textId="6119CAA4" w:rsidR="008B0420" w:rsidRDefault="008B0420" w:rsidP="008B0420">
      <w:pPr>
        <w:pStyle w:val="ListParagraph"/>
        <w:ind w:left="1416"/>
        <w:rPr>
          <w:del w:id="38" w:author="Oumaima Houimel" w:date="2024-04-12T16:03:00Z"/>
          <w:rFonts w:ascii="Segoe UI" w:hAnsi="Segoe UI" w:cs="Segoe UI"/>
        </w:rPr>
      </w:pPr>
    </w:p>
    <w:p w14:paraId="5B0A38F4" w14:textId="4A5BFA7F" w:rsidR="002828CD" w:rsidRDefault="002828CD"/>
    <w:p w14:paraId="1F49A493" w14:textId="2867A3AA" w:rsidR="002828CD" w:rsidRDefault="002828CD"/>
    <w:p w14:paraId="4513BAA6" w14:textId="21915DBC" w:rsidR="002828CD" w:rsidRDefault="002828CD"/>
    <w:p w14:paraId="786C972F" w14:textId="77777777" w:rsidR="006B4FAE" w:rsidRDefault="006B4FAE"/>
    <w:p w14:paraId="191AB45F" w14:textId="20EC4EB2"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La figure 19 représente l’architecture globale d’Angular :</w:t>
      </w:r>
    </w:p>
    <w:p w14:paraId="2493C294" w14:textId="77777777" w:rsidR="002828CD" w:rsidRDefault="002828CD" w:rsidP="002828CD">
      <w:pPr>
        <w:jc w:val="both"/>
        <w:rPr>
          <w:sz w:val="28"/>
          <w:szCs w:val="28"/>
        </w:rPr>
      </w:pPr>
    </w:p>
    <w:p w14:paraId="35CBCCFE" w14:textId="16317107" w:rsidR="002828CD" w:rsidRPr="00CA389A" w:rsidRDefault="00CA389A" w:rsidP="00EC6F49">
      <w:pPr>
        <w:jc w:val="both"/>
        <w:rPr>
          <w:sz w:val="28"/>
          <w:szCs w:val="28"/>
        </w:rPr>
      </w:pPr>
      <w:r>
        <w:rPr>
          <w:noProof/>
          <w:sz w:val="28"/>
          <w:szCs w:val="28"/>
        </w:rPr>
        <w:lastRenderedPageBreak/>
        <w:drawing>
          <wp:inline distT="0" distB="0" distL="0" distR="0" wp14:anchorId="1D4D4158" wp14:editId="45E2505A">
            <wp:extent cx="5760720" cy="3654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 angula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654425"/>
                    </a:xfrm>
                    <a:prstGeom prst="rect">
                      <a:avLst/>
                    </a:prstGeom>
                  </pic:spPr>
                </pic:pic>
              </a:graphicData>
            </a:graphic>
          </wp:inline>
        </w:drawing>
      </w:r>
    </w:p>
    <w:p w14:paraId="2C6FD3F5"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La figure ci-dessus montre le Framework Angular qui est basé sur plusieurs concepts, nous détaillons dans la suite quelques-uns :</w:t>
      </w:r>
    </w:p>
    <w:p w14:paraId="259DB7A4" w14:textId="3DBF392F"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 xml:space="preserve">▪ </w:t>
      </w:r>
      <w:r w:rsidRPr="00CA389A">
        <w:rPr>
          <w:rFonts w:ascii="Times New Roman" w:hAnsi="Times New Roman" w:cs="Times New Roman"/>
          <w:b/>
          <w:sz w:val="24"/>
          <w:szCs w:val="28"/>
        </w:rPr>
        <w:t>Le module</w:t>
      </w:r>
      <w:r w:rsidRPr="00CA389A">
        <w:rPr>
          <w:rFonts w:ascii="Times New Roman" w:hAnsi="Times New Roman" w:cs="Times New Roman"/>
          <w:sz w:val="24"/>
          <w:szCs w:val="28"/>
        </w:rPr>
        <w:t xml:space="preserve"> : c’est une classe type script avec le décorateur </w:t>
      </w:r>
      <w:r w:rsidRPr="00CA389A">
        <w:rPr>
          <w:rFonts w:ascii="Times New Roman" w:hAnsi="Times New Roman" w:cs="Times New Roman"/>
          <w:b/>
          <w:sz w:val="24"/>
          <w:szCs w:val="28"/>
        </w:rPr>
        <w:t>@NgModule</w:t>
      </w:r>
      <w:r w:rsidRPr="00CA389A">
        <w:rPr>
          <w:rFonts w:ascii="Times New Roman" w:hAnsi="Times New Roman" w:cs="Times New Roman"/>
          <w:sz w:val="24"/>
          <w:szCs w:val="28"/>
        </w:rPr>
        <w:t>, c’est la première structure de base dans Angular il est un peu comme un package Java. Une application Angular est composée d’au moins un module.</w:t>
      </w:r>
    </w:p>
    <w:p w14:paraId="2CBE1965" w14:textId="596BD9E3"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composant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@Componant</w:t>
      </w:r>
      <w:r w:rsidRPr="00CA389A">
        <w:rPr>
          <w:rFonts w:ascii="Times New Roman" w:hAnsi="Times New Roman" w:cs="Times New Roman"/>
          <w:sz w:val="24"/>
          <w:szCs w:val="28"/>
        </w:rPr>
        <w:t>. Il représente une vue de l’application. Une application Angular est un arbre de composants Angular.</w:t>
      </w:r>
    </w:p>
    <w:p w14:paraId="4E9A2751"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service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@Injectable</w:t>
      </w:r>
      <w:r w:rsidRPr="00CA389A">
        <w:rPr>
          <w:rFonts w:ascii="Times New Roman" w:hAnsi="Times New Roman" w:cs="Times New Roman"/>
          <w:sz w:val="24"/>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2C3F77E4">
                <wp:simplePos x="0" y="0"/>
                <wp:positionH relativeFrom="column">
                  <wp:posOffset>2233930</wp:posOffset>
                </wp:positionH>
                <wp:positionV relativeFrom="paragraph">
                  <wp:posOffset>325755</wp:posOffset>
                </wp:positionV>
                <wp:extent cx="4048760" cy="136207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CD735F" w:rsidRPr="00CA389A" w:rsidRDefault="00CD735F">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36" w:tooltip="Framework" w:history="1">
                              <w:r w:rsidRPr="00CA389A">
                                <w:rPr>
                                  <w:rStyle w:val="Hyperlink"/>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37" w:tooltip="Web application" w:history="1">
                              <w:r w:rsidRPr="00CA389A">
                                <w:rPr>
                                  <w:rStyle w:val="Hyperlink"/>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38" w:tooltip="Open-source" w:history="1">
                              <w:r w:rsidRPr="00CA389A">
                                <w:rPr>
                                  <w:rStyle w:val="Hyperlink"/>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39" w:tooltip="PHP" w:history="1">
                              <w:r w:rsidRPr="00CA389A">
                                <w:rPr>
                                  <w:rStyle w:val="Hyperlink"/>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0" w:tooltip="Modèle-vue-contrôleur" w:history="1">
                              <w:r w:rsidRPr="00CA389A">
                                <w:rPr>
                                  <w:rStyle w:val="Hyperlink"/>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1" w:tooltip="Programmation orientée objet" w:history="1">
                              <w:r w:rsidRPr="00CA389A">
                                <w:rPr>
                                  <w:rStyle w:val="Hyperlink"/>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CD735F" w:rsidRPr="00CA389A" w:rsidRDefault="00CD735F">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CD735F" w:rsidRDefault="00CD73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5.9pt;margin-top:25.65pt;width:318.8pt;height:10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" filled="f" stroked="f">
                <v:textbox>
                  <w:txbxContent>
                    <w:p w14:paraId="0F7046E4" w14:textId="39E833C1" w:rsidR="00CD735F" w:rsidRPr="00CA389A" w:rsidRDefault="00CD735F">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42" w:tooltip="Framework" w:history="1">
                        <w:r w:rsidRPr="00CA389A">
                          <w:rPr>
                            <w:rStyle w:val="Hyperlink"/>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43" w:tooltip="Web application" w:history="1">
                        <w:r w:rsidRPr="00CA389A">
                          <w:rPr>
                            <w:rStyle w:val="Hyperlink"/>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44" w:tooltip="Open-source" w:history="1">
                        <w:r w:rsidRPr="00CA389A">
                          <w:rPr>
                            <w:rStyle w:val="Hyperlink"/>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45" w:tooltip="PHP" w:history="1">
                        <w:r w:rsidRPr="00CA389A">
                          <w:rPr>
                            <w:rStyle w:val="Hyperlink"/>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6" w:tooltip="Modèle-vue-contrôleur" w:history="1">
                        <w:r w:rsidRPr="00CA389A">
                          <w:rPr>
                            <w:rStyle w:val="Hyperlink"/>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7" w:tooltip="Programmation orientée objet" w:history="1">
                        <w:r w:rsidRPr="00CA389A">
                          <w:rPr>
                            <w:rStyle w:val="Hyperlink"/>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CD735F" w:rsidRPr="00CA389A" w:rsidRDefault="00CD735F">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CD735F" w:rsidRDefault="00CD735F"/>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lastRenderedPageBreak/>
        <w:t>Dans le deuxièm</w:t>
      </w:r>
      <w:r w:rsidR="00EC6F49" w:rsidRPr="00CA389A">
        <w:rPr>
          <w:rFonts w:ascii="Times New Roman" w:hAnsi="Times New Roman" w:cs="Times New Roman"/>
          <w:sz w:val="24"/>
          <w:szCs w:val="24"/>
        </w:rPr>
        <w:t xml:space="preserve">e </w:t>
      </w:r>
      <w:r w:rsidRPr="00CA389A">
        <w:rPr>
          <w:rFonts w:ascii="Times New Roman" w:hAnsi="Times New Roman" w:cs="Times New Roman"/>
          <w:sz w:val="24"/>
          <w:szCs w:val="24"/>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8B8DBD6" w:rsidR="006B4FAE" w:rsidRDefault="006B4FAE"/>
    <w:p w14:paraId="6DFE6CCB" w14:textId="4E98D900" w:rsidR="00C1508A" w:rsidRDefault="006B4FAE" w:rsidP="00050FAE">
      <w:pPr>
        <w:rPr>
          <w:rFonts w:ascii="Times New Roman" w:hAnsi="Times New Roman" w:cs="Times New Roman"/>
          <w:b/>
          <w:sz w:val="32"/>
          <w:szCs w:val="32"/>
        </w:rPr>
      </w:pPr>
      <w:r w:rsidRPr="00FA2B50">
        <w:rPr>
          <w:b/>
          <w:sz w:val="32"/>
          <w:szCs w:val="32"/>
        </w:rPr>
        <w:br w:type="page"/>
      </w:r>
      <w:r w:rsidRPr="00FA2B50">
        <w:rPr>
          <w:rFonts w:ascii="Times New Roman" w:hAnsi="Times New Roman" w:cs="Times New Roman"/>
          <w:b/>
          <w:sz w:val="32"/>
          <w:szCs w:val="32"/>
        </w:rPr>
        <w:lastRenderedPageBreak/>
        <w:t xml:space="preserve">Chapitre3 : </w:t>
      </w:r>
      <w:r w:rsidR="00050FAE" w:rsidRPr="00050FAE">
        <w:rPr>
          <w:rFonts w:ascii="Times New Roman" w:hAnsi="Times New Roman" w:cs="Times New Roman"/>
          <w:b/>
          <w:sz w:val="32"/>
          <w:szCs w:val="32"/>
        </w:rPr>
        <w:t>Sprint1 : Gestion des utilisateurs</w:t>
      </w:r>
      <w:r w:rsidR="00050FAE">
        <w:rPr>
          <w:rFonts w:ascii="Times New Roman" w:hAnsi="Times New Roman" w:cs="Times New Roman"/>
          <w:b/>
          <w:sz w:val="32"/>
          <w:szCs w:val="32"/>
        </w:rPr>
        <w:t xml:space="preserve"> et Gestion des équipements</w:t>
      </w:r>
    </w:p>
    <w:p w14:paraId="0B4964FC" w14:textId="77777777" w:rsidR="00FA2B50" w:rsidRPr="00FA2B50" w:rsidRDefault="00FA2B50" w:rsidP="001B5FDC">
      <w:pPr>
        <w:rPr>
          <w:rFonts w:ascii="Times New Roman" w:hAnsi="Times New Roman" w:cs="Times New Roman"/>
          <w:b/>
          <w:sz w:val="32"/>
          <w:szCs w:val="32"/>
        </w:rPr>
      </w:pPr>
    </w:p>
    <w:p w14:paraId="677EB716" w14:textId="70D83094" w:rsidR="00FA2B50" w:rsidRPr="00833970" w:rsidRDefault="00C1508A" w:rsidP="00FA2B50">
      <w:pPr>
        <w:pStyle w:val="ListParagraph"/>
        <w:numPr>
          <w:ilvl w:val="0"/>
          <w:numId w:val="31"/>
        </w:numPr>
        <w:ind w:left="0" w:firstLine="0"/>
        <w:rPr>
          <w:rFonts w:ascii="Times New Roman" w:hAnsi="Times New Roman" w:cs="Times New Roman"/>
          <w:b/>
          <w:sz w:val="32"/>
          <w:szCs w:val="32"/>
        </w:rPr>
      </w:pPr>
      <w:r w:rsidRPr="00833970">
        <w:rPr>
          <w:rFonts w:ascii="Times New Roman" w:hAnsi="Times New Roman" w:cs="Times New Roman"/>
          <w:b/>
          <w:sz w:val="32"/>
          <w:szCs w:val="32"/>
        </w:rPr>
        <w:t xml:space="preserve"> </w:t>
      </w:r>
      <w:r w:rsidR="00FA2B50" w:rsidRPr="00833970">
        <w:rPr>
          <w:rFonts w:ascii="Times New Roman" w:hAnsi="Times New Roman" w:cs="Times New Roman"/>
          <w:b/>
          <w:sz w:val="32"/>
          <w:szCs w:val="32"/>
        </w:rPr>
        <w:t>Introduction :</w:t>
      </w:r>
    </w:p>
    <w:p w14:paraId="30CC84F1" w14:textId="77777777" w:rsidR="00FA2B50" w:rsidRDefault="00FA2B50" w:rsidP="00FA2B50">
      <w:pPr>
        <w:pStyle w:val="ListParagraph"/>
        <w:ind w:left="0"/>
        <w:rPr>
          <w:rFonts w:ascii="Times New Roman" w:hAnsi="Times New Roman" w:cs="Times New Roman"/>
          <w:b/>
          <w:sz w:val="28"/>
          <w:szCs w:val="28"/>
        </w:rPr>
      </w:pPr>
    </w:p>
    <w:p w14:paraId="51EBCE44" w14:textId="77777777" w:rsidR="00FA2B50" w:rsidRPr="00FA2B50" w:rsidRDefault="00FA2B50" w:rsidP="00FA2B50">
      <w:pPr>
        <w:pStyle w:val="ListParagraph"/>
        <w:ind w:left="0"/>
        <w:rPr>
          <w:rFonts w:ascii="Times New Roman" w:hAnsi="Times New Roman" w:cs="Times New Roman"/>
          <w:sz w:val="24"/>
          <w:szCs w:val="24"/>
        </w:rPr>
      </w:pPr>
      <w:r w:rsidRPr="00FA2B50">
        <w:rPr>
          <w:rFonts w:ascii="Times New Roman" w:hAnsi="Times New Roman" w:cs="Times New Roman"/>
          <w:sz w:val="24"/>
          <w:szCs w:val="24"/>
        </w:rPr>
        <w:t>Dans ce chapitre,</w:t>
      </w:r>
      <w:r w:rsidRPr="00FA2B50">
        <w:t xml:space="preserve"> </w:t>
      </w:r>
      <w:r w:rsidRPr="00FA2B50">
        <w:rPr>
          <w:rFonts w:ascii="Times New Roman" w:hAnsi="Times New Roman" w:cs="Times New Roman"/>
          <w:sz w:val="24"/>
          <w:szCs w:val="24"/>
        </w:rPr>
        <w:t>nous présentons la progression des étapes nécessaires pour atteindre les objectifs du sprint initial, qui englobent la gestion des utilisateurs et la gestion des équipements. Pour commencer, nous pouvons commencer par démontrer et expliquer les différents diagrammes UML. Cela nous amènera ensuite à présenter les interfaces applicatives adaptées à la gestion des utilisateurs, tant du point de vue de l'utilisateur que de l'administrateur.</w:t>
      </w:r>
    </w:p>
    <w:p w14:paraId="4BB3F5DC" w14:textId="77777777" w:rsidR="00FA2B50" w:rsidRPr="00833970" w:rsidRDefault="00FA2B50" w:rsidP="00FA2B50">
      <w:pPr>
        <w:pStyle w:val="ListParagraph"/>
        <w:ind w:left="0"/>
        <w:rPr>
          <w:rFonts w:ascii="Times New Roman" w:hAnsi="Times New Roman" w:cs="Times New Roman"/>
          <w:b/>
          <w:sz w:val="32"/>
          <w:szCs w:val="32"/>
        </w:rPr>
      </w:pPr>
    </w:p>
    <w:p w14:paraId="6BDFC489" w14:textId="25CB46E6" w:rsidR="00FA2B50" w:rsidRPr="00833970" w:rsidRDefault="00FA2B50" w:rsidP="00FA2B50">
      <w:pPr>
        <w:pStyle w:val="ListParagraph"/>
        <w:numPr>
          <w:ilvl w:val="0"/>
          <w:numId w:val="31"/>
        </w:numPr>
        <w:ind w:left="0" w:firstLine="0"/>
        <w:rPr>
          <w:rFonts w:ascii="Times New Roman" w:hAnsi="Times New Roman" w:cs="Times New Roman"/>
          <w:b/>
          <w:sz w:val="32"/>
          <w:szCs w:val="32"/>
        </w:rPr>
      </w:pPr>
      <w:r w:rsidRPr="00833970">
        <w:rPr>
          <w:rFonts w:ascii="Times New Roman" w:hAnsi="Times New Roman" w:cs="Times New Roman"/>
          <w:b/>
          <w:sz w:val="32"/>
          <w:szCs w:val="32"/>
        </w:rPr>
        <w:t>Backlog du sprint 1 :</w:t>
      </w:r>
    </w:p>
    <w:p w14:paraId="5785195D" w14:textId="2C952A63" w:rsidR="00FA2B50" w:rsidRPr="00B15C4E" w:rsidRDefault="00B15C4E" w:rsidP="00B15C4E">
      <w:pPr>
        <w:jc w:val="both"/>
        <w:rPr>
          <w:rFonts w:ascii="Times New Roman" w:hAnsi="Times New Roman" w:cs="Times New Roman"/>
          <w:sz w:val="24"/>
          <w:szCs w:val="24"/>
        </w:rPr>
      </w:pPr>
      <w:r w:rsidRPr="00B15C4E">
        <w:rPr>
          <w:rFonts w:ascii="Times New Roman" w:hAnsi="Times New Roman" w:cs="Times New Roman"/>
          <w:sz w:val="24"/>
          <w:szCs w:val="24"/>
        </w:rPr>
        <w:t>Le backlog du sprint initial est résumé dans le tableau 3.1, qui présente les composants de chaque thème inclus dans ce backlog. Une user story est constituée d’un identifiant (id) et un ordre</w:t>
      </w:r>
      <w:r>
        <w:rPr>
          <w:rFonts w:ascii="Times New Roman" w:hAnsi="Times New Roman" w:cs="Times New Roman"/>
          <w:sz w:val="24"/>
          <w:szCs w:val="24"/>
        </w:rPr>
        <w:t xml:space="preserve"> </w:t>
      </w:r>
      <w:r w:rsidRPr="00B15C4E">
        <w:rPr>
          <w:rFonts w:ascii="Times New Roman" w:hAnsi="Times New Roman" w:cs="Times New Roman"/>
          <w:sz w:val="24"/>
          <w:szCs w:val="24"/>
        </w:rPr>
        <w:t>d’importance de réalisation.</w:t>
      </w:r>
    </w:p>
    <w:p w14:paraId="13B08380" w14:textId="75B18D5A" w:rsidR="00FA2B50" w:rsidRDefault="00FA2B50" w:rsidP="006B4FAE">
      <w:pPr>
        <w:jc w:val="both"/>
      </w:pPr>
    </w:p>
    <w:tbl>
      <w:tblPr>
        <w:tblStyle w:val="TableGrid"/>
        <w:tblW w:w="0" w:type="auto"/>
        <w:tblLook w:val="04A0" w:firstRow="1" w:lastRow="0" w:firstColumn="1" w:lastColumn="0" w:noHBand="0" w:noVBand="1"/>
      </w:tblPr>
      <w:tblGrid>
        <w:gridCol w:w="336"/>
        <w:gridCol w:w="2786"/>
        <w:gridCol w:w="516"/>
        <w:gridCol w:w="3741"/>
        <w:gridCol w:w="1683"/>
      </w:tblGrid>
      <w:tr w:rsidR="00B15C4E" w14:paraId="66DF4A6A" w14:textId="77777777" w:rsidTr="0051105F">
        <w:tc>
          <w:tcPr>
            <w:tcW w:w="3122" w:type="dxa"/>
            <w:gridSpan w:val="2"/>
          </w:tcPr>
          <w:p w14:paraId="65A78154" w14:textId="5CE85FF4"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Thème</w:t>
            </w:r>
          </w:p>
        </w:tc>
        <w:tc>
          <w:tcPr>
            <w:tcW w:w="516" w:type="dxa"/>
          </w:tcPr>
          <w:p w14:paraId="66195A9D" w14:textId="546E6C8B" w:rsidR="00B15C4E" w:rsidRPr="00B15C4E" w:rsidRDefault="00B15C4E" w:rsidP="00B15C4E">
            <w:pPr>
              <w:jc w:val="center"/>
              <w:rPr>
                <w:rFonts w:ascii="Times New Roman" w:hAnsi="Times New Roman" w:cs="Times New Roman"/>
                <w:b/>
                <w:sz w:val="24"/>
                <w:szCs w:val="24"/>
              </w:rPr>
            </w:pPr>
            <w:proofErr w:type="gramStart"/>
            <w:r w:rsidRPr="00B15C4E">
              <w:rPr>
                <w:rFonts w:ascii="Times New Roman" w:hAnsi="Times New Roman" w:cs="Times New Roman"/>
                <w:b/>
                <w:sz w:val="24"/>
                <w:szCs w:val="24"/>
              </w:rPr>
              <w:t>id</w:t>
            </w:r>
            <w:proofErr w:type="gramEnd"/>
          </w:p>
        </w:tc>
        <w:tc>
          <w:tcPr>
            <w:tcW w:w="3741" w:type="dxa"/>
          </w:tcPr>
          <w:p w14:paraId="75B636D6" w14:textId="4786BE8B"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User story</w:t>
            </w:r>
          </w:p>
        </w:tc>
        <w:tc>
          <w:tcPr>
            <w:tcW w:w="1683" w:type="dxa"/>
          </w:tcPr>
          <w:p w14:paraId="6A62AEF8" w14:textId="352CB078"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Importance</w:t>
            </w:r>
          </w:p>
        </w:tc>
      </w:tr>
      <w:tr w:rsidR="0051105F" w:rsidRPr="0051105F" w14:paraId="4FE39AAF" w14:textId="77777777" w:rsidTr="0051105F">
        <w:tc>
          <w:tcPr>
            <w:tcW w:w="336" w:type="dxa"/>
          </w:tcPr>
          <w:p w14:paraId="1F36BB0C" w14:textId="03D89C18"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p>
        </w:tc>
        <w:tc>
          <w:tcPr>
            <w:tcW w:w="2786" w:type="dxa"/>
          </w:tcPr>
          <w:p w14:paraId="684D9178" w14:textId="7CDD4E2E"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Authentification</w:t>
            </w:r>
          </w:p>
        </w:tc>
        <w:tc>
          <w:tcPr>
            <w:tcW w:w="516" w:type="dxa"/>
          </w:tcPr>
          <w:p w14:paraId="11B27C7A" w14:textId="6048E91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r>
              <w:rPr>
                <w:rFonts w:ascii="Times New Roman" w:hAnsi="Times New Roman" w:cs="Times New Roman"/>
                <w:sz w:val="24"/>
                <w:szCs w:val="24"/>
              </w:rPr>
              <w:t>.1</w:t>
            </w:r>
          </w:p>
        </w:tc>
        <w:tc>
          <w:tcPr>
            <w:tcW w:w="3741" w:type="dxa"/>
          </w:tcPr>
          <w:p w14:paraId="075E01E1" w14:textId="584D6D0F"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qu’utilisateur, je veux pouvoir me connecter pour bénéficier de quelques services du l’application et me déconnecter.</w:t>
            </w:r>
          </w:p>
        </w:tc>
        <w:tc>
          <w:tcPr>
            <w:tcW w:w="1683" w:type="dxa"/>
          </w:tcPr>
          <w:p w14:paraId="3C7AD900" w14:textId="5B259643" w:rsidR="0051105F" w:rsidRPr="0051105F" w:rsidRDefault="0051105F" w:rsidP="0051105F">
            <w:pPr>
              <w:jc w:val="center"/>
              <w:rPr>
                <w:rFonts w:ascii="Times New Roman" w:hAnsi="Times New Roman" w:cs="Times New Roman"/>
                <w:sz w:val="24"/>
                <w:szCs w:val="24"/>
              </w:rPr>
            </w:pPr>
            <w:r w:rsidRPr="0051105F">
              <w:rPr>
                <w:rFonts w:ascii="Times New Roman" w:hAnsi="Times New Roman" w:cs="Times New Roman"/>
                <w:sz w:val="24"/>
                <w:szCs w:val="24"/>
              </w:rPr>
              <w:t>Must</w:t>
            </w:r>
          </w:p>
        </w:tc>
      </w:tr>
      <w:tr w:rsidR="0051105F" w:rsidRPr="0051105F" w14:paraId="613B4829" w14:textId="77777777" w:rsidTr="0051105F">
        <w:tc>
          <w:tcPr>
            <w:tcW w:w="336" w:type="dxa"/>
          </w:tcPr>
          <w:p w14:paraId="69B20290" w14:textId="27E8FB1F"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2</w:t>
            </w:r>
          </w:p>
        </w:tc>
        <w:tc>
          <w:tcPr>
            <w:tcW w:w="2786" w:type="dxa"/>
          </w:tcPr>
          <w:p w14:paraId="01D0A2EF" w14:textId="77777777" w:rsidR="0051105F" w:rsidRPr="0051105F" w:rsidRDefault="0051105F" w:rsidP="0051105F">
            <w:pPr>
              <w:jc w:val="both"/>
              <w:rPr>
                <w:rFonts w:ascii="Times New Roman" w:hAnsi="Times New Roman" w:cs="Times New Roman"/>
                <w:sz w:val="24"/>
                <w:szCs w:val="24"/>
              </w:rPr>
            </w:pPr>
            <w:r w:rsidRPr="0051105F">
              <w:rPr>
                <w:rFonts w:ascii="Times New Roman" w:hAnsi="Times New Roman" w:cs="Times New Roman"/>
                <w:sz w:val="24"/>
                <w:szCs w:val="24"/>
              </w:rPr>
              <w:t>Réinitialisation de mot</w:t>
            </w:r>
          </w:p>
          <w:p w14:paraId="498DA67A" w14:textId="3C075D1A" w:rsidR="0051105F" w:rsidRPr="0051105F" w:rsidRDefault="0051105F" w:rsidP="0051105F">
            <w:pPr>
              <w:jc w:val="both"/>
              <w:rPr>
                <w:rFonts w:ascii="Times New Roman" w:hAnsi="Times New Roman" w:cs="Times New Roman"/>
                <w:sz w:val="24"/>
                <w:szCs w:val="24"/>
              </w:rPr>
            </w:pPr>
            <w:proofErr w:type="gramStart"/>
            <w:r w:rsidRPr="0051105F">
              <w:rPr>
                <w:rFonts w:ascii="Times New Roman" w:hAnsi="Times New Roman" w:cs="Times New Roman"/>
                <w:sz w:val="24"/>
                <w:szCs w:val="24"/>
              </w:rPr>
              <w:t>de</w:t>
            </w:r>
            <w:proofErr w:type="gramEnd"/>
            <w:r w:rsidRPr="0051105F">
              <w:rPr>
                <w:rFonts w:ascii="Times New Roman" w:hAnsi="Times New Roman" w:cs="Times New Roman"/>
                <w:sz w:val="24"/>
                <w:szCs w:val="24"/>
              </w:rPr>
              <w:t xml:space="preserve"> passe</w:t>
            </w:r>
          </w:p>
        </w:tc>
        <w:tc>
          <w:tcPr>
            <w:tcW w:w="516" w:type="dxa"/>
          </w:tcPr>
          <w:p w14:paraId="6D194A17" w14:textId="6E9C9A3F"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2.1</w:t>
            </w:r>
          </w:p>
        </w:tc>
        <w:tc>
          <w:tcPr>
            <w:tcW w:w="3741" w:type="dxa"/>
          </w:tcPr>
          <w:p w14:paraId="7E3C5740" w14:textId="6F0B09C7"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qu’utilisateur, je veux avoir un</w:t>
            </w:r>
            <w:r>
              <w:rPr>
                <w:rFonts w:ascii="Times New Roman" w:hAnsi="Times New Roman" w:cs="Times New Roman"/>
                <w:sz w:val="24"/>
                <w:szCs w:val="24"/>
              </w:rPr>
              <w:t xml:space="preserve"> </w:t>
            </w:r>
            <w:r w:rsidRPr="0051105F">
              <w:rPr>
                <w:rFonts w:ascii="Times New Roman" w:hAnsi="Times New Roman" w:cs="Times New Roman"/>
                <w:sz w:val="24"/>
                <w:szCs w:val="24"/>
              </w:rPr>
              <w:t>formulaire avec lequel je peux réinitialiser mon</w:t>
            </w:r>
            <w:r>
              <w:rPr>
                <w:rFonts w:ascii="Times New Roman" w:hAnsi="Times New Roman" w:cs="Times New Roman"/>
                <w:sz w:val="24"/>
                <w:szCs w:val="24"/>
              </w:rPr>
              <w:t xml:space="preserve"> </w:t>
            </w:r>
            <w:r w:rsidRPr="0051105F">
              <w:rPr>
                <w:rFonts w:ascii="Times New Roman" w:hAnsi="Times New Roman" w:cs="Times New Roman"/>
                <w:sz w:val="24"/>
                <w:szCs w:val="24"/>
              </w:rPr>
              <w:t>mot de</w:t>
            </w:r>
            <w:r>
              <w:rPr>
                <w:rFonts w:ascii="Times New Roman" w:hAnsi="Times New Roman" w:cs="Times New Roman"/>
                <w:sz w:val="24"/>
                <w:szCs w:val="24"/>
              </w:rPr>
              <w:t xml:space="preserve"> </w:t>
            </w:r>
            <w:r w:rsidRPr="0051105F">
              <w:rPr>
                <w:rFonts w:ascii="Times New Roman" w:hAnsi="Times New Roman" w:cs="Times New Roman"/>
                <w:sz w:val="24"/>
                <w:szCs w:val="24"/>
              </w:rPr>
              <w:t>passe si je l’oublie</w:t>
            </w:r>
          </w:p>
        </w:tc>
        <w:tc>
          <w:tcPr>
            <w:tcW w:w="1683" w:type="dxa"/>
          </w:tcPr>
          <w:p w14:paraId="6BEC3F0A" w14:textId="385AA44B"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59CB69CC" w14:textId="77777777" w:rsidTr="0051105F">
        <w:tc>
          <w:tcPr>
            <w:tcW w:w="336" w:type="dxa"/>
            <w:vMerge w:val="restart"/>
          </w:tcPr>
          <w:p w14:paraId="3A4C2B88" w14:textId="2FF6912A"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3</w:t>
            </w:r>
          </w:p>
        </w:tc>
        <w:tc>
          <w:tcPr>
            <w:tcW w:w="2786" w:type="dxa"/>
            <w:vMerge w:val="restart"/>
          </w:tcPr>
          <w:p w14:paraId="7877F844" w14:textId="0C3AB4D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Gestion utilisateur</w:t>
            </w:r>
          </w:p>
        </w:tc>
        <w:tc>
          <w:tcPr>
            <w:tcW w:w="516" w:type="dxa"/>
          </w:tcPr>
          <w:p w14:paraId="172EC3B2" w14:textId="17ECACF6"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3.1</w:t>
            </w:r>
          </w:p>
        </w:tc>
        <w:tc>
          <w:tcPr>
            <w:tcW w:w="3741" w:type="dxa"/>
          </w:tcPr>
          <w:p w14:paraId="78163B7C" w14:textId="10754C52"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qu’administrateur, je peux ajouter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07F4EA41" w14:textId="3000CDB6"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2ECED010" w14:textId="77777777" w:rsidTr="0051105F">
        <w:tc>
          <w:tcPr>
            <w:tcW w:w="336" w:type="dxa"/>
            <w:vMerge/>
          </w:tcPr>
          <w:p w14:paraId="0625EE0C"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7829F5D5" w14:textId="77777777" w:rsidR="0051105F" w:rsidRPr="0051105F" w:rsidRDefault="0051105F" w:rsidP="006B4FAE">
            <w:pPr>
              <w:jc w:val="both"/>
              <w:rPr>
                <w:rFonts w:ascii="Times New Roman" w:hAnsi="Times New Roman" w:cs="Times New Roman"/>
                <w:sz w:val="24"/>
                <w:szCs w:val="24"/>
              </w:rPr>
            </w:pPr>
          </w:p>
        </w:tc>
        <w:tc>
          <w:tcPr>
            <w:tcW w:w="516" w:type="dxa"/>
          </w:tcPr>
          <w:p w14:paraId="7CC8E469" w14:textId="651D31BD"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3.2</w:t>
            </w:r>
          </w:p>
        </w:tc>
        <w:tc>
          <w:tcPr>
            <w:tcW w:w="3741" w:type="dxa"/>
          </w:tcPr>
          <w:p w14:paraId="41EF900C" w14:textId="3241C957"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modifier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1E75F899" w14:textId="41B89C17"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371532F8" w14:textId="77777777" w:rsidTr="0051105F">
        <w:tc>
          <w:tcPr>
            <w:tcW w:w="336" w:type="dxa"/>
            <w:vMerge/>
          </w:tcPr>
          <w:p w14:paraId="671279DE"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4ADA2FF6" w14:textId="77777777" w:rsidR="0051105F" w:rsidRPr="0051105F" w:rsidRDefault="0051105F" w:rsidP="006B4FAE">
            <w:pPr>
              <w:jc w:val="both"/>
              <w:rPr>
                <w:rFonts w:ascii="Times New Roman" w:hAnsi="Times New Roman" w:cs="Times New Roman"/>
                <w:sz w:val="24"/>
                <w:szCs w:val="24"/>
              </w:rPr>
            </w:pPr>
          </w:p>
        </w:tc>
        <w:tc>
          <w:tcPr>
            <w:tcW w:w="516" w:type="dxa"/>
          </w:tcPr>
          <w:p w14:paraId="2F6EC2F1" w14:textId="49E9C628"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3.3</w:t>
            </w:r>
          </w:p>
        </w:tc>
        <w:tc>
          <w:tcPr>
            <w:tcW w:w="3741" w:type="dxa"/>
          </w:tcPr>
          <w:p w14:paraId="47395178" w14:textId="1D434290"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supprimer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7CF75217" w14:textId="010FD3F3"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667419F" w14:textId="77777777" w:rsidTr="0051105F">
        <w:tc>
          <w:tcPr>
            <w:tcW w:w="336" w:type="dxa"/>
            <w:vMerge w:val="restart"/>
          </w:tcPr>
          <w:p w14:paraId="6F030AB7" w14:textId="77777777"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w:t>
            </w:r>
          </w:p>
          <w:p w14:paraId="766B5158" w14:textId="23AEC03B" w:rsidR="0051105F" w:rsidRPr="0051105F" w:rsidRDefault="0051105F" w:rsidP="006B4FAE">
            <w:pPr>
              <w:jc w:val="both"/>
              <w:rPr>
                <w:rFonts w:ascii="Times New Roman" w:hAnsi="Times New Roman" w:cs="Times New Roman"/>
                <w:sz w:val="24"/>
                <w:szCs w:val="24"/>
              </w:rPr>
            </w:pPr>
          </w:p>
        </w:tc>
        <w:tc>
          <w:tcPr>
            <w:tcW w:w="2786" w:type="dxa"/>
            <w:vMerge w:val="restart"/>
          </w:tcPr>
          <w:p w14:paraId="0E1C9023" w14:textId="0A20ADE3"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Gestion des équipements</w:t>
            </w:r>
          </w:p>
        </w:tc>
        <w:tc>
          <w:tcPr>
            <w:tcW w:w="516" w:type="dxa"/>
          </w:tcPr>
          <w:p w14:paraId="78D2493B" w14:textId="71D72C54"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4.1</w:t>
            </w:r>
          </w:p>
        </w:tc>
        <w:tc>
          <w:tcPr>
            <w:tcW w:w="3741" w:type="dxa"/>
          </w:tcPr>
          <w:p w14:paraId="36505751" w14:textId="09827FC9"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je peux ajouter 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3329412" w14:textId="74DE657E"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350E3D6A" w14:textId="77777777" w:rsidTr="0051105F">
        <w:tc>
          <w:tcPr>
            <w:tcW w:w="336" w:type="dxa"/>
            <w:vMerge/>
          </w:tcPr>
          <w:p w14:paraId="766428E6" w14:textId="77777777" w:rsidR="0051105F" w:rsidRDefault="0051105F" w:rsidP="0051105F">
            <w:pPr>
              <w:jc w:val="both"/>
              <w:rPr>
                <w:rFonts w:ascii="Times New Roman" w:hAnsi="Times New Roman" w:cs="Times New Roman"/>
                <w:sz w:val="24"/>
                <w:szCs w:val="24"/>
              </w:rPr>
            </w:pPr>
          </w:p>
        </w:tc>
        <w:tc>
          <w:tcPr>
            <w:tcW w:w="2786" w:type="dxa"/>
            <w:vMerge/>
          </w:tcPr>
          <w:p w14:paraId="7B81FCC2" w14:textId="77777777" w:rsidR="0051105F" w:rsidRDefault="0051105F" w:rsidP="0051105F">
            <w:pPr>
              <w:jc w:val="both"/>
              <w:rPr>
                <w:rFonts w:ascii="Times New Roman" w:hAnsi="Times New Roman" w:cs="Times New Roman"/>
                <w:sz w:val="24"/>
                <w:szCs w:val="24"/>
              </w:rPr>
            </w:pPr>
          </w:p>
        </w:tc>
        <w:tc>
          <w:tcPr>
            <w:tcW w:w="516" w:type="dxa"/>
          </w:tcPr>
          <w:p w14:paraId="44CA8C65" w14:textId="158F0489" w:rsid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4.2</w:t>
            </w:r>
          </w:p>
        </w:tc>
        <w:tc>
          <w:tcPr>
            <w:tcW w:w="3741" w:type="dxa"/>
          </w:tcPr>
          <w:p w14:paraId="2978EA84" w14:textId="3636AC1D" w:rsidR="0051105F" w:rsidRPr="0051105F" w:rsidRDefault="0051105F" w:rsidP="00833970">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modifier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w:t>
            </w:r>
            <w:r w:rsidR="00833970">
              <w:rPr>
                <w:rFonts w:ascii="Times New Roman" w:hAnsi="Times New Roman" w:cs="Times New Roman"/>
                <w:sz w:val="24"/>
                <w:szCs w:val="24"/>
              </w:rPr>
              <w:t xml:space="preserve">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1EC98C0B" w14:textId="2A46C854"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031716A" w14:textId="77777777" w:rsidTr="0051105F">
        <w:tc>
          <w:tcPr>
            <w:tcW w:w="336" w:type="dxa"/>
            <w:vMerge/>
          </w:tcPr>
          <w:p w14:paraId="7CC985D6" w14:textId="67DB9C2B" w:rsidR="0051105F" w:rsidRPr="0051105F" w:rsidRDefault="0051105F" w:rsidP="0051105F">
            <w:pPr>
              <w:jc w:val="both"/>
              <w:rPr>
                <w:rFonts w:ascii="Times New Roman" w:hAnsi="Times New Roman" w:cs="Times New Roman"/>
                <w:sz w:val="24"/>
                <w:szCs w:val="24"/>
              </w:rPr>
            </w:pPr>
          </w:p>
        </w:tc>
        <w:tc>
          <w:tcPr>
            <w:tcW w:w="2786" w:type="dxa"/>
            <w:vMerge/>
          </w:tcPr>
          <w:p w14:paraId="5A205515" w14:textId="77777777" w:rsidR="0051105F" w:rsidRPr="0051105F" w:rsidRDefault="0051105F" w:rsidP="0051105F">
            <w:pPr>
              <w:jc w:val="both"/>
              <w:rPr>
                <w:rFonts w:ascii="Times New Roman" w:hAnsi="Times New Roman" w:cs="Times New Roman"/>
                <w:sz w:val="24"/>
                <w:szCs w:val="24"/>
              </w:rPr>
            </w:pPr>
          </w:p>
        </w:tc>
        <w:tc>
          <w:tcPr>
            <w:tcW w:w="516" w:type="dxa"/>
          </w:tcPr>
          <w:p w14:paraId="256CE7AA" w14:textId="136971A4" w:rsidR="0051105F" w:rsidRP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4.3</w:t>
            </w:r>
          </w:p>
        </w:tc>
        <w:tc>
          <w:tcPr>
            <w:tcW w:w="3741" w:type="dxa"/>
          </w:tcPr>
          <w:p w14:paraId="5E0020D9" w14:textId="79F67CFB" w:rsidR="0051105F" w:rsidRPr="0051105F" w:rsidRDefault="0051105F" w:rsidP="00833970">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supprimer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5F91899" w14:textId="1C9A29FD"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bl>
    <w:p w14:paraId="3788BD51" w14:textId="13D39D93" w:rsidR="00FA2B50" w:rsidRPr="0051105F" w:rsidRDefault="00FA2B50" w:rsidP="006B4FAE">
      <w:pPr>
        <w:jc w:val="both"/>
        <w:rPr>
          <w:rFonts w:ascii="Times New Roman" w:hAnsi="Times New Roman" w:cs="Times New Roman"/>
          <w:sz w:val="24"/>
          <w:szCs w:val="24"/>
        </w:rPr>
      </w:pPr>
    </w:p>
    <w:p w14:paraId="79D9434B" w14:textId="77777777" w:rsidR="00833970" w:rsidRPr="00833970" w:rsidRDefault="00833970" w:rsidP="006B4FAE">
      <w:pPr>
        <w:jc w:val="both"/>
        <w:rPr>
          <w:rFonts w:ascii="Times New Roman" w:hAnsi="Times New Roman" w:cs="Times New Roman"/>
          <w:sz w:val="28"/>
          <w:szCs w:val="28"/>
        </w:rPr>
      </w:pPr>
    </w:p>
    <w:p w14:paraId="4EAC4368" w14:textId="1BB8D89F" w:rsidR="00FA2B50" w:rsidRDefault="00833970" w:rsidP="00833970">
      <w:pPr>
        <w:pStyle w:val="ListParagraph"/>
        <w:numPr>
          <w:ilvl w:val="0"/>
          <w:numId w:val="31"/>
        </w:numPr>
        <w:ind w:left="0" w:firstLine="0"/>
        <w:jc w:val="both"/>
        <w:rPr>
          <w:rFonts w:ascii="Times New Roman" w:hAnsi="Times New Roman" w:cs="Times New Roman"/>
          <w:b/>
          <w:sz w:val="32"/>
          <w:szCs w:val="32"/>
        </w:rPr>
      </w:pPr>
      <w:r w:rsidRPr="00833970">
        <w:rPr>
          <w:rFonts w:ascii="Times New Roman" w:hAnsi="Times New Roman" w:cs="Times New Roman"/>
          <w:b/>
          <w:sz w:val="32"/>
          <w:szCs w:val="32"/>
        </w:rPr>
        <w:lastRenderedPageBreak/>
        <w:t>Conception :</w:t>
      </w:r>
    </w:p>
    <w:p w14:paraId="1D5B072F" w14:textId="77777777" w:rsidR="00833970" w:rsidRPr="00833970" w:rsidRDefault="00833970" w:rsidP="00833970">
      <w:pPr>
        <w:pStyle w:val="ListParagraph"/>
        <w:ind w:left="0"/>
        <w:jc w:val="both"/>
        <w:rPr>
          <w:rFonts w:ascii="Times New Roman" w:hAnsi="Times New Roman" w:cs="Times New Roman"/>
          <w:b/>
          <w:sz w:val="32"/>
          <w:szCs w:val="32"/>
        </w:rPr>
      </w:pPr>
    </w:p>
    <w:p w14:paraId="19604476" w14:textId="5CCB09C8" w:rsidR="00833970" w:rsidRDefault="00833970" w:rsidP="00833970">
      <w:pPr>
        <w:pStyle w:val="ListParagraph"/>
        <w:ind w:left="0"/>
        <w:jc w:val="both"/>
        <w:rPr>
          <w:rFonts w:ascii="Times New Roman" w:hAnsi="Times New Roman" w:cs="Times New Roman"/>
          <w:sz w:val="24"/>
          <w:szCs w:val="24"/>
        </w:rPr>
      </w:pPr>
      <w:r w:rsidRPr="00833970">
        <w:rPr>
          <w:rFonts w:ascii="Times New Roman" w:hAnsi="Times New Roman" w:cs="Times New Roman"/>
          <w:sz w:val="24"/>
          <w:szCs w:val="24"/>
        </w:rPr>
        <w:t>Dans cette section, nous présenterons l'utilisation d'un diagramme pour illustrer le concept de sprint.</w:t>
      </w:r>
    </w:p>
    <w:p w14:paraId="744333D1" w14:textId="77777777" w:rsidR="00833970" w:rsidRPr="00833970" w:rsidRDefault="00833970" w:rsidP="00833970">
      <w:pPr>
        <w:pStyle w:val="ListParagraph"/>
        <w:ind w:left="0"/>
        <w:jc w:val="both"/>
        <w:rPr>
          <w:rFonts w:ascii="Times New Roman" w:hAnsi="Times New Roman" w:cs="Times New Roman"/>
          <w:sz w:val="24"/>
          <w:szCs w:val="24"/>
        </w:rPr>
      </w:pPr>
    </w:p>
    <w:p w14:paraId="1E4880D0" w14:textId="5E7AD7DA" w:rsidR="00FA2B50" w:rsidRPr="00833970" w:rsidRDefault="00833970" w:rsidP="006B4FAE">
      <w:pPr>
        <w:jc w:val="both"/>
        <w:rPr>
          <w:rFonts w:ascii="Times New Roman" w:hAnsi="Times New Roman" w:cs="Times New Roman"/>
          <w:b/>
          <w:sz w:val="28"/>
          <w:szCs w:val="28"/>
        </w:rPr>
      </w:pPr>
      <w:r w:rsidRPr="00833970">
        <w:rPr>
          <w:rFonts w:ascii="Times New Roman" w:hAnsi="Times New Roman" w:cs="Times New Roman"/>
          <w:b/>
          <w:sz w:val="28"/>
          <w:szCs w:val="28"/>
        </w:rPr>
        <w:t>1. Diagramme de cas d’utilisation</w:t>
      </w:r>
    </w:p>
    <w:p w14:paraId="73F80ACF" w14:textId="6DD182BE" w:rsidR="00833970" w:rsidRPr="00050FAE" w:rsidRDefault="00833970" w:rsidP="006B4FAE">
      <w:pPr>
        <w:jc w:val="both"/>
        <w:rPr>
          <w:rFonts w:ascii="Times New Roman" w:hAnsi="Times New Roman" w:cs="Times New Roman"/>
        </w:rPr>
      </w:pPr>
      <w:r w:rsidRPr="00050FAE">
        <w:rPr>
          <w:rFonts w:ascii="Times New Roman" w:hAnsi="Times New Roman" w:cs="Times New Roman"/>
        </w:rPr>
        <w:t>La figure 20 est le diagramme des cas d’utilisation spécifique à ce premier sprint.</w:t>
      </w:r>
    </w:p>
    <w:p w14:paraId="26DD0206" w14:textId="0BDF2FEB" w:rsidR="00833970" w:rsidRDefault="003A2EB8" w:rsidP="006B4FAE">
      <w:pPr>
        <w:jc w:val="both"/>
      </w:pPr>
      <w:r>
        <w:rPr>
          <w:noProof/>
        </w:rPr>
        <w:drawing>
          <wp:inline distT="0" distB="0" distL="0" distR="0" wp14:anchorId="30E99AA1" wp14:editId="099944DC">
            <wp:extent cx="5998845" cy="4664446"/>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1 usecase.png"/>
                    <pic:cNvPicPr/>
                  </pic:nvPicPr>
                  <pic:blipFill>
                    <a:blip r:embed="rId49">
                      <a:extLst>
                        <a:ext uri="{28A0092B-C50C-407E-A947-70E740481C1C}">
                          <a14:useLocalDpi xmlns:a14="http://schemas.microsoft.com/office/drawing/2010/main" val="0"/>
                        </a:ext>
                      </a:extLst>
                    </a:blip>
                    <a:stretch>
                      <a:fillRect/>
                    </a:stretch>
                  </pic:blipFill>
                  <pic:spPr>
                    <a:xfrm>
                      <a:off x="0" y="0"/>
                      <a:ext cx="6003856" cy="4668342"/>
                    </a:xfrm>
                    <a:prstGeom prst="rect">
                      <a:avLst/>
                    </a:prstGeom>
                  </pic:spPr>
                </pic:pic>
              </a:graphicData>
            </a:graphic>
          </wp:inline>
        </w:drawing>
      </w:r>
    </w:p>
    <w:p w14:paraId="0C3DF768" w14:textId="7297DFD1" w:rsidR="002C0612" w:rsidRPr="002C0612" w:rsidRDefault="002C0612" w:rsidP="006B4FAE">
      <w:pPr>
        <w:jc w:val="both"/>
        <w:rPr>
          <w:rFonts w:ascii="Times New Roman" w:hAnsi="Times New Roman" w:cs="Times New Roman"/>
          <w:b/>
          <w:sz w:val="24"/>
          <w:szCs w:val="24"/>
        </w:rPr>
      </w:pPr>
      <w:r w:rsidRPr="002C0612">
        <w:rPr>
          <w:rFonts w:ascii="Times New Roman" w:hAnsi="Times New Roman" w:cs="Times New Roman"/>
          <w:b/>
          <w:sz w:val="24"/>
          <w:szCs w:val="24"/>
        </w:rPr>
        <w:t>Interprétation :</w:t>
      </w:r>
    </w:p>
    <w:p w14:paraId="24C68C6A" w14:textId="4DC66A5A" w:rsidR="00833970" w:rsidRDefault="002C0612" w:rsidP="002C0612">
      <w:pPr>
        <w:jc w:val="both"/>
        <w:rPr>
          <w:rFonts w:ascii="Times New Roman" w:hAnsi="Times New Roman" w:cs="Times New Roman"/>
          <w:sz w:val="24"/>
          <w:szCs w:val="24"/>
        </w:rPr>
      </w:pPr>
      <w:r w:rsidRPr="002C0612">
        <w:rPr>
          <w:rFonts w:ascii="Times New Roman" w:hAnsi="Times New Roman" w:cs="Times New Roman"/>
          <w:sz w:val="24"/>
          <w:szCs w:val="24"/>
        </w:rPr>
        <w:t>Ce diagramme des cas d’utilisation présente les acteurs de l’application et les fonctionnalités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qui leur sont offertes par ce sprint. L’utilisateur et l’administrateur sont les deux acteurs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présents dans le diagramme.</w:t>
      </w:r>
    </w:p>
    <w:p w14:paraId="4FAB5968" w14:textId="77777777" w:rsidR="002C0612" w:rsidRPr="002C0612" w:rsidRDefault="002C0612" w:rsidP="002C0612">
      <w:pPr>
        <w:jc w:val="both"/>
        <w:rPr>
          <w:rFonts w:ascii="Times New Roman" w:hAnsi="Times New Roman" w:cs="Times New Roman"/>
          <w:sz w:val="24"/>
          <w:szCs w:val="24"/>
        </w:rPr>
      </w:pPr>
    </w:p>
    <w:p w14:paraId="1E3FE7B6" w14:textId="14A8E366" w:rsidR="00833970" w:rsidRDefault="00833970" w:rsidP="006B4FAE">
      <w:pPr>
        <w:jc w:val="both"/>
      </w:pPr>
    </w:p>
    <w:p w14:paraId="2E286EF6" w14:textId="1991B746" w:rsidR="00833970" w:rsidRDefault="00833970" w:rsidP="006B4FAE">
      <w:pPr>
        <w:jc w:val="both"/>
      </w:pPr>
    </w:p>
    <w:p w14:paraId="0630C2D6" w14:textId="77777777" w:rsidR="00050FAE" w:rsidRDefault="00050FAE" w:rsidP="006B4FAE">
      <w:pPr>
        <w:jc w:val="both"/>
      </w:pPr>
    </w:p>
    <w:p w14:paraId="76830738" w14:textId="06FFB706" w:rsidR="00833970" w:rsidRDefault="00833970" w:rsidP="006B4FAE">
      <w:pPr>
        <w:jc w:val="both"/>
      </w:pPr>
    </w:p>
    <w:p w14:paraId="6C593D46" w14:textId="77777777" w:rsidR="007E028D" w:rsidRPr="00B527A2" w:rsidRDefault="007E028D" w:rsidP="007E028D">
      <w:pPr>
        <w:jc w:val="both"/>
        <w:rPr>
          <w:rFonts w:ascii="Times New Roman" w:hAnsi="Times New Roman" w:cs="Times New Roman"/>
          <w:b/>
          <w:sz w:val="24"/>
          <w:szCs w:val="24"/>
        </w:rPr>
      </w:pPr>
      <w:r w:rsidRPr="00B527A2">
        <w:rPr>
          <w:rFonts w:ascii="Times New Roman" w:hAnsi="Times New Roman" w:cs="Times New Roman"/>
          <w:b/>
          <w:sz w:val="24"/>
          <w:szCs w:val="24"/>
        </w:rPr>
        <w:lastRenderedPageBreak/>
        <w:t>Côté Administrateur :</w:t>
      </w:r>
    </w:p>
    <w:p w14:paraId="1B1D2465" w14:textId="7EEFEE28" w:rsidR="007E028D" w:rsidRDefault="007E028D" w:rsidP="007E028D">
      <w:pPr>
        <w:jc w:val="both"/>
        <w:rPr>
          <w:rFonts w:ascii="Times New Roman" w:hAnsi="Times New Roman" w:cs="Times New Roman"/>
          <w:sz w:val="24"/>
          <w:szCs w:val="24"/>
        </w:rPr>
      </w:pPr>
      <w:r w:rsidRPr="00B527A2">
        <w:rPr>
          <w:rFonts w:ascii="Times New Roman" w:hAnsi="Times New Roman" w:cs="Times New Roman"/>
          <w:sz w:val="24"/>
          <w:szCs w:val="24"/>
        </w:rPr>
        <w:t>Description textuelle de cas d’utilisation "S’authentifier"</w:t>
      </w:r>
    </w:p>
    <w:p w14:paraId="559080B9" w14:textId="77777777" w:rsidR="00880601" w:rsidRPr="00B527A2" w:rsidRDefault="00880601" w:rsidP="007E028D">
      <w:pPr>
        <w:jc w:val="both"/>
        <w:rPr>
          <w:rFonts w:ascii="Times New Roman" w:hAnsi="Times New Roman" w:cs="Times New Roman"/>
          <w:sz w:val="24"/>
          <w:szCs w:val="24"/>
        </w:rPr>
      </w:pPr>
    </w:p>
    <w:tbl>
      <w:tblPr>
        <w:tblStyle w:val="TableGrid"/>
        <w:tblW w:w="9632" w:type="dxa"/>
        <w:tblLook w:val="04A0" w:firstRow="1" w:lastRow="0" w:firstColumn="1" w:lastColumn="0" w:noHBand="0" w:noVBand="1"/>
      </w:tblPr>
      <w:tblGrid>
        <w:gridCol w:w="2556"/>
        <w:gridCol w:w="7076"/>
      </w:tblGrid>
      <w:tr w:rsidR="00AC2A5D" w14:paraId="3C74B268" w14:textId="77777777" w:rsidTr="00B527A2">
        <w:trPr>
          <w:trHeight w:val="391"/>
        </w:trPr>
        <w:tc>
          <w:tcPr>
            <w:tcW w:w="9632" w:type="dxa"/>
            <w:gridSpan w:val="2"/>
          </w:tcPr>
          <w:p w14:paraId="4A23049C" w14:textId="28AD397F" w:rsidR="00AC2A5D" w:rsidRPr="00B527A2" w:rsidRDefault="00AC2A5D" w:rsidP="00AC2A5D">
            <w:pPr>
              <w:jc w:val="center"/>
              <w:rPr>
                <w:rFonts w:ascii="Times New Roman" w:hAnsi="Times New Roman" w:cs="Times New Roman"/>
                <w:i/>
                <w:sz w:val="24"/>
                <w:szCs w:val="24"/>
              </w:rPr>
            </w:pPr>
            <w:r w:rsidRPr="00B527A2">
              <w:rPr>
                <w:rFonts w:ascii="Times New Roman" w:hAnsi="Times New Roman" w:cs="Times New Roman"/>
                <w:i/>
                <w:sz w:val="24"/>
                <w:szCs w:val="24"/>
              </w:rPr>
              <w:t>Sommaire d’identification</w:t>
            </w:r>
          </w:p>
        </w:tc>
      </w:tr>
      <w:tr w:rsidR="00AC2A5D" w14:paraId="524446B4" w14:textId="77777777" w:rsidTr="00B527A2">
        <w:trPr>
          <w:trHeight w:val="537"/>
        </w:trPr>
        <w:tc>
          <w:tcPr>
            <w:tcW w:w="2556" w:type="dxa"/>
          </w:tcPr>
          <w:p w14:paraId="63ED2289" w14:textId="158A5FF3" w:rsidR="00AC2A5D" w:rsidRPr="00B527A2" w:rsidRDefault="00AC2A5D" w:rsidP="00AC2A5D">
            <w:pPr>
              <w:rPr>
                <w:rFonts w:ascii="Times New Roman" w:hAnsi="Times New Roman" w:cs="Times New Roman"/>
                <w:sz w:val="24"/>
                <w:szCs w:val="24"/>
              </w:rPr>
            </w:pPr>
            <w:r w:rsidRPr="00B527A2">
              <w:rPr>
                <w:rFonts w:ascii="Times New Roman" w:hAnsi="Times New Roman" w:cs="Times New Roman"/>
                <w:sz w:val="24"/>
                <w:szCs w:val="24"/>
              </w:rPr>
              <w:t>Titre</w:t>
            </w:r>
          </w:p>
        </w:tc>
        <w:tc>
          <w:tcPr>
            <w:tcW w:w="7075" w:type="dxa"/>
          </w:tcPr>
          <w:p w14:paraId="1B52CB0C" w14:textId="4F72B04F" w:rsidR="00AC2A5D" w:rsidRPr="00B527A2" w:rsidRDefault="00B527A2" w:rsidP="006B4FAE">
            <w:pPr>
              <w:jc w:val="both"/>
              <w:rPr>
                <w:rFonts w:ascii="Times New Roman" w:hAnsi="Times New Roman" w:cs="Times New Roman"/>
                <w:b/>
                <w:sz w:val="24"/>
                <w:szCs w:val="24"/>
              </w:rPr>
            </w:pPr>
            <w:r w:rsidRPr="00B527A2">
              <w:rPr>
                <w:rFonts w:ascii="Times New Roman" w:hAnsi="Times New Roman" w:cs="Times New Roman"/>
                <w:b/>
                <w:sz w:val="24"/>
                <w:szCs w:val="24"/>
              </w:rPr>
              <w:t>S’authentifier</w:t>
            </w:r>
          </w:p>
        </w:tc>
      </w:tr>
      <w:tr w:rsidR="00AC2A5D" w14:paraId="6F488B11" w14:textId="77777777" w:rsidTr="00B527A2">
        <w:trPr>
          <w:trHeight w:val="803"/>
        </w:trPr>
        <w:tc>
          <w:tcPr>
            <w:tcW w:w="2556" w:type="dxa"/>
          </w:tcPr>
          <w:p w14:paraId="20593BD6" w14:textId="4CFAD67F" w:rsidR="00AC2A5D" w:rsidRPr="00B527A2" w:rsidRDefault="00AC2A5D" w:rsidP="00354CE4">
            <w:pPr>
              <w:rPr>
                <w:rFonts w:ascii="Times New Roman" w:hAnsi="Times New Roman" w:cs="Times New Roman"/>
                <w:sz w:val="24"/>
                <w:szCs w:val="24"/>
              </w:rPr>
            </w:pPr>
            <w:r w:rsidRPr="00B527A2">
              <w:rPr>
                <w:rFonts w:ascii="Times New Roman" w:hAnsi="Times New Roman" w:cs="Times New Roman"/>
                <w:sz w:val="24"/>
                <w:szCs w:val="24"/>
              </w:rPr>
              <w:t>Résumé</w:t>
            </w:r>
          </w:p>
        </w:tc>
        <w:tc>
          <w:tcPr>
            <w:tcW w:w="7075" w:type="dxa"/>
          </w:tcPr>
          <w:p w14:paraId="39311289" w14:textId="7B280995" w:rsidR="00354CE4" w:rsidRPr="00B527A2" w:rsidRDefault="00354CE4" w:rsidP="00354CE4">
            <w:pPr>
              <w:rPr>
                <w:rFonts w:ascii="Times New Roman" w:hAnsi="Times New Roman" w:cs="Times New Roman"/>
                <w:sz w:val="24"/>
                <w:szCs w:val="24"/>
              </w:rPr>
            </w:pPr>
            <w:r w:rsidRPr="00B527A2">
              <w:rPr>
                <w:rFonts w:ascii="Times New Roman" w:hAnsi="Times New Roman" w:cs="Times New Roman"/>
                <w:sz w:val="24"/>
                <w:szCs w:val="24"/>
              </w:rPr>
              <w:t>L’administrateur doit se connecter afin de profiter de tous les</w:t>
            </w:r>
          </w:p>
          <w:p w14:paraId="1A594F6B" w14:textId="474F98B9" w:rsidR="00AC2A5D" w:rsidRPr="00B527A2" w:rsidRDefault="00CE15F3" w:rsidP="00354CE4">
            <w:pPr>
              <w:rPr>
                <w:rFonts w:ascii="Times New Roman" w:hAnsi="Times New Roman" w:cs="Times New Roman"/>
                <w:sz w:val="24"/>
                <w:szCs w:val="24"/>
              </w:rPr>
            </w:pPr>
            <w:r w:rsidRPr="00B527A2">
              <w:rPr>
                <w:rFonts w:ascii="Times New Roman" w:hAnsi="Times New Roman" w:cs="Times New Roman"/>
                <w:sz w:val="24"/>
                <w:szCs w:val="24"/>
              </w:rPr>
              <w:t>S</w:t>
            </w:r>
            <w:r w:rsidR="00354CE4" w:rsidRPr="00B527A2">
              <w:rPr>
                <w:rFonts w:ascii="Times New Roman" w:hAnsi="Times New Roman" w:cs="Times New Roman"/>
                <w:sz w:val="24"/>
                <w:szCs w:val="24"/>
              </w:rPr>
              <w:t>ervices</w:t>
            </w:r>
            <w:r>
              <w:rPr>
                <w:rFonts w:ascii="Times New Roman" w:hAnsi="Times New Roman" w:cs="Times New Roman"/>
                <w:sz w:val="24"/>
                <w:szCs w:val="24"/>
              </w:rPr>
              <w:t>.</w:t>
            </w:r>
          </w:p>
        </w:tc>
      </w:tr>
      <w:tr w:rsidR="00AC2A5D" w14:paraId="503BDB5D" w14:textId="77777777" w:rsidTr="00B527A2">
        <w:trPr>
          <w:trHeight w:val="391"/>
        </w:trPr>
        <w:tc>
          <w:tcPr>
            <w:tcW w:w="2556" w:type="dxa"/>
          </w:tcPr>
          <w:p w14:paraId="4D0C0B27" w14:textId="2A577578" w:rsidR="00AC2A5D" w:rsidRPr="00B527A2" w:rsidRDefault="00AC2A5D" w:rsidP="00AC2A5D">
            <w:pPr>
              <w:rPr>
                <w:rFonts w:ascii="Times New Roman" w:hAnsi="Times New Roman" w:cs="Times New Roman"/>
                <w:sz w:val="24"/>
                <w:szCs w:val="24"/>
              </w:rPr>
            </w:pPr>
            <w:r w:rsidRPr="00B527A2">
              <w:rPr>
                <w:rFonts w:ascii="Times New Roman" w:hAnsi="Times New Roman" w:cs="Times New Roman"/>
                <w:sz w:val="24"/>
                <w:szCs w:val="24"/>
              </w:rPr>
              <w:t>Acteur</w:t>
            </w:r>
          </w:p>
        </w:tc>
        <w:tc>
          <w:tcPr>
            <w:tcW w:w="7075" w:type="dxa"/>
          </w:tcPr>
          <w:p w14:paraId="6214BA4C" w14:textId="7F1484B3" w:rsidR="00AC2A5D" w:rsidRPr="00B527A2" w:rsidRDefault="00B527A2" w:rsidP="006B4FAE">
            <w:pPr>
              <w:jc w:val="both"/>
              <w:rPr>
                <w:rFonts w:ascii="Times New Roman" w:hAnsi="Times New Roman" w:cs="Times New Roman"/>
                <w:sz w:val="24"/>
                <w:szCs w:val="24"/>
              </w:rPr>
            </w:pPr>
            <w:r w:rsidRPr="00B527A2">
              <w:rPr>
                <w:rFonts w:ascii="Times New Roman" w:hAnsi="Times New Roman" w:cs="Times New Roman"/>
                <w:sz w:val="24"/>
                <w:szCs w:val="24"/>
              </w:rPr>
              <w:t>Utilisateur et Administrateur</w:t>
            </w:r>
          </w:p>
        </w:tc>
      </w:tr>
      <w:tr w:rsidR="00B527A2" w14:paraId="0D98F117" w14:textId="77777777" w:rsidTr="00B527A2">
        <w:trPr>
          <w:trHeight w:val="391"/>
        </w:trPr>
        <w:tc>
          <w:tcPr>
            <w:tcW w:w="9632" w:type="dxa"/>
            <w:gridSpan w:val="2"/>
          </w:tcPr>
          <w:p w14:paraId="007B19C9" w14:textId="4C2DA222" w:rsidR="00B527A2" w:rsidRPr="00B527A2" w:rsidRDefault="00B527A2" w:rsidP="00B527A2">
            <w:pPr>
              <w:jc w:val="center"/>
              <w:rPr>
                <w:rFonts w:ascii="Times New Roman" w:hAnsi="Times New Roman" w:cs="Times New Roman"/>
                <w:i/>
                <w:sz w:val="24"/>
                <w:szCs w:val="24"/>
              </w:rPr>
            </w:pPr>
            <w:r w:rsidRPr="00B527A2">
              <w:rPr>
                <w:rFonts w:ascii="Times New Roman" w:hAnsi="Times New Roman" w:cs="Times New Roman"/>
                <w:i/>
                <w:sz w:val="24"/>
                <w:szCs w:val="24"/>
              </w:rPr>
              <w:t>Description des enchaînements</w:t>
            </w:r>
          </w:p>
        </w:tc>
      </w:tr>
      <w:tr w:rsidR="00AC2A5D" w14:paraId="78934F38" w14:textId="77777777" w:rsidTr="00B527A2">
        <w:trPr>
          <w:trHeight w:val="391"/>
        </w:trPr>
        <w:tc>
          <w:tcPr>
            <w:tcW w:w="2556" w:type="dxa"/>
          </w:tcPr>
          <w:p w14:paraId="3F65B442" w14:textId="610868C5" w:rsidR="00AC2A5D"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Pré-condition</w:t>
            </w:r>
          </w:p>
        </w:tc>
        <w:tc>
          <w:tcPr>
            <w:tcW w:w="7075" w:type="dxa"/>
          </w:tcPr>
          <w:p w14:paraId="3BC11018" w14:textId="2F5F9139" w:rsidR="00AC2A5D" w:rsidRPr="00B527A2" w:rsidRDefault="00B527A2" w:rsidP="006B4FAE">
            <w:pPr>
              <w:jc w:val="both"/>
              <w:rPr>
                <w:rFonts w:ascii="Times New Roman" w:hAnsi="Times New Roman" w:cs="Times New Roman"/>
                <w:sz w:val="24"/>
                <w:szCs w:val="24"/>
              </w:rPr>
            </w:pPr>
            <w:r w:rsidRPr="00B527A2">
              <w:rPr>
                <w:rFonts w:ascii="Times New Roman" w:hAnsi="Times New Roman" w:cs="Times New Roman"/>
                <w:sz w:val="24"/>
                <w:szCs w:val="24"/>
              </w:rPr>
              <w:t>Avoir un compte admin dans la base de données</w:t>
            </w:r>
          </w:p>
        </w:tc>
      </w:tr>
      <w:tr w:rsidR="00B527A2" w14:paraId="4EECEACE" w14:textId="77777777" w:rsidTr="00B527A2">
        <w:trPr>
          <w:trHeight w:val="391"/>
        </w:trPr>
        <w:tc>
          <w:tcPr>
            <w:tcW w:w="2556" w:type="dxa"/>
          </w:tcPr>
          <w:p w14:paraId="21AB08D6" w14:textId="297D9F08"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Post-condition</w:t>
            </w:r>
          </w:p>
        </w:tc>
        <w:tc>
          <w:tcPr>
            <w:tcW w:w="7075" w:type="dxa"/>
          </w:tcPr>
          <w:p w14:paraId="0A186FC4" w14:textId="192E5CF3" w:rsidR="00CE3105" w:rsidRPr="00CE3105" w:rsidRDefault="00CE3105" w:rsidP="00CE3105">
            <w:pPr>
              <w:jc w:val="both"/>
              <w:rPr>
                <w:rFonts w:ascii="Times New Roman" w:hAnsi="Times New Roman" w:cs="Times New Roman"/>
                <w:sz w:val="24"/>
                <w:szCs w:val="24"/>
              </w:rPr>
            </w:pPr>
            <w:r w:rsidRPr="00CE3105">
              <w:rPr>
                <w:rFonts w:ascii="Times New Roman" w:hAnsi="Times New Roman" w:cs="Times New Roman"/>
                <w:sz w:val="24"/>
                <w:szCs w:val="24"/>
              </w:rPr>
              <w:t>Le</w:t>
            </w:r>
            <w:r>
              <w:rPr>
                <w:rFonts w:ascii="Times New Roman" w:hAnsi="Times New Roman" w:cs="Times New Roman"/>
                <w:sz w:val="24"/>
                <w:szCs w:val="24"/>
              </w:rPr>
              <w:t xml:space="preserve"> Chef d’équipe</w:t>
            </w:r>
            <w:r w:rsidRPr="00CE3105">
              <w:rPr>
                <w:rFonts w:ascii="Times New Roman" w:hAnsi="Times New Roman" w:cs="Times New Roman"/>
                <w:sz w:val="24"/>
                <w:szCs w:val="24"/>
              </w:rPr>
              <w:t xml:space="preserve">, </w:t>
            </w:r>
            <w:r>
              <w:rPr>
                <w:rFonts w:ascii="Times New Roman" w:hAnsi="Times New Roman" w:cs="Times New Roman"/>
                <w:sz w:val="24"/>
                <w:szCs w:val="24"/>
              </w:rPr>
              <w:t>le technicien</w:t>
            </w:r>
            <w:r w:rsidRPr="00CE3105">
              <w:rPr>
                <w:rFonts w:ascii="Times New Roman" w:hAnsi="Times New Roman" w:cs="Times New Roman"/>
                <w:sz w:val="24"/>
                <w:szCs w:val="24"/>
              </w:rPr>
              <w:t xml:space="preserve"> et l’administrateur sont</w:t>
            </w:r>
          </w:p>
          <w:p w14:paraId="55599C61" w14:textId="270C8044" w:rsidR="00B527A2" w:rsidRDefault="00CE15F3" w:rsidP="00CE3105">
            <w:pPr>
              <w:jc w:val="both"/>
              <w:rPr>
                <w:rFonts w:ascii="Times New Roman" w:hAnsi="Times New Roman" w:cs="Times New Roman"/>
                <w:sz w:val="24"/>
                <w:szCs w:val="24"/>
              </w:rPr>
            </w:pPr>
            <w:r w:rsidRPr="00CE3105">
              <w:rPr>
                <w:rFonts w:ascii="Times New Roman" w:hAnsi="Times New Roman" w:cs="Times New Roman"/>
                <w:sz w:val="24"/>
                <w:szCs w:val="24"/>
              </w:rPr>
              <w:t>Connectés</w:t>
            </w:r>
            <w:r w:rsidR="00CE3105" w:rsidRPr="00CE3105">
              <w:rPr>
                <w:rFonts w:ascii="Times New Roman" w:hAnsi="Times New Roman" w:cs="Times New Roman"/>
                <w:sz w:val="24"/>
                <w:szCs w:val="24"/>
              </w:rPr>
              <w:t>, ils ont l’accès à toute l’application.</w:t>
            </w:r>
          </w:p>
          <w:p w14:paraId="397EC233" w14:textId="27F74D34" w:rsidR="00CE15F3" w:rsidRPr="00B527A2" w:rsidRDefault="00CE15F3" w:rsidP="00CE3105">
            <w:pPr>
              <w:jc w:val="both"/>
              <w:rPr>
                <w:rFonts w:ascii="Times New Roman" w:hAnsi="Times New Roman" w:cs="Times New Roman"/>
                <w:sz w:val="24"/>
                <w:szCs w:val="24"/>
              </w:rPr>
            </w:pPr>
          </w:p>
        </w:tc>
      </w:tr>
      <w:tr w:rsidR="00B527A2" w14:paraId="72BC7DD5" w14:textId="77777777" w:rsidTr="00B527A2">
        <w:trPr>
          <w:trHeight w:val="391"/>
        </w:trPr>
        <w:tc>
          <w:tcPr>
            <w:tcW w:w="2556" w:type="dxa"/>
          </w:tcPr>
          <w:p w14:paraId="4B5CD0BC" w14:textId="533D2F35"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Scénario nominal</w:t>
            </w:r>
          </w:p>
        </w:tc>
        <w:tc>
          <w:tcPr>
            <w:tcW w:w="7075" w:type="dxa"/>
          </w:tcPr>
          <w:p w14:paraId="2C92CA0B" w14:textId="2C47B525"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 xml:space="preserve">1.L'administrateur saisit l'adresse e-mail et le mot de passe </w:t>
            </w:r>
          </w:p>
          <w:p w14:paraId="165DCD62" w14:textId="2485D6AA"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2.Le système vérifie l'existence de l'adresse e-mail et du mot de passe dans la base de données.</w:t>
            </w:r>
          </w:p>
          <w:p w14:paraId="279CE3B9" w14:textId="4D9D55F4"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3.Redirection vers le tableau de bord.</w:t>
            </w:r>
          </w:p>
          <w:p w14:paraId="42C09FBA" w14:textId="58616CAB" w:rsidR="00B527A2" w:rsidRPr="00CE15F3" w:rsidRDefault="00B527A2" w:rsidP="00CE3105">
            <w:pPr>
              <w:jc w:val="both"/>
              <w:rPr>
                <w:rFonts w:ascii="Times New Roman" w:hAnsi="Times New Roman" w:cs="Times New Roman"/>
                <w:sz w:val="24"/>
                <w:szCs w:val="24"/>
              </w:rPr>
            </w:pPr>
          </w:p>
        </w:tc>
      </w:tr>
      <w:tr w:rsidR="00B527A2" w14:paraId="1C7985A4" w14:textId="77777777" w:rsidTr="00B527A2">
        <w:trPr>
          <w:trHeight w:val="782"/>
        </w:trPr>
        <w:tc>
          <w:tcPr>
            <w:tcW w:w="2556" w:type="dxa"/>
          </w:tcPr>
          <w:p w14:paraId="0A458561" w14:textId="082B0E71"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Enchaînements alternatifs</w:t>
            </w:r>
          </w:p>
        </w:tc>
        <w:tc>
          <w:tcPr>
            <w:tcW w:w="7075" w:type="dxa"/>
          </w:tcPr>
          <w:p w14:paraId="4A119ACF"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b/>
                <w:sz w:val="24"/>
                <w:szCs w:val="24"/>
              </w:rPr>
              <w:t>E1</w:t>
            </w:r>
            <w:r w:rsidRPr="00CE15F3">
              <w:rPr>
                <w:rFonts w:ascii="Times New Roman" w:hAnsi="Times New Roman" w:cs="Times New Roman"/>
                <w:sz w:val="24"/>
                <w:szCs w:val="24"/>
              </w:rPr>
              <w:t xml:space="preserve"> : Si l’administrateur saisit des coordonnées incorrectes :</w:t>
            </w:r>
          </w:p>
          <w:p w14:paraId="206CDCBB"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1. Le système vérifie qu’une des coordonnées n’existe pas dans</w:t>
            </w:r>
          </w:p>
          <w:p w14:paraId="254C218D" w14:textId="3F6CBDC4"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La base de données</w:t>
            </w:r>
          </w:p>
          <w:p w14:paraId="2CE81A85" w14:textId="5F4E3DFA" w:rsid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2. Le système affiche un message d’erreur.</w:t>
            </w:r>
          </w:p>
          <w:p w14:paraId="281A8553" w14:textId="7FCCFCDB" w:rsidR="00CE15F3" w:rsidRPr="00B527A2" w:rsidRDefault="00CE15F3" w:rsidP="00CE15F3">
            <w:pPr>
              <w:jc w:val="both"/>
              <w:rPr>
                <w:rFonts w:ascii="Times New Roman" w:hAnsi="Times New Roman" w:cs="Times New Roman"/>
                <w:sz w:val="24"/>
                <w:szCs w:val="24"/>
              </w:rPr>
            </w:pPr>
          </w:p>
        </w:tc>
      </w:tr>
    </w:tbl>
    <w:p w14:paraId="3F04A9D2" w14:textId="49B8DF45" w:rsidR="007E028D" w:rsidRDefault="007E028D" w:rsidP="006B4FAE">
      <w:pPr>
        <w:jc w:val="both"/>
      </w:pPr>
    </w:p>
    <w:p w14:paraId="545A3674" w14:textId="2C66DD60" w:rsidR="00CE15F3" w:rsidRPr="00CA389A" w:rsidRDefault="00CE15F3" w:rsidP="006B4FAE">
      <w:pPr>
        <w:jc w:val="both"/>
        <w:rPr>
          <w:rFonts w:ascii="Times New Roman" w:hAnsi="Times New Roman" w:cs="Times New Roman"/>
        </w:rPr>
      </w:pPr>
      <w:r w:rsidRPr="00CA389A">
        <w:rPr>
          <w:rFonts w:ascii="Times New Roman" w:hAnsi="Times New Roman" w:cs="Times New Roman"/>
        </w:rPr>
        <w:t>Description textuelle de cas d’utilisation "Ajouter utilisateur"</w:t>
      </w:r>
    </w:p>
    <w:p w14:paraId="014777DB" w14:textId="77777777" w:rsidR="00204383" w:rsidRDefault="00204383" w:rsidP="006B4FAE">
      <w:pPr>
        <w:jc w:val="both"/>
      </w:pPr>
    </w:p>
    <w:tbl>
      <w:tblPr>
        <w:tblStyle w:val="TableGrid"/>
        <w:tblW w:w="9302" w:type="dxa"/>
        <w:tblLook w:val="04A0" w:firstRow="1" w:lastRow="0" w:firstColumn="1" w:lastColumn="0" w:noHBand="0" w:noVBand="1"/>
      </w:tblPr>
      <w:tblGrid>
        <w:gridCol w:w="2614"/>
        <w:gridCol w:w="6688"/>
      </w:tblGrid>
      <w:tr w:rsidR="00CE15F3" w14:paraId="1EA0A2AF" w14:textId="77777777" w:rsidTr="00CE15F3">
        <w:trPr>
          <w:trHeight w:val="363"/>
        </w:trPr>
        <w:tc>
          <w:tcPr>
            <w:tcW w:w="9302" w:type="dxa"/>
            <w:gridSpan w:val="2"/>
          </w:tcPr>
          <w:p w14:paraId="0DF22C78" w14:textId="24DE7D25"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Sommaire d’identification</w:t>
            </w:r>
          </w:p>
        </w:tc>
      </w:tr>
      <w:tr w:rsidR="00CE15F3" w14:paraId="19DA88AE" w14:textId="77777777" w:rsidTr="00CE15F3">
        <w:trPr>
          <w:trHeight w:val="429"/>
        </w:trPr>
        <w:tc>
          <w:tcPr>
            <w:tcW w:w="2614" w:type="dxa"/>
          </w:tcPr>
          <w:p w14:paraId="138DC8B4" w14:textId="57AE4AE1" w:rsidR="00CE15F3" w:rsidRDefault="00CE15F3" w:rsidP="006B4FAE">
            <w:pPr>
              <w:jc w:val="both"/>
            </w:pPr>
            <w:r w:rsidRPr="00CE15F3">
              <w:t>Titre</w:t>
            </w:r>
          </w:p>
        </w:tc>
        <w:tc>
          <w:tcPr>
            <w:tcW w:w="6687" w:type="dxa"/>
          </w:tcPr>
          <w:p w14:paraId="41594C8D" w14:textId="72286DDE" w:rsidR="00CE15F3" w:rsidRPr="00CE15F3" w:rsidRDefault="00CE15F3" w:rsidP="006B4FAE">
            <w:pPr>
              <w:jc w:val="both"/>
              <w:rPr>
                <w:rFonts w:ascii="Times New Roman" w:hAnsi="Times New Roman" w:cs="Times New Roman"/>
                <w:b/>
                <w:sz w:val="24"/>
                <w:szCs w:val="24"/>
              </w:rPr>
            </w:pPr>
            <w:r w:rsidRPr="00CE15F3">
              <w:rPr>
                <w:rFonts w:ascii="Times New Roman" w:hAnsi="Times New Roman" w:cs="Times New Roman"/>
                <w:b/>
                <w:sz w:val="24"/>
                <w:szCs w:val="24"/>
              </w:rPr>
              <w:t>Ajouter utilisateur</w:t>
            </w:r>
          </w:p>
        </w:tc>
      </w:tr>
      <w:tr w:rsidR="00CE15F3" w14:paraId="666A880E" w14:textId="77777777" w:rsidTr="00CE15F3">
        <w:trPr>
          <w:trHeight w:val="636"/>
        </w:trPr>
        <w:tc>
          <w:tcPr>
            <w:tcW w:w="2614" w:type="dxa"/>
          </w:tcPr>
          <w:p w14:paraId="6FBA2B50" w14:textId="79EBE875" w:rsidR="00CE15F3" w:rsidRDefault="00CE15F3" w:rsidP="006B4FAE">
            <w:pPr>
              <w:jc w:val="both"/>
            </w:pPr>
            <w:r w:rsidRPr="00CE15F3">
              <w:t>Résumé</w:t>
            </w:r>
          </w:p>
        </w:tc>
        <w:tc>
          <w:tcPr>
            <w:tcW w:w="6687" w:type="dxa"/>
          </w:tcPr>
          <w:p w14:paraId="126AD5DA"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L’administrateur doit ajouter des utilisateurs de l’application web</w:t>
            </w:r>
          </w:p>
          <w:p w14:paraId="541C8D6E" w14:textId="2BB3B2CC"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 xml:space="preserve">(Administrateur, </w:t>
            </w:r>
            <w:r>
              <w:rPr>
                <w:rFonts w:ascii="Times New Roman" w:hAnsi="Times New Roman" w:cs="Times New Roman"/>
                <w:sz w:val="24"/>
                <w:szCs w:val="24"/>
              </w:rPr>
              <w:t xml:space="preserve">chef </w:t>
            </w:r>
            <w:r w:rsidR="001B7220">
              <w:rPr>
                <w:rFonts w:ascii="Times New Roman" w:hAnsi="Times New Roman" w:cs="Times New Roman"/>
                <w:sz w:val="24"/>
                <w:szCs w:val="24"/>
              </w:rPr>
              <w:t>d’équipe</w:t>
            </w:r>
            <w:r w:rsidR="001B7220" w:rsidRPr="00CE15F3">
              <w:rPr>
                <w:rFonts w:ascii="Times New Roman" w:hAnsi="Times New Roman" w:cs="Times New Roman"/>
                <w:sz w:val="24"/>
                <w:szCs w:val="24"/>
              </w:rPr>
              <w:t>,</w:t>
            </w:r>
            <w:r w:rsidRPr="00CE15F3">
              <w:rPr>
                <w:rFonts w:ascii="Times New Roman" w:hAnsi="Times New Roman" w:cs="Times New Roman"/>
                <w:sz w:val="24"/>
                <w:szCs w:val="24"/>
              </w:rPr>
              <w:t xml:space="preserve"> </w:t>
            </w:r>
            <w:r>
              <w:rPr>
                <w:rFonts w:ascii="Times New Roman" w:hAnsi="Times New Roman" w:cs="Times New Roman"/>
                <w:sz w:val="24"/>
                <w:szCs w:val="24"/>
              </w:rPr>
              <w:t>technicien</w:t>
            </w:r>
            <w:r w:rsidR="001B7220">
              <w:rPr>
                <w:rFonts w:ascii="Times New Roman" w:hAnsi="Times New Roman" w:cs="Times New Roman"/>
                <w:sz w:val="24"/>
                <w:szCs w:val="24"/>
              </w:rPr>
              <w:t xml:space="preserve"> ou magasinier</w:t>
            </w:r>
            <w:r w:rsidRPr="00CE15F3">
              <w:rPr>
                <w:rFonts w:ascii="Times New Roman" w:hAnsi="Times New Roman" w:cs="Times New Roman"/>
                <w:sz w:val="24"/>
                <w:szCs w:val="24"/>
              </w:rPr>
              <w:t>)</w:t>
            </w:r>
          </w:p>
        </w:tc>
      </w:tr>
      <w:tr w:rsidR="00CE15F3" w14:paraId="3BF4FB5B" w14:textId="77777777" w:rsidTr="00CE15F3">
        <w:trPr>
          <w:trHeight w:val="487"/>
        </w:trPr>
        <w:tc>
          <w:tcPr>
            <w:tcW w:w="2614" w:type="dxa"/>
          </w:tcPr>
          <w:p w14:paraId="1FF26BC9" w14:textId="756718CF" w:rsidR="00CE15F3" w:rsidRDefault="00CE15F3" w:rsidP="006B4FAE">
            <w:pPr>
              <w:jc w:val="both"/>
            </w:pPr>
            <w:r w:rsidRPr="00CE15F3">
              <w:t>Acteur</w:t>
            </w:r>
          </w:p>
        </w:tc>
        <w:tc>
          <w:tcPr>
            <w:tcW w:w="6687" w:type="dxa"/>
          </w:tcPr>
          <w:p w14:paraId="321DCAAC" w14:textId="67257170"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Administrateur</w:t>
            </w:r>
          </w:p>
        </w:tc>
      </w:tr>
      <w:tr w:rsidR="00CE15F3" w14:paraId="0776FC5E" w14:textId="77777777" w:rsidTr="00CE15F3">
        <w:trPr>
          <w:trHeight w:val="406"/>
        </w:trPr>
        <w:tc>
          <w:tcPr>
            <w:tcW w:w="9302" w:type="dxa"/>
            <w:gridSpan w:val="2"/>
          </w:tcPr>
          <w:p w14:paraId="17432F37" w14:textId="51436534"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Description des enchaînements</w:t>
            </w:r>
          </w:p>
        </w:tc>
      </w:tr>
      <w:tr w:rsidR="00CE15F3" w14:paraId="7C9D44BA" w14:textId="77777777" w:rsidTr="00CE15F3">
        <w:trPr>
          <w:trHeight w:val="412"/>
        </w:trPr>
        <w:tc>
          <w:tcPr>
            <w:tcW w:w="2614" w:type="dxa"/>
          </w:tcPr>
          <w:p w14:paraId="0453C41F" w14:textId="78B510E4" w:rsidR="00CE15F3" w:rsidRDefault="00CE15F3" w:rsidP="006B4FAE">
            <w:pPr>
              <w:jc w:val="both"/>
            </w:pPr>
            <w:r w:rsidRPr="00CE15F3">
              <w:t>Pré-condition</w:t>
            </w:r>
          </w:p>
        </w:tc>
        <w:tc>
          <w:tcPr>
            <w:tcW w:w="6687" w:type="dxa"/>
          </w:tcPr>
          <w:p w14:paraId="1C978A31" w14:textId="1DAA049A"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Authentification réussie</w:t>
            </w:r>
          </w:p>
        </w:tc>
      </w:tr>
      <w:tr w:rsidR="00CE15F3" w14:paraId="3B38E410" w14:textId="77777777" w:rsidTr="00CE15F3">
        <w:trPr>
          <w:trHeight w:val="417"/>
        </w:trPr>
        <w:tc>
          <w:tcPr>
            <w:tcW w:w="2614" w:type="dxa"/>
          </w:tcPr>
          <w:p w14:paraId="7ABC5C24" w14:textId="482EE4CB" w:rsidR="00CE15F3" w:rsidRDefault="00CE15F3" w:rsidP="006B4FAE">
            <w:pPr>
              <w:jc w:val="both"/>
            </w:pPr>
            <w:r w:rsidRPr="00CE15F3">
              <w:t>Post-condition</w:t>
            </w:r>
          </w:p>
        </w:tc>
        <w:tc>
          <w:tcPr>
            <w:tcW w:w="6687" w:type="dxa"/>
          </w:tcPr>
          <w:p w14:paraId="2727C18C" w14:textId="37FD6FF7"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Ajout d’un Utilisateur</w:t>
            </w:r>
          </w:p>
        </w:tc>
      </w:tr>
      <w:tr w:rsidR="00CE15F3" w14:paraId="3D65C731" w14:textId="77777777" w:rsidTr="00CE15F3">
        <w:trPr>
          <w:trHeight w:val="636"/>
        </w:trPr>
        <w:tc>
          <w:tcPr>
            <w:tcW w:w="2614" w:type="dxa"/>
          </w:tcPr>
          <w:p w14:paraId="1092093D" w14:textId="4158F688" w:rsidR="00CE15F3" w:rsidRDefault="00CE15F3" w:rsidP="006B4FAE">
            <w:pPr>
              <w:jc w:val="both"/>
            </w:pPr>
            <w:r w:rsidRPr="00CE15F3">
              <w:t>Scénario nominal</w:t>
            </w:r>
          </w:p>
        </w:tc>
        <w:tc>
          <w:tcPr>
            <w:tcW w:w="6687" w:type="dxa"/>
          </w:tcPr>
          <w:p w14:paraId="7B86D1A4" w14:textId="4EC2D438"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1. L’application affiche une interface d’accueil qui contient une</w:t>
            </w:r>
          </w:p>
          <w:p w14:paraId="7E256DBF" w14:textId="66A026D6"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Barre de menu.</w:t>
            </w:r>
          </w:p>
          <w:p w14:paraId="7CF02B40"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2. Il accède à l’interface « Administration », accède au module</w:t>
            </w:r>
          </w:p>
          <w:p w14:paraId="24B821A0" w14:textId="2011AD72"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 xml:space="preserve">« Gestion des utilisateurs » et clique sur le bouton « </w:t>
            </w:r>
            <w:r>
              <w:rPr>
                <w:rFonts w:ascii="Times New Roman" w:hAnsi="Times New Roman" w:cs="Times New Roman"/>
                <w:sz w:val="24"/>
                <w:szCs w:val="24"/>
              </w:rPr>
              <w:t>Ajouter un utilisateur</w:t>
            </w:r>
            <w:r w:rsidRPr="00CE15F3">
              <w:rPr>
                <w:rFonts w:ascii="Times New Roman" w:hAnsi="Times New Roman" w:cs="Times New Roman"/>
                <w:sz w:val="24"/>
                <w:szCs w:val="24"/>
              </w:rPr>
              <w:t xml:space="preserve"> ».</w:t>
            </w:r>
          </w:p>
          <w:p w14:paraId="2E86D6C9" w14:textId="77777777" w:rsid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lastRenderedPageBreak/>
              <w:t>3. Il remplit le formulaire et l’enregistre.</w:t>
            </w:r>
          </w:p>
          <w:p w14:paraId="4D793151" w14:textId="1A8B40CA" w:rsidR="00CE15F3" w:rsidRPr="00CE15F3" w:rsidRDefault="00CE15F3" w:rsidP="00CE15F3">
            <w:pPr>
              <w:jc w:val="both"/>
              <w:rPr>
                <w:rFonts w:ascii="Times New Roman" w:hAnsi="Times New Roman" w:cs="Times New Roman"/>
                <w:sz w:val="24"/>
                <w:szCs w:val="24"/>
              </w:rPr>
            </w:pPr>
          </w:p>
        </w:tc>
      </w:tr>
      <w:tr w:rsidR="00CE15F3" w14:paraId="6E02769D" w14:textId="77777777" w:rsidTr="00CE15F3">
        <w:trPr>
          <w:trHeight w:val="1237"/>
        </w:trPr>
        <w:tc>
          <w:tcPr>
            <w:tcW w:w="2614" w:type="dxa"/>
          </w:tcPr>
          <w:p w14:paraId="049789AE" w14:textId="15455D81" w:rsidR="00CE15F3" w:rsidRPr="00204383" w:rsidRDefault="00CE15F3" w:rsidP="006B4FAE">
            <w:pPr>
              <w:jc w:val="both"/>
              <w:rPr>
                <w:rFonts w:ascii="Times New Roman" w:hAnsi="Times New Roman" w:cs="Times New Roman"/>
                <w:sz w:val="24"/>
                <w:szCs w:val="24"/>
              </w:rPr>
            </w:pPr>
            <w:r w:rsidRPr="00204383">
              <w:rPr>
                <w:rFonts w:ascii="Times New Roman" w:hAnsi="Times New Roman" w:cs="Times New Roman"/>
                <w:sz w:val="24"/>
                <w:szCs w:val="24"/>
              </w:rPr>
              <w:lastRenderedPageBreak/>
              <w:t>Enchaînements alternatifs</w:t>
            </w:r>
          </w:p>
        </w:tc>
        <w:tc>
          <w:tcPr>
            <w:tcW w:w="6687" w:type="dxa"/>
          </w:tcPr>
          <w:p w14:paraId="15ED7A5E" w14:textId="77777777"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b/>
                <w:sz w:val="24"/>
                <w:szCs w:val="24"/>
              </w:rPr>
              <w:t>E1</w:t>
            </w:r>
            <w:r w:rsidRPr="00204383">
              <w:rPr>
                <w:rFonts w:ascii="Times New Roman" w:hAnsi="Times New Roman" w:cs="Times New Roman"/>
                <w:sz w:val="24"/>
                <w:szCs w:val="24"/>
              </w:rPr>
              <w:t xml:space="preserve"> : Si l’administrateur saisit des paramètres utilisateur incorrects :</w:t>
            </w:r>
          </w:p>
          <w:p w14:paraId="527C212B" w14:textId="77777777"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1. Le système vérifie qu’une des données obligatoires n’est pas</w:t>
            </w:r>
          </w:p>
          <w:p w14:paraId="7F115139" w14:textId="01CF9682"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Saisie ou la syntaxe de l’adresse mail est incorrecte.</w:t>
            </w:r>
          </w:p>
          <w:p w14:paraId="44899ABF" w14:textId="5665F968"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2. Désactivation de l’enregistrement</w:t>
            </w:r>
          </w:p>
        </w:tc>
      </w:tr>
    </w:tbl>
    <w:p w14:paraId="0041459C" w14:textId="77777777" w:rsidR="00CE15F3" w:rsidRDefault="00CE15F3" w:rsidP="006B4FAE">
      <w:pPr>
        <w:jc w:val="both"/>
      </w:pPr>
    </w:p>
    <w:p w14:paraId="0F526F59" w14:textId="09CAEB3B" w:rsidR="007E028D" w:rsidRDefault="00CE15F3" w:rsidP="006B4FAE">
      <w:pPr>
        <w:jc w:val="both"/>
        <w:rPr>
          <w:rFonts w:ascii="Times New Roman" w:hAnsi="Times New Roman" w:cs="Times New Roman"/>
          <w:sz w:val="24"/>
          <w:szCs w:val="24"/>
        </w:rPr>
      </w:pPr>
      <w:r w:rsidRPr="00204383">
        <w:rPr>
          <w:rFonts w:ascii="Times New Roman" w:hAnsi="Times New Roman" w:cs="Times New Roman"/>
          <w:sz w:val="24"/>
          <w:szCs w:val="24"/>
        </w:rPr>
        <w:t xml:space="preserve">Description </w:t>
      </w:r>
      <w:r w:rsidR="00B65F7C" w:rsidRPr="00204383">
        <w:rPr>
          <w:rFonts w:ascii="Times New Roman" w:hAnsi="Times New Roman" w:cs="Times New Roman"/>
          <w:sz w:val="24"/>
          <w:szCs w:val="24"/>
        </w:rPr>
        <w:t>textuelle :</w:t>
      </w:r>
      <w:r w:rsidRPr="00204383">
        <w:rPr>
          <w:rFonts w:ascii="Times New Roman" w:hAnsi="Times New Roman" w:cs="Times New Roman"/>
          <w:sz w:val="24"/>
          <w:szCs w:val="24"/>
        </w:rPr>
        <w:t xml:space="preserve"> "Consulter liste utilisateurs"</w:t>
      </w:r>
    </w:p>
    <w:p w14:paraId="48AEF8BF" w14:textId="77777777" w:rsidR="00204383" w:rsidRPr="00204383" w:rsidRDefault="00204383" w:rsidP="006B4FAE">
      <w:pPr>
        <w:jc w:val="both"/>
        <w:rPr>
          <w:rFonts w:ascii="Times New Roman" w:hAnsi="Times New Roman" w:cs="Times New Roman"/>
          <w:sz w:val="24"/>
          <w:szCs w:val="24"/>
        </w:rPr>
      </w:pPr>
    </w:p>
    <w:tbl>
      <w:tblPr>
        <w:tblStyle w:val="TableGrid"/>
        <w:tblW w:w="9482" w:type="dxa"/>
        <w:tblLook w:val="04A0" w:firstRow="1" w:lastRow="0" w:firstColumn="1" w:lastColumn="0" w:noHBand="0" w:noVBand="1"/>
      </w:tblPr>
      <w:tblGrid>
        <w:gridCol w:w="2813"/>
        <w:gridCol w:w="6669"/>
      </w:tblGrid>
      <w:tr w:rsidR="00423C17" w:rsidRPr="00204383" w14:paraId="46B872AA" w14:textId="77777777" w:rsidTr="00204383">
        <w:trPr>
          <w:trHeight w:val="414"/>
        </w:trPr>
        <w:tc>
          <w:tcPr>
            <w:tcW w:w="9482" w:type="dxa"/>
            <w:gridSpan w:val="2"/>
          </w:tcPr>
          <w:p w14:paraId="11D22A96" w14:textId="0635FD01" w:rsidR="00423C17" w:rsidRPr="00204383" w:rsidRDefault="00423C17" w:rsidP="00204383">
            <w:pPr>
              <w:jc w:val="center"/>
              <w:rPr>
                <w:rFonts w:ascii="Times New Roman" w:hAnsi="Times New Roman" w:cs="Times New Roman"/>
                <w:i/>
                <w:sz w:val="24"/>
                <w:szCs w:val="24"/>
              </w:rPr>
            </w:pPr>
            <w:r w:rsidRPr="00204383">
              <w:rPr>
                <w:rFonts w:ascii="Times New Roman" w:hAnsi="Times New Roman" w:cs="Times New Roman"/>
                <w:i/>
                <w:sz w:val="24"/>
                <w:szCs w:val="24"/>
              </w:rPr>
              <w:t>Sommaire d’identification</w:t>
            </w:r>
          </w:p>
        </w:tc>
      </w:tr>
      <w:tr w:rsidR="00423C17" w:rsidRPr="00204383" w14:paraId="2F6472BF" w14:textId="77777777" w:rsidTr="00204383">
        <w:trPr>
          <w:trHeight w:val="443"/>
        </w:trPr>
        <w:tc>
          <w:tcPr>
            <w:tcW w:w="2813" w:type="dxa"/>
          </w:tcPr>
          <w:p w14:paraId="2D13CA1D" w14:textId="48ECFF28"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Titre</w:t>
            </w:r>
          </w:p>
        </w:tc>
        <w:tc>
          <w:tcPr>
            <w:tcW w:w="6668" w:type="dxa"/>
          </w:tcPr>
          <w:p w14:paraId="6B3D72A7" w14:textId="24B8E62B" w:rsidR="00423C17" w:rsidRPr="00204383" w:rsidRDefault="00204383" w:rsidP="006B4FAE">
            <w:pPr>
              <w:jc w:val="both"/>
              <w:rPr>
                <w:rFonts w:ascii="Times New Roman" w:hAnsi="Times New Roman" w:cs="Times New Roman"/>
                <w:b/>
                <w:sz w:val="24"/>
                <w:szCs w:val="24"/>
              </w:rPr>
            </w:pPr>
            <w:r w:rsidRPr="00204383">
              <w:rPr>
                <w:rFonts w:ascii="Times New Roman" w:hAnsi="Times New Roman" w:cs="Times New Roman"/>
                <w:b/>
                <w:sz w:val="24"/>
                <w:szCs w:val="24"/>
              </w:rPr>
              <w:t>Consulter la liste des utilisateurs</w:t>
            </w:r>
          </w:p>
        </w:tc>
      </w:tr>
      <w:tr w:rsidR="00423C17" w:rsidRPr="00204383" w14:paraId="09927D07" w14:textId="77777777" w:rsidTr="00204383">
        <w:trPr>
          <w:trHeight w:val="469"/>
        </w:trPr>
        <w:tc>
          <w:tcPr>
            <w:tcW w:w="2813" w:type="dxa"/>
          </w:tcPr>
          <w:p w14:paraId="3B92C973" w14:textId="11EC56C4"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Résumé</w:t>
            </w:r>
          </w:p>
        </w:tc>
        <w:tc>
          <w:tcPr>
            <w:tcW w:w="6668" w:type="dxa"/>
          </w:tcPr>
          <w:p w14:paraId="0947263C" w14:textId="045C53CC" w:rsidR="00423C17" w:rsidRPr="00204383" w:rsidRDefault="00204383" w:rsidP="00204383">
            <w:pPr>
              <w:jc w:val="both"/>
              <w:rPr>
                <w:rFonts w:ascii="Times New Roman" w:hAnsi="Times New Roman" w:cs="Times New Roman"/>
                <w:sz w:val="24"/>
                <w:szCs w:val="24"/>
              </w:rPr>
            </w:pPr>
            <w:r w:rsidRPr="00204383">
              <w:rPr>
                <w:rFonts w:ascii="Times New Roman" w:hAnsi="Times New Roman" w:cs="Times New Roman"/>
                <w:sz w:val="24"/>
                <w:szCs w:val="24"/>
              </w:rPr>
              <w:t>L’administrateur peut consulter la liste des utilisateurs et il peut aussi</w:t>
            </w:r>
            <w:r>
              <w:rPr>
                <w:rFonts w:ascii="Times New Roman" w:hAnsi="Times New Roman" w:cs="Times New Roman"/>
                <w:sz w:val="24"/>
                <w:szCs w:val="24"/>
              </w:rPr>
              <w:t xml:space="preserve"> </w:t>
            </w:r>
            <w:r w:rsidRPr="00204383">
              <w:rPr>
                <w:rFonts w:ascii="Times New Roman" w:hAnsi="Times New Roman" w:cs="Times New Roman"/>
                <w:sz w:val="24"/>
                <w:szCs w:val="24"/>
              </w:rPr>
              <w:t>modifier ou supprimer un utilisateur.</w:t>
            </w:r>
          </w:p>
        </w:tc>
      </w:tr>
      <w:tr w:rsidR="00423C17" w:rsidRPr="00204383" w14:paraId="453901E2" w14:textId="77777777" w:rsidTr="00204383">
        <w:trPr>
          <w:trHeight w:val="443"/>
        </w:trPr>
        <w:tc>
          <w:tcPr>
            <w:tcW w:w="2813" w:type="dxa"/>
          </w:tcPr>
          <w:p w14:paraId="53D335FB" w14:textId="46C82CEE"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Acteur</w:t>
            </w:r>
          </w:p>
        </w:tc>
        <w:tc>
          <w:tcPr>
            <w:tcW w:w="6668" w:type="dxa"/>
          </w:tcPr>
          <w:p w14:paraId="68CAC01D" w14:textId="7E253E6A" w:rsidR="00423C17" w:rsidRPr="00204383" w:rsidRDefault="00230FED" w:rsidP="006B4FAE">
            <w:pPr>
              <w:jc w:val="both"/>
              <w:rPr>
                <w:rFonts w:ascii="Times New Roman" w:hAnsi="Times New Roman" w:cs="Times New Roman"/>
                <w:sz w:val="24"/>
                <w:szCs w:val="24"/>
              </w:rPr>
            </w:pPr>
            <w:r w:rsidRPr="00230FED">
              <w:rPr>
                <w:rFonts w:ascii="Times New Roman" w:hAnsi="Times New Roman" w:cs="Times New Roman"/>
                <w:sz w:val="24"/>
                <w:szCs w:val="24"/>
              </w:rPr>
              <w:t>Administrateur</w:t>
            </w:r>
          </w:p>
        </w:tc>
      </w:tr>
      <w:tr w:rsidR="00204383" w:rsidRPr="00204383" w14:paraId="1D79D173" w14:textId="77777777" w:rsidTr="00204383">
        <w:trPr>
          <w:trHeight w:val="440"/>
        </w:trPr>
        <w:tc>
          <w:tcPr>
            <w:tcW w:w="9482" w:type="dxa"/>
            <w:gridSpan w:val="2"/>
          </w:tcPr>
          <w:p w14:paraId="1B0B599E" w14:textId="676EDFD8" w:rsidR="00204383" w:rsidRPr="00204383" w:rsidRDefault="00204383" w:rsidP="00204383">
            <w:pPr>
              <w:jc w:val="center"/>
              <w:rPr>
                <w:rFonts w:ascii="Times New Roman" w:hAnsi="Times New Roman" w:cs="Times New Roman"/>
                <w:i/>
                <w:sz w:val="24"/>
                <w:szCs w:val="24"/>
              </w:rPr>
            </w:pPr>
            <w:r w:rsidRPr="00204383">
              <w:rPr>
                <w:rFonts w:ascii="Times New Roman" w:hAnsi="Times New Roman" w:cs="Times New Roman"/>
                <w:i/>
                <w:sz w:val="24"/>
                <w:szCs w:val="24"/>
              </w:rPr>
              <w:t>Description des enchaînements</w:t>
            </w:r>
          </w:p>
        </w:tc>
      </w:tr>
      <w:tr w:rsidR="00423C17" w:rsidRPr="00204383" w14:paraId="24F81398" w14:textId="77777777" w:rsidTr="00204383">
        <w:trPr>
          <w:trHeight w:val="443"/>
        </w:trPr>
        <w:tc>
          <w:tcPr>
            <w:tcW w:w="2813" w:type="dxa"/>
          </w:tcPr>
          <w:p w14:paraId="6564F474" w14:textId="20128ED4" w:rsidR="00423C17" w:rsidRPr="00204383" w:rsidRDefault="00204383" w:rsidP="006B4FAE">
            <w:pPr>
              <w:jc w:val="both"/>
              <w:rPr>
                <w:rFonts w:ascii="Times New Roman" w:hAnsi="Times New Roman" w:cs="Times New Roman"/>
                <w:sz w:val="24"/>
                <w:szCs w:val="24"/>
              </w:rPr>
            </w:pPr>
            <w:r w:rsidRPr="00204383">
              <w:rPr>
                <w:rFonts w:ascii="Times New Roman" w:hAnsi="Times New Roman" w:cs="Times New Roman"/>
                <w:sz w:val="24"/>
                <w:szCs w:val="24"/>
              </w:rPr>
              <w:t>Pré-conditions</w:t>
            </w:r>
          </w:p>
        </w:tc>
        <w:tc>
          <w:tcPr>
            <w:tcW w:w="6668" w:type="dxa"/>
          </w:tcPr>
          <w:p w14:paraId="473C9D4E" w14:textId="77777777"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Authentification préalable</w:t>
            </w:r>
          </w:p>
          <w:p w14:paraId="6D02F183" w14:textId="7B6B8709" w:rsidR="00423C17" w:rsidRPr="00204383"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Utilisateur déjà ajouté dans la base</w:t>
            </w:r>
          </w:p>
        </w:tc>
      </w:tr>
      <w:tr w:rsidR="00423C17" w:rsidRPr="00204383" w14:paraId="5BB003F6" w14:textId="77777777" w:rsidTr="00204383">
        <w:trPr>
          <w:trHeight w:val="469"/>
        </w:trPr>
        <w:tc>
          <w:tcPr>
            <w:tcW w:w="2813" w:type="dxa"/>
          </w:tcPr>
          <w:p w14:paraId="5C14825D" w14:textId="529E80D2" w:rsidR="00423C17" w:rsidRPr="00204383" w:rsidRDefault="00204383" w:rsidP="006B4FAE">
            <w:pPr>
              <w:jc w:val="both"/>
              <w:rPr>
                <w:rFonts w:ascii="Times New Roman" w:hAnsi="Times New Roman" w:cs="Times New Roman"/>
                <w:sz w:val="24"/>
                <w:szCs w:val="24"/>
              </w:rPr>
            </w:pPr>
            <w:r w:rsidRPr="00204383">
              <w:rPr>
                <w:rFonts w:ascii="Times New Roman" w:hAnsi="Times New Roman" w:cs="Times New Roman"/>
                <w:sz w:val="24"/>
                <w:szCs w:val="24"/>
              </w:rPr>
              <w:t>Post-conditions</w:t>
            </w:r>
          </w:p>
        </w:tc>
        <w:tc>
          <w:tcPr>
            <w:tcW w:w="6668" w:type="dxa"/>
          </w:tcPr>
          <w:p w14:paraId="77C2B58D" w14:textId="57B2EC2B"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Afficher tous les utilisateurs qui sont ajoutés dans l’application.</w:t>
            </w:r>
          </w:p>
          <w:p w14:paraId="03BBE07B" w14:textId="77777777"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Pouvoir modifier un utilisateur</w:t>
            </w:r>
          </w:p>
          <w:p w14:paraId="19DA02F4" w14:textId="599F84B5" w:rsidR="00423C17" w:rsidRPr="00204383"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Pouvoir supprimer un utilisateur</w:t>
            </w:r>
          </w:p>
        </w:tc>
      </w:tr>
      <w:tr w:rsidR="00423C17" w:rsidRPr="0016245E" w14:paraId="7B1F1200" w14:textId="77777777" w:rsidTr="00204383">
        <w:trPr>
          <w:trHeight w:val="985"/>
        </w:trPr>
        <w:tc>
          <w:tcPr>
            <w:tcW w:w="2813" w:type="dxa"/>
          </w:tcPr>
          <w:p w14:paraId="0A94CC7D" w14:textId="6E2EC089" w:rsidR="00423C17" w:rsidRPr="0016245E" w:rsidRDefault="00204383" w:rsidP="006B4FAE">
            <w:pPr>
              <w:jc w:val="both"/>
              <w:rPr>
                <w:rFonts w:ascii="Times New Roman" w:hAnsi="Times New Roman" w:cs="Times New Roman"/>
                <w:sz w:val="24"/>
                <w:szCs w:val="24"/>
              </w:rPr>
            </w:pPr>
            <w:r w:rsidRPr="0016245E">
              <w:rPr>
                <w:rFonts w:ascii="Times New Roman" w:hAnsi="Times New Roman" w:cs="Times New Roman"/>
                <w:sz w:val="24"/>
                <w:szCs w:val="24"/>
              </w:rPr>
              <w:t>Scénario nominal</w:t>
            </w:r>
          </w:p>
        </w:tc>
        <w:tc>
          <w:tcPr>
            <w:tcW w:w="6668" w:type="dxa"/>
          </w:tcPr>
          <w:p w14:paraId="29A82A85" w14:textId="382279EB"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1.L’administrateur demande la page liste des utilisateurs.</w:t>
            </w:r>
          </w:p>
          <w:p w14:paraId="3373F733" w14:textId="77777777"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2.Le système affiche l’interface demandée</w:t>
            </w:r>
          </w:p>
          <w:p w14:paraId="47B167F1" w14:textId="074E4B26"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3.L’administrateur demande de modifier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w:t>
            </w:r>
            <w:r>
              <w:rPr>
                <w:rFonts w:ascii="Times New Roman" w:hAnsi="Times New Roman" w:cs="Times New Roman"/>
                <w:sz w:val="24"/>
                <w:szCs w:val="24"/>
              </w:rPr>
              <w:t xml:space="preserve"> </w:t>
            </w:r>
            <w:r w:rsidRPr="0016245E">
              <w:rPr>
                <w:rFonts w:ascii="Times New Roman" w:hAnsi="Times New Roman" w:cs="Times New Roman"/>
                <w:sz w:val="24"/>
                <w:szCs w:val="24"/>
              </w:rPr>
              <w:t>« EDIT ».</w:t>
            </w:r>
          </w:p>
          <w:p w14:paraId="7BED6B15"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3.1. Le système affiche le formulaire de modification d’un utilisateur</w:t>
            </w:r>
          </w:p>
          <w:p w14:paraId="3CD11514" w14:textId="2AF54BD2"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3.2. Le système met à jour les paramètres de l’utilisateur dans la base des</w:t>
            </w:r>
            <w:r>
              <w:rPr>
                <w:rFonts w:ascii="Times New Roman" w:hAnsi="Times New Roman" w:cs="Times New Roman"/>
                <w:sz w:val="24"/>
                <w:szCs w:val="24"/>
              </w:rPr>
              <w:t xml:space="preserve"> </w:t>
            </w:r>
            <w:r w:rsidRPr="0016245E">
              <w:rPr>
                <w:rFonts w:ascii="Times New Roman" w:hAnsi="Times New Roman" w:cs="Times New Roman"/>
                <w:sz w:val="24"/>
                <w:szCs w:val="24"/>
              </w:rPr>
              <w:t>données.</w:t>
            </w:r>
          </w:p>
          <w:p w14:paraId="3C227B61" w14:textId="3D1ECFEE"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3.3. Le système affiche à l’administrateur un message de succès de</w:t>
            </w:r>
          </w:p>
          <w:p w14:paraId="11E40D49" w14:textId="5A42EE70"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Modification.</w:t>
            </w:r>
          </w:p>
          <w:p w14:paraId="12910994" w14:textId="5457674B"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4.L’administrateur demande de supprimer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 « DELETE ».</w:t>
            </w:r>
          </w:p>
          <w:p w14:paraId="61292916"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4.1. Le système supprime l’utilisateur de la base des données.</w:t>
            </w:r>
          </w:p>
          <w:p w14:paraId="031A2549"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4.2. Le système affiche à l’administrateur un message de succès de</w:t>
            </w:r>
          </w:p>
          <w:p w14:paraId="4659F3E5" w14:textId="398952CC"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Suppression.</w:t>
            </w:r>
          </w:p>
          <w:p w14:paraId="09757BE7" w14:textId="73226C4F" w:rsidR="0016245E" w:rsidRPr="0016245E" w:rsidRDefault="0016245E" w:rsidP="0016245E">
            <w:pPr>
              <w:ind w:left="762" w:hanging="425"/>
              <w:rPr>
                <w:rFonts w:ascii="Times New Roman" w:hAnsi="Times New Roman" w:cs="Times New Roman"/>
                <w:sz w:val="24"/>
                <w:szCs w:val="24"/>
              </w:rPr>
            </w:pPr>
          </w:p>
        </w:tc>
      </w:tr>
    </w:tbl>
    <w:p w14:paraId="0D504F1B" w14:textId="22C33E89" w:rsidR="00B65F7C" w:rsidRPr="0016245E" w:rsidRDefault="00B65F7C" w:rsidP="006B4FAE">
      <w:pPr>
        <w:jc w:val="both"/>
        <w:rPr>
          <w:rFonts w:ascii="Times New Roman" w:hAnsi="Times New Roman" w:cs="Times New Roman"/>
        </w:rPr>
      </w:pPr>
    </w:p>
    <w:p w14:paraId="3742C598" w14:textId="77777777" w:rsidR="00230FED" w:rsidRDefault="00230FED" w:rsidP="006B4FAE">
      <w:pPr>
        <w:jc w:val="both"/>
      </w:pPr>
    </w:p>
    <w:p w14:paraId="04C02D17" w14:textId="77777777" w:rsidR="007E028D" w:rsidRDefault="007E028D" w:rsidP="006B4FAE">
      <w:pPr>
        <w:jc w:val="both"/>
      </w:pPr>
    </w:p>
    <w:p w14:paraId="603191F2" w14:textId="5B8E910A" w:rsidR="00F1630A" w:rsidRDefault="00F1630A"/>
    <w:p w14:paraId="74ECDD96" w14:textId="77777777" w:rsidR="001B7220" w:rsidRPr="001B7220" w:rsidRDefault="001B7220" w:rsidP="001B7220">
      <w:pPr>
        <w:rPr>
          <w:rFonts w:ascii="Times New Roman" w:hAnsi="Times New Roman" w:cs="Times New Roman"/>
          <w:b/>
          <w:sz w:val="24"/>
          <w:szCs w:val="24"/>
        </w:rPr>
      </w:pPr>
      <w:r w:rsidRPr="001B7220">
        <w:rPr>
          <w:rFonts w:ascii="Times New Roman" w:hAnsi="Times New Roman" w:cs="Times New Roman"/>
          <w:b/>
          <w:sz w:val="24"/>
          <w:szCs w:val="24"/>
        </w:rPr>
        <w:lastRenderedPageBreak/>
        <w:t>Côté Utilisateur :</w:t>
      </w:r>
    </w:p>
    <w:p w14:paraId="075F03A1" w14:textId="5B50CFF6" w:rsidR="007E028D"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Description textuelle : "S’authentifier"</w:t>
      </w:r>
    </w:p>
    <w:tbl>
      <w:tblPr>
        <w:tblStyle w:val="TableGrid"/>
        <w:tblW w:w="9797" w:type="dxa"/>
        <w:tblLook w:val="04A0" w:firstRow="1" w:lastRow="0" w:firstColumn="1" w:lastColumn="0" w:noHBand="0" w:noVBand="1"/>
      </w:tblPr>
      <w:tblGrid>
        <w:gridCol w:w="3059"/>
        <w:gridCol w:w="6738"/>
      </w:tblGrid>
      <w:tr w:rsidR="001B7220" w14:paraId="5DE29064" w14:textId="77777777" w:rsidTr="001B7220">
        <w:trPr>
          <w:trHeight w:val="339"/>
        </w:trPr>
        <w:tc>
          <w:tcPr>
            <w:tcW w:w="9797" w:type="dxa"/>
            <w:gridSpan w:val="2"/>
          </w:tcPr>
          <w:p w14:paraId="00372066" w14:textId="6EB69CFB" w:rsidR="001B7220" w:rsidRPr="001B7220" w:rsidRDefault="001B7220" w:rsidP="001B7220">
            <w:pPr>
              <w:jc w:val="center"/>
              <w:rPr>
                <w:rFonts w:ascii="Times New Roman" w:hAnsi="Times New Roman" w:cs="Times New Roman"/>
                <w:i/>
                <w:sz w:val="24"/>
                <w:szCs w:val="24"/>
              </w:rPr>
            </w:pPr>
            <w:r w:rsidRPr="001B7220">
              <w:rPr>
                <w:rFonts w:ascii="Times New Roman" w:hAnsi="Times New Roman" w:cs="Times New Roman"/>
                <w:i/>
                <w:sz w:val="24"/>
                <w:szCs w:val="24"/>
              </w:rPr>
              <w:t>Sommaire d’identification</w:t>
            </w:r>
          </w:p>
        </w:tc>
      </w:tr>
      <w:tr w:rsidR="001B7220" w14:paraId="05D9B095" w14:textId="77777777" w:rsidTr="001B7220">
        <w:trPr>
          <w:trHeight w:val="429"/>
        </w:trPr>
        <w:tc>
          <w:tcPr>
            <w:tcW w:w="3059" w:type="dxa"/>
          </w:tcPr>
          <w:p w14:paraId="57CA3407" w14:textId="54D2F27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Titre</w:t>
            </w:r>
          </w:p>
        </w:tc>
        <w:tc>
          <w:tcPr>
            <w:tcW w:w="6737" w:type="dxa"/>
          </w:tcPr>
          <w:p w14:paraId="033AE7C2" w14:textId="6D640C14" w:rsidR="001B7220" w:rsidRPr="001B7220" w:rsidRDefault="001B7220" w:rsidP="001B7220">
            <w:pPr>
              <w:rPr>
                <w:rFonts w:ascii="Times New Roman" w:hAnsi="Times New Roman" w:cs="Times New Roman"/>
                <w:b/>
                <w:sz w:val="24"/>
                <w:szCs w:val="24"/>
              </w:rPr>
            </w:pPr>
            <w:r w:rsidRPr="001B7220">
              <w:rPr>
                <w:rFonts w:ascii="Times New Roman" w:hAnsi="Times New Roman" w:cs="Times New Roman"/>
                <w:b/>
                <w:sz w:val="24"/>
                <w:szCs w:val="24"/>
              </w:rPr>
              <w:t>S’authentifier</w:t>
            </w:r>
          </w:p>
        </w:tc>
      </w:tr>
      <w:tr w:rsidR="001B7220" w14:paraId="41BCDBAA" w14:textId="77777777" w:rsidTr="001B7220">
        <w:trPr>
          <w:trHeight w:val="675"/>
        </w:trPr>
        <w:tc>
          <w:tcPr>
            <w:tcW w:w="3059" w:type="dxa"/>
          </w:tcPr>
          <w:p w14:paraId="0B57F2F7" w14:textId="11986810"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Résumé</w:t>
            </w:r>
          </w:p>
        </w:tc>
        <w:tc>
          <w:tcPr>
            <w:tcW w:w="6737" w:type="dxa"/>
          </w:tcPr>
          <w:p w14:paraId="4810A5FE" w14:textId="4C11F62C"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Le </w:t>
            </w:r>
            <w:r>
              <w:rPr>
                <w:rFonts w:ascii="Times New Roman" w:hAnsi="Times New Roman" w:cs="Times New Roman"/>
                <w:sz w:val="24"/>
                <w:szCs w:val="24"/>
              </w:rPr>
              <w:t>chef d’équipe</w:t>
            </w:r>
            <w:r w:rsidRPr="001B7220">
              <w:rPr>
                <w:rFonts w:ascii="Times New Roman" w:hAnsi="Times New Roman" w:cs="Times New Roman"/>
                <w:sz w:val="24"/>
                <w:szCs w:val="24"/>
              </w:rPr>
              <w:t xml:space="preserve">, </w:t>
            </w:r>
            <w:r>
              <w:rPr>
                <w:rFonts w:ascii="Times New Roman" w:hAnsi="Times New Roman" w:cs="Times New Roman"/>
                <w:sz w:val="24"/>
                <w:szCs w:val="24"/>
              </w:rPr>
              <w:t>le technicien ou le magasinier</w:t>
            </w:r>
            <w:r w:rsidRPr="001B7220">
              <w:rPr>
                <w:rFonts w:ascii="Times New Roman" w:hAnsi="Times New Roman" w:cs="Times New Roman"/>
                <w:sz w:val="24"/>
                <w:szCs w:val="24"/>
              </w:rPr>
              <w:t xml:space="preserve"> doivent se connecter afin d</w:t>
            </w:r>
            <w:r>
              <w:rPr>
                <w:rFonts w:ascii="Times New Roman" w:hAnsi="Times New Roman" w:cs="Times New Roman"/>
                <w:sz w:val="24"/>
                <w:szCs w:val="24"/>
              </w:rPr>
              <w:t xml:space="preserve">e </w:t>
            </w:r>
            <w:r w:rsidRPr="001B7220">
              <w:rPr>
                <w:rFonts w:ascii="Times New Roman" w:hAnsi="Times New Roman" w:cs="Times New Roman"/>
                <w:sz w:val="24"/>
                <w:szCs w:val="24"/>
              </w:rPr>
              <w:t>profiter de tous les services</w:t>
            </w:r>
          </w:p>
        </w:tc>
      </w:tr>
      <w:tr w:rsidR="001B7220" w14:paraId="350EC7E6" w14:textId="77777777" w:rsidTr="001B7220">
        <w:trPr>
          <w:trHeight w:val="288"/>
        </w:trPr>
        <w:tc>
          <w:tcPr>
            <w:tcW w:w="3059" w:type="dxa"/>
          </w:tcPr>
          <w:p w14:paraId="0543EC44" w14:textId="3CE9168D"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Acteur</w:t>
            </w:r>
          </w:p>
        </w:tc>
        <w:tc>
          <w:tcPr>
            <w:tcW w:w="6737" w:type="dxa"/>
          </w:tcPr>
          <w:p w14:paraId="19CBA893" w14:textId="70C4C674"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Utilisateur</w:t>
            </w:r>
          </w:p>
        </w:tc>
      </w:tr>
      <w:tr w:rsidR="001B7220" w14:paraId="7022CF94" w14:textId="77777777" w:rsidTr="001B7220">
        <w:trPr>
          <w:trHeight w:val="324"/>
        </w:trPr>
        <w:tc>
          <w:tcPr>
            <w:tcW w:w="9797" w:type="dxa"/>
            <w:gridSpan w:val="2"/>
          </w:tcPr>
          <w:p w14:paraId="0B986336" w14:textId="31038C33" w:rsidR="001B7220" w:rsidRPr="001B7220" w:rsidRDefault="001B7220" w:rsidP="001B7220">
            <w:pPr>
              <w:jc w:val="center"/>
              <w:rPr>
                <w:rFonts w:ascii="Times New Roman" w:hAnsi="Times New Roman" w:cs="Times New Roman"/>
                <w:i/>
                <w:sz w:val="24"/>
                <w:szCs w:val="24"/>
              </w:rPr>
            </w:pPr>
            <w:r w:rsidRPr="001B7220">
              <w:rPr>
                <w:rFonts w:ascii="Times New Roman" w:hAnsi="Times New Roman" w:cs="Times New Roman"/>
                <w:i/>
                <w:sz w:val="24"/>
                <w:szCs w:val="24"/>
              </w:rPr>
              <w:t>Description des enchaînements</w:t>
            </w:r>
          </w:p>
        </w:tc>
      </w:tr>
      <w:tr w:rsidR="001B7220" w14:paraId="19F3EA50" w14:textId="77777777" w:rsidTr="001B7220">
        <w:trPr>
          <w:trHeight w:val="494"/>
        </w:trPr>
        <w:tc>
          <w:tcPr>
            <w:tcW w:w="3059" w:type="dxa"/>
          </w:tcPr>
          <w:p w14:paraId="02824D1E" w14:textId="5357BA76"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Pré-condition</w:t>
            </w:r>
          </w:p>
        </w:tc>
        <w:tc>
          <w:tcPr>
            <w:tcW w:w="6737" w:type="dxa"/>
          </w:tcPr>
          <w:p w14:paraId="5BD51E2F" w14:textId="51241F62"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Avoir un compte user dans la base de données</w:t>
            </w:r>
          </w:p>
        </w:tc>
      </w:tr>
      <w:tr w:rsidR="001B7220" w14:paraId="29AD4391" w14:textId="77777777" w:rsidTr="001B7220">
        <w:trPr>
          <w:trHeight w:val="494"/>
        </w:trPr>
        <w:tc>
          <w:tcPr>
            <w:tcW w:w="3059" w:type="dxa"/>
          </w:tcPr>
          <w:p w14:paraId="3D70C57F" w14:textId="35EB2BD8"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Post-condition</w:t>
            </w:r>
          </w:p>
        </w:tc>
        <w:tc>
          <w:tcPr>
            <w:tcW w:w="6737" w:type="dxa"/>
          </w:tcPr>
          <w:p w14:paraId="2A556916" w14:textId="0CE1E46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Utilisateur connecté et il a l’accès à son Dashboard dédié.</w:t>
            </w:r>
          </w:p>
        </w:tc>
      </w:tr>
      <w:tr w:rsidR="001B7220" w14:paraId="6C5C4767" w14:textId="77777777" w:rsidTr="001B7220">
        <w:trPr>
          <w:trHeight w:val="521"/>
        </w:trPr>
        <w:tc>
          <w:tcPr>
            <w:tcW w:w="3059" w:type="dxa"/>
          </w:tcPr>
          <w:p w14:paraId="4FD0B523" w14:textId="393163ED"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Scénario nominal</w:t>
            </w:r>
          </w:p>
        </w:tc>
        <w:tc>
          <w:tcPr>
            <w:tcW w:w="6737" w:type="dxa"/>
          </w:tcPr>
          <w:p w14:paraId="6FF15221" w14:textId="51050742"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1. L’utilisateur saisit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mot de passe.</w:t>
            </w:r>
          </w:p>
          <w:p w14:paraId="53217CA8" w14:textId="7FC76641"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2.Le système vérifie l’existence de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le mot de passe dans</w:t>
            </w:r>
            <w:r>
              <w:rPr>
                <w:rFonts w:ascii="Times New Roman" w:hAnsi="Times New Roman" w:cs="Times New Roman"/>
                <w:sz w:val="24"/>
                <w:szCs w:val="24"/>
              </w:rPr>
              <w:t xml:space="preserve"> </w:t>
            </w: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14C1DD87" w14:textId="73F2BE58"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3.Redirection vers le Dashboard.</w:t>
            </w:r>
          </w:p>
        </w:tc>
      </w:tr>
      <w:tr w:rsidR="001B7220" w14:paraId="72AAB617" w14:textId="77777777" w:rsidTr="001B7220">
        <w:trPr>
          <w:trHeight w:val="466"/>
        </w:trPr>
        <w:tc>
          <w:tcPr>
            <w:tcW w:w="3059" w:type="dxa"/>
          </w:tcPr>
          <w:p w14:paraId="7705CB98" w14:textId="6E36B4AA"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Enchaînements alternatifs</w:t>
            </w:r>
          </w:p>
        </w:tc>
        <w:tc>
          <w:tcPr>
            <w:tcW w:w="6737" w:type="dxa"/>
          </w:tcPr>
          <w:p w14:paraId="740CA512" w14:textId="427D3C3E"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b/>
                <w:sz w:val="24"/>
                <w:szCs w:val="24"/>
              </w:rPr>
              <w:t>E1 :</w:t>
            </w:r>
            <w:r w:rsidRPr="001B7220">
              <w:rPr>
                <w:rFonts w:ascii="Times New Roman" w:hAnsi="Times New Roman" w:cs="Times New Roman"/>
                <w:sz w:val="24"/>
                <w:szCs w:val="24"/>
              </w:rPr>
              <w:t xml:space="preserve"> Si l’utilisateur saisit des coordonnées incorrectes :</w:t>
            </w:r>
          </w:p>
          <w:p w14:paraId="24259A4D" w14:textId="77777777"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1. Le système vérifie qu’une des coordonnées n’existe pas dans</w:t>
            </w:r>
          </w:p>
          <w:p w14:paraId="519D5211" w14:textId="365B0AE2"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06284858" w14:textId="77777777"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2. Le système affiche un message d’erreur.</w:t>
            </w:r>
          </w:p>
          <w:p w14:paraId="34606FB8" w14:textId="07A2A889" w:rsidR="001B7220" w:rsidRDefault="001B7220" w:rsidP="001B7220">
            <w:pPr>
              <w:rPr>
                <w:rFonts w:ascii="Times New Roman" w:hAnsi="Times New Roman" w:cs="Times New Roman"/>
                <w:sz w:val="24"/>
                <w:szCs w:val="24"/>
              </w:rPr>
            </w:pPr>
          </w:p>
        </w:tc>
      </w:tr>
    </w:tbl>
    <w:p w14:paraId="4646F1B3" w14:textId="5DBD6182" w:rsidR="001B7220" w:rsidRDefault="001B7220" w:rsidP="001B7220">
      <w:pPr>
        <w:rPr>
          <w:rFonts w:ascii="Times New Roman" w:hAnsi="Times New Roman" w:cs="Times New Roman"/>
          <w:sz w:val="24"/>
          <w:szCs w:val="24"/>
        </w:rPr>
      </w:pPr>
    </w:p>
    <w:p w14:paraId="45529729" w14:textId="194E9EF1"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Description textuelle de cas d’utilisation :"Réinitialiser mot de passe"</w:t>
      </w:r>
    </w:p>
    <w:p w14:paraId="783440B0" w14:textId="77777777" w:rsidR="001B7220" w:rsidRPr="00434973" w:rsidRDefault="001B7220" w:rsidP="00434973">
      <w:pPr>
        <w:jc w:val="center"/>
        <w:rPr>
          <w:rFonts w:ascii="Times New Roman" w:hAnsi="Times New Roman" w:cs="Times New Roman"/>
          <w:i/>
          <w:sz w:val="24"/>
          <w:szCs w:val="24"/>
        </w:rPr>
      </w:pPr>
    </w:p>
    <w:tbl>
      <w:tblPr>
        <w:tblStyle w:val="TableGrid"/>
        <w:tblW w:w="9752" w:type="dxa"/>
        <w:tblLook w:val="04A0" w:firstRow="1" w:lastRow="0" w:firstColumn="1" w:lastColumn="0" w:noHBand="0" w:noVBand="1"/>
      </w:tblPr>
      <w:tblGrid>
        <w:gridCol w:w="3351"/>
        <w:gridCol w:w="6401"/>
      </w:tblGrid>
      <w:tr w:rsidR="001B7220" w:rsidRPr="00434973" w14:paraId="2958AE1A" w14:textId="77777777" w:rsidTr="00434973">
        <w:trPr>
          <w:trHeight w:val="296"/>
        </w:trPr>
        <w:tc>
          <w:tcPr>
            <w:tcW w:w="9752" w:type="dxa"/>
            <w:gridSpan w:val="2"/>
          </w:tcPr>
          <w:p w14:paraId="43D6FA9A" w14:textId="7BFFF483"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Sommaire d’identification</w:t>
            </w:r>
          </w:p>
        </w:tc>
      </w:tr>
      <w:tr w:rsidR="001B7220" w14:paraId="6F0F12AC" w14:textId="77777777" w:rsidTr="00434973">
        <w:trPr>
          <w:trHeight w:val="427"/>
        </w:trPr>
        <w:tc>
          <w:tcPr>
            <w:tcW w:w="3351" w:type="dxa"/>
          </w:tcPr>
          <w:p w14:paraId="4A1BF236" w14:textId="73ECC5FB"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Titre</w:t>
            </w:r>
          </w:p>
        </w:tc>
        <w:tc>
          <w:tcPr>
            <w:tcW w:w="6400" w:type="dxa"/>
          </w:tcPr>
          <w:p w14:paraId="2D27E87F" w14:textId="18E68646" w:rsidR="00434973" w:rsidRPr="00434973" w:rsidRDefault="00434973" w:rsidP="001B7220">
            <w:pPr>
              <w:rPr>
                <w:rFonts w:ascii="Times New Roman" w:hAnsi="Times New Roman" w:cs="Times New Roman"/>
                <w:b/>
                <w:sz w:val="24"/>
                <w:szCs w:val="24"/>
              </w:rPr>
            </w:pPr>
            <w:r w:rsidRPr="00434973">
              <w:rPr>
                <w:rFonts w:ascii="Times New Roman" w:hAnsi="Times New Roman" w:cs="Times New Roman"/>
                <w:b/>
                <w:sz w:val="24"/>
                <w:szCs w:val="24"/>
              </w:rPr>
              <w:t>Réinitialiser mot de pass</w:t>
            </w:r>
            <w:r>
              <w:rPr>
                <w:rFonts w:ascii="Times New Roman" w:hAnsi="Times New Roman" w:cs="Times New Roman"/>
                <w:b/>
                <w:sz w:val="24"/>
                <w:szCs w:val="24"/>
              </w:rPr>
              <w:t>e</w:t>
            </w:r>
          </w:p>
        </w:tc>
      </w:tr>
      <w:tr w:rsidR="001B7220" w14:paraId="299FCE4C" w14:textId="77777777" w:rsidTr="00434973">
        <w:trPr>
          <w:trHeight w:val="538"/>
        </w:trPr>
        <w:tc>
          <w:tcPr>
            <w:tcW w:w="3351" w:type="dxa"/>
          </w:tcPr>
          <w:p w14:paraId="304C35B7" w14:textId="32B72061"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Résumé</w:t>
            </w:r>
          </w:p>
        </w:tc>
        <w:tc>
          <w:tcPr>
            <w:tcW w:w="6400" w:type="dxa"/>
          </w:tcPr>
          <w:p w14:paraId="76B5703D" w14:textId="22DB8FB5"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L’utilisateur peut récupérer son mot de passe s’il l’a oublié.</w:t>
            </w:r>
          </w:p>
        </w:tc>
      </w:tr>
      <w:tr w:rsidR="001B7220" w14:paraId="3A437CED" w14:textId="77777777" w:rsidTr="00434973">
        <w:trPr>
          <w:trHeight w:val="538"/>
        </w:trPr>
        <w:tc>
          <w:tcPr>
            <w:tcW w:w="3351" w:type="dxa"/>
          </w:tcPr>
          <w:p w14:paraId="72B9F014" w14:textId="7B63AC85"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Acteur</w:t>
            </w:r>
          </w:p>
        </w:tc>
        <w:tc>
          <w:tcPr>
            <w:tcW w:w="6400" w:type="dxa"/>
          </w:tcPr>
          <w:p w14:paraId="623C317D" w14:textId="6B953484"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Utilisateur</w:t>
            </w:r>
          </w:p>
        </w:tc>
      </w:tr>
      <w:tr w:rsidR="001B7220" w14:paraId="2F1FAF09" w14:textId="77777777" w:rsidTr="00434973">
        <w:trPr>
          <w:trHeight w:val="337"/>
        </w:trPr>
        <w:tc>
          <w:tcPr>
            <w:tcW w:w="9752" w:type="dxa"/>
            <w:gridSpan w:val="2"/>
          </w:tcPr>
          <w:p w14:paraId="3BF13233" w14:textId="2017D774"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Description des enchaînements</w:t>
            </w:r>
          </w:p>
        </w:tc>
      </w:tr>
      <w:tr w:rsidR="001B7220" w14:paraId="5056D7A2" w14:textId="77777777" w:rsidTr="00434973">
        <w:trPr>
          <w:trHeight w:val="538"/>
        </w:trPr>
        <w:tc>
          <w:tcPr>
            <w:tcW w:w="3351" w:type="dxa"/>
          </w:tcPr>
          <w:p w14:paraId="6D8AC44F" w14:textId="7C893E4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Pré-condition</w:t>
            </w:r>
          </w:p>
        </w:tc>
        <w:tc>
          <w:tcPr>
            <w:tcW w:w="6400" w:type="dxa"/>
          </w:tcPr>
          <w:p w14:paraId="7F99F4F2" w14:textId="4BFBD8C9"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Compte utilisateur déjà existant dans la base</w:t>
            </w:r>
          </w:p>
        </w:tc>
      </w:tr>
      <w:tr w:rsidR="001B7220" w14:paraId="63D0AB7A" w14:textId="77777777" w:rsidTr="00434973">
        <w:trPr>
          <w:trHeight w:val="538"/>
        </w:trPr>
        <w:tc>
          <w:tcPr>
            <w:tcW w:w="3351" w:type="dxa"/>
          </w:tcPr>
          <w:p w14:paraId="331F76A3" w14:textId="1035B90F"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Post-condition</w:t>
            </w:r>
          </w:p>
        </w:tc>
        <w:tc>
          <w:tcPr>
            <w:tcW w:w="6400" w:type="dxa"/>
          </w:tcPr>
          <w:p w14:paraId="59170967" w14:textId="1941CB24"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Mot de passe changé</w:t>
            </w:r>
          </w:p>
        </w:tc>
      </w:tr>
      <w:tr w:rsidR="001B7220" w14:paraId="1EA2B178" w14:textId="77777777" w:rsidTr="00434973">
        <w:trPr>
          <w:trHeight w:val="568"/>
        </w:trPr>
        <w:tc>
          <w:tcPr>
            <w:tcW w:w="3351" w:type="dxa"/>
          </w:tcPr>
          <w:p w14:paraId="2E9B3519" w14:textId="4F89D961"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Scénario nominal</w:t>
            </w:r>
          </w:p>
        </w:tc>
        <w:tc>
          <w:tcPr>
            <w:tcW w:w="6400" w:type="dxa"/>
          </w:tcPr>
          <w:p w14:paraId="6D8B67F8" w14:textId="516E34EA"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 xml:space="preserve">1.L’utilisateur clique sur le lien « </w:t>
            </w:r>
            <w:r>
              <w:rPr>
                <w:rFonts w:ascii="Times New Roman" w:hAnsi="Times New Roman" w:cs="Times New Roman"/>
                <w:sz w:val="24"/>
                <w:szCs w:val="24"/>
              </w:rPr>
              <w:t>Mot de passe oublié</w:t>
            </w:r>
            <w:r w:rsidRPr="00434973">
              <w:rPr>
                <w:rFonts w:ascii="Times New Roman" w:hAnsi="Times New Roman" w:cs="Times New Roman"/>
                <w:sz w:val="24"/>
                <w:szCs w:val="24"/>
              </w:rPr>
              <w:t xml:space="preserve"> ».</w:t>
            </w:r>
          </w:p>
          <w:p w14:paraId="18207B26" w14:textId="77777777"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2.Une page de nouveau mot de passe est affichée pour l’utilisateur.</w:t>
            </w:r>
          </w:p>
          <w:p w14:paraId="31212391" w14:textId="77777777"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3. L’utilisateur doit saisir son email correctement.</w:t>
            </w:r>
          </w:p>
          <w:p w14:paraId="1350D25B" w14:textId="2F02DA9A" w:rsidR="001B7220"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4. L’utilisateur reçoit sur mail son nouveau mot de passe pour se</w:t>
            </w:r>
            <w:r>
              <w:rPr>
                <w:rFonts w:ascii="Times New Roman" w:hAnsi="Times New Roman" w:cs="Times New Roman"/>
                <w:sz w:val="24"/>
                <w:szCs w:val="24"/>
              </w:rPr>
              <w:t xml:space="preserve"> </w:t>
            </w:r>
            <w:r w:rsidRPr="00434973">
              <w:rPr>
                <w:rFonts w:ascii="Times New Roman" w:hAnsi="Times New Roman" w:cs="Times New Roman"/>
                <w:sz w:val="24"/>
                <w:szCs w:val="24"/>
              </w:rPr>
              <w:t>connecter.</w:t>
            </w:r>
          </w:p>
        </w:tc>
      </w:tr>
      <w:tr w:rsidR="001B7220" w14:paraId="230F341A" w14:textId="77777777" w:rsidTr="00434973">
        <w:trPr>
          <w:trHeight w:val="508"/>
        </w:trPr>
        <w:tc>
          <w:tcPr>
            <w:tcW w:w="3351" w:type="dxa"/>
          </w:tcPr>
          <w:p w14:paraId="627F1C36" w14:textId="44696807"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Enchaînements alternatifs</w:t>
            </w:r>
          </w:p>
        </w:tc>
        <w:tc>
          <w:tcPr>
            <w:tcW w:w="6400" w:type="dxa"/>
          </w:tcPr>
          <w:p w14:paraId="6C046476" w14:textId="1B89142C"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b/>
                <w:sz w:val="24"/>
                <w:szCs w:val="24"/>
              </w:rPr>
              <w:t>E1</w:t>
            </w:r>
            <w:r w:rsidRPr="00434973">
              <w:rPr>
                <w:rFonts w:ascii="Times New Roman" w:hAnsi="Times New Roman" w:cs="Times New Roman"/>
                <w:sz w:val="24"/>
                <w:szCs w:val="24"/>
              </w:rPr>
              <w:t xml:space="preserve"> : Si l’utilisateur saisit une adresse email incorrecte :</w:t>
            </w:r>
          </w:p>
          <w:p w14:paraId="416A38BB" w14:textId="7F8EECD0" w:rsidR="001B7220"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1. Un message d’erreur est affiché.</w:t>
            </w:r>
          </w:p>
        </w:tc>
      </w:tr>
    </w:tbl>
    <w:p w14:paraId="01C97063" w14:textId="77777777" w:rsidR="001B7220" w:rsidRPr="001B7220" w:rsidRDefault="001B7220" w:rsidP="001B7220">
      <w:pPr>
        <w:rPr>
          <w:rFonts w:ascii="Times New Roman" w:hAnsi="Times New Roman" w:cs="Times New Roman"/>
          <w:sz w:val="24"/>
          <w:szCs w:val="24"/>
        </w:rPr>
      </w:pPr>
    </w:p>
    <w:p w14:paraId="38B3F6CD" w14:textId="6B0FE30C" w:rsidR="00434973" w:rsidRPr="00434973" w:rsidRDefault="00434973">
      <w:pPr>
        <w:rPr>
          <w:rFonts w:ascii="Times New Roman" w:hAnsi="Times New Roman" w:cs="Times New Roman"/>
          <w:sz w:val="24"/>
          <w:szCs w:val="24"/>
        </w:rPr>
      </w:pPr>
      <w:r w:rsidRPr="00434973">
        <w:rPr>
          <w:rFonts w:ascii="Times New Roman" w:hAnsi="Times New Roman" w:cs="Times New Roman"/>
          <w:sz w:val="24"/>
          <w:szCs w:val="24"/>
        </w:rPr>
        <w:lastRenderedPageBreak/>
        <w:t>Description textuelle de cas d’utilisation “Ajouter un équipement"</w:t>
      </w:r>
    </w:p>
    <w:tbl>
      <w:tblPr>
        <w:tblStyle w:val="TableGrid"/>
        <w:tblW w:w="0" w:type="auto"/>
        <w:tblLook w:val="04A0" w:firstRow="1" w:lastRow="0" w:firstColumn="1" w:lastColumn="0" w:noHBand="0" w:noVBand="1"/>
      </w:tblPr>
      <w:tblGrid>
        <w:gridCol w:w="3256"/>
        <w:gridCol w:w="5806"/>
      </w:tblGrid>
      <w:tr w:rsidR="00434973" w14:paraId="29DDB939" w14:textId="77777777" w:rsidTr="006F5940">
        <w:tc>
          <w:tcPr>
            <w:tcW w:w="9062" w:type="dxa"/>
            <w:gridSpan w:val="2"/>
          </w:tcPr>
          <w:p w14:paraId="23FFDD69" w14:textId="23467D62" w:rsidR="00434973" w:rsidRDefault="00434973" w:rsidP="00434973">
            <w:pPr>
              <w:jc w:val="center"/>
            </w:pPr>
            <w:r w:rsidRPr="00434973">
              <w:rPr>
                <w:rFonts w:ascii="Times New Roman" w:hAnsi="Times New Roman" w:cs="Times New Roman"/>
                <w:i/>
                <w:sz w:val="24"/>
                <w:szCs w:val="24"/>
              </w:rPr>
              <w:t>Sommaire d’identification</w:t>
            </w:r>
          </w:p>
        </w:tc>
      </w:tr>
      <w:tr w:rsidR="00434973" w14:paraId="192D9055" w14:textId="77777777" w:rsidTr="00434973">
        <w:tc>
          <w:tcPr>
            <w:tcW w:w="3256" w:type="dxa"/>
          </w:tcPr>
          <w:p w14:paraId="3A177C66" w14:textId="05C01CA5" w:rsidR="00434973" w:rsidRDefault="00434973" w:rsidP="00434973">
            <w:r w:rsidRPr="001B7220">
              <w:rPr>
                <w:rFonts w:ascii="Times New Roman" w:hAnsi="Times New Roman" w:cs="Times New Roman"/>
                <w:sz w:val="24"/>
                <w:szCs w:val="24"/>
              </w:rPr>
              <w:t>Titre</w:t>
            </w:r>
          </w:p>
        </w:tc>
        <w:tc>
          <w:tcPr>
            <w:tcW w:w="5806" w:type="dxa"/>
          </w:tcPr>
          <w:p w14:paraId="320C33D7" w14:textId="13EBF2C2" w:rsidR="00434973" w:rsidRPr="00434973" w:rsidRDefault="00434973" w:rsidP="00434973">
            <w:pPr>
              <w:rPr>
                <w:rFonts w:ascii="Times New Roman" w:hAnsi="Times New Roman" w:cs="Times New Roman"/>
                <w:b/>
              </w:rPr>
            </w:pPr>
            <w:r w:rsidRPr="00434973">
              <w:rPr>
                <w:rFonts w:ascii="Times New Roman" w:hAnsi="Times New Roman" w:cs="Times New Roman"/>
                <w:b/>
              </w:rPr>
              <w:t>Ajouter un équipement</w:t>
            </w:r>
          </w:p>
        </w:tc>
      </w:tr>
      <w:tr w:rsidR="00434973" w14:paraId="5FBC4102" w14:textId="77777777" w:rsidTr="00434973">
        <w:tc>
          <w:tcPr>
            <w:tcW w:w="3256" w:type="dxa"/>
          </w:tcPr>
          <w:p w14:paraId="0406BC76" w14:textId="3844F785" w:rsidR="00434973" w:rsidRDefault="00434973" w:rsidP="00434973">
            <w:r w:rsidRPr="001B7220">
              <w:rPr>
                <w:rFonts w:ascii="Times New Roman" w:hAnsi="Times New Roman" w:cs="Times New Roman"/>
                <w:sz w:val="24"/>
                <w:szCs w:val="24"/>
              </w:rPr>
              <w:t>Résumé</w:t>
            </w:r>
          </w:p>
        </w:tc>
        <w:tc>
          <w:tcPr>
            <w:tcW w:w="5806" w:type="dxa"/>
          </w:tcPr>
          <w:p w14:paraId="1178BB75" w14:textId="614CD3EA"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L'utilisateur peut ajouter un équipement en vérifiant que les champs sont correctement saisis.</w:t>
            </w:r>
          </w:p>
        </w:tc>
      </w:tr>
      <w:tr w:rsidR="00434973" w14:paraId="30F3461E" w14:textId="77777777" w:rsidTr="00434973">
        <w:tc>
          <w:tcPr>
            <w:tcW w:w="3256" w:type="dxa"/>
          </w:tcPr>
          <w:p w14:paraId="5416CAD5" w14:textId="5446335B" w:rsidR="00434973" w:rsidRDefault="00434973" w:rsidP="00434973">
            <w:r w:rsidRPr="001B7220">
              <w:rPr>
                <w:rFonts w:ascii="Times New Roman" w:hAnsi="Times New Roman" w:cs="Times New Roman"/>
                <w:sz w:val="24"/>
                <w:szCs w:val="24"/>
              </w:rPr>
              <w:t>Acteur</w:t>
            </w:r>
          </w:p>
        </w:tc>
        <w:tc>
          <w:tcPr>
            <w:tcW w:w="5806" w:type="dxa"/>
          </w:tcPr>
          <w:p w14:paraId="097036CF" w14:textId="483AF162"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Chef d’équipe</w:t>
            </w:r>
          </w:p>
        </w:tc>
      </w:tr>
      <w:tr w:rsidR="00434973" w14:paraId="1A5AD82C" w14:textId="77777777" w:rsidTr="006F5940">
        <w:tc>
          <w:tcPr>
            <w:tcW w:w="9062" w:type="dxa"/>
            <w:gridSpan w:val="2"/>
          </w:tcPr>
          <w:p w14:paraId="452AE9DF" w14:textId="1613BA03" w:rsidR="00434973" w:rsidRDefault="00434973" w:rsidP="00434973">
            <w:pPr>
              <w:jc w:val="center"/>
            </w:pPr>
            <w:r w:rsidRPr="00434973">
              <w:rPr>
                <w:rFonts w:ascii="Times New Roman" w:hAnsi="Times New Roman" w:cs="Times New Roman"/>
                <w:i/>
                <w:sz w:val="24"/>
                <w:szCs w:val="24"/>
              </w:rPr>
              <w:t>Description des enchaînements</w:t>
            </w:r>
          </w:p>
        </w:tc>
      </w:tr>
      <w:tr w:rsidR="00434973" w14:paraId="4CFA2D01" w14:textId="77777777" w:rsidTr="00434973">
        <w:tc>
          <w:tcPr>
            <w:tcW w:w="3256" w:type="dxa"/>
          </w:tcPr>
          <w:p w14:paraId="2A23C064" w14:textId="11F9FAB5" w:rsidR="00434973" w:rsidRDefault="00434973" w:rsidP="00434973">
            <w:r w:rsidRPr="001B7220">
              <w:rPr>
                <w:rFonts w:ascii="Times New Roman" w:hAnsi="Times New Roman" w:cs="Times New Roman"/>
                <w:sz w:val="24"/>
                <w:szCs w:val="24"/>
              </w:rPr>
              <w:t>Pré-condition</w:t>
            </w:r>
          </w:p>
        </w:tc>
        <w:tc>
          <w:tcPr>
            <w:tcW w:w="5806" w:type="dxa"/>
          </w:tcPr>
          <w:p w14:paraId="38987CD8" w14:textId="108103A1" w:rsidR="00434973" w:rsidRPr="00CC3F88" w:rsidRDefault="00434973" w:rsidP="00434973">
            <w:pPr>
              <w:rPr>
                <w:rFonts w:ascii="Times New Roman" w:hAnsi="Times New Roman" w:cs="Times New Roman"/>
                <w:sz w:val="24"/>
                <w:szCs w:val="24"/>
              </w:rPr>
            </w:pPr>
            <w:r w:rsidRPr="00CC3F88">
              <w:rPr>
                <w:rFonts w:ascii="Times New Roman" w:hAnsi="Times New Roman" w:cs="Times New Roman"/>
                <w:sz w:val="24"/>
                <w:szCs w:val="24"/>
              </w:rPr>
              <w:t>Chef d’équipe authentifié</w:t>
            </w:r>
          </w:p>
        </w:tc>
      </w:tr>
      <w:tr w:rsidR="00434973" w14:paraId="27E3CA30" w14:textId="77777777" w:rsidTr="00434973">
        <w:tc>
          <w:tcPr>
            <w:tcW w:w="3256" w:type="dxa"/>
          </w:tcPr>
          <w:p w14:paraId="4FDA95CC" w14:textId="625F38E4" w:rsidR="00434973" w:rsidRDefault="00434973" w:rsidP="00434973">
            <w:r w:rsidRPr="001B7220">
              <w:rPr>
                <w:rFonts w:ascii="Times New Roman" w:hAnsi="Times New Roman" w:cs="Times New Roman"/>
                <w:sz w:val="24"/>
                <w:szCs w:val="24"/>
              </w:rPr>
              <w:t>Post-condition</w:t>
            </w:r>
          </w:p>
        </w:tc>
        <w:tc>
          <w:tcPr>
            <w:tcW w:w="5806" w:type="dxa"/>
          </w:tcPr>
          <w:p w14:paraId="0FB18263" w14:textId="328391FD" w:rsidR="00434973" w:rsidRPr="00CC3F88" w:rsidRDefault="00CC3F88" w:rsidP="00434973">
            <w:pPr>
              <w:rPr>
                <w:rFonts w:ascii="Times New Roman" w:hAnsi="Times New Roman" w:cs="Times New Roman"/>
                <w:sz w:val="24"/>
                <w:szCs w:val="24"/>
              </w:rPr>
            </w:pPr>
            <w:r w:rsidRPr="00CC3F88">
              <w:rPr>
                <w:rFonts w:ascii="Times New Roman" w:hAnsi="Times New Roman" w:cs="Times New Roman"/>
                <w:sz w:val="24"/>
                <w:szCs w:val="24"/>
              </w:rPr>
              <w:t>Equipement ajouté à la base</w:t>
            </w:r>
          </w:p>
        </w:tc>
      </w:tr>
      <w:tr w:rsidR="00434973" w14:paraId="5BD5DA15" w14:textId="77777777" w:rsidTr="00434973">
        <w:tc>
          <w:tcPr>
            <w:tcW w:w="3256" w:type="dxa"/>
          </w:tcPr>
          <w:p w14:paraId="349D6498" w14:textId="3D7A919D" w:rsidR="00434973" w:rsidRDefault="00434973" w:rsidP="00434973">
            <w:r w:rsidRPr="00434973">
              <w:rPr>
                <w:rFonts w:ascii="Times New Roman" w:hAnsi="Times New Roman" w:cs="Times New Roman"/>
                <w:sz w:val="24"/>
                <w:szCs w:val="24"/>
              </w:rPr>
              <w:t>Scénario nominal</w:t>
            </w:r>
          </w:p>
        </w:tc>
        <w:tc>
          <w:tcPr>
            <w:tcW w:w="5806" w:type="dxa"/>
          </w:tcPr>
          <w:p w14:paraId="07CB2488" w14:textId="71F6B837"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1. L'utilisateur accède à la page d'ajout de</w:t>
            </w:r>
            <w:r>
              <w:rPr>
                <w:rFonts w:ascii="Times New Roman" w:hAnsi="Times New Roman" w:cs="Times New Roman"/>
                <w:sz w:val="24"/>
                <w:szCs w:val="24"/>
              </w:rPr>
              <w:t>s équipements</w:t>
            </w:r>
            <w:r w:rsidRPr="00CC3F88">
              <w:rPr>
                <w:rFonts w:ascii="Times New Roman" w:hAnsi="Times New Roman" w:cs="Times New Roman"/>
                <w:sz w:val="24"/>
                <w:szCs w:val="24"/>
              </w:rPr>
              <w:t>.</w:t>
            </w:r>
          </w:p>
          <w:p w14:paraId="17451D6C" w14:textId="0EC7008A"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2. Une interface d'ajout d'</w:t>
            </w:r>
            <w:r>
              <w:rPr>
                <w:rFonts w:ascii="Times New Roman" w:hAnsi="Times New Roman" w:cs="Times New Roman"/>
                <w:sz w:val="24"/>
                <w:szCs w:val="24"/>
              </w:rPr>
              <w:t>un équipement</w:t>
            </w:r>
            <w:r w:rsidRPr="00CC3F88">
              <w:rPr>
                <w:rFonts w:ascii="Times New Roman" w:hAnsi="Times New Roman" w:cs="Times New Roman"/>
                <w:sz w:val="24"/>
                <w:szCs w:val="24"/>
              </w:rPr>
              <w:t xml:space="preserve"> est affichée pour l'utilisateur.</w:t>
            </w:r>
          </w:p>
          <w:p w14:paraId="304B535F" w14:textId="324AB54D"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3. L'utilisateur saisit les informations requises dans les champs</w:t>
            </w:r>
            <w:r>
              <w:rPr>
                <w:rFonts w:ascii="Times New Roman" w:hAnsi="Times New Roman" w:cs="Times New Roman"/>
                <w:sz w:val="24"/>
                <w:szCs w:val="24"/>
              </w:rPr>
              <w:t xml:space="preserve"> </w:t>
            </w:r>
            <w:r w:rsidRPr="00CC3F88">
              <w:rPr>
                <w:rFonts w:ascii="Times New Roman" w:hAnsi="Times New Roman" w:cs="Times New Roman"/>
                <w:sz w:val="24"/>
                <w:szCs w:val="24"/>
              </w:rPr>
              <w:t>correspondants.</w:t>
            </w:r>
          </w:p>
          <w:p w14:paraId="54CA3422" w14:textId="69784FC8"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4. Lorsque l'utilisateur clique sur le bouton «</w:t>
            </w:r>
            <w:r>
              <w:rPr>
                <w:rFonts w:ascii="Times New Roman" w:hAnsi="Times New Roman" w:cs="Times New Roman"/>
                <w:sz w:val="24"/>
                <w:szCs w:val="24"/>
              </w:rPr>
              <w:t xml:space="preserve"> Enregistrer</w:t>
            </w:r>
            <w:r w:rsidRPr="00CC3F88">
              <w:rPr>
                <w:rFonts w:ascii="Times New Roman" w:hAnsi="Times New Roman" w:cs="Times New Roman"/>
                <w:sz w:val="24"/>
                <w:szCs w:val="24"/>
              </w:rPr>
              <w:t xml:space="preserve"> » :</w:t>
            </w:r>
          </w:p>
          <w:p w14:paraId="6C3EE746" w14:textId="77777777"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4.1 Le système vérifie que tous les champs requis sont</w:t>
            </w:r>
          </w:p>
          <w:p w14:paraId="443B49FD" w14:textId="4C8A7994"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Correctement saisis.</w:t>
            </w:r>
          </w:p>
          <w:p w14:paraId="31923592" w14:textId="697E1738"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4.2 Si tous les champs sont correctement remplis :</w:t>
            </w:r>
          </w:p>
          <w:p w14:paraId="1528DDE8" w14:textId="64F46647" w:rsidR="00434973"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L</w:t>
            </w:r>
            <w:r>
              <w:rPr>
                <w:rFonts w:ascii="Times New Roman" w:hAnsi="Times New Roman" w:cs="Times New Roman"/>
                <w:sz w:val="24"/>
                <w:szCs w:val="24"/>
              </w:rPr>
              <w:t xml:space="preserve">’équipement </w:t>
            </w:r>
            <w:r w:rsidRPr="00CC3F88">
              <w:rPr>
                <w:rFonts w:ascii="Times New Roman" w:hAnsi="Times New Roman" w:cs="Times New Roman"/>
                <w:sz w:val="24"/>
                <w:szCs w:val="24"/>
              </w:rPr>
              <w:t>prospect est enregistrée dans la base de données.</w:t>
            </w:r>
          </w:p>
        </w:tc>
      </w:tr>
      <w:tr w:rsidR="00434973" w14:paraId="729973EC" w14:textId="77777777" w:rsidTr="00434973">
        <w:tc>
          <w:tcPr>
            <w:tcW w:w="3256" w:type="dxa"/>
          </w:tcPr>
          <w:p w14:paraId="361C3870" w14:textId="0FA5E57E" w:rsidR="00434973" w:rsidRDefault="00434973" w:rsidP="00434973">
            <w:r w:rsidRPr="00434973">
              <w:rPr>
                <w:rFonts w:ascii="Times New Roman" w:hAnsi="Times New Roman" w:cs="Times New Roman"/>
                <w:sz w:val="24"/>
                <w:szCs w:val="24"/>
              </w:rPr>
              <w:t>Enchaînements alternatifs</w:t>
            </w:r>
          </w:p>
        </w:tc>
        <w:tc>
          <w:tcPr>
            <w:tcW w:w="5806" w:type="dxa"/>
          </w:tcPr>
          <w:p w14:paraId="3FD47037" w14:textId="65502CDC"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b/>
                <w:sz w:val="24"/>
                <w:szCs w:val="24"/>
              </w:rPr>
              <w:t>E1 :</w:t>
            </w:r>
            <w:r w:rsidRPr="00CC3F88">
              <w:rPr>
                <w:rFonts w:ascii="Times New Roman" w:hAnsi="Times New Roman" w:cs="Times New Roman"/>
                <w:sz w:val="24"/>
                <w:szCs w:val="24"/>
              </w:rPr>
              <w:t xml:space="preserve"> Si les champs requis sont incorrects ou manquants lors de la validation :</w:t>
            </w:r>
          </w:p>
          <w:p w14:paraId="1509B401" w14:textId="10A35590"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1.Un message d'erreur est affiché pour indiquer les champs</w:t>
            </w:r>
            <w:r>
              <w:rPr>
                <w:rFonts w:ascii="Times New Roman" w:hAnsi="Times New Roman" w:cs="Times New Roman"/>
                <w:sz w:val="24"/>
                <w:szCs w:val="24"/>
              </w:rPr>
              <w:t xml:space="preserve"> </w:t>
            </w:r>
            <w:r w:rsidRPr="00CC3F88">
              <w:rPr>
                <w:rFonts w:ascii="Times New Roman" w:hAnsi="Times New Roman" w:cs="Times New Roman"/>
                <w:sz w:val="24"/>
                <w:szCs w:val="24"/>
              </w:rPr>
              <w:t>invalides ou manquants.</w:t>
            </w:r>
          </w:p>
          <w:p w14:paraId="73ADEE3C" w14:textId="304B3500" w:rsidR="00434973" w:rsidRDefault="00CC3F88" w:rsidP="00CC3F88">
            <w:r w:rsidRPr="00CC3F88">
              <w:rPr>
                <w:rFonts w:ascii="Times New Roman" w:hAnsi="Times New Roman" w:cs="Times New Roman"/>
                <w:sz w:val="24"/>
                <w:szCs w:val="24"/>
              </w:rPr>
              <w:t>2.L'société n'est pas enregistrée dans la base de données.</w:t>
            </w:r>
          </w:p>
        </w:tc>
      </w:tr>
    </w:tbl>
    <w:p w14:paraId="48434E76" w14:textId="5925E094" w:rsidR="007E028D" w:rsidRDefault="007E028D"/>
    <w:p w14:paraId="1D257432" w14:textId="40E76141" w:rsidR="007E028D" w:rsidRDefault="007E028D"/>
    <w:p w14:paraId="078AD235" w14:textId="2B362CA4" w:rsidR="007E028D" w:rsidRPr="00CA389A" w:rsidRDefault="00CC3F88">
      <w:pPr>
        <w:rPr>
          <w:rFonts w:ascii="Times New Roman" w:hAnsi="Times New Roman" w:cs="Times New Roman"/>
        </w:rPr>
      </w:pPr>
      <w:r w:rsidRPr="00CA389A">
        <w:rPr>
          <w:rFonts w:ascii="Times New Roman" w:hAnsi="Times New Roman" w:cs="Times New Roman"/>
        </w:rPr>
        <w:t>Description textuelle de cas d’utilisation “Consulter la liste des équipements "</w:t>
      </w:r>
    </w:p>
    <w:tbl>
      <w:tblPr>
        <w:tblStyle w:val="TableGrid"/>
        <w:tblW w:w="0" w:type="auto"/>
        <w:tblLook w:val="04A0" w:firstRow="1" w:lastRow="0" w:firstColumn="1" w:lastColumn="0" w:noHBand="0" w:noVBand="1"/>
      </w:tblPr>
      <w:tblGrid>
        <w:gridCol w:w="3256"/>
        <w:gridCol w:w="5806"/>
      </w:tblGrid>
      <w:tr w:rsidR="00CC3F88" w14:paraId="34CC366F" w14:textId="77777777" w:rsidTr="006F5940">
        <w:tc>
          <w:tcPr>
            <w:tcW w:w="9062" w:type="dxa"/>
            <w:gridSpan w:val="2"/>
          </w:tcPr>
          <w:p w14:paraId="7741DD1A" w14:textId="604D31FD" w:rsidR="00CC3F88" w:rsidRDefault="00CC3F88" w:rsidP="00CC3F88">
            <w:pPr>
              <w:jc w:val="center"/>
            </w:pPr>
            <w:r w:rsidRPr="00434973">
              <w:rPr>
                <w:rFonts w:ascii="Times New Roman" w:hAnsi="Times New Roman" w:cs="Times New Roman"/>
                <w:i/>
                <w:sz w:val="24"/>
                <w:szCs w:val="24"/>
              </w:rPr>
              <w:t>Sommaire d’identification</w:t>
            </w:r>
          </w:p>
        </w:tc>
      </w:tr>
      <w:tr w:rsidR="00CC3F88" w14:paraId="68F0E216" w14:textId="77777777" w:rsidTr="00CC3F88">
        <w:tc>
          <w:tcPr>
            <w:tcW w:w="3256" w:type="dxa"/>
          </w:tcPr>
          <w:p w14:paraId="1950FE98" w14:textId="2E1B6A03" w:rsidR="00CC3F88" w:rsidRDefault="00CC3F88" w:rsidP="00CC3F88">
            <w:r w:rsidRPr="001B7220">
              <w:rPr>
                <w:rFonts w:ascii="Times New Roman" w:hAnsi="Times New Roman" w:cs="Times New Roman"/>
                <w:sz w:val="24"/>
                <w:szCs w:val="24"/>
              </w:rPr>
              <w:t>Titre</w:t>
            </w:r>
          </w:p>
        </w:tc>
        <w:tc>
          <w:tcPr>
            <w:tcW w:w="5806" w:type="dxa"/>
          </w:tcPr>
          <w:p w14:paraId="5343BE85" w14:textId="4E6182D9" w:rsidR="00CC3F88" w:rsidRPr="00CC3F88" w:rsidRDefault="00CC3F88" w:rsidP="00CC3F88">
            <w:pPr>
              <w:rPr>
                <w:rFonts w:ascii="Times New Roman" w:hAnsi="Times New Roman" w:cs="Times New Roman"/>
                <w:b/>
                <w:sz w:val="24"/>
                <w:szCs w:val="24"/>
              </w:rPr>
            </w:pPr>
            <w:r w:rsidRPr="00CC3F88">
              <w:rPr>
                <w:rFonts w:ascii="Times New Roman" w:hAnsi="Times New Roman" w:cs="Times New Roman"/>
                <w:b/>
                <w:sz w:val="24"/>
                <w:szCs w:val="24"/>
              </w:rPr>
              <w:t>Consulter la liste des équipements</w:t>
            </w:r>
          </w:p>
        </w:tc>
      </w:tr>
      <w:tr w:rsidR="00CC3F88" w14:paraId="3C33D865" w14:textId="77777777" w:rsidTr="00CC3F88">
        <w:tc>
          <w:tcPr>
            <w:tcW w:w="3256" w:type="dxa"/>
          </w:tcPr>
          <w:p w14:paraId="7C1E43CD" w14:textId="02FCF59E" w:rsidR="00CC3F88" w:rsidRDefault="00CC3F88" w:rsidP="00CC3F88">
            <w:r w:rsidRPr="001B7220">
              <w:rPr>
                <w:rFonts w:ascii="Times New Roman" w:hAnsi="Times New Roman" w:cs="Times New Roman"/>
                <w:sz w:val="24"/>
                <w:szCs w:val="24"/>
              </w:rPr>
              <w:t>Résumé</w:t>
            </w:r>
          </w:p>
        </w:tc>
        <w:tc>
          <w:tcPr>
            <w:tcW w:w="5806" w:type="dxa"/>
          </w:tcPr>
          <w:p w14:paraId="47C31310" w14:textId="77777777" w:rsidR="00CC3F88" w:rsidRPr="00A4795A" w:rsidRDefault="00CC3F88" w:rsidP="00CC3F88">
            <w:pPr>
              <w:rPr>
                <w:rFonts w:ascii="Times New Roman" w:hAnsi="Times New Roman" w:cs="Times New Roman"/>
              </w:rPr>
            </w:pPr>
            <w:r w:rsidRPr="00A4795A">
              <w:rPr>
                <w:rFonts w:ascii="Times New Roman" w:hAnsi="Times New Roman" w:cs="Times New Roman"/>
              </w:rPr>
              <w:t>Le chef d’équipe peut consulter la liste des équipements et il peut aussi modifier ou supprimer un équipement.</w:t>
            </w:r>
          </w:p>
          <w:p w14:paraId="301BF933" w14:textId="3B18F6DB" w:rsidR="007B1E2E" w:rsidRPr="00A4795A" w:rsidRDefault="007B1E2E" w:rsidP="00CC3F88">
            <w:pPr>
              <w:rPr>
                <w:rFonts w:ascii="Times New Roman" w:hAnsi="Times New Roman" w:cs="Times New Roman"/>
              </w:rPr>
            </w:pPr>
          </w:p>
        </w:tc>
      </w:tr>
      <w:tr w:rsidR="00CC3F88" w14:paraId="747BA370" w14:textId="77777777" w:rsidTr="00CC3F88">
        <w:tc>
          <w:tcPr>
            <w:tcW w:w="3256" w:type="dxa"/>
          </w:tcPr>
          <w:p w14:paraId="2C015D61" w14:textId="42873B86" w:rsidR="00CC3F88" w:rsidRDefault="00CC3F88" w:rsidP="00CC3F88">
            <w:r w:rsidRPr="001B7220">
              <w:rPr>
                <w:rFonts w:ascii="Times New Roman" w:hAnsi="Times New Roman" w:cs="Times New Roman"/>
                <w:sz w:val="24"/>
                <w:szCs w:val="24"/>
              </w:rPr>
              <w:t>Acteur</w:t>
            </w:r>
          </w:p>
        </w:tc>
        <w:tc>
          <w:tcPr>
            <w:tcW w:w="5806" w:type="dxa"/>
          </w:tcPr>
          <w:p w14:paraId="4B681F0A" w14:textId="54F4A735" w:rsidR="00CC3F88" w:rsidRPr="00A4795A" w:rsidRDefault="007B1E2E" w:rsidP="00CC3F88">
            <w:pPr>
              <w:rPr>
                <w:rFonts w:ascii="Times New Roman" w:hAnsi="Times New Roman" w:cs="Times New Roman"/>
              </w:rPr>
            </w:pPr>
            <w:r w:rsidRPr="00A4795A">
              <w:rPr>
                <w:rFonts w:ascii="Times New Roman" w:hAnsi="Times New Roman" w:cs="Times New Roman"/>
              </w:rPr>
              <w:t>Chef d’équipe</w:t>
            </w:r>
          </w:p>
        </w:tc>
      </w:tr>
      <w:tr w:rsidR="00CC3F88" w14:paraId="054CD4B2" w14:textId="77777777" w:rsidTr="006F5940">
        <w:tc>
          <w:tcPr>
            <w:tcW w:w="9062" w:type="dxa"/>
            <w:gridSpan w:val="2"/>
          </w:tcPr>
          <w:p w14:paraId="384334C9" w14:textId="46C511C4" w:rsidR="00CC3F88" w:rsidRPr="00A4795A" w:rsidRDefault="00CC3F88" w:rsidP="00CC3F88">
            <w:pPr>
              <w:jc w:val="center"/>
              <w:rPr>
                <w:rFonts w:ascii="Times New Roman" w:hAnsi="Times New Roman" w:cs="Times New Roman"/>
              </w:rPr>
            </w:pPr>
            <w:r w:rsidRPr="00A4795A">
              <w:rPr>
                <w:rFonts w:ascii="Times New Roman" w:hAnsi="Times New Roman" w:cs="Times New Roman"/>
                <w:i/>
                <w:sz w:val="24"/>
                <w:szCs w:val="24"/>
              </w:rPr>
              <w:t>Description des enchaînements</w:t>
            </w:r>
          </w:p>
        </w:tc>
      </w:tr>
      <w:tr w:rsidR="00CC3F88" w14:paraId="6F0F45CB" w14:textId="77777777" w:rsidTr="00CC3F88">
        <w:tc>
          <w:tcPr>
            <w:tcW w:w="3256" w:type="dxa"/>
          </w:tcPr>
          <w:p w14:paraId="6F8863B0" w14:textId="160BED9B" w:rsidR="00CC3F88" w:rsidRDefault="00CC3F88" w:rsidP="00CC3F88">
            <w:r w:rsidRPr="001B7220">
              <w:rPr>
                <w:rFonts w:ascii="Times New Roman" w:hAnsi="Times New Roman" w:cs="Times New Roman"/>
                <w:sz w:val="24"/>
                <w:szCs w:val="24"/>
              </w:rPr>
              <w:t>Pré-condition</w:t>
            </w:r>
          </w:p>
        </w:tc>
        <w:tc>
          <w:tcPr>
            <w:tcW w:w="5806" w:type="dxa"/>
          </w:tcPr>
          <w:p w14:paraId="1E263702" w14:textId="77777777" w:rsidR="00CC3F88" w:rsidRPr="00A4795A" w:rsidRDefault="007B1E2E" w:rsidP="00CC3F88">
            <w:pPr>
              <w:rPr>
                <w:rFonts w:ascii="Times New Roman" w:hAnsi="Times New Roman" w:cs="Times New Roman"/>
              </w:rPr>
            </w:pPr>
            <w:r w:rsidRPr="00A4795A">
              <w:rPr>
                <w:rFonts w:ascii="Times New Roman" w:hAnsi="Times New Roman" w:cs="Times New Roman"/>
              </w:rPr>
              <w:t>- Authentification préalable</w:t>
            </w:r>
          </w:p>
          <w:p w14:paraId="5E654B86" w14:textId="5DF86ACE" w:rsidR="007B1E2E" w:rsidRPr="00A4795A" w:rsidRDefault="007B1E2E" w:rsidP="00CC3F88">
            <w:pPr>
              <w:rPr>
                <w:rFonts w:ascii="Times New Roman" w:hAnsi="Times New Roman" w:cs="Times New Roman"/>
              </w:rPr>
            </w:pPr>
          </w:p>
        </w:tc>
      </w:tr>
      <w:tr w:rsidR="00CC3F88" w14:paraId="4A4348A3" w14:textId="77777777" w:rsidTr="00CC3F88">
        <w:tc>
          <w:tcPr>
            <w:tcW w:w="3256" w:type="dxa"/>
          </w:tcPr>
          <w:p w14:paraId="37F56F16" w14:textId="161CB4C0" w:rsidR="00CC3F88" w:rsidRDefault="00CC3F88" w:rsidP="00CC3F88">
            <w:r w:rsidRPr="001B7220">
              <w:rPr>
                <w:rFonts w:ascii="Times New Roman" w:hAnsi="Times New Roman" w:cs="Times New Roman"/>
                <w:sz w:val="24"/>
                <w:szCs w:val="24"/>
              </w:rPr>
              <w:t>Post-condition</w:t>
            </w:r>
          </w:p>
        </w:tc>
        <w:tc>
          <w:tcPr>
            <w:tcW w:w="5806" w:type="dxa"/>
          </w:tcPr>
          <w:p w14:paraId="730D4375" w14:textId="3D861563" w:rsidR="007B1E2E" w:rsidRPr="00A4795A" w:rsidRDefault="007B1E2E" w:rsidP="007B1E2E">
            <w:pPr>
              <w:rPr>
                <w:rFonts w:ascii="Times New Roman" w:hAnsi="Times New Roman" w:cs="Times New Roman"/>
              </w:rPr>
            </w:pPr>
            <w:r w:rsidRPr="00A4795A">
              <w:rPr>
                <w:rFonts w:ascii="Times New Roman" w:hAnsi="Times New Roman" w:cs="Times New Roman"/>
              </w:rPr>
              <w:t>- Afficher tous les équipements qui sont ajoutés dans l’application.</w:t>
            </w:r>
          </w:p>
          <w:p w14:paraId="5EE1DAE9" w14:textId="371E6181" w:rsidR="007B1E2E" w:rsidRPr="00A4795A" w:rsidRDefault="007B1E2E" w:rsidP="007B1E2E">
            <w:pPr>
              <w:rPr>
                <w:rFonts w:ascii="Times New Roman" w:hAnsi="Times New Roman" w:cs="Times New Roman"/>
              </w:rPr>
            </w:pPr>
            <w:r w:rsidRPr="00A4795A">
              <w:rPr>
                <w:rFonts w:ascii="Times New Roman" w:hAnsi="Times New Roman" w:cs="Times New Roman"/>
              </w:rPr>
              <w:t>- Pouvoir modifier un équipement</w:t>
            </w:r>
          </w:p>
          <w:p w14:paraId="5DB38006" w14:textId="5468F9F2" w:rsidR="00CC3F88" w:rsidRPr="00A4795A" w:rsidRDefault="007B1E2E" w:rsidP="007B1E2E">
            <w:pPr>
              <w:rPr>
                <w:rFonts w:ascii="Times New Roman" w:hAnsi="Times New Roman" w:cs="Times New Roman"/>
              </w:rPr>
            </w:pPr>
            <w:r w:rsidRPr="00A4795A">
              <w:rPr>
                <w:rFonts w:ascii="Times New Roman" w:hAnsi="Times New Roman" w:cs="Times New Roman"/>
              </w:rPr>
              <w:t>- Pouvoir supprimer un équipement</w:t>
            </w:r>
          </w:p>
        </w:tc>
      </w:tr>
      <w:tr w:rsidR="00CC3F88" w14:paraId="4EE86B04" w14:textId="77777777" w:rsidTr="00CC3F88">
        <w:tc>
          <w:tcPr>
            <w:tcW w:w="3256" w:type="dxa"/>
          </w:tcPr>
          <w:p w14:paraId="1246629E" w14:textId="68FFC94C" w:rsidR="00CC3F88" w:rsidRDefault="00CC3F88" w:rsidP="00CC3F88">
            <w:r w:rsidRPr="00434973">
              <w:rPr>
                <w:rFonts w:ascii="Times New Roman" w:hAnsi="Times New Roman" w:cs="Times New Roman"/>
                <w:sz w:val="24"/>
                <w:szCs w:val="24"/>
              </w:rPr>
              <w:t>Scénario nominal</w:t>
            </w:r>
          </w:p>
        </w:tc>
        <w:tc>
          <w:tcPr>
            <w:tcW w:w="5806" w:type="dxa"/>
          </w:tcPr>
          <w:p w14:paraId="4CD033A8" w14:textId="0E4D6273" w:rsidR="007B1E2E" w:rsidRPr="00A4795A" w:rsidRDefault="007B1E2E" w:rsidP="007B1E2E">
            <w:pPr>
              <w:rPr>
                <w:rFonts w:ascii="Times New Roman" w:hAnsi="Times New Roman" w:cs="Times New Roman"/>
              </w:rPr>
            </w:pPr>
            <w:r w:rsidRPr="00A4795A">
              <w:rPr>
                <w:rFonts w:ascii="Times New Roman" w:hAnsi="Times New Roman" w:cs="Times New Roman"/>
              </w:rPr>
              <w:t>1.Le Chef d’équipe demande la page liste des équipements.</w:t>
            </w:r>
          </w:p>
          <w:p w14:paraId="6A5A8ED8" w14:textId="77777777" w:rsidR="007B1E2E" w:rsidRPr="00A4795A" w:rsidRDefault="007B1E2E" w:rsidP="007B1E2E">
            <w:pPr>
              <w:rPr>
                <w:rFonts w:ascii="Times New Roman" w:hAnsi="Times New Roman" w:cs="Times New Roman"/>
              </w:rPr>
            </w:pPr>
            <w:r w:rsidRPr="00A4795A">
              <w:rPr>
                <w:rFonts w:ascii="Times New Roman" w:hAnsi="Times New Roman" w:cs="Times New Roman"/>
              </w:rPr>
              <w:t>2.Le système affiche l’interface demandée</w:t>
            </w:r>
          </w:p>
          <w:p w14:paraId="7F9FF48A" w14:textId="759F5E45" w:rsidR="007B1E2E" w:rsidRPr="00A4795A" w:rsidRDefault="007B1E2E" w:rsidP="007B1E2E">
            <w:pPr>
              <w:rPr>
                <w:rFonts w:ascii="Times New Roman" w:hAnsi="Times New Roman" w:cs="Times New Roman"/>
              </w:rPr>
            </w:pPr>
            <w:r w:rsidRPr="00A4795A">
              <w:rPr>
                <w:rFonts w:ascii="Times New Roman" w:hAnsi="Times New Roman" w:cs="Times New Roman"/>
              </w:rPr>
              <w:t>3.Le Chef d’équipe demande de modifier un équipement en cliquant sur l’icône « EDIT ».</w:t>
            </w:r>
          </w:p>
          <w:p w14:paraId="36754B98" w14:textId="1DC45836" w:rsidR="007B1E2E" w:rsidRPr="00A4795A" w:rsidRDefault="007B1E2E" w:rsidP="007B1E2E">
            <w:pPr>
              <w:ind w:left="312"/>
              <w:rPr>
                <w:rFonts w:ascii="Times New Roman" w:hAnsi="Times New Roman" w:cs="Times New Roman"/>
              </w:rPr>
            </w:pPr>
            <w:r w:rsidRPr="00A4795A">
              <w:rPr>
                <w:rFonts w:ascii="Times New Roman" w:hAnsi="Times New Roman" w:cs="Times New Roman"/>
              </w:rPr>
              <w:t>3.1. Le système affiche le formulaire de modification d’un équipement</w:t>
            </w:r>
          </w:p>
          <w:p w14:paraId="0D27561D" w14:textId="41079570" w:rsidR="007B1E2E" w:rsidRPr="00A4795A" w:rsidRDefault="007B1E2E" w:rsidP="007B1E2E">
            <w:pPr>
              <w:ind w:left="312"/>
              <w:rPr>
                <w:rFonts w:ascii="Times New Roman" w:hAnsi="Times New Roman" w:cs="Times New Roman"/>
              </w:rPr>
            </w:pPr>
            <w:r w:rsidRPr="00A4795A">
              <w:rPr>
                <w:rFonts w:ascii="Times New Roman" w:hAnsi="Times New Roman" w:cs="Times New Roman"/>
              </w:rPr>
              <w:lastRenderedPageBreak/>
              <w:t>3.2. Le système met à jour les paramètres de l’équipement dans la base des données.</w:t>
            </w:r>
          </w:p>
          <w:p w14:paraId="7EBDB9E6" w14:textId="242E5FB8" w:rsidR="007B1E2E" w:rsidRPr="00A4795A" w:rsidRDefault="007B1E2E" w:rsidP="007B1E2E">
            <w:pPr>
              <w:ind w:left="312"/>
              <w:rPr>
                <w:rFonts w:ascii="Times New Roman" w:hAnsi="Times New Roman" w:cs="Times New Roman"/>
              </w:rPr>
            </w:pPr>
            <w:r w:rsidRPr="00A4795A">
              <w:rPr>
                <w:rFonts w:ascii="Times New Roman" w:hAnsi="Times New Roman" w:cs="Times New Roman"/>
              </w:rPr>
              <w:t>3.</w:t>
            </w:r>
            <w:proofErr w:type="gramStart"/>
            <w:r w:rsidRPr="00A4795A">
              <w:rPr>
                <w:rFonts w:ascii="Times New Roman" w:hAnsi="Times New Roman" w:cs="Times New Roman"/>
              </w:rPr>
              <w:t>3.Le</w:t>
            </w:r>
            <w:proofErr w:type="gramEnd"/>
            <w:r w:rsidRPr="00A4795A">
              <w:rPr>
                <w:rFonts w:ascii="Times New Roman" w:hAnsi="Times New Roman" w:cs="Times New Roman"/>
              </w:rPr>
              <w:t xml:space="preserve"> système affiche au Chef d’équipe un message de succès de modification.</w:t>
            </w:r>
          </w:p>
          <w:p w14:paraId="221ADD54" w14:textId="77777777" w:rsidR="007B1E2E" w:rsidRPr="00A4795A" w:rsidRDefault="007B1E2E" w:rsidP="007B1E2E">
            <w:pPr>
              <w:ind w:left="312"/>
              <w:rPr>
                <w:rFonts w:ascii="Times New Roman" w:hAnsi="Times New Roman" w:cs="Times New Roman"/>
              </w:rPr>
            </w:pPr>
          </w:p>
          <w:p w14:paraId="21F6A7BA" w14:textId="7658F87C" w:rsidR="007B1E2E" w:rsidRPr="00A4795A" w:rsidRDefault="007B1E2E" w:rsidP="007B1E2E">
            <w:pPr>
              <w:rPr>
                <w:rFonts w:ascii="Times New Roman" w:hAnsi="Times New Roman" w:cs="Times New Roman"/>
              </w:rPr>
            </w:pPr>
            <w:r w:rsidRPr="00A4795A">
              <w:rPr>
                <w:rFonts w:ascii="Times New Roman" w:hAnsi="Times New Roman" w:cs="Times New Roman"/>
              </w:rPr>
              <w:t>4. Chef d’équipe demande de supprimer un équipement en cliquant sur l’icône « DELETE ».</w:t>
            </w:r>
          </w:p>
          <w:p w14:paraId="0E8D4D69" w14:textId="4CE23E77" w:rsidR="007B1E2E" w:rsidRPr="00A4795A" w:rsidRDefault="007B1E2E" w:rsidP="007B1E2E">
            <w:pPr>
              <w:ind w:left="312"/>
              <w:rPr>
                <w:rFonts w:ascii="Times New Roman" w:hAnsi="Times New Roman" w:cs="Times New Roman"/>
              </w:rPr>
            </w:pPr>
            <w:r w:rsidRPr="00A4795A">
              <w:rPr>
                <w:rFonts w:ascii="Times New Roman" w:hAnsi="Times New Roman" w:cs="Times New Roman"/>
              </w:rPr>
              <w:t>4.1. Le système supprime l’équipement de la base des données.</w:t>
            </w:r>
          </w:p>
          <w:p w14:paraId="3142133A" w14:textId="1A0060D5" w:rsidR="00CC3F88" w:rsidRPr="00A4795A" w:rsidRDefault="007B1E2E" w:rsidP="007B1E2E">
            <w:pPr>
              <w:ind w:left="312"/>
              <w:rPr>
                <w:rFonts w:ascii="Times New Roman" w:hAnsi="Times New Roman" w:cs="Times New Roman"/>
              </w:rPr>
            </w:pPr>
            <w:r w:rsidRPr="00A4795A">
              <w:rPr>
                <w:rFonts w:ascii="Times New Roman" w:hAnsi="Times New Roman" w:cs="Times New Roman"/>
              </w:rPr>
              <w:t>4.2. Le système affiche au Chef d’équipe un message de succès de suppression.</w:t>
            </w:r>
          </w:p>
        </w:tc>
      </w:tr>
    </w:tbl>
    <w:p w14:paraId="585B5C74" w14:textId="77777777" w:rsidR="00CC3F88" w:rsidRDefault="00CC3F88"/>
    <w:p w14:paraId="5BB9C956" w14:textId="695D3966" w:rsidR="001608E1" w:rsidRPr="00A4795A" w:rsidRDefault="001608E1" w:rsidP="00A4795A">
      <w:pPr>
        <w:pStyle w:val="ListParagraph"/>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t xml:space="preserve"> Diagramme des classes</w:t>
      </w:r>
      <w:r w:rsidR="00A4795A" w:rsidRPr="00A4795A">
        <w:rPr>
          <w:rFonts w:ascii="Times New Roman" w:hAnsi="Times New Roman" w:cs="Times New Roman"/>
          <w:b/>
          <w:sz w:val="28"/>
          <w:szCs w:val="28"/>
        </w:rPr>
        <w:t> :</w:t>
      </w:r>
    </w:p>
    <w:p w14:paraId="386FDA4B" w14:textId="77777777" w:rsidR="00A4795A" w:rsidRPr="00A4795A" w:rsidRDefault="00A4795A" w:rsidP="00A4795A">
      <w:pPr>
        <w:pStyle w:val="ListParagraph"/>
        <w:ind w:left="0"/>
        <w:rPr>
          <w:rFonts w:ascii="Times New Roman" w:hAnsi="Times New Roman" w:cs="Times New Roman"/>
          <w:sz w:val="24"/>
          <w:szCs w:val="24"/>
        </w:rPr>
      </w:pPr>
    </w:p>
    <w:p w14:paraId="016DBD4A" w14:textId="77777777" w:rsidR="001608E1" w:rsidRPr="00A4795A" w:rsidRDefault="001608E1" w:rsidP="001608E1">
      <w:pPr>
        <w:rPr>
          <w:rFonts w:ascii="Times New Roman" w:hAnsi="Times New Roman" w:cs="Times New Roman"/>
          <w:sz w:val="24"/>
          <w:szCs w:val="24"/>
        </w:rPr>
      </w:pPr>
      <w:r w:rsidRPr="00A4795A">
        <w:rPr>
          <w:rFonts w:ascii="Times New Roman" w:hAnsi="Times New Roman" w:cs="Times New Roman"/>
          <w:sz w:val="24"/>
          <w:szCs w:val="24"/>
        </w:rPr>
        <w:t>Le diagramme des classes est un schéma utilisé en génie logiciel pour présenter les classes et</w:t>
      </w:r>
    </w:p>
    <w:p w14:paraId="6A037993" w14:textId="77777777" w:rsidR="001608E1" w:rsidRPr="00A4795A" w:rsidRDefault="001608E1" w:rsidP="001608E1">
      <w:pPr>
        <w:rPr>
          <w:rFonts w:ascii="Times New Roman" w:hAnsi="Times New Roman" w:cs="Times New Roman"/>
          <w:sz w:val="24"/>
          <w:szCs w:val="24"/>
        </w:rPr>
      </w:pPr>
      <w:proofErr w:type="gramStart"/>
      <w:r w:rsidRPr="00A4795A">
        <w:rPr>
          <w:rFonts w:ascii="Times New Roman" w:hAnsi="Times New Roman" w:cs="Times New Roman"/>
          <w:sz w:val="24"/>
          <w:szCs w:val="24"/>
        </w:rPr>
        <w:t>les</w:t>
      </w:r>
      <w:proofErr w:type="gramEnd"/>
      <w:r w:rsidRPr="00A4795A">
        <w:rPr>
          <w:rFonts w:ascii="Times New Roman" w:hAnsi="Times New Roman" w:cs="Times New Roman"/>
          <w:sz w:val="24"/>
          <w:szCs w:val="24"/>
        </w:rPr>
        <w:t xml:space="preserve"> interfaces des systèmes ainsi que les relations entre ces dernières. Ce diagramme fait partie</w:t>
      </w:r>
    </w:p>
    <w:p w14:paraId="1AFA973C" w14:textId="2351AFDD" w:rsidR="007E028D" w:rsidRDefault="001608E1" w:rsidP="001608E1">
      <w:pPr>
        <w:rPr>
          <w:rFonts w:ascii="Times New Roman" w:hAnsi="Times New Roman" w:cs="Times New Roman"/>
          <w:sz w:val="24"/>
          <w:szCs w:val="24"/>
        </w:rPr>
      </w:pPr>
      <w:proofErr w:type="gramStart"/>
      <w:r w:rsidRPr="00A4795A">
        <w:rPr>
          <w:rFonts w:ascii="Times New Roman" w:hAnsi="Times New Roman" w:cs="Times New Roman"/>
          <w:sz w:val="24"/>
          <w:szCs w:val="24"/>
        </w:rPr>
        <w:t>de</w:t>
      </w:r>
      <w:proofErr w:type="gramEnd"/>
      <w:r w:rsidRPr="00A4795A">
        <w:rPr>
          <w:rFonts w:ascii="Times New Roman" w:hAnsi="Times New Roman" w:cs="Times New Roman"/>
          <w:sz w:val="24"/>
          <w:szCs w:val="24"/>
        </w:rPr>
        <w:t xml:space="preserve"> la statique d’UML et ne s’intéresse pas aux aspects temporels et dynamiques [14].</w:t>
      </w:r>
    </w:p>
    <w:p w14:paraId="0FD46CEF" w14:textId="77777777" w:rsidR="00A4795A" w:rsidRDefault="00A4795A" w:rsidP="001608E1">
      <w:pPr>
        <w:rPr>
          <w:rFonts w:ascii="Times New Roman" w:hAnsi="Times New Roman" w:cs="Times New Roman"/>
          <w:sz w:val="24"/>
          <w:szCs w:val="24"/>
        </w:rPr>
      </w:pPr>
    </w:p>
    <w:p w14:paraId="2226A68C" w14:textId="6AB3ADF1" w:rsidR="00A4795A" w:rsidRPr="00A4795A" w:rsidRDefault="00A4795A" w:rsidP="001608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4E85F" wp14:editId="5D83AE70">
            <wp:extent cx="5760720" cy="282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827020"/>
                    </a:xfrm>
                    <a:prstGeom prst="rect">
                      <a:avLst/>
                    </a:prstGeom>
                  </pic:spPr>
                </pic:pic>
              </a:graphicData>
            </a:graphic>
          </wp:inline>
        </w:drawing>
      </w:r>
    </w:p>
    <w:p w14:paraId="73A8E7DA" w14:textId="77777777" w:rsidR="00A4795A" w:rsidRDefault="00A4795A" w:rsidP="00A4795A">
      <w:pPr>
        <w:rPr>
          <w:rFonts w:ascii="Times New Roman" w:hAnsi="Times New Roman" w:cs="Times New Roman"/>
          <w:b/>
          <w:sz w:val="24"/>
          <w:szCs w:val="24"/>
        </w:rPr>
      </w:pPr>
    </w:p>
    <w:p w14:paraId="7BFBFF92" w14:textId="491CDF22" w:rsidR="00A4795A" w:rsidRPr="00A4795A" w:rsidRDefault="00A4795A" w:rsidP="00A4795A">
      <w:pPr>
        <w:rPr>
          <w:rFonts w:ascii="Times New Roman" w:hAnsi="Times New Roman" w:cs="Times New Roman"/>
          <w:b/>
          <w:sz w:val="24"/>
          <w:szCs w:val="24"/>
        </w:rPr>
      </w:pPr>
      <w:r w:rsidRPr="00A4795A">
        <w:rPr>
          <w:rFonts w:ascii="Times New Roman" w:hAnsi="Times New Roman" w:cs="Times New Roman"/>
          <w:b/>
          <w:sz w:val="24"/>
          <w:szCs w:val="24"/>
        </w:rPr>
        <w:t>Interprétation :</w:t>
      </w:r>
    </w:p>
    <w:p w14:paraId="498B0D2B" w14:textId="7777777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Ce diagramme présente la classe spécifique à la gestion des utilisateurs :</w:t>
      </w:r>
    </w:p>
    <w:p w14:paraId="2098E10A" w14:textId="77777777" w:rsidR="00050FAE"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Le classe utilisateur contenant toutes les informations sur un utilisateur. Chaque utilisateur à</w:t>
      </w:r>
      <w:r w:rsidR="00050FAE">
        <w:rPr>
          <w:rFonts w:ascii="Times New Roman" w:hAnsi="Times New Roman" w:cs="Times New Roman"/>
          <w:sz w:val="24"/>
          <w:szCs w:val="24"/>
        </w:rPr>
        <w:t xml:space="preserve"> </w:t>
      </w:r>
      <w:r w:rsidRPr="00A4795A">
        <w:rPr>
          <w:rFonts w:ascii="Times New Roman" w:hAnsi="Times New Roman" w:cs="Times New Roman"/>
          <w:sz w:val="24"/>
          <w:szCs w:val="24"/>
        </w:rPr>
        <w:t xml:space="preserve">L’un des rôles suivants : </w:t>
      </w:r>
      <w:r>
        <w:rPr>
          <w:rFonts w:ascii="Times New Roman" w:hAnsi="Times New Roman" w:cs="Times New Roman"/>
          <w:sz w:val="24"/>
          <w:szCs w:val="24"/>
        </w:rPr>
        <w:t>Administrateur</w:t>
      </w:r>
      <w:r w:rsidRPr="00A4795A">
        <w:rPr>
          <w:rFonts w:ascii="Times New Roman" w:hAnsi="Times New Roman" w:cs="Times New Roman"/>
          <w:sz w:val="24"/>
          <w:szCs w:val="24"/>
        </w:rPr>
        <w:t xml:space="preserve">, </w:t>
      </w:r>
      <w:r>
        <w:rPr>
          <w:rFonts w:ascii="Times New Roman" w:hAnsi="Times New Roman" w:cs="Times New Roman"/>
          <w:sz w:val="24"/>
          <w:szCs w:val="24"/>
        </w:rPr>
        <w:t>Chef d’équipe</w:t>
      </w:r>
      <w:r w:rsidRPr="00A4795A">
        <w:rPr>
          <w:rFonts w:ascii="Times New Roman" w:hAnsi="Times New Roman" w:cs="Times New Roman"/>
          <w:sz w:val="24"/>
          <w:szCs w:val="24"/>
        </w:rPr>
        <w:t xml:space="preserve">, </w:t>
      </w:r>
      <w:r>
        <w:rPr>
          <w:rFonts w:ascii="Times New Roman" w:hAnsi="Times New Roman" w:cs="Times New Roman"/>
          <w:sz w:val="24"/>
          <w:szCs w:val="24"/>
        </w:rPr>
        <w:t>Technicien</w:t>
      </w:r>
      <w:r w:rsidRPr="00A4795A">
        <w:rPr>
          <w:rFonts w:ascii="Times New Roman" w:hAnsi="Times New Roman" w:cs="Times New Roman"/>
          <w:sz w:val="24"/>
          <w:szCs w:val="24"/>
        </w:rPr>
        <w:t xml:space="preserve">, </w:t>
      </w:r>
      <w:r>
        <w:rPr>
          <w:rFonts w:ascii="Times New Roman" w:hAnsi="Times New Roman" w:cs="Times New Roman"/>
          <w:sz w:val="24"/>
          <w:szCs w:val="24"/>
        </w:rPr>
        <w:t>Magasinier.</w:t>
      </w:r>
      <w:r w:rsidR="00050FAE">
        <w:rPr>
          <w:rFonts w:ascii="Times New Roman" w:hAnsi="Times New Roman" w:cs="Times New Roman"/>
          <w:sz w:val="24"/>
          <w:szCs w:val="24"/>
        </w:rPr>
        <w:t xml:space="preserve"> </w:t>
      </w:r>
    </w:p>
    <w:p w14:paraId="05D01035" w14:textId="2095743C" w:rsidR="007E028D"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Chacun consulte son</w:t>
      </w:r>
      <w:r>
        <w:rPr>
          <w:rFonts w:ascii="Times New Roman" w:hAnsi="Times New Roman" w:cs="Times New Roman"/>
          <w:sz w:val="24"/>
          <w:szCs w:val="24"/>
        </w:rPr>
        <w:t xml:space="preserve"> </w:t>
      </w:r>
      <w:r w:rsidRPr="00A4795A">
        <w:rPr>
          <w:rFonts w:ascii="Times New Roman" w:hAnsi="Times New Roman" w:cs="Times New Roman"/>
          <w:sz w:val="24"/>
          <w:szCs w:val="24"/>
        </w:rPr>
        <w:t>espace et de gère les tâches et les détails qui lui sont effectués et qui sont sous sa responsabilité.</w:t>
      </w:r>
    </w:p>
    <w:p w14:paraId="1C21D325" w14:textId="58ADFA99" w:rsidR="007E028D" w:rsidRDefault="007E028D"/>
    <w:p w14:paraId="51B5E4A1" w14:textId="1E84135B" w:rsidR="007E028D" w:rsidRPr="00A4795A" w:rsidRDefault="00A4795A" w:rsidP="00A4795A">
      <w:pPr>
        <w:pStyle w:val="ListParagraph"/>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lastRenderedPageBreak/>
        <w:t>Diagramme de séquences :</w:t>
      </w:r>
    </w:p>
    <w:p w14:paraId="0BFA0D99" w14:textId="2DAE3BAD" w:rsidR="000F6ECB" w:rsidRPr="000F6ECB" w:rsidRDefault="00A4795A">
      <w:pPr>
        <w:rPr>
          <w:rFonts w:ascii="Times New Roman" w:hAnsi="Times New Roman" w:cs="Times New Roman"/>
          <w:sz w:val="24"/>
          <w:szCs w:val="24"/>
          <w:shd w:val="clear" w:color="auto" w:fill="FFFFFF"/>
        </w:rPr>
      </w:pPr>
      <w:r w:rsidRPr="000F6ECB">
        <w:rPr>
          <w:rFonts w:ascii="Times New Roman" w:hAnsi="Times New Roman" w:cs="Times New Roman"/>
          <w:color w:val="202122"/>
          <w:sz w:val="24"/>
          <w:szCs w:val="24"/>
          <w:shd w:val="clear" w:color="auto" w:fill="FFFFFF"/>
        </w:rPr>
        <w:t>Les </w:t>
      </w:r>
      <w:r w:rsidRPr="000F6ECB">
        <w:rPr>
          <w:rFonts w:ascii="Times New Roman" w:hAnsi="Times New Roman" w:cs="Times New Roman"/>
          <w:bCs/>
          <w:color w:val="202122"/>
          <w:sz w:val="24"/>
          <w:szCs w:val="24"/>
          <w:shd w:val="clear" w:color="auto" w:fill="FFFFFF"/>
        </w:rPr>
        <w:t>diagrammes de séquences</w:t>
      </w:r>
      <w:r w:rsidRPr="000F6ECB">
        <w:rPr>
          <w:rFonts w:ascii="Times New Roman" w:hAnsi="Times New Roman" w:cs="Times New Roman"/>
          <w:color w:val="202122"/>
          <w:sz w:val="24"/>
          <w:szCs w:val="24"/>
          <w:shd w:val="clear" w:color="auto" w:fill="FFFFFF"/>
        </w:rPr>
        <w:t> sont la représentation graphique des </w:t>
      </w:r>
      <w:hyperlink r:id="rId51" w:tooltip="Unified Modeling Language" w:history="1">
        <w:r w:rsidRPr="000F6ECB">
          <w:rPr>
            <w:rStyle w:val="Hyperlink"/>
            <w:rFonts w:ascii="Times New Roman" w:hAnsi="Times New Roman" w:cs="Times New Roman"/>
            <w:color w:val="auto"/>
            <w:sz w:val="24"/>
            <w:szCs w:val="24"/>
            <w:u w:val="none"/>
            <w:shd w:val="clear" w:color="auto" w:fill="FFFFFF"/>
          </w:rPr>
          <w:t>interactions</w:t>
        </w:r>
      </w:hyperlink>
      <w:r w:rsidRPr="000F6ECB">
        <w:rPr>
          <w:rFonts w:ascii="Times New Roman" w:hAnsi="Times New Roman" w:cs="Times New Roman"/>
          <w:sz w:val="24"/>
          <w:szCs w:val="24"/>
          <w:shd w:val="clear" w:color="auto" w:fill="FFFFFF"/>
        </w:rPr>
        <w:t> </w:t>
      </w:r>
      <w:r w:rsidRPr="000F6ECB">
        <w:rPr>
          <w:rFonts w:ascii="Times New Roman" w:hAnsi="Times New Roman" w:cs="Times New Roman"/>
          <w:color w:val="202122"/>
          <w:sz w:val="24"/>
          <w:szCs w:val="24"/>
          <w:shd w:val="clear" w:color="auto" w:fill="FFFFFF"/>
        </w:rPr>
        <w:t xml:space="preserve">entre </w:t>
      </w:r>
      <w:r w:rsidRPr="000F6ECB">
        <w:rPr>
          <w:rFonts w:ascii="Times New Roman" w:hAnsi="Times New Roman" w:cs="Times New Roman"/>
          <w:sz w:val="24"/>
          <w:szCs w:val="24"/>
          <w:shd w:val="clear" w:color="auto" w:fill="FFFFFF"/>
        </w:rPr>
        <w:t>les </w:t>
      </w:r>
      <w:hyperlink r:id="rId52" w:tooltip="Acteur (UML)" w:history="1">
        <w:r w:rsidRPr="000F6ECB">
          <w:rPr>
            <w:rStyle w:val="Hyperlink"/>
            <w:rFonts w:ascii="Times New Roman" w:hAnsi="Times New Roman" w:cs="Times New Roman"/>
            <w:color w:val="auto"/>
            <w:sz w:val="24"/>
            <w:szCs w:val="24"/>
            <w:u w:val="none"/>
            <w:shd w:val="clear" w:color="auto" w:fill="FFFFFF"/>
          </w:rPr>
          <w:t>acteurs</w:t>
        </w:r>
      </w:hyperlink>
      <w:r w:rsidRPr="000F6ECB">
        <w:rPr>
          <w:rFonts w:ascii="Times New Roman" w:hAnsi="Times New Roman" w:cs="Times New Roman"/>
          <w:sz w:val="24"/>
          <w:szCs w:val="24"/>
          <w:shd w:val="clear" w:color="auto" w:fill="FFFFFF"/>
        </w:rPr>
        <w:t> et le système selon un ordre chronologique dans la formulation </w:t>
      </w:r>
      <w:hyperlink r:id="rId53" w:tooltip="Unified Modeling Language" w:history="1">
        <w:r w:rsidRPr="000F6ECB">
          <w:rPr>
            <w:rStyle w:val="Hyperlink"/>
            <w:rFonts w:ascii="Times New Roman" w:hAnsi="Times New Roman" w:cs="Times New Roman"/>
            <w:color w:val="auto"/>
            <w:sz w:val="24"/>
            <w:szCs w:val="24"/>
            <w:u w:val="none"/>
            <w:shd w:val="clear" w:color="auto" w:fill="FFFFFF"/>
          </w:rPr>
          <w:t>Unified Modeling Language</w:t>
        </w:r>
      </w:hyperlink>
      <w:r w:rsidRPr="000F6ECB">
        <w:rPr>
          <w:rFonts w:ascii="Times New Roman" w:hAnsi="Times New Roman" w:cs="Times New Roman"/>
          <w:sz w:val="24"/>
          <w:szCs w:val="24"/>
          <w:shd w:val="clear" w:color="auto" w:fill="FFFFFF"/>
        </w:rPr>
        <w:t>.</w:t>
      </w:r>
      <w:r w:rsidR="000F6ECB">
        <w:rPr>
          <w:rFonts w:ascii="Times New Roman" w:hAnsi="Times New Roman" w:cs="Times New Roman"/>
          <w:sz w:val="24"/>
          <w:szCs w:val="24"/>
          <w:shd w:val="clear" w:color="auto" w:fill="FFFFFF"/>
        </w:rPr>
        <w:t xml:space="preserve"> [15]</w:t>
      </w:r>
    </w:p>
    <w:p w14:paraId="492744ED" w14:textId="0D9E3492" w:rsidR="00283B16"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Nous avons choisi le diagramme de séquence pour représenter les interactions entre les acteurs</w:t>
      </w:r>
      <w:r>
        <w:rPr>
          <w:rFonts w:ascii="Times New Roman" w:hAnsi="Times New Roman" w:cs="Times New Roman"/>
          <w:sz w:val="24"/>
          <w:szCs w:val="24"/>
        </w:rPr>
        <w:t xml:space="preserve"> </w:t>
      </w:r>
      <w:r w:rsidRPr="000F6ECB">
        <w:rPr>
          <w:rFonts w:ascii="Times New Roman" w:hAnsi="Times New Roman" w:cs="Times New Roman"/>
          <w:sz w:val="24"/>
          <w:szCs w:val="24"/>
        </w:rPr>
        <w:t>et le système selon un ordre chronologique. L</w:t>
      </w:r>
      <w:r w:rsidR="00803F6E">
        <w:rPr>
          <w:rFonts w:ascii="Times New Roman" w:hAnsi="Times New Roman" w:cs="Times New Roman"/>
          <w:sz w:val="24"/>
          <w:szCs w:val="24"/>
        </w:rPr>
        <w:t>a</w:t>
      </w:r>
      <w:r w:rsidRPr="000F6ECB">
        <w:rPr>
          <w:rFonts w:ascii="Times New Roman" w:hAnsi="Times New Roman" w:cs="Times New Roman"/>
          <w:sz w:val="24"/>
          <w:szCs w:val="24"/>
        </w:rPr>
        <w:t xml:space="preserve"> figure 22 décrit le</w:t>
      </w:r>
      <w:r>
        <w:rPr>
          <w:rFonts w:ascii="Times New Roman" w:hAnsi="Times New Roman" w:cs="Times New Roman"/>
          <w:sz w:val="24"/>
          <w:szCs w:val="24"/>
        </w:rPr>
        <w:t xml:space="preserve"> </w:t>
      </w:r>
      <w:r w:rsidR="00803F6E" w:rsidRPr="000F6ECB">
        <w:rPr>
          <w:rFonts w:ascii="Times New Roman" w:hAnsi="Times New Roman" w:cs="Times New Roman"/>
          <w:sz w:val="24"/>
          <w:szCs w:val="24"/>
        </w:rPr>
        <w:t>scénario «</w:t>
      </w:r>
      <w:r w:rsidRPr="000F6ECB">
        <w:rPr>
          <w:rFonts w:ascii="Times New Roman" w:hAnsi="Times New Roman" w:cs="Times New Roman"/>
          <w:sz w:val="24"/>
          <w:szCs w:val="24"/>
        </w:rPr>
        <w:t xml:space="preserve"> Ajouter utilisateur »</w:t>
      </w:r>
      <w:r w:rsidR="00803F6E">
        <w:rPr>
          <w:rFonts w:ascii="Times New Roman" w:hAnsi="Times New Roman" w:cs="Times New Roman"/>
          <w:sz w:val="24"/>
          <w:szCs w:val="24"/>
        </w:rPr>
        <w:t>.</w:t>
      </w:r>
    </w:p>
    <w:p w14:paraId="085F9DC6" w14:textId="77777777" w:rsidR="00283B16" w:rsidRDefault="00283B16" w:rsidP="00283B16">
      <w:pPr>
        <w:rPr>
          <w:rFonts w:ascii="Times New Roman" w:hAnsi="Times New Roman" w:cs="Times New Roman"/>
          <w:sz w:val="24"/>
          <w:szCs w:val="24"/>
        </w:rPr>
      </w:pPr>
    </w:p>
    <w:p w14:paraId="63889265" w14:textId="32C125B1" w:rsidR="00283B16" w:rsidRPr="00803F6E" w:rsidRDefault="00283B16" w:rsidP="00283B16">
      <w:pPr>
        <w:rPr>
          <w:rFonts w:ascii="Times New Roman" w:hAnsi="Times New Roman" w:cs="Times New Roman"/>
          <w:b/>
          <w:sz w:val="24"/>
          <w:szCs w:val="24"/>
        </w:rPr>
      </w:pPr>
      <w:r w:rsidRPr="00283B16">
        <w:rPr>
          <w:rFonts w:ascii="Times New Roman" w:hAnsi="Times New Roman" w:cs="Times New Roman"/>
          <w:b/>
          <w:sz w:val="24"/>
          <w:szCs w:val="24"/>
        </w:rPr>
        <w:t>Scénario 1 : Gérer Utilisateur</w:t>
      </w:r>
    </w:p>
    <w:p w14:paraId="1F4A5AC9" w14:textId="0965100D" w:rsidR="00283B16" w:rsidRPr="000F6ECB" w:rsidRDefault="00283B16" w:rsidP="00283B16">
      <w:pPr>
        <w:rPr>
          <w:rFonts w:ascii="Times New Roman" w:hAnsi="Times New Roman" w:cs="Times New Roman"/>
          <w:sz w:val="24"/>
          <w:szCs w:val="24"/>
        </w:rPr>
      </w:pPr>
      <w:r w:rsidRPr="00283B16">
        <w:rPr>
          <w:rFonts w:ascii="Times New Roman" w:hAnsi="Times New Roman" w:cs="Times New Roman"/>
          <w:sz w:val="24"/>
          <w:szCs w:val="24"/>
        </w:rPr>
        <w:t>La figure ci-dessous représente le scénario de gérer des utilisateurs dans notre application.</w:t>
      </w:r>
    </w:p>
    <w:p w14:paraId="6B742CA8" w14:textId="59B5020B" w:rsidR="007E028D" w:rsidRDefault="007E028D"/>
    <w:p w14:paraId="101C350C" w14:textId="252BB7B2" w:rsidR="000F6ECB" w:rsidRDefault="000F6ECB"/>
    <w:p w14:paraId="1932F332" w14:textId="52A87C3C" w:rsidR="000F6ECB" w:rsidRDefault="000F6ECB"/>
    <w:p w14:paraId="4F32C089" w14:textId="7AFD0ED3" w:rsidR="000F6ECB" w:rsidRPr="000530C9" w:rsidRDefault="00966479" w:rsidP="000530C9">
      <w:pPr>
        <w:ind w:left="-993"/>
      </w:pPr>
      <w:r>
        <w:rPr>
          <w:noProof/>
        </w:rPr>
        <w:lastRenderedPageBreak/>
        <w:drawing>
          <wp:inline distT="0" distB="0" distL="0" distR="0" wp14:anchorId="0696D1D2" wp14:editId="3C0FF59C">
            <wp:extent cx="6772275" cy="863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 de sequence gerer users (1).jpg"/>
                    <pic:cNvPicPr/>
                  </pic:nvPicPr>
                  <pic:blipFill>
                    <a:blip r:embed="rId54">
                      <a:extLst>
                        <a:ext uri="{28A0092B-C50C-407E-A947-70E740481C1C}">
                          <a14:useLocalDpi xmlns:a14="http://schemas.microsoft.com/office/drawing/2010/main" val="0"/>
                        </a:ext>
                      </a:extLst>
                    </a:blip>
                    <a:stretch>
                      <a:fillRect/>
                    </a:stretch>
                  </pic:blipFill>
                  <pic:spPr>
                    <a:xfrm>
                      <a:off x="0" y="0"/>
                      <a:ext cx="6772275" cy="8639175"/>
                    </a:xfrm>
                    <a:prstGeom prst="rect">
                      <a:avLst/>
                    </a:prstGeom>
                  </pic:spPr>
                </pic:pic>
              </a:graphicData>
            </a:graphic>
          </wp:inline>
        </w:drawing>
      </w:r>
    </w:p>
    <w:p w14:paraId="4E6678D6" w14:textId="0378AF92" w:rsidR="000530C9" w:rsidRPr="00F60B9B"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Interprétation :</w:t>
      </w:r>
    </w:p>
    <w:p w14:paraId="4C3675CB" w14:textId="77777777"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Comme nous avons cité dans le diagramme précédent, l’authentification est obligatoire pour</w:t>
      </w:r>
    </w:p>
    <w:p w14:paraId="6051D498" w14:textId="25F9A916"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Avoir accès à tous les services de l’application. L’authentification se fait via l’interface</w:t>
      </w:r>
    </w:p>
    <w:p w14:paraId="7AFF9033" w14:textId="0AACD498"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 xml:space="preserve">Appropriée en saisissant correctement </w:t>
      </w:r>
      <w:r>
        <w:rPr>
          <w:rFonts w:ascii="Times New Roman" w:hAnsi="Times New Roman" w:cs="Times New Roman"/>
          <w:sz w:val="24"/>
          <w:szCs w:val="24"/>
        </w:rPr>
        <w:t>l’adresse email</w:t>
      </w:r>
      <w:r w:rsidRPr="000530C9">
        <w:rPr>
          <w:rFonts w:ascii="Times New Roman" w:hAnsi="Times New Roman" w:cs="Times New Roman"/>
          <w:sz w:val="24"/>
          <w:szCs w:val="24"/>
        </w:rPr>
        <w:t xml:space="preserve"> et le mot de passe.</w:t>
      </w:r>
    </w:p>
    <w:p w14:paraId="6403A5D0" w14:textId="77777777" w:rsid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 xml:space="preserve">Si les coordonnées sont valides, un message de succès s’affiche pour l’utilisateur et ce dernier </w:t>
      </w:r>
    </w:p>
    <w:p w14:paraId="30026471" w14:textId="7DD61686" w:rsidR="000F6ECB" w:rsidRDefault="000530C9">
      <w:pPr>
        <w:rPr>
          <w:rFonts w:ascii="Times New Roman" w:hAnsi="Times New Roman" w:cs="Times New Roman"/>
          <w:sz w:val="24"/>
          <w:szCs w:val="24"/>
        </w:rPr>
      </w:pPr>
      <w:proofErr w:type="gramStart"/>
      <w:r w:rsidRPr="000530C9">
        <w:rPr>
          <w:rFonts w:ascii="Times New Roman" w:hAnsi="Times New Roman" w:cs="Times New Roman"/>
          <w:sz w:val="24"/>
          <w:szCs w:val="24"/>
        </w:rPr>
        <w:t>se</w:t>
      </w:r>
      <w:proofErr w:type="gramEnd"/>
      <w:r>
        <w:rPr>
          <w:rFonts w:ascii="Times New Roman" w:hAnsi="Times New Roman" w:cs="Times New Roman"/>
          <w:sz w:val="24"/>
          <w:szCs w:val="24"/>
        </w:rPr>
        <w:t xml:space="preserve"> </w:t>
      </w:r>
      <w:r w:rsidRPr="000530C9">
        <w:rPr>
          <w:rFonts w:ascii="Times New Roman" w:hAnsi="Times New Roman" w:cs="Times New Roman"/>
          <w:sz w:val="24"/>
          <w:szCs w:val="24"/>
        </w:rPr>
        <w:t>trouve dans le contenu de l’application. Dans le cas opposé, un message d’erreur s’affiche.</w:t>
      </w:r>
    </w:p>
    <w:p w14:paraId="192B1D99" w14:textId="77777777" w:rsidR="00F60B9B" w:rsidRPr="00F60B9B" w:rsidRDefault="00F60B9B">
      <w:pPr>
        <w:rPr>
          <w:rFonts w:ascii="Times New Roman" w:hAnsi="Times New Roman" w:cs="Times New Roman"/>
          <w:sz w:val="24"/>
          <w:szCs w:val="24"/>
        </w:rPr>
      </w:pPr>
    </w:p>
    <w:p w14:paraId="70B2443B" w14:textId="77777777"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Scénario 3 : Réinitialiser mot de passe</w:t>
      </w:r>
    </w:p>
    <w:p w14:paraId="692F2C3A" w14:textId="311A2554"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3</w:t>
      </w:r>
      <w:r w:rsidRPr="000530C9">
        <w:rPr>
          <w:rFonts w:ascii="Times New Roman" w:hAnsi="Times New Roman" w:cs="Times New Roman"/>
          <w:sz w:val="24"/>
          <w:szCs w:val="24"/>
        </w:rPr>
        <w:t xml:space="preserve"> est le scénario du changement de mot de passe.</w:t>
      </w:r>
    </w:p>
    <w:p w14:paraId="6F65AB07" w14:textId="333BC501" w:rsidR="000F6ECB" w:rsidRDefault="000F6ECB"/>
    <w:p w14:paraId="17017DCC" w14:textId="2F43CB0F" w:rsidR="006F5940" w:rsidRDefault="006F5940"/>
    <w:p w14:paraId="56D1D105" w14:textId="04FB1590" w:rsidR="006F5940" w:rsidRDefault="007C556F">
      <w:r>
        <w:rPr>
          <w:noProof/>
        </w:rPr>
        <w:drawing>
          <wp:inline distT="0" distB="0" distL="0" distR="0" wp14:anchorId="2F76F454" wp14:editId="48AA1B19">
            <wp:extent cx="5715001" cy="403697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écran 2024-05-17 132351.png"/>
                    <pic:cNvPicPr/>
                  </pic:nvPicPr>
                  <pic:blipFill>
                    <a:blip r:embed="rId55">
                      <a:extLst>
                        <a:ext uri="{28A0092B-C50C-407E-A947-70E740481C1C}">
                          <a14:useLocalDpi xmlns:a14="http://schemas.microsoft.com/office/drawing/2010/main" val="0"/>
                        </a:ext>
                      </a:extLst>
                    </a:blip>
                    <a:stretch>
                      <a:fillRect/>
                    </a:stretch>
                  </pic:blipFill>
                  <pic:spPr>
                    <a:xfrm>
                      <a:off x="0" y="0"/>
                      <a:ext cx="5716728" cy="4038199"/>
                    </a:xfrm>
                    <a:prstGeom prst="rect">
                      <a:avLst/>
                    </a:prstGeom>
                  </pic:spPr>
                </pic:pic>
              </a:graphicData>
            </a:graphic>
          </wp:inline>
        </w:drawing>
      </w:r>
    </w:p>
    <w:p w14:paraId="75CDE194" w14:textId="7653E160" w:rsidR="006F5940" w:rsidRDefault="006F5940"/>
    <w:p w14:paraId="0AFA0E66" w14:textId="36070F89" w:rsidR="006F5940" w:rsidRDefault="006F5940"/>
    <w:p w14:paraId="47EBC240" w14:textId="3A87F607" w:rsidR="006F5940" w:rsidRDefault="006F5940"/>
    <w:p w14:paraId="0CF65026" w14:textId="606D80F8" w:rsidR="006F5940" w:rsidRDefault="006F5940"/>
    <w:p w14:paraId="63F988A7" w14:textId="76FC5158" w:rsidR="006F5940" w:rsidRDefault="006F5940"/>
    <w:p w14:paraId="227DE66A" w14:textId="1D68C218"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Scénario 4 : Gérer équipements</w:t>
      </w:r>
    </w:p>
    <w:p w14:paraId="1E384611" w14:textId="2CD0B443" w:rsidR="000F6ECB"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4</w:t>
      </w:r>
      <w:r w:rsidRPr="000530C9">
        <w:rPr>
          <w:rFonts w:ascii="Times New Roman" w:hAnsi="Times New Roman" w:cs="Times New Roman"/>
          <w:sz w:val="24"/>
          <w:szCs w:val="24"/>
        </w:rPr>
        <w:t xml:space="preserve"> représente le scénario gérer des sociétés.</w:t>
      </w:r>
    </w:p>
    <w:p w14:paraId="6566D3AD" w14:textId="6FE4C10E" w:rsidR="00A4795A" w:rsidRDefault="00A4795A"/>
    <w:p w14:paraId="35CF2FD8" w14:textId="41957233" w:rsidR="000F6ECB" w:rsidRDefault="00F60B9B" w:rsidP="00F60B9B">
      <w:pPr>
        <w:ind w:left="-567"/>
      </w:pPr>
      <w:r>
        <w:rPr>
          <w:noProof/>
        </w:rPr>
        <w:drawing>
          <wp:inline distT="0" distB="0" distL="0" distR="0" wp14:anchorId="1D4AE479" wp14:editId="1EE64884">
            <wp:extent cx="6569075" cy="7934325"/>
            <wp:effectExtent l="0" t="0" r="317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rer équipements seq-Copy of Page-1 (2).jpg"/>
                    <pic:cNvPicPr/>
                  </pic:nvPicPr>
                  <pic:blipFill>
                    <a:blip r:embed="rId56">
                      <a:extLst>
                        <a:ext uri="{28A0092B-C50C-407E-A947-70E740481C1C}">
                          <a14:useLocalDpi xmlns:a14="http://schemas.microsoft.com/office/drawing/2010/main" val="0"/>
                        </a:ext>
                      </a:extLst>
                    </a:blip>
                    <a:stretch>
                      <a:fillRect/>
                    </a:stretch>
                  </pic:blipFill>
                  <pic:spPr>
                    <a:xfrm>
                      <a:off x="0" y="0"/>
                      <a:ext cx="6569075" cy="7934325"/>
                    </a:xfrm>
                    <a:prstGeom prst="rect">
                      <a:avLst/>
                    </a:prstGeom>
                  </pic:spPr>
                </pic:pic>
              </a:graphicData>
            </a:graphic>
          </wp:inline>
        </w:drawing>
      </w:r>
    </w:p>
    <w:p w14:paraId="782C1C3F" w14:textId="1EF8A967" w:rsidR="000F6ECB" w:rsidRDefault="000F6ECB"/>
    <w:p w14:paraId="44879CCC" w14:textId="77777777" w:rsidR="00F60B9B" w:rsidRDefault="00F60B9B"/>
    <w:p w14:paraId="5D8E11DA" w14:textId="70D338FE" w:rsidR="00F60B9B" w:rsidRPr="00F60B9B" w:rsidRDefault="00F60B9B" w:rsidP="00F60B9B">
      <w:pPr>
        <w:rPr>
          <w:rFonts w:ascii="Times New Roman" w:hAnsi="Times New Roman" w:cs="Times New Roman"/>
          <w:sz w:val="24"/>
          <w:szCs w:val="24"/>
        </w:rPr>
      </w:pPr>
      <w:r w:rsidRPr="00F60B9B">
        <w:rPr>
          <w:rFonts w:ascii="Times New Roman" w:hAnsi="Times New Roman" w:cs="Times New Roman"/>
          <w:b/>
          <w:sz w:val="24"/>
          <w:szCs w:val="24"/>
        </w:rPr>
        <w:t>Interprétation</w:t>
      </w:r>
      <w:r>
        <w:rPr>
          <w:rFonts w:ascii="Times New Roman" w:hAnsi="Times New Roman" w:cs="Times New Roman"/>
          <w:sz w:val="24"/>
          <w:szCs w:val="24"/>
        </w:rPr>
        <w:t> :</w:t>
      </w:r>
    </w:p>
    <w:p w14:paraId="14DB5DA9" w14:textId="3684B4E0" w:rsidR="000F6ECB" w:rsidRPr="00F60B9B" w:rsidRDefault="00F60B9B" w:rsidP="00F60B9B">
      <w:pPr>
        <w:rPr>
          <w:rFonts w:ascii="Times New Roman" w:hAnsi="Times New Roman" w:cs="Times New Roman"/>
          <w:sz w:val="24"/>
          <w:szCs w:val="24"/>
        </w:rPr>
      </w:pPr>
      <w:r w:rsidRPr="00F60B9B">
        <w:rPr>
          <w:rFonts w:ascii="Times New Roman" w:hAnsi="Times New Roman" w:cs="Times New Roman"/>
          <w:sz w:val="24"/>
          <w:szCs w:val="24"/>
        </w:rPr>
        <w:t>Notre application offre à ses utilisateurs membres, la possibilité de gérer u</w:t>
      </w:r>
      <w:r>
        <w:rPr>
          <w:rFonts w:ascii="Times New Roman" w:hAnsi="Times New Roman" w:cs="Times New Roman"/>
          <w:sz w:val="24"/>
          <w:szCs w:val="24"/>
        </w:rPr>
        <w:t>n équipement</w:t>
      </w:r>
      <w:r w:rsidRPr="00F60B9B">
        <w:rPr>
          <w:rFonts w:ascii="Times New Roman" w:hAnsi="Times New Roman" w:cs="Times New Roman"/>
          <w:sz w:val="24"/>
          <w:szCs w:val="24"/>
        </w:rPr>
        <w:t>.</w:t>
      </w:r>
    </w:p>
    <w:p w14:paraId="535194FC" w14:textId="7BCD7071" w:rsidR="000F6ECB" w:rsidRPr="00F60B9B" w:rsidRDefault="000F6ECB">
      <w:pPr>
        <w:rPr>
          <w:rFonts w:ascii="Times New Roman" w:hAnsi="Times New Roman" w:cs="Times New Roman"/>
          <w:sz w:val="24"/>
          <w:szCs w:val="24"/>
        </w:rPr>
      </w:pPr>
    </w:p>
    <w:p w14:paraId="2D39FD94" w14:textId="77777777" w:rsidR="00F60B9B" w:rsidRPr="00F60B9B" w:rsidRDefault="00F60B9B" w:rsidP="00F60B9B">
      <w:pPr>
        <w:rPr>
          <w:rFonts w:ascii="Times New Roman" w:hAnsi="Times New Roman" w:cs="Times New Roman"/>
          <w:b/>
          <w:sz w:val="32"/>
          <w:szCs w:val="32"/>
        </w:rPr>
      </w:pPr>
      <w:r w:rsidRPr="00F60B9B">
        <w:rPr>
          <w:rFonts w:ascii="Times New Roman" w:hAnsi="Times New Roman" w:cs="Times New Roman"/>
          <w:b/>
          <w:sz w:val="32"/>
          <w:szCs w:val="32"/>
        </w:rPr>
        <w:t>IV. Revue du sprint</w:t>
      </w:r>
    </w:p>
    <w:p w14:paraId="14C7F833" w14:textId="275316D5" w:rsidR="00F60B9B" w:rsidRPr="00F60B9B" w:rsidRDefault="00F60B9B" w:rsidP="00F60B9B">
      <w:pPr>
        <w:rPr>
          <w:rFonts w:ascii="Times New Roman" w:hAnsi="Times New Roman" w:cs="Times New Roman"/>
          <w:sz w:val="24"/>
          <w:szCs w:val="24"/>
        </w:rPr>
      </w:pPr>
      <w:r w:rsidRPr="00F60B9B">
        <w:rPr>
          <w:rFonts w:ascii="Times New Roman" w:hAnsi="Times New Roman" w:cs="Times New Roman"/>
          <w:sz w:val="24"/>
          <w:szCs w:val="24"/>
        </w:rPr>
        <w:t>À travers cette partie, nous présentons les résultats des travaux élaborés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en montrant les interfaces de l’application appropriées.</w:t>
      </w:r>
    </w:p>
    <w:p w14:paraId="7443E962" w14:textId="399FB01D" w:rsidR="00F60B9B" w:rsidRPr="00F60B9B" w:rsidRDefault="00F60B9B" w:rsidP="00F60B9B">
      <w:pPr>
        <w:rPr>
          <w:rFonts w:ascii="Times New Roman" w:hAnsi="Times New Roman" w:cs="Times New Roman"/>
          <w:b/>
          <w:sz w:val="24"/>
          <w:szCs w:val="24"/>
        </w:rPr>
      </w:pPr>
      <w:r w:rsidRPr="00F60B9B">
        <w:rPr>
          <w:rFonts w:ascii="Times New Roman" w:hAnsi="Times New Roman" w:cs="Times New Roman"/>
          <w:b/>
          <w:sz w:val="24"/>
          <w:szCs w:val="24"/>
        </w:rPr>
        <w:t>Côté utilisateur</w:t>
      </w:r>
    </w:p>
    <w:p w14:paraId="4E2648C8" w14:textId="60CBBBB7" w:rsidR="00F60B9B" w:rsidRPr="00F60B9B" w:rsidRDefault="00F60B9B" w:rsidP="00F60B9B">
      <w:pPr>
        <w:rPr>
          <w:rFonts w:ascii="Times New Roman" w:hAnsi="Times New Roman" w:cs="Times New Roman"/>
          <w:sz w:val="24"/>
          <w:szCs w:val="24"/>
        </w:rPr>
      </w:pPr>
      <w:r w:rsidRPr="00F60B9B">
        <w:rPr>
          <w:rFonts w:ascii="Times New Roman" w:hAnsi="Times New Roman" w:cs="Times New Roman"/>
          <w:sz w:val="24"/>
          <w:szCs w:val="24"/>
        </w:rPr>
        <w:t>Dans cette partie, nous présentons les différentes interfaces réalisées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du côté de l’utilisateur.</w:t>
      </w:r>
    </w:p>
    <w:p w14:paraId="2DD9B73F" w14:textId="6E09B1B9" w:rsidR="00F60B9B" w:rsidRPr="00F60B9B" w:rsidRDefault="00F60B9B" w:rsidP="00F60B9B">
      <w:pPr>
        <w:rPr>
          <w:rFonts w:ascii="Times New Roman" w:hAnsi="Times New Roman" w:cs="Times New Roman"/>
          <w:b/>
          <w:sz w:val="24"/>
          <w:szCs w:val="24"/>
        </w:rPr>
      </w:pPr>
      <w:r w:rsidRPr="00F60B9B">
        <w:rPr>
          <w:rFonts w:ascii="Times New Roman" w:hAnsi="Times New Roman" w:cs="Times New Roman"/>
          <w:b/>
          <w:sz w:val="24"/>
          <w:szCs w:val="24"/>
        </w:rPr>
        <w:t>Interface d’authentification</w:t>
      </w:r>
    </w:p>
    <w:p w14:paraId="34CC5329" w14:textId="7BBD9B37" w:rsidR="000F6ECB" w:rsidRPr="00F60B9B" w:rsidRDefault="00F60B9B" w:rsidP="00F60B9B">
      <w:pPr>
        <w:rPr>
          <w:rFonts w:ascii="Times New Roman" w:hAnsi="Times New Roman" w:cs="Times New Roman"/>
          <w:sz w:val="24"/>
          <w:szCs w:val="24"/>
        </w:rPr>
      </w:pPr>
      <w:r w:rsidRPr="00F60B9B">
        <w:rPr>
          <w:rFonts w:ascii="Times New Roman" w:hAnsi="Times New Roman" w:cs="Times New Roman"/>
          <w:sz w:val="24"/>
          <w:szCs w:val="24"/>
        </w:rPr>
        <w:t>Si l’utilisateur a déjà un compte, en saisissant correctement ses coordonnées notamment son</w:t>
      </w:r>
      <w:r>
        <w:rPr>
          <w:rFonts w:ascii="Times New Roman" w:hAnsi="Times New Roman" w:cs="Times New Roman"/>
          <w:sz w:val="24"/>
          <w:szCs w:val="24"/>
        </w:rPr>
        <w:t xml:space="preserve"> </w:t>
      </w:r>
      <w:r w:rsidRPr="00F60B9B">
        <w:rPr>
          <w:rFonts w:ascii="Times New Roman" w:hAnsi="Times New Roman" w:cs="Times New Roman"/>
          <w:sz w:val="24"/>
          <w:szCs w:val="24"/>
        </w:rPr>
        <w:t>adresse électronique et son mot de passe, il peut être directement se diriger vers le contenu de</w:t>
      </w:r>
      <w:r>
        <w:rPr>
          <w:rFonts w:ascii="Times New Roman" w:hAnsi="Times New Roman" w:cs="Times New Roman"/>
          <w:sz w:val="24"/>
          <w:szCs w:val="24"/>
        </w:rPr>
        <w:t xml:space="preserve"> </w:t>
      </w:r>
      <w:r w:rsidRPr="00F60B9B">
        <w:rPr>
          <w:rFonts w:ascii="Times New Roman" w:hAnsi="Times New Roman" w:cs="Times New Roman"/>
          <w:sz w:val="24"/>
          <w:szCs w:val="24"/>
        </w:rPr>
        <w:t>l’application et profiter de ses services.</w:t>
      </w:r>
    </w:p>
    <w:p w14:paraId="2F62DC41" w14:textId="77777777" w:rsidR="00A4795A" w:rsidRDefault="00A4795A"/>
    <w:p w14:paraId="4B64FEF0" w14:textId="408D4B00" w:rsidR="007E028D" w:rsidRPr="00C9634E" w:rsidRDefault="00C9634E">
      <w:pPr>
        <w:rPr>
          <w:rFonts w:ascii="Times New Roman" w:hAnsi="Times New Roman" w:cs="Times New Roman"/>
          <w:sz w:val="24"/>
        </w:rPr>
      </w:pPr>
      <w:r w:rsidRPr="00C9634E">
        <w:rPr>
          <w:rFonts w:ascii="Times New Roman" w:hAnsi="Times New Roman" w:cs="Times New Roman"/>
          <w:sz w:val="24"/>
        </w:rPr>
        <w:t>L’interface d’authentification est présentée par la figure 25.</w:t>
      </w:r>
    </w:p>
    <w:p w14:paraId="7DE4AA0D" w14:textId="485CB154" w:rsidR="000F6ECB" w:rsidRDefault="000F6ECB"/>
    <w:p w14:paraId="270BC00E" w14:textId="6718143D" w:rsidR="000F6ECB" w:rsidRDefault="007C556F">
      <w:r>
        <w:rPr>
          <w:noProof/>
        </w:rPr>
        <w:drawing>
          <wp:inline distT="0" distB="0" distL="0" distR="0" wp14:anchorId="21CD4779" wp14:editId="72529AA2">
            <wp:extent cx="5760720" cy="24542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38A44C63" w14:textId="12134DAE" w:rsidR="000F6ECB" w:rsidRDefault="000F6ECB"/>
    <w:p w14:paraId="0997CC47" w14:textId="0054B65A" w:rsidR="000F6ECB" w:rsidRDefault="00C9634E">
      <w:r>
        <w:rPr>
          <w:noProof/>
        </w:rPr>
        <w:lastRenderedPageBreak/>
        <w:drawing>
          <wp:inline distT="0" distB="0" distL="0" distR="0" wp14:anchorId="4CE44E65" wp14:editId="57F997A5">
            <wp:extent cx="5525310" cy="298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529678" cy="2983051"/>
                    </a:xfrm>
                    <a:prstGeom prst="rect">
                      <a:avLst/>
                    </a:prstGeom>
                  </pic:spPr>
                </pic:pic>
              </a:graphicData>
            </a:graphic>
          </wp:inline>
        </w:drawing>
      </w:r>
    </w:p>
    <w:p w14:paraId="39047BB2" w14:textId="6CE9B9EE" w:rsidR="000F6ECB" w:rsidRDefault="000F6ECB"/>
    <w:p w14:paraId="2AE4F361" w14:textId="3F8DE208" w:rsidR="000F6ECB" w:rsidRPr="00C9634E" w:rsidRDefault="00C9634E">
      <w:pPr>
        <w:rPr>
          <w:rFonts w:ascii="Times New Roman" w:hAnsi="Times New Roman" w:cs="Times New Roman"/>
          <w:b/>
          <w:sz w:val="24"/>
          <w:szCs w:val="24"/>
        </w:rPr>
      </w:pPr>
      <w:r w:rsidRPr="00C9634E">
        <w:rPr>
          <w:rFonts w:ascii="Times New Roman" w:hAnsi="Times New Roman" w:cs="Times New Roman"/>
          <w:b/>
          <w:sz w:val="24"/>
          <w:szCs w:val="24"/>
        </w:rPr>
        <w:t>Interface de réinitialisation de mot de passe</w:t>
      </w:r>
    </w:p>
    <w:p w14:paraId="1117A50E" w14:textId="1B5E8783" w:rsidR="00166D01" w:rsidRDefault="00C9634E">
      <w:pPr>
        <w:rPr>
          <w:rFonts w:ascii="Times New Roman" w:hAnsi="Times New Roman" w:cs="Times New Roman"/>
          <w:sz w:val="24"/>
        </w:rPr>
      </w:pPr>
      <w:r w:rsidRPr="00C9634E">
        <w:rPr>
          <w:rFonts w:ascii="Times New Roman" w:hAnsi="Times New Roman" w:cs="Times New Roman"/>
          <w:sz w:val="24"/>
        </w:rPr>
        <w:t>Si un utilisateur est enregistré sur l'application mais ne peut pas se connecter car il a oublié son mot de passe, il a la possibilité de réinitialiser ce dernier.</w:t>
      </w:r>
    </w:p>
    <w:p w14:paraId="14817F8A" w14:textId="3ED80DBC" w:rsidR="00C9634E" w:rsidRDefault="00C9634E">
      <w:pPr>
        <w:rPr>
          <w:rFonts w:ascii="Times New Roman" w:hAnsi="Times New Roman" w:cs="Times New Roman"/>
          <w:sz w:val="24"/>
        </w:rPr>
      </w:pPr>
      <w:r w:rsidRPr="00C9634E">
        <w:rPr>
          <w:rFonts w:ascii="Times New Roman" w:hAnsi="Times New Roman" w:cs="Times New Roman"/>
          <w:sz w:val="24"/>
        </w:rPr>
        <w:t xml:space="preserve">Première étape, il clique sur </w:t>
      </w:r>
      <w:r>
        <w:rPr>
          <w:rFonts w:ascii="Times New Roman" w:hAnsi="Times New Roman" w:cs="Times New Roman"/>
          <w:sz w:val="24"/>
        </w:rPr>
        <w:t xml:space="preserve">« Mot de passe oublié ? » </w:t>
      </w:r>
      <w:r w:rsidRPr="00C9634E">
        <w:rPr>
          <w:rFonts w:ascii="Times New Roman" w:hAnsi="Times New Roman" w:cs="Times New Roman"/>
          <w:sz w:val="24"/>
        </w:rPr>
        <w:t>de l’interface d’authentification (figure 2</w:t>
      </w:r>
      <w:r>
        <w:rPr>
          <w:rFonts w:ascii="Times New Roman" w:hAnsi="Times New Roman" w:cs="Times New Roman"/>
          <w:sz w:val="24"/>
        </w:rPr>
        <w:t>6</w:t>
      </w:r>
      <w:r w:rsidRPr="00C9634E">
        <w:rPr>
          <w:rFonts w:ascii="Times New Roman" w:hAnsi="Times New Roman" w:cs="Times New Roman"/>
          <w:sz w:val="24"/>
        </w:rPr>
        <w:t>).</w:t>
      </w:r>
    </w:p>
    <w:p w14:paraId="0193B5A0" w14:textId="3DDB2A49" w:rsidR="00C9634E" w:rsidRDefault="00C9634E">
      <w:pPr>
        <w:rPr>
          <w:rFonts w:ascii="Times New Roman" w:hAnsi="Times New Roman" w:cs="Times New Roman"/>
          <w:sz w:val="24"/>
        </w:rPr>
      </w:pPr>
      <w:r w:rsidRPr="00C9634E">
        <w:rPr>
          <w:rFonts w:ascii="Times New Roman" w:hAnsi="Times New Roman" w:cs="Times New Roman"/>
          <w:sz w:val="24"/>
        </w:rPr>
        <w:t>L’interface de la figure 2</w:t>
      </w:r>
      <w:r>
        <w:rPr>
          <w:rFonts w:ascii="Times New Roman" w:hAnsi="Times New Roman" w:cs="Times New Roman"/>
          <w:sz w:val="24"/>
        </w:rPr>
        <w:t>6</w:t>
      </w:r>
      <w:r w:rsidRPr="00C9634E">
        <w:rPr>
          <w:rFonts w:ascii="Times New Roman" w:hAnsi="Times New Roman" w:cs="Times New Roman"/>
          <w:sz w:val="24"/>
        </w:rPr>
        <w:t xml:space="preserve"> lui sera affichée pour lui demander de saisir son adresse électronique.</w:t>
      </w:r>
    </w:p>
    <w:p w14:paraId="249039DF" w14:textId="0C309497" w:rsidR="00C9634E" w:rsidRPr="00C9634E" w:rsidRDefault="00C9634E">
      <w:pPr>
        <w:rPr>
          <w:rFonts w:ascii="Times New Roman" w:hAnsi="Times New Roman" w:cs="Times New Roman"/>
          <w:sz w:val="24"/>
        </w:rPr>
      </w:pPr>
      <w:r>
        <w:rPr>
          <w:noProof/>
        </w:rPr>
        <w:drawing>
          <wp:inline distT="0" distB="0" distL="0" distR="0" wp14:anchorId="3EC10FDD" wp14:editId="0F8A752B">
            <wp:extent cx="5468891" cy="286767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5-17 150710.png"/>
                    <pic:cNvPicPr/>
                  </pic:nvPicPr>
                  <pic:blipFill>
                    <a:blip r:embed="rId59">
                      <a:extLst>
                        <a:ext uri="{28A0092B-C50C-407E-A947-70E740481C1C}">
                          <a14:useLocalDpi xmlns:a14="http://schemas.microsoft.com/office/drawing/2010/main" val="0"/>
                        </a:ext>
                      </a:extLst>
                    </a:blip>
                    <a:stretch>
                      <a:fillRect/>
                    </a:stretch>
                  </pic:blipFill>
                  <pic:spPr>
                    <a:xfrm>
                      <a:off x="0" y="0"/>
                      <a:ext cx="5471191" cy="2868877"/>
                    </a:xfrm>
                    <a:prstGeom prst="rect">
                      <a:avLst/>
                    </a:prstGeom>
                  </pic:spPr>
                </pic:pic>
              </a:graphicData>
            </a:graphic>
          </wp:inline>
        </w:drawing>
      </w:r>
    </w:p>
    <w:p w14:paraId="75F39D31"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 demande de réinitialisation de mot de passe est effectuée, l’utilisateur reçoit un</w:t>
      </w:r>
    </w:p>
    <w:p w14:paraId="4B9BB024" w14:textId="50165EC6"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nouveau</w:t>
      </w:r>
      <w:proofErr w:type="gramEnd"/>
      <w:r w:rsidRPr="0069721E">
        <w:rPr>
          <w:rFonts w:ascii="Times New Roman" w:hAnsi="Times New Roman" w:cs="Times New Roman"/>
          <w:sz w:val="24"/>
        </w:rPr>
        <w:t xml:space="preserve"> mot de passe sur leur mail comme montrée par la figure 2</w:t>
      </w:r>
      <w:r>
        <w:rPr>
          <w:rFonts w:ascii="Times New Roman" w:hAnsi="Times New Roman" w:cs="Times New Roman"/>
          <w:sz w:val="24"/>
        </w:rPr>
        <w:t>7</w:t>
      </w:r>
      <w:r w:rsidRPr="0069721E">
        <w:rPr>
          <w:rFonts w:ascii="Times New Roman" w:hAnsi="Times New Roman" w:cs="Times New Roman"/>
          <w:sz w:val="24"/>
        </w:rPr>
        <w:t>.</w:t>
      </w:r>
    </w:p>
    <w:p w14:paraId="470A704D" w14:textId="77777777" w:rsidR="0069721E" w:rsidRDefault="0069721E" w:rsidP="0069721E">
      <w:pPr>
        <w:rPr>
          <w:rFonts w:ascii="Times New Roman" w:hAnsi="Times New Roman" w:cs="Times New Roman"/>
          <w:sz w:val="24"/>
        </w:rPr>
      </w:pPr>
    </w:p>
    <w:p w14:paraId="6990D57B" w14:textId="76830725" w:rsidR="0069721E" w:rsidRDefault="0069721E" w:rsidP="0069721E">
      <w:pPr>
        <w:rPr>
          <w:rFonts w:ascii="Times New Roman" w:hAnsi="Times New Roman" w:cs="Times New Roman"/>
          <w:b/>
          <w:sz w:val="24"/>
        </w:rPr>
      </w:pPr>
      <w:r w:rsidRPr="0069721E">
        <w:rPr>
          <w:rFonts w:ascii="Times New Roman" w:hAnsi="Times New Roman" w:cs="Times New Roman"/>
          <w:b/>
          <w:sz w:val="24"/>
        </w:rPr>
        <w:lastRenderedPageBreak/>
        <w:t>Interface mail de nouveau mot de passe :</w:t>
      </w:r>
    </w:p>
    <w:p w14:paraId="1BB61A18" w14:textId="3413C3BE" w:rsidR="0069721E" w:rsidRDefault="0069721E" w:rsidP="0069721E">
      <w:pPr>
        <w:rPr>
          <w:rFonts w:ascii="Times New Roman" w:hAnsi="Times New Roman" w:cs="Times New Roman"/>
          <w:b/>
          <w:sz w:val="24"/>
        </w:rPr>
      </w:pPr>
    </w:p>
    <w:p w14:paraId="75490C43" w14:textId="0E68680B" w:rsidR="0069721E" w:rsidRDefault="0069721E" w:rsidP="0069721E">
      <w:pPr>
        <w:rPr>
          <w:rFonts w:ascii="Times New Roman" w:hAnsi="Times New Roman" w:cs="Times New Roman"/>
          <w:b/>
          <w:sz w:val="24"/>
        </w:rPr>
      </w:pPr>
    </w:p>
    <w:p w14:paraId="566C31A8" w14:textId="0FB9D4B3" w:rsidR="0069721E" w:rsidRDefault="0069721E" w:rsidP="0069721E">
      <w:pPr>
        <w:rPr>
          <w:rFonts w:ascii="Times New Roman" w:hAnsi="Times New Roman" w:cs="Times New Roman"/>
          <w:b/>
          <w:sz w:val="24"/>
        </w:rPr>
      </w:pPr>
    </w:p>
    <w:p w14:paraId="5CBCCDDA"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Administrateur »</w:t>
      </w:r>
    </w:p>
    <w:p w14:paraId="52320B72" w14:textId="77777777" w:rsidR="0069721E" w:rsidRPr="0069721E" w:rsidRDefault="0069721E" w:rsidP="0069721E">
      <w:pPr>
        <w:rPr>
          <w:rFonts w:ascii="Times New Roman" w:hAnsi="Times New Roman" w:cs="Times New Roman"/>
          <w:sz w:val="24"/>
        </w:rPr>
      </w:pPr>
    </w:p>
    <w:p w14:paraId="64EDF9CA"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l’administrateur a été identifié, cette interface permet à l’administrateur de gérer les</w:t>
      </w:r>
    </w:p>
    <w:p w14:paraId="67218242" w14:textId="1B654E13"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utilisateurs</w:t>
      </w:r>
      <w:proofErr w:type="gramEnd"/>
      <w:r w:rsidRPr="0069721E">
        <w:rPr>
          <w:rFonts w:ascii="Times New Roman" w:hAnsi="Times New Roman" w:cs="Times New Roman"/>
          <w:sz w:val="24"/>
        </w:rPr>
        <w:t>.</w:t>
      </w:r>
    </w:p>
    <w:p w14:paraId="1870EA19" w14:textId="3ED18797" w:rsidR="0069721E" w:rsidRDefault="0069721E" w:rsidP="0069721E">
      <w:pPr>
        <w:rPr>
          <w:rFonts w:ascii="Times New Roman" w:hAnsi="Times New Roman" w:cs="Times New Roman"/>
          <w:sz w:val="24"/>
        </w:rPr>
      </w:pPr>
    </w:p>
    <w:p w14:paraId="3A4269BF"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Gestion des utilisateurs »</w:t>
      </w:r>
    </w:p>
    <w:p w14:paraId="20DF8D12" w14:textId="77777777" w:rsidR="0069721E" w:rsidRPr="0069721E" w:rsidRDefault="0069721E" w:rsidP="0069721E">
      <w:pPr>
        <w:rPr>
          <w:rFonts w:ascii="Times New Roman" w:hAnsi="Times New Roman" w:cs="Times New Roman"/>
          <w:sz w:val="24"/>
        </w:rPr>
      </w:pPr>
    </w:p>
    <w:p w14:paraId="4781E173" w14:textId="06862F21"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Cette interface englobe les opérations classiques qui peuvent être exécutées par l’administrateur</w:t>
      </w:r>
      <w:r>
        <w:rPr>
          <w:rFonts w:ascii="Times New Roman" w:hAnsi="Times New Roman" w:cs="Times New Roman"/>
          <w:sz w:val="24"/>
        </w:rPr>
        <w:t xml:space="preserve"> </w:t>
      </w:r>
      <w:r w:rsidRPr="0069721E">
        <w:rPr>
          <w:rFonts w:ascii="Times New Roman" w:hAnsi="Times New Roman" w:cs="Times New Roman"/>
          <w:sz w:val="24"/>
        </w:rPr>
        <w:t>sur un utilisateur tel que l’ajout, la modification, la suppression, la consultation et la recherche.</w:t>
      </w:r>
    </w:p>
    <w:p w14:paraId="074B82C7" w14:textId="5E677C18" w:rsidR="0069721E" w:rsidRDefault="0069721E" w:rsidP="0069721E">
      <w:pPr>
        <w:rPr>
          <w:rFonts w:ascii="Times New Roman" w:hAnsi="Times New Roman" w:cs="Times New Roman"/>
          <w:sz w:val="24"/>
        </w:rPr>
      </w:pPr>
      <w:r w:rsidRPr="0069721E">
        <w:rPr>
          <w:rFonts w:ascii="Times New Roman" w:hAnsi="Times New Roman" w:cs="Times New Roman"/>
          <w:sz w:val="24"/>
        </w:rPr>
        <w:t>La figure 2</w:t>
      </w:r>
      <w:r>
        <w:rPr>
          <w:rFonts w:ascii="Times New Roman" w:hAnsi="Times New Roman" w:cs="Times New Roman"/>
          <w:sz w:val="24"/>
        </w:rPr>
        <w:t>8</w:t>
      </w:r>
      <w:r w:rsidRPr="0069721E">
        <w:rPr>
          <w:rFonts w:ascii="Times New Roman" w:hAnsi="Times New Roman" w:cs="Times New Roman"/>
          <w:sz w:val="24"/>
        </w:rPr>
        <w:t xml:space="preserve"> décrit l’interface gestion utilisateurs</w:t>
      </w:r>
      <w:r>
        <w:rPr>
          <w:rFonts w:ascii="Times New Roman" w:hAnsi="Times New Roman" w:cs="Times New Roman"/>
          <w:sz w:val="24"/>
        </w:rPr>
        <w:t> :</w:t>
      </w:r>
    </w:p>
    <w:p w14:paraId="43109509" w14:textId="77777777" w:rsidR="0069721E" w:rsidRPr="0069721E" w:rsidRDefault="0069721E" w:rsidP="0069721E">
      <w:pPr>
        <w:rPr>
          <w:rFonts w:ascii="Times New Roman" w:hAnsi="Times New Roman" w:cs="Times New Roman"/>
          <w:sz w:val="24"/>
        </w:rPr>
      </w:pPr>
    </w:p>
    <w:p w14:paraId="2131A355" w14:textId="77777777" w:rsidR="00151C08" w:rsidRPr="00151C08" w:rsidRDefault="00151C08" w:rsidP="00151C08">
      <w:pPr>
        <w:rPr>
          <w:rFonts w:ascii="Times New Roman" w:hAnsi="Times New Roman" w:cs="Times New Roman"/>
          <w:b/>
          <w:sz w:val="32"/>
          <w:szCs w:val="32"/>
        </w:rPr>
      </w:pPr>
      <w:r w:rsidRPr="00151C08">
        <w:rPr>
          <w:rFonts w:ascii="Times New Roman" w:hAnsi="Times New Roman" w:cs="Times New Roman"/>
          <w:b/>
          <w:sz w:val="32"/>
          <w:szCs w:val="32"/>
        </w:rPr>
        <w:t>V. Conclusion :</w:t>
      </w:r>
    </w:p>
    <w:p w14:paraId="32FA0F1D" w14:textId="50A70F45" w:rsidR="00166D01" w:rsidRPr="00151C08" w:rsidRDefault="00151C08" w:rsidP="00151C08">
      <w:pPr>
        <w:rPr>
          <w:rFonts w:ascii="Times New Roman" w:hAnsi="Times New Roman" w:cs="Times New Roman"/>
          <w:sz w:val="24"/>
          <w:szCs w:val="24"/>
        </w:rPr>
      </w:pPr>
      <w:r w:rsidRPr="00151C08">
        <w:rPr>
          <w:rFonts w:ascii="Times New Roman" w:hAnsi="Times New Roman" w:cs="Times New Roman"/>
          <w:sz w:val="24"/>
          <w:szCs w:val="24"/>
        </w:rPr>
        <w:t>Ce chapitre est le compte rendu du premier sprint qui a comme objectif de montrer la gestion</w:t>
      </w:r>
      <w:r>
        <w:rPr>
          <w:rFonts w:ascii="Times New Roman" w:hAnsi="Times New Roman" w:cs="Times New Roman"/>
          <w:sz w:val="24"/>
          <w:szCs w:val="24"/>
        </w:rPr>
        <w:t xml:space="preserve"> </w:t>
      </w:r>
      <w:r w:rsidRPr="00151C08">
        <w:rPr>
          <w:rFonts w:ascii="Times New Roman" w:hAnsi="Times New Roman" w:cs="Times New Roman"/>
          <w:sz w:val="24"/>
          <w:szCs w:val="24"/>
        </w:rPr>
        <w:t>d’utilisateurs des cotés administrateur et la gestion de</w:t>
      </w:r>
      <w:r>
        <w:rPr>
          <w:rFonts w:ascii="Times New Roman" w:hAnsi="Times New Roman" w:cs="Times New Roman"/>
          <w:sz w:val="24"/>
          <w:szCs w:val="24"/>
        </w:rPr>
        <w:t xml:space="preserve">s équipements </w:t>
      </w:r>
      <w:r w:rsidRPr="00151C08">
        <w:rPr>
          <w:rFonts w:ascii="Times New Roman" w:hAnsi="Times New Roman" w:cs="Times New Roman"/>
          <w:sz w:val="24"/>
          <w:szCs w:val="24"/>
        </w:rPr>
        <w:t xml:space="preserve">de côté </w:t>
      </w:r>
      <w:r>
        <w:rPr>
          <w:rFonts w:ascii="Times New Roman" w:hAnsi="Times New Roman" w:cs="Times New Roman"/>
          <w:sz w:val="24"/>
          <w:szCs w:val="24"/>
        </w:rPr>
        <w:t>chef d’équipe</w:t>
      </w:r>
      <w:r w:rsidRPr="00151C08">
        <w:rPr>
          <w:rFonts w:ascii="Times New Roman" w:hAnsi="Times New Roman" w:cs="Times New Roman"/>
          <w:sz w:val="24"/>
          <w:szCs w:val="24"/>
        </w:rPr>
        <w:t xml:space="preserve"> et dans</w:t>
      </w:r>
      <w:r>
        <w:rPr>
          <w:rFonts w:ascii="Times New Roman" w:hAnsi="Times New Roman" w:cs="Times New Roman"/>
          <w:sz w:val="24"/>
          <w:szCs w:val="24"/>
        </w:rPr>
        <w:t xml:space="preserve"> </w:t>
      </w:r>
      <w:r w:rsidRPr="00151C08">
        <w:rPr>
          <w:rFonts w:ascii="Times New Roman" w:hAnsi="Times New Roman" w:cs="Times New Roman"/>
          <w:sz w:val="24"/>
          <w:szCs w:val="24"/>
        </w:rPr>
        <w:t>lequel nous avons présenté le Backlog produit, la conception et la revue du sprint. Dans le chapitre suivant nous allons mettre l’accent sur le deuxième sprint qui est la gestion des</w:t>
      </w:r>
      <w:r>
        <w:rPr>
          <w:rFonts w:ascii="Times New Roman" w:hAnsi="Times New Roman" w:cs="Times New Roman"/>
          <w:sz w:val="24"/>
          <w:szCs w:val="24"/>
        </w:rPr>
        <w:t xml:space="preserve"> interventions.</w:t>
      </w:r>
    </w:p>
    <w:p w14:paraId="4F802475" w14:textId="4900F84E" w:rsidR="00151C08" w:rsidRDefault="00151C08"/>
    <w:p w14:paraId="4542ABC4" w14:textId="77777777" w:rsidR="00151C08" w:rsidRDefault="00151C08">
      <w:r>
        <w:br w:type="page"/>
      </w:r>
    </w:p>
    <w:p w14:paraId="2258F021" w14:textId="3E3FB154" w:rsidR="00166D01" w:rsidRPr="007C556F" w:rsidRDefault="00151C08">
      <w:pPr>
        <w:rPr>
          <w:rFonts w:ascii="Times New Roman" w:hAnsi="Times New Roman" w:cs="Times New Roman"/>
          <w:b/>
          <w:sz w:val="32"/>
          <w:szCs w:val="32"/>
        </w:rPr>
      </w:pPr>
      <w:r w:rsidRPr="007C556F">
        <w:rPr>
          <w:rFonts w:ascii="Times New Roman" w:hAnsi="Times New Roman" w:cs="Times New Roman"/>
          <w:b/>
          <w:sz w:val="32"/>
          <w:szCs w:val="32"/>
        </w:rPr>
        <w:lastRenderedPageBreak/>
        <w:t>CHAPITRE 4 : Gestion des Interventions</w:t>
      </w:r>
    </w:p>
    <w:p w14:paraId="4A1FBA6D" w14:textId="77777777" w:rsidR="00151C08" w:rsidRPr="00151C08" w:rsidRDefault="00151C08" w:rsidP="001B287B">
      <w:pPr>
        <w:rPr>
          <w:rFonts w:ascii="Times New Roman" w:hAnsi="Times New Roman" w:cs="Times New Roman"/>
          <w:sz w:val="24"/>
          <w:szCs w:val="24"/>
        </w:rPr>
      </w:pPr>
    </w:p>
    <w:p w14:paraId="15E7281E" w14:textId="7F196CE3" w:rsidR="00151C08" w:rsidRPr="001B287B" w:rsidRDefault="00151C08" w:rsidP="001B287B">
      <w:pPr>
        <w:pStyle w:val="ListParagraph"/>
        <w:numPr>
          <w:ilvl w:val="0"/>
          <w:numId w:val="38"/>
        </w:numPr>
        <w:ind w:left="0" w:firstLine="0"/>
        <w:rPr>
          <w:rFonts w:ascii="Times New Roman" w:hAnsi="Times New Roman" w:cs="Times New Roman"/>
          <w:b/>
          <w:sz w:val="32"/>
          <w:szCs w:val="32"/>
        </w:rPr>
      </w:pPr>
      <w:r w:rsidRPr="001B287B">
        <w:rPr>
          <w:rFonts w:ascii="Times New Roman" w:hAnsi="Times New Roman" w:cs="Times New Roman"/>
          <w:b/>
          <w:sz w:val="32"/>
          <w:szCs w:val="32"/>
        </w:rPr>
        <w:t>Introduction</w:t>
      </w:r>
    </w:p>
    <w:p w14:paraId="400AF302" w14:textId="77777777" w:rsidR="001B287B" w:rsidRPr="001B287B" w:rsidRDefault="001B287B" w:rsidP="001B287B">
      <w:pPr>
        <w:rPr>
          <w:rFonts w:ascii="Times New Roman" w:hAnsi="Times New Roman" w:cs="Times New Roman"/>
          <w:b/>
          <w:sz w:val="32"/>
          <w:szCs w:val="32"/>
        </w:rPr>
      </w:pPr>
    </w:p>
    <w:p w14:paraId="57EE9603" w14:textId="58791853" w:rsidR="00166D01" w:rsidRDefault="00151C08" w:rsidP="001B287B">
      <w:pPr>
        <w:rPr>
          <w:rFonts w:ascii="Times New Roman" w:hAnsi="Times New Roman" w:cs="Times New Roman"/>
          <w:sz w:val="24"/>
          <w:szCs w:val="24"/>
        </w:rPr>
      </w:pPr>
      <w:r w:rsidRPr="00151C08">
        <w:rPr>
          <w:rFonts w:ascii="Times New Roman" w:hAnsi="Times New Roman" w:cs="Times New Roman"/>
          <w:sz w:val="24"/>
          <w:szCs w:val="24"/>
        </w:rPr>
        <w:t xml:space="preserve">Le 2ème sprint de ce travail est la Gestion des </w:t>
      </w:r>
      <w:r w:rsidR="009E1985">
        <w:rPr>
          <w:rFonts w:ascii="Times New Roman" w:hAnsi="Times New Roman" w:cs="Times New Roman"/>
          <w:sz w:val="24"/>
          <w:szCs w:val="24"/>
        </w:rPr>
        <w:t>interventions</w:t>
      </w:r>
      <w:r w:rsidRPr="00151C08">
        <w:rPr>
          <w:rFonts w:ascii="Times New Roman" w:hAnsi="Times New Roman" w:cs="Times New Roman"/>
          <w:sz w:val="24"/>
          <w:szCs w:val="24"/>
        </w:rPr>
        <w:t>. Dans ce chapitre, nous allons traiter les</w:t>
      </w:r>
      <w:r w:rsidR="001B287B">
        <w:rPr>
          <w:rFonts w:ascii="Times New Roman" w:hAnsi="Times New Roman" w:cs="Times New Roman"/>
          <w:sz w:val="24"/>
          <w:szCs w:val="24"/>
        </w:rPr>
        <w:t xml:space="preserve"> étapes d’affecter une intervention au technicien qu’il doit la faire</w:t>
      </w:r>
      <w:r w:rsidRPr="00151C08">
        <w:rPr>
          <w:rFonts w:ascii="Times New Roman" w:hAnsi="Times New Roman" w:cs="Times New Roman"/>
          <w:sz w:val="24"/>
          <w:szCs w:val="24"/>
        </w:rPr>
        <w:t>. Tout</w:t>
      </w:r>
      <w:r w:rsidR="001B287B">
        <w:rPr>
          <w:rFonts w:ascii="Times New Roman" w:hAnsi="Times New Roman" w:cs="Times New Roman"/>
          <w:sz w:val="24"/>
          <w:szCs w:val="24"/>
        </w:rPr>
        <w:t xml:space="preserve"> </w:t>
      </w:r>
      <w:r w:rsidRPr="00151C08">
        <w:rPr>
          <w:rFonts w:ascii="Times New Roman" w:hAnsi="Times New Roman" w:cs="Times New Roman"/>
          <w:sz w:val="24"/>
          <w:szCs w:val="24"/>
        </w:rPr>
        <w:t>d’abord, nous allons définir le backlog spécifique de ce sprint. Ensuite, nous interprétons les</w:t>
      </w:r>
      <w:r w:rsidR="001B287B">
        <w:rPr>
          <w:rFonts w:ascii="Times New Roman" w:hAnsi="Times New Roman" w:cs="Times New Roman"/>
          <w:sz w:val="24"/>
          <w:szCs w:val="24"/>
        </w:rPr>
        <w:t xml:space="preserve"> </w:t>
      </w:r>
      <w:r w:rsidRPr="00151C08">
        <w:rPr>
          <w:rFonts w:ascii="Times New Roman" w:hAnsi="Times New Roman" w:cs="Times New Roman"/>
          <w:sz w:val="24"/>
          <w:szCs w:val="24"/>
        </w:rPr>
        <w:t>différents diagrammes de la conception (diagramme des cas d’utilisation, diagramme des</w:t>
      </w:r>
      <w:r w:rsidR="001B287B">
        <w:rPr>
          <w:rFonts w:ascii="Times New Roman" w:hAnsi="Times New Roman" w:cs="Times New Roman"/>
          <w:sz w:val="24"/>
          <w:szCs w:val="24"/>
        </w:rPr>
        <w:t xml:space="preserve"> </w:t>
      </w:r>
      <w:r w:rsidRPr="00151C08">
        <w:rPr>
          <w:rFonts w:ascii="Times New Roman" w:hAnsi="Times New Roman" w:cs="Times New Roman"/>
          <w:sz w:val="24"/>
          <w:szCs w:val="24"/>
        </w:rPr>
        <w:t>classes, diagramme des séquences), en arrivant par la suite, à la description des interfaces de</w:t>
      </w:r>
      <w:r w:rsidR="001B287B">
        <w:rPr>
          <w:rFonts w:ascii="Times New Roman" w:hAnsi="Times New Roman" w:cs="Times New Roman"/>
          <w:sz w:val="24"/>
          <w:szCs w:val="24"/>
        </w:rPr>
        <w:t xml:space="preserve"> </w:t>
      </w:r>
      <w:r w:rsidRPr="00151C08">
        <w:rPr>
          <w:rFonts w:ascii="Times New Roman" w:hAnsi="Times New Roman" w:cs="Times New Roman"/>
          <w:sz w:val="24"/>
          <w:szCs w:val="24"/>
        </w:rPr>
        <w:t xml:space="preserve">l’application et </w:t>
      </w:r>
      <w:r w:rsidR="001B287B" w:rsidRPr="00151C08">
        <w:rPr>
          <w:rFonts w:ascii="Times New Roman" w:hAnsi="Times New Roman" w:cs="Times New Roman"/>
          <w:sz w:val="24"/>
          <w:szCs w:val="24"/>
        </w:rPr>
        <w:t>à la revue</w:t>
      </w:r>
      <w:r w:rsidRPr="00151C08">
        <w:rPr>
          <w:rFonts w:ascii="Times New Roman" w:hAnsi="Times New Roman" w:cs="Times New Roman"/>
          <w:sz w:val="24"/>
          <w:szCs w:val="24"/>
        </w:rPr>
        <w:t xml:space="preserve"> de ce sprint.</w:t>
      </w:r>
    </w:p>
    <w:p w14:paraId="38A711BA" w14:textId="77777777" w:rsidR="001B287B" w:rsidRDefault="001B287B" w:rsidP="001B287B">
      <w:pPr>
        <w:rPr>
          <w:rFonts w:ascii="Times New Roman" w:hAnsi="Times New Roman" w:cs="Times New Roman"/>
          <w:sz w:val="24"/>
          <w:szCs w:val="24"/>
        </w:rPr>
      </w:pPr>
    </w:p>
    <w:p w14:paraId="1539AD2C" w14:textId="5DBAB5FA" w:rsidR="001B287B" w:rsidRPr="001B287B" w:rsidRDefault="001B287B" w:rsidP="001B287B">
      <w:pPr>
        <w:pStyle w:val="ListParagraph"/>
        <w:numPr>
          <w:ilvl w:val="0"/>
          <w:numId w:val="38"/>
        </w:numPr>
        <w:ind w:left="0"/>
        <w:rPr>
          <w:rFonts w:ascii="Times New Roman" w:hAnsi="Times New Roman" w:cs="Times New Roman"/>
          <w:b/>
          <w:sz w:val="32"/>
          <w:szCs w:val="32"/>
        </w:rPr>
      </w:pPr>
      <w:r w:rsidRPr="001B287B">
        <w:rPr>
          <w:rFonts w:ascii="Times New Roman" w:hAnsi="Times New Roman" w:cs="Times New Roman"/>
          <w:b/>
          <w:sz w:val="32"/>
          <w:szCs w:val="32"/>
        </w:rPr>
        <w:t>Backlog du sprint « 2 »</w:t>
      </w:r>
    </w:p>
    <w:p w14:paraId="519BB6A5" w14:textId="77777777" w:rsidR="001B287B" w:rsidRPr="001B287B" w:rsidRDefault="001B287B" w:rsidP="001B287B">
      <w:pPr>
        <w:pStyle w:val="ListParagraph"/>
        <w:ind w:left="0"/>
        <w:rPr>
          <w:rFonts w:ascii="Times New Roman" w:hAnsi="Times New Roman" w:cs="Times New Roman"/>
          <w:b/>
          <w:sz w:val="32"/>
          <w:szCs w:val="32"/>
        </w:rPr>
      </w:pPr>
    </w:p>
    <w:p w14:paraId="04A92F3F" w14:textId="499EB3C1" w:rsidR="00166D01" w:rsidRDefault="001B287B" w:rsidP="001B287B">
      <w:pPr>
        <w:rPr>
          <w:rFonts w:ascii="Times New Roman" w:hAnsi="Times New Roman" w:cs="Times New Roman"/>
          <w:sz w:val="24"/>
          <w:szCs w:val="24"/>
        </w:rPr>
      </w:pPr>
      <w:r w:rsidRPr="001B287B">
        <w:rPr>
          <w:rFonts w:ascii="Times New Roman" w:hAnsi="Times New Roman" w:cs="Times New Roman"/>
          <w:sz w:val="24"/>
          <w:szCs w:val="24"/>
        </w:rPr>
        <w:t>Le tableau 12 représente le Backlog du 2ème sprint. Chaque thème de ce Backlog est constitué</w:t>
      </w:r>
      <w:r>
        <w:rPr>
          <w:rFonts w:ascii="Times New Roman" w:hAnsi="Times New Roman" w:cs="Times New Roman"/>
          <w:sz w:val="24"/>
          <w:szCs w:val="24"/>
        </w:rPr>
        <w:t xml:space="preserve"> </w:t>
      </w:r>
      <w:r w:rsidRPr="001B287B">
        <w:rPr>
          <w:rFonts w:ascii="Times New Roman" w:hAnsi="Times New Roman" w:cs="Times New Roman"/>
          <w:sz w:val="24"/>
          <w:szCs w:val="24"/>
        </w:rPr>
        <w:t>d’une user story. Une user story est définie par un identifiant ID et un ordre d’importance de</w:t>
      </w:r>
      <w:r>
        <w:rPr>
          <w:rFonts w:ascii="Times New Roman" w:hAnsi="Times New Roman" w:cs="Times New Roman"/>
          <w:sz w:val="24"/>
          <w:szCs w:val="24"/>
        </w:rPr>
        <w:t xml:space="preserve"> </w:t>
      </w:r>
      <w:r w:rsidRPr="001B287B">
        <w:rPr>
          <w:rFonts w:ascii="Times New Roman" w:hAnsi="Times New Roman" w:cs="Times New Roman"/>
          <w:sz w:val="24"/>
          <w:szCs w:val="24"/>
        </w:rPr>
        <w:t>réalisation.</w:t>
      </w:r>
    </w:p>
    <w:p w14:paraId="6862BC51" w14:textId="77777777" w:rsidR="002F59DA" w:rsidRPr="001B287B" w:rsidRDefault="002F59DA" w:rsidP="001B287B">
      <w:pPr>
        <w:rPr>
          <w:rFonts w:ascii="Times New Roman" w:hAnsi="Times New Roman" w:cs="Times New Roman"/>
          <w:sz w:val="24"/>
          <w:szCs w:val="24"/>
        </w:rPr>
      </w:pPr>
    </w:p>
    <w:tbl>
      <w:tblPr>
        <w:tblStyle w:val="TableGrid"/>
        <w:tblW w:w="9274" w:type="dxa"/>
        <w:tblLook w:val="04A0" w:firstRow="1" w:lastRow="0" w:firstColumn="1" w:lastColumn="0" w:noHBand="0" w:noVBand="1"/>
      </w:tblPr>
      <w:tblGrid>
        <w:gridCol w:w="2896"/>
        <w:gridCol w:w="580"/>
        <w:gridCol w:w="3479"/>
        <w:gridCol w:w="2319"/>
      </w:tblGrid>
      <w:tr w:rsidR="001B287B" w14:paraId="2728E206" w14:textId="77777777" w:rsidTr="00FD3490">
        <w:trPr>
          <w:trHeight w:val="585"/>
        </w:trPr>
        <w:tc>
          <w:tcPr>
            <w:tcW w:w="2896" w:type="dxa"/>
          </w:tcPr>
          <w:p w14:paraId="35C5649C" w14:textId="25358B64"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Thème</w:t>
            </w:r>
          </w:p>
        </w:tc>
        <w:tc>
          <w:tcPr>
            <w:tcW w:w="580" w:type="dxa"/>
          </w:tcPr>
          <w:p w14:paraId="70B17329" w14:textId="60BF7AEE"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ID</w:t>
            </w:r>
          </w:p>
        </w:tc>
        <w:tc>
          <w:tcPr>
            <w:tcW w:w="3479" w:type="dxa"/>
          </w:tcPr>
          <w:p w14:paraId="629BD877" w14:textId="4D69E4C7"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User story</w:t>
            </w:r>
          </w:p>
        </w:tc>
        <w:tc>
          <w:tcPr>
            <w:tcW w:w="2319" w:type="dxa"/>
          </w:tcPr>
          <w:p w14:paraId="0FCC2EB7" w14:textId="5041C2CA"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Importance</w:t>
            </w:r>
          </w:p>
        </w:tc>
      </w:tr>
      <w:tr w:rsidR="00FD3490" w14:paraId="4522E8A1" w14:textId="77777777" w:rsidTr="00FD3490">
        <w:trPr>
          <w:trHeight w:val="551"/>
        </w:trPr>
        <w:tc>
          <w:tcPr>
            <w:tcW w:w="2896" w:type="dxa"/>
            <w:vMerge w:val="restart"/>
          </w:tcPr>
          <w:p w14:paraId="76886234" w14:textId="77777777" w:rsidR="00FD3490" w:rsidRDefault="00FD3490" w:rsidP="00FD3490">
            <w:pPr>
              <w:jc w:val="center"/>
              <w:rPr>
                <w:rFonts w:ascii="Times New Roman" w:hAnsi="Times New Roman" w:cs="Times New Roman"/>
                <w:b/>
                <w:sz w:val="24"/>
              </w:rPr>
            </w:pPr>
          </w:p>
          <w:p w14:paraId="6335893F" w14:textId="77777777" w:rsidR="00FD3490" w:rsidRDefault="00FD3490" w:rsidP="00FD3490">
            <w:pPr>
              <w:jc w:val="center"/>
              <w:rPr>
                <w:rFonts w:ascii="Times New Roman" w:hAnsi="Times New Roman" w:cs="Times New Roman"/>
                <w:b/>
                <w:sz w:val="24"/>
              </w:rPr>
            </w:pPr>
          </w:p>
          <w:p w14:paraId="6673B4DA" w14:textId="53AF02CA"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interventions</w:t>
            </w:r>
          </w:p>
        </w:tc>
        <w:tc>
          <w:tcPr>
            <w:tcW w:w="580" w:type="dxa"/>
          </w:tcPr>
          <w:p w14:paraId="7FEE03A1" w14:textId="5F3A45C9"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1.1</w:t>
            </w:r>
          </w:p>
        </w:tc>
        <w:tc>
          <w:tcPr>
            <w:tcW w:w="3479" w:type="dxa"/>
          </w:tcPr>
          <w:p w14:paraId="690E4207" w14:textId="6687967D"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En tant qu’un utilisateur,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interventions</w:t>
            </w:r>
            <w:r w:rsidRPr="00FD3490">
              <w:rPr>
                <w:rFonts w:ascii="Times New Roman" w:hAnsi="Times New Roman" w:cs="Times New Roman"/>
                <w:sz w:val="24"/>
              </w:rPr>
              <w:t>.</w:t>
            </w:r>
          </w:p>
        </w:tc>
        <w:tc>
          <w:tcPr>
            <w:tcW w:w="2319" w:type="dxa"/>
          </w:tcPr>
          <w:p w14:paraId="63080133" w14:textId="11BDB21F" w:rsidR="00FD3490" w:rsidRPr="00FD3490" w:rsidRDefault="00FD3490" w:rsidP="00FD3490">
            <w:pPr>
              <w:jc w:val="center"/>
              <w:rPr>
                <w:rFonts w:ascii="Times New Roman" w:hAnsi="Times New Roman" w:cs="Times New Roman"/>
                <w:sz w:val="24"/>
              </w:rPr>
            </w:pPr>
            <w:r w:rsidRPr="00FD3490">
              <w:rPr>
                <w:rFonts w:ascii="Times New Roman" w:hAnsi="Times New Roman" w:cs="Times New Roman"/>
                <w:sz w:val="24"/>
              </w:rPr>
              <w:t>Must</w:t>
            </w:r>
          </w:p>
        </w:tc>
      </w:tr>
      <w:tr w:rsidR="00FD3490" w14:paraId="7E525577" w14:textId="77777777" w:rsidTr="00FD3490">
        <w:trPr>
          <w:trHeight w:val="585"/>
        </w:trPr>
        <w:tc>
          <w:tcPr>
            <w:tcW w:w="2896" w:type="dxa"/>
            <w:vMerge/>
          </w:tcPr>
          <w:p w14:paraId="67433FED" w14:textId="77777777" w:rsidR="00FD3490" w:rsidRPr="00FD3490" w:rsidRDefault="00FD3490" w:rsidP="00FD3490">
            <w:pPr>
              <w:jc w:val="center"/>
              <w:rPr>
                <w:rFonts w:ascii="Times New Roman" w:hAnsi="Times New Roman" w:cs="Times New Roman"/>
                <w:b/>
                <w:sz w:val="24"/>
              </w:rPr>
            </w:pPr>
          </w:p>
        </w:tc>
        <w:tc>
          <w:tcPr>
            <w:tcW w:w="580" w:type="dxa"/>
          </w:tcPr>
          <w:p w14:paraId="19F86654" w14:textId="1F81B7C8"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2.1</w:t>
            </w:r>
          </w:p>
        </w:tc>
        <w:tc>
          <w:tcPr>
            <w:tcW w:w="3479" w:type="dxa"/>
          </w:tcPr>
          <w:p w14:paraId="697A6853" w14:textId="44771A76"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En tant qu’un utilisateur, je veux ajouter une</w:t>
            </w:r>
            <w:r>
              <w:rPr>
                <w:rFonts w:ascii="Times New Roman" w:hAnsi="Times New Roman" w:cs="Times New Roman"/>
                <w:sz w:val="24"/>
              </w:rPr>
              <w:t xml:space="preserve"> intervention</w:t>
            </w:r>
            <w:r w:rsidRPr="00FD3490">
              <w:rPr>
                <w:rFonts w:ascii="Times New Roman" w:hAnsi="Times New Roman" w:cs="Times New Roman"/>
                <w:sz w:val="24"/>
              </w:rPr>
              <w:t>.</w:t>
            </w:r>
          </w:p>
        </w:tc>
        <w:tc>
          <w:tcPr>
            <w:tcW w:w="2319" w:type="dxa"/>
          </w:tcPr>
          <w:p w14:paraId="180120C1" w14:textId="1F8CC3EF" w:rsidR="00FD3490" w:rsidRPr="00FD3490" w:rsidRDefault="00FD3490" w:rsidP="00FD3490">
            <w:pPr>
              <w:jc w:val="center"/>
              <w:rPr>
                <w:rFonts w:ascii="Times New Roman" w:hAnsi="Times New Roman" w:cs="Times New Roman"/>
                <w:sz w:val="24"/>
              </w:rPr>
            </w:pPr>
            <w:r w:rsidRPr="00FD3490">
              <w:rPr>
                <w:rFonts w:ascii="Times New Roman" w:hAnsi="Times New Roman" w:cs="Times New Roman"/>
                <w:sz w:val="24"/>
              </w:rPr>
              <w:t>Should</w:t>
            </w:r>
          </w:p>
        </w:tc>
      </w:tr>
      <w:tr w:rsidR="00FD3490" w14:paraId="6112A8E2" w14:textId="77777777" w:rsidTr="00FD3490">
        <w:trPr>
          <w:trHeight w:val="585"/>
        </w:trPr>
        <w:tc>
          <w:tcPr>
            <w:tcW w:w="2896" w:type="dxa"/>
            <w:vMerge/>
          </w:tcPr>
          <w:p w14:paraId="37A5AFC4" w14:textId="77777777" w:rsidR="00FD3490" w:rsidRPr="00FD3490" w:rsidRDefault="00FD3490" w:rsidP="00FD3490">
            <w:pPr>
              <w:jc w:val="center"/>
              <w:rPr>
                <w:rFonts w:ascii="Times New Roman" w:hAnsi="Times New Roman" w:cs="Times New Roman"/>
                <w:b/>
                <w:sz w:val="24"/>
              </w:rPr>
            </w:pPr>
          </w:p>
        </w:tc>
        <w:tc>
          <w:tcPr>
            <w:tcW w:w="580" w:type="dxa"/>
          </w:tcPr>
          <w:p w14:paraId="6A54BDA7" w14:textId="5E991163"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3.1</w:t>
            </w:r>
          </w:p>
        </w:tc>
        <w:tc>
          <w:tcPr>
            <w:tcW w:w="3479" w:type="dxa"/>
          </w:tcPr>
          <w:p w14:paraId="4FFCAC7F" w14:textId="47D308A5"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En tant qu’un utilisateur,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B727581" w14:textId="4E818BD1" w:rsidR="00FD3490" w:rsidRPr="00FD3490" w:rsidRDefault="00FD3490"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FD3490" w14:paraId="5BAAAD9A" w14:textId="77777777" w:rsidTr="00FD3490">
        <w:trPr>
          <w:trHeight w:val="585"/>
        </w:trPr>
        <w:tc>
          <w:tcPr>
            <w:tcW w:w="2896" w:type="dxa"/>
            <w:vMerge/>
          </w:tcPr>
          <w:p w14:paraId="12894667" w14:textId="77777777" w:rsidR="00FD3490" w:rsidRPr="00FD3490" w:rsidRDefault="00FD3490" w:rsidP="00FD3490">
            <w:pPr>
              <w:jc w:val="center"/>
              <w:rPr>
                <w:rFonts w:ascii="Times New Roman" w:hAnsi="Times New Roman" w:cs="Times New Roman"/>
                <w:b/>
                <w:sz w:val="24"/>
              </w:rPr>
            </w:pPr>
          </w:p>
        </w:tc>
        <w:tc>
          <w:tcPr>
            <w:tcW w:w="580" w:type="dxa"/>
          </w:tcPr>
          <w:p w14:paraId="375EA4AD" w14:textId="1A286763" w:rsidR="00FD3490" w:rsidRDefault="00FD3490" w:rsidP="00FD3490">
            <w:pPr>
              <w:jc w:val="center"/>
              <w:rPr>
                <w:rFonts w:ascii="Times New Roman" w:hAnsi="Times New Roman" w:cs="Times New Roman"/>
                <w:sz w:val="24"/>
              </w:rPr>
            </w:pPr>
            <w:r>
              <w:rPr>
                <w:rFonts w:ascii="Times New Roman" w:hAnsi="Times New Roman" w:cs="Times New Roman"/>
                <w:sz w:val="24"/>
              </w:rPr>
              <w:t>4.1</w:t>
            </w:r>
          </w:p>
        </w:tc>
        <w:tc>
          <w:tcPr>
            <w:tcW w:w="3479" w:type="dxa"/>
          </w:tcPr>
          <w:p w14:paraId="3E0A8B88" w14:textId="77777777"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En tant qu’un utilisateur, je veux</w:t>
            </w:r>
          </w:p>
          <w:p w14:paraId="44E050B9" w14:textId="5716FC08"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Supprimer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6C8594CF" w14:textId="42750E30" w:rsidR="00FD3490" w:rsidRPr="00FD3490" w:rsidRDefault="00FD3490"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FD3490" w14:paraId="58AF0628" w14:textId="77777777" w:rsidTr="00FD3490">
        <w:trPr>
          <w:trHeight w:val="551"/>
        </w:trPr>
        <w:tc>
          <w:tcPr>
            <w:tcW w:w="2896" w:type="dxa"/>
            <w:vMerge w:val="restart"/>
          </w:tcPr>
          <w:p w14:paraId="412E81C0" w14:textId="77777777" w:rsidR="00FD3490" w:rsidRDefault="00FD3490" w:rsidP="00FD3490">
            <w:pPr>
              <w:jc w:val="center"/>
              <w:rPr>
                <w:rFonts w:ascii="Times New Roman" w:hAnsi="Times New Roman" w:cs="Times New Roman"/>
                <w:b/>
                <w:sz w:val="24"/>
              </w:rPr>
            </w:pPr>
          </w:p>
          <w:p w14:paraId="694616E5" w14:textId="77777777" w:rsidR="00FD3490" w:rsidRDefault="00FD3490" w:rsidP="00FD3490">
            <w:pPr>
              <w:jc w:val="center"/>
              <w:rPr>
                <w:rFonts w:ascii="Times New Roman" w:hAnsi="Times New Roman" w:cs="Times New Roman"/>
                <w:b/>
                <w:sz w:val="24"/>
              </w:rPr>
            </w:pPr>
          </w:p>
          <w:p w14:paraId="4F951E83" w14:textId="77777777" w:rsidR="00FD3490" w:rsidRDefault="00FD3490" w:rsidP="00FD3490">
            <w:pPr>
              <w:jc w:val="center"/>
              <w:rPr>
                <w:rFonts w:ascii="Times New Roman" w:hAnsi="Times New Roman" w:cs="Times New Roman"/>
                <w:b/>
                <w:sz w:val="24"/>
              </w:rPr>
            </w:pPr>
          </w:p>
          <w:p w14:paraId="23E5C9D5" w14:textId="68D52310"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taches</w:t>
            </w:r>
          </w:p>
        </w:tc>
        <w:tc>
          <w:tcPr>
            <w:tcW w:w="580" w:type="dxa"/>
          </w:tcPr>
          <w:p w14:paraId="417CC127" w14:textId="2C37D89C"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5.1</w:t>
            </w:r>
          </w:p>
        </w:tc>
        <w:tc>
          <w:tcPr>
            <w:tcW w:w="3479" w:type="dxa"/>
          </w:tcPr>
          <w:p w14:paraId="6A0AC7A9" w14:textId="6594A544"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taches</w:t>
            </w:r>
            <w:r w:rsidRPr="00FD3490">
              <w:rPr>
                <w:rFonts w:ascii="Times New Roman" w:hAnsi="Times New Roman" w:cs="Times New Roman"/>
                <w:sz w:val="24"/>
              </w:rPr>
              <w:t>.</w:t>
            </w:r>
          </w:p>
        </w:tc>
        <w:tc>
          <w:tcPr>
            <w:tcW w:w="2319" w:type="dxa"/>
          </w:tcPr>
          <w:p w14:paraId="3A9A9E13" w14:textId="3D0E325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Must</w:t>
            </w:r>
          </w:p>
        </w:tc>
      </w:tr>
      <w:tr w:rsidR="00FD3490" w14:paraId="79B4942D" w14:textId="77777777" w:rsidTr="00FD3490">
        <w:trPr>
          <w:trHeight w:val="585"/>
        </w:trPr>
        <w:tc>
          <w:tcPr>
            <w:tcW w:w="2896" w:type="dxa"/>
            <w:vMerge/>
          </w:tcPr>
          <w:p w14:paraId="4D8C22C5" w14:textId="77777777" w:rsidR="00FD3490" w:rsidRPr="00FD3490" w:rsidRDefault="00FD3490" w:rsidP="001B287B">
            <w:pPr>
              <w:rPr>
                <w:rFonts w:ascii="Times New Roman" w:hAnsi="Times New Roman" w:cs="Times New Roman"/>
                <w:sz w:val="24"/>
              </w:rPr>
            </w:pPr>
          </w:p>
        </w:tc>
        <w:tc>
          <w:tcPr>
            <w:tcW w:w="580" w:type="dxa"/>
          </w:tcPr>
          <w:p w14:paraId="141EAB2C" w14:textId="453B47BD"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5.2</w:t>
            </w:r>
          </w:p>
        </w:tc>
        <w:tc>
          <w:tcPr>
            <w:tcW w:w="3479" w:type="dxa"/>
          </w:tcPr>
          <w:p w14:paraId="77997506" w14:textId="67307B0D"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ajouter une</w:t>
            </w:r>
            <w:r>
              <w:rPr>
                <w:rFonts w:ascii="Times New Roman" w:hAnsi="Times New Roman" w:cs="Times New Roman"/>
                <w:sz w:val="24"/>
              </w:rPr>
              <w:t xml:space="preserve"> tache</w:t>
            </w:r>
            <w:r w:rsidRPr="00FD3490">
              <w:rPr>
                <w:rFonts w:ascii="Times New Roman" w:hAnsi="Times New Roman" w:cs="Times New Roman"/>
                <w:sz w:val="24"/>
              </w:rPr>
              <w:t>.</w:t>
            </w:r>
          </w:p>
        </w:tc>
        <w:tc>
          <w:tcPr>
            <w:tcW w:w="2319" w:type="dxa"/>
          </w:tcPr>
          <w:p w14:paraId="552B504E" w14:textId="09E114E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490174A1" w14:textId="77777777" w:rsidTr="00FD3490">
        <w:trPr>
          <w:trHeight w:val="585"/>
        </w:trPr>
        <w:tc>
          <w:tcPr>
            <w:tcW w:w="2896" w:type="dxa"/>
            <w:vMerge/>
          </w:tcPr>
          <w:p w14:paraId="1FA58C5E" w14:textId="77777777" w:rsidR="00FD3490" w:rsidRPr="00FD3490" w:rsidRDefault="00FD3490" w:rsidP="001B287B">
            <w:pPr>
              <w:rPr>
                <w:rFonts w:ascii="Times New Roman" w:hAnsi="Times New Roman" w:cs="Times New Roman"/>
                <w:sz w:val="24"/>
              </w:rPr>
            </w:pPr>
          </w:p>
        </w:tc>
        <w:tc>
          <w:tcPr>
            <w:tcW w:w="580" w:type="dxa"/>
          </w:tcPr>
          <w:p w14:paraId="2D06BC1B" w14:textId="22250341"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5.3</w:t>
            </w:r>
          </w:p>
        </w:tc>
        <w:tc>
          <w:tcPr>
            <w:tcW w:w="3479" w:type="dxa"/>
          </w:tcPr>
          <w:p w14:paraId="766B15FF" w14:textId="3C69D2C5"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37CEB4" w14:textId="64492DF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r w:rsidR="00FD3490" w14:paraId="24DB7C4E" w14:textId="77777777" w:rsidTr="00FD3490">
        <w:trPr>
          <w:trHeight w:val="551"/>
        </w:trPr>
        <w:tc>
          <w:tcPr>
            <w:tcW w:w="2896" w:type="dxa"/>
            <w:vMerge/>
          </w:tcPr>
          <w:p w14:paraId="57E428E4" w14:textId="77777777" w:rsidR="00FD3490" w:rsidRPr="00FD3490" w:rsidRDefault="00FD3490" w:rsidP="00FD3490">
            <w:pPr>
              <w:rPr>
                <w:rFonts w:ascii="Times New Roman" w:hAnsi="Times New Roman" w:cs="Times New Roman"/>
                <w:sz w:val="24"/>
              </w:rPr>
            </w:pPr>
          </w:p>
        </w:tc>
        <w:tc>
          <w:tcPr>
            <w:tcW w:w="580" w:type="dxa"/>
          </w:tcPr>
          <w:p w14:paraId="67019BF3" w14:textId="3D91734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5.4</w:t>
            </w:r>
          </w:p>
        </w:tc>
        <w:tc>
          <w:tcPr>
            <w:tcW w:w="3479" w:type="dxa"/>
          </w:tcPr>
          <w:p w14:paraId="43C8B369" w14:textId="0D5AE96B"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w:t>
            </w:r>
            <w:r>
              <w:rPr>
                <w:rFonts w:ascii="Times New Roman" w:hAnsi="Times New Roman" w:cs="Times New Roman"/>
                <w:sz w:val="24"/>
              </w:rPr>
              <w:t xml:space="preserve"> </w:t>
            </w:r>
            <w:r w:rsidRPr="00FD3490">
              <w:rPr>
                <w:rFonts w:ascii="Times New Roman" w:hAnsi="Times New Roman" w:cs="Times New Roman"/>
                <w:sz w:val="24"/>
              </w:rPr>
              <w:t xml:space="preserve">Supprimer 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979FD6" w14:textId="5CFD601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bl>
    <w:p w14:paraId="5EA4A9D5" w14:textId="6E143E25" w:rsidR="00166D01" w:rsidRDefault="00166D01" w:rsidP="001B287B"/>
    <w:p w14:paraId="19A1159E" w14:textId="53C711C2" w:rsidR="00166D01" w:rsidRDefault="00166D01"/>
    <w:p w14:paraId="170124A2" w14:textId="21E71692" w:rsidR="00166D01" w:rsidRDefault="00166D01"/>
    <w:p w14:paraId="52C4A9C9" w14:textId="405E41E0" w:rsidR="002F59DA" w:rsidRPr="002F59DA" w:rsidRDefault="002F59DA" w:rsidP="002F59DA">
      <w:pPr>
        <w:pStyle w:val="ListParagraph"/>
        <w:numPr>
          <w:ilvl w:val="0"/>
          <w:numId w:val="38"/>
        </w:numPr>
        <w:ind w:left="0" w:firstLine="0"/>
        <w:rPr>
          <w:rFonts w:ascii="Times New Roman" w:hAnsi="Times New Roman" w:cs="Times New Roman"/>
          <w:b/>
          <w:sz w:val="32"/>
          <w:szCs w:val="32"/>
        </w:rPr>
      </w:pPr>
      <w:r w:rsidRPr="002F59DA">
        <w:rPr>
          <w:rFonts w:ascii="Times New Roman" w:hAnsi="Times New Roman" w:cs="Times New Roman"/>
          <w:b/>
          <w:sz w:val="32"/>
          <w:szCs w:val="32"/>
        </w:rPr>
        <w:lastRenderedPageBreak/>
        <w:t>Conception :</w:t>
      </w:r>
    </w:p>
    <w:p w14:paraId="28CFA0F3" w14:textId="77777777" w:rsidR="002F59DA" w:rsidRPr="002F59DA" w:rsidRDefault="002F59DA" w:rsidP="002F59DA">
      <w:pPr>
        <w:pStyle w:val="ListParagraph"/>
        <w:ind w:left="0"/>
        <w:rPr>
          <w:rFonts w:ascii="Times New Roman" w:hAnsi="Times New Roman" w:cs="Times New Roman"/>
          <w:b/>
          <w:sz w:val="32"/>
          <w:szCs w:val="32"/>
        </w:rPr>
      </w:pPr>
    </w:p>
    <w:p w14:paraId="5DB2547E" w14:textId="77777777"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Dans cette partie, nous expliquons les résultats des différents diagrammes de cette partie qui</w:t>
      </w:r>
    </w:p>
    <w:p w14:paraId="1D6042C3" w14:textId="77777777" w:rsidR="002F59DA" w:rsidRPr="002F59DA" w:rsidRDefault="002F59DA" w:rsidP="002F59DA">
      <w:pPr>
        <w:rPr>
          <w:rFonts w:ascii="Times New Roman" w:hAnsi="Times New Roman" w:cs="Times New Roman"/>
          <w:sz w:val="24"/>
        </w:rPr>
      </w:pPr>
      <w:proofErr w:type="gramStart"/>
      <w:r w:rsidRPr="002F59DA">
        <w:rPr>
          <w:rFonts w:ascii="Times New Roman" w:hAnsi="Times New Roman" w:cs="Times New Roman"/>
          <w:sz w:val="24"/>
        </w:rPr>
        <w:t>sont</w:t>
      </w:r>
      <w:proofErr w:type="gramEnd"/>
      <w:r w:rsidRPr="002F59DA">
        <w:rPr>
          <w:rFonts w:ascii="Times New Roman" w:hAnsi="Times New Roman" w:cs="Times New Roman"/>
          <w:sz w:val="24"/>
        </w:rPr>
        <w:t xml:space="preserve"> les diagrammes de cas d’utilisation, de classes et de séquences pour atteindre les objectifs</w:t>
      </w:r>
    </w:p>
    <w:p w14:paraId="3959AFF6" w14:textId="0D0F49C1" w:rsidR="00166D01" w:rsidRDefault="002F59DA" w:rsidP="002F59DA">
      <w:pPr>
        <w:rPr>
          <w:rFonts w:ascii="Times New Roman" w:hAnsi="Times New Roman" w:cs="Times New Roman"/>
          <w:sz w:val="24"/>
        </w:rPr>
      </w:pPr>
      <w:proofErr w:type="gramStart"/>
      <w:r w:rsidRPr="002F59DA">
        <w:rPr>
          <w:rFonts w:ascii="Times New Roman" w:hAnsi="Times New Roman" w:cs="Times New Roman"/>
          <w:sz w:val="24"/>
        </w:rPr>
        <w:t>de</w:t>
      </w:r>
      <w:proofErr w:type="gramEnd"/>
      <w:r w:rsidRPr="002F59DA">
        <w:rPr>
          <w:rFonts w:ascii="Times New Roman" w:hAnsi="Times New Roman" w:cs="Times New Roman"/>
          <w:sz w:val="24"/>
        </w:rPr>
        <w:t xml:space="preserve"> ce sprint.</w:t>
      </w:r>
    </w:p>
    <w:p w14:paraId="1E8D25A5" w14:textId="77777777" w:rsidR="002F59DA" w:rsidRDefault="002F59DA" w:rsidP="002F59DA">
      <w:pPr>
        <w:rPr>
          <w:rFonts w:ascii="Times New Roman" w:hAnsi="Times New Roman" w:cs="Times New Roman"/>
          <w:sz w:val="24"/>
        </w:rPr>
      </w:pPr>
    </w:p>
    <w:p w14:paraId="73C4617A" w14:textId="77777777" w:rsidR="002F59DA" w:rsidRPr="002F59DA" w:rsidRDefault="002F59DA" w:rsidP="002F59DA">
      <w:pPr>
        <w:rPr>
          <w:rFonts w:ascii="Times New Roman" w:hAnsi="Times New Roman" w:cs="Times New Roman"/>
          <w:b/>
          <w:sz w:val="28"/>
          <w:szCs w:val="28"/>
        </w:rPr>
      </w:pPr>
      <w:r w:rsidRPr="002F59DA">
        <w:rPr>
          <w:rFonts w:ascii="Times New Roman" w:hAnsi="Times New Roman" w:cs="Times New Roman"/>
          <w:b/>
          <w:sz w:val="28"/>
          <w:szCs w:val="28"/>
        </w:rPr>
        <w:t>1. Diagramme de cas d’utilisation</w:t>
      </w:r>
    </w:p>
    <w:p w14:paraId="593287FF" w14:textId="4FDC78B6"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La figure 38 est le diagramme des cas d’utilisation spécifique à ce deuxième sprint.</w:t>
      </w:r>
    </w:p>
    <w:p w14:paraId="2CE8998C" w14:textId="725757DD" w:rsidR="00166D01" w:rsidRDefault="00166D01"/>
    <w:p w14:paraId="1BD2A87B" w14:textId="7B963F70" w:rsidR="00166D01" w:rsidRDefault="00166D01"/>
    <w:p w14:paraId="4E0C93D6" w14:textId="519EA939" w:rsidR="00166D01" w:rsidRDefault="002F59DA">
      <w:r>
        <w:rPr>
          <w:noProof/>
        </w:rPr>
        <w:drawing>
          <wp:inline distT="0" distB="0" distL="0" distR="0" wp14:anchorId="4ECED892" wp14:editId="31139340">
            <wp:extent cx="5760720" cy="4048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rint2 usecase.jpg"/>
                    <pic:cNvPicPr/>
                  </pic:nvPicPr>
                  <pic:blipFill>
                    <a:blip r:embed="rId60">
                      <a:extLst>
                        <a:ext uri="{28A0092B-C50C-407E-A947-70E740481C1C}">
                          <a14:useLocalDpi xmlns:a14="http://schemas.microsoft.com/office/drawing/2010/main" val="0"/>
                        </a:ext>
                      </a:extLst>
                    </a:blip>
                    <a:stretch>
                      <a:fillRect/>
                    </a:stretch>
                  </pic:blipFill>
                  <pic:spPr>
                    <a:xfrm>
                      <a:off x="0" y="0"/>
                      <a:ext cx="5760720" cy="4048125"/>
                    </a:xfrm>
                    <a:prstGeom prst="rect">
                      <a:avLst/>
                    </a:prstGeom>
                  </pic:spPr>
                </pic:pic>
              </a:graphicData>
            </a:graphic>
          </wp:inline>
        </w:drawing>
      </w:r>
    </w:p>
    <w:p w14:paraId="6585CFBA" w14:textId="597EF9BF" w:rsidR="00166D01" w:rsidRDefault="00166D01"/>
    <w:p w14:paraId="773FF2CB" w14:textId="6B5250DA" w:rsidR="00166D01" w:rsidRPr="002F59DA" w:rsidRDefault="00166D01">
      <w:pPr>
        <w:rPr>
          <w:rFonts w:ascii="Times New Roman" w:hAnsi="Times New Roman" w:cs="Times New Roman"/>
          <w:sz w:val="24"/>
        </w:rPr>
      </w:pPr>
    </w:p>
    <w:p w14:paraId="53033FB7" w14:textId="77777777" w:rsidR="002F59DA" w:rsidRPr="002F59DA" w:rsidRDefault="002F59DA" w:rsidP="002F59DA">
      <w:pPr>
        <w:rPr>
          <w:rFonts w:ascii="Times New Roman" w:hAnsi="Times New Roman" w:cs="Times New Roman"/>
          <w:b/>
          <w:sz w:val="24"/>
        </w:rPr>
      </w:pPr>
      <w:r w:rsidRPr="002F59DA">
        <w:rPr>
          <w:rFonts w:ascii="Times New Roman" w:hAnsi="Times New Roman" w:cs="Times New Roman"/>
          <w:b/>
          <w:sz w:val="24"/>
        </w:rPr>
        <w:t>Interprétation :</w:t>
      </w:r>
    </w:p>
    <w:p w14:paraId="4FF4A5D1" w14:textId="3C4D6B2C" w:rsidR="00166D01" w:rsidRDefault="002F59DA" w:rsidP="002F59DA">
      <w:pPr>
        <w:rPr>
          <w:rFonts w:ascii="Times New Roman" w:hAnsi="Times New Roman" w:cs="Times New Roman"/>
          <w:sz w:val="24"/>
        </w:rPr>
      </w:pPr>
      <w:r w:rsidRPr="002F59DA">
        <w:rPr>
          <w:rFonts w:ascii="Times New Roman" w:hAnsi="Times New Roman" w:cs="Times New Roman"/>
          <w:sz w:val="24"/>
        </w:rPr>
        <w:t>Le diagramme des cas d’utilisation de la figure 38 est du 2ème sprint qui présente "Gestion des</w:t>
      </w:r>
      <w:r>
        <w:rPr>
          <w:rFonts w:ascii="Times New Roman" w:hAnsi="Times New Roman" w:cs="Times New Roman"/>
          <w:sz w:val="24"/>
        </w:rPr>
        <w:t xml:space="preserve"> interventions</w:t>
      </w:r>
      <w:r w:rsidRPr="002F59DA">
        <w:rPr>
          <w:rFonts w:ascii="Times New Roman" w:hAnsi="Times New Roman" w:cs="Times New Roman"/>
          <w:sz w:val="24"/>
        </w:rPr>
        <w:t>". Dans cette partie nous allons faire la description textuelle</w:t>
      </w:r>
      <w:r>
        <w:rPr>
          <w:rFonts w:ascii="Times New Roman" w:hAnsi="Times New Roman" w:cs="Times New Roman"/>
          <w:sz w:val="24"/>
        </w:rPr>
        <w:t xml:space="preserve"> </w:t>
      </w:r>
      <w:r w:rsidRPr="002F59DA">
        <w:rPr>
          <w:rFonts w:ascii="Times New Roman" w:hAnsi="Times New Roman" w:cs="Times New Roman"/>
          <w:sz w:val="24"/>
        </w:rPr>
        <w:t>de ce diagramme des cas</w:t>
      </w:r>
      <w:r>
        <w:rPr>
          <w:rFonts w:ascii="Times New Roman" w:hAnsi="Times New Roman" w:cs="Times New Roman"/>
          <w:sz w:val="24"/>
        </w:rPr>
        <w:t xml:space="preserve"> </w:t>
      </w:r>
      <w:r w:rsidRPr="002F59DA">
        <w:rPr>
          <w:rFonts w:ascii="Times New Roman" w:hAnsi="Times New Roman" w:cs="Times New Roman"/>
          <w:sz w:val="24"/>
        </w:rPr>
        <w:t>d’utilisation.</w:t>
      </w:r>
    </w:p>
    <w:p w14:paraId="01153CAC" w14:textId="77777777" w:rsidR="00D83410" w:rsidRDefault="00D83410" w:rsidP="002F59DA">
      <w:pPr>
        <w:rPr>
          <w:rFonts w:ascii="Times New Roman" w:hAnsi="Times New Roman" w:cs="Times New Roman"/>
          <w:sz w:val="24"/>
        </w:rPr>
      </w:pPr>
    </w:p>
    <w:p w14:paraId="0B389D3B" w14:textId="345F5A85" w:rsidR="00D83410" w:rsidRDefault="00D83410" w:rsidP="002F59DA">
      <w:pPr>
        <w:rPr>
          <w:rFonts w:ascii="Times New Roman" w:hAnsi="Times New Roman" w:cs="Times New Roman"/>
          <w:b/>
          <w:sz w:val="24"/>
        </w:rPr>
      </w:pPr>
      <w:r w:rsidRPr="00D83410">
        <w:rPr>
          <w:rFonts w:ascii="Times New Roman" w:hAnsi="Times New Roman" w:cs="Times New Roman"/>
          <w:b/>
          <w:sz w:val="24"/>
        </w:rPr>
        <w:lastRenderedPageBreak/>
        <w:t>Côté Chef d’équipe :</w:t>
      </w:r>
    </w:p>
    <w:p w14:paraId="49208206" w14:textId="77777777" w:rsidR="00D83410" w:rsidRDefault="00D83410" w:rsidP="002F59DA">
      <w:pPr>
        <w:rPr>
          <w:rFonts w:ascii="Times New Roman" w:hAnsi="Times New Roman" w:cs="Times New Roman"/>
          <w:b/>
          <w:sz w:val="24"/>
        </w:rPr>
      </w:pPr>
    </w:p>
    <w:tbl>
      <w:tblPr>
        <w:tblStyle w:val="TableGrid"/>
        <w:tblW w:w="9398" w:type="dxa"/>
        <w:tblLook w:val="04A0" w:firstRow="1" w:lastRow="0" w:firstColumn="1" w:lastColumn="0" w:noHBand="0" w:noVBand="1"/>
      </w:tblPr>
      <w:tblGrid>
        <w:gridCol w:w="3229"/>
        <w:gridCol w:w="6169"/>
      </w:tblGrid>
      <w:tr w:rsidR="00D83410" w14:paraId="410C2970" w14:textId="77777777" w:rsidTr="00D83410">
        <w:trPr>
          <w:trHeight w:val="385"/>
        </w:trPr>
        <w:tc>
          <w:tcPr>
            <w:tcW w:w="9398" w:type="dxa"/>
            <w:gridSpan w:val="2"/>
          </w:tcPr>
          <w:p w14:paraId="2C93E6DB" w14:textId="2FDD084D" w:rsidR="00D83410" w:rsidRPr="00D83410" w:rsidRDefault="00D83410" w:rsidP="00D83410">
            <w:pPr>
              <w:jc w:val="center"/>
              <w:rPr>
                <w:rFonts w:ascii="Times New Roman" w:hAnsi="Times New Roman" w:cs="Times New Roman"/>
                <w:i/>
                <w:sz w:val="24"/>
              </w:rPr>
            </w:pPr>
            <w:r w:rsidRPr="00D83410">
              <w:rPr>
                <w:rFonts w:ascii="Times New Roman" w:hAnsi="Times New Roman" w:cs="Times New Roman"/>
                <w:i/>
                <w:sz w:val="24"/>
              </w:rPr>
              <w:t>Sommaire d’identification</w:t>
            </w:r>
          </w:p>
        </w:tc>
      </w:tr>
      <w:tr w:rsidR="00D83410" w:rsidRPr="00D83410" w14:paraId="00D54F68" w14:textId="77777777" w:rsidTr="00D83410">
        <w:trPr>
          <w:trHeight w:val="363"/>
        </w:trPr>
        <w:tc>
          <w:tcPr>
            <w:tcW w:w="3229" w:type="dxa"/>
          </w:tcPr>
          <w:p w14:paraId="0A9E8B47" w14:textId="1D634E18"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Titre</w:t>
            </w:r>
          </w:p>
        </w:tc>
        <w:tc>
          <w:tcPr>
            <w:tcW w:w="6169" w:type="dxa"/>
          </w:tcPr>
          <w:p w14:paraId="7F51D13F" w14:textId="6191AE5A" w:rsidR="00D83410" w:rsidRPr="00D83410" w:rsidRDefault="00D83410" w:rsidP="002F59DA">
            <w:pPr>
              <w:rPr>
                <w:rFonts w:ascii="Times New Roman" w:hAnsi="Times New Roman" w:cs="Times New Roman"/>
                <w:b/>
                <w:sz w:val="24"/>
              </w:rPr>
            </w:pPr>
            <w:r w:rsidRPr="00D83410">
              <w:rPr>
                <w:rFonts w:ascii="Times New Roman" w:hAnsi="Times New Roman" w:cs="Times New Roman"/>
                <w:b/>
                <w:sz w:val="24"/>
              </w:rPr>
              <w:t>Consulter la liste des interventions</w:t>
            </w:r>
          </w:p>
        </w:tc>
      </w:tr>
      <w:tr w:rsidR="00D83410" w:rsidRPr="00D83410" w14:paraId="14A817B4" w14:textId="77777777" w:rsidTr="00D83410">
        <w:trPr>
          <w:trHeight w:val="385"/>
        </w:trPr>
        <w:tc>
          <w:tcPr>
            <w:tcW w:w="3229" w:type="dxa"/>
          </w:tcPr>
          <w:p w14:paraId="12540374" w14:textId="27D10A4B"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Résumé</w:t>
            </w:r>
          </w:p>
        </w:tc>
        <w:tc>
          <w:tcPr>
            <w:tcW w:w="6169" w:type="dxa"/>
          </w:tcPr>
          <w:p w14:paraId="3C15353C" w14:textId="12DE8233"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 xml:space="preserve">L'utilisateur peut consulter la liste des </w:t>
            </w:r>
            <w:r>
              <w:rPr>
                <w:rFonts w:ascii="Times New Roman" w:hAnsi="Times New Roman" w:cs="Times New Roman"/>
                <w:sz w:val="24"/>
              </w:rPr>
              <w:t>interventions.</w:t>
            </w:r>
          </w:p>
        </w:tc>
      </w:tr>
      <w:tr w:rsidR="00D83410" w:rsidRPr="00D83410" w14:paraId="50F75932" w14:textId="77777777" w:rsidTr="00D83410">
        <w:trPr>
          <w:trHeight w:val="385"/>
        </w:trPr>
        <w:tc>
          <w:tcPr>
            <w:tcW w:w="3229" w:type="dxa"/>
          </w:tcPr>
          <w:p w14:paraId="0FA2088B" w14:textId="55AFC4C3"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Acteur</w:t>
            </w:r>
          </w:p>
        </w:tc>
        <w:tc>
          <w:tcPr>
            <w:tcW w:w="6169" w:type="dxa"/>
          </w:tcPr>
          <w:p w14:paraId="562E8028" w14:textId="7617037E" w:rsidR="00D83410" w:rsidRPr="00D83410" w:rsidRDefault="00D83410" w:rsidP="002F59DA">
            <w:pPr>
              <w:rPr>
                <w:rFonts w:ascii="Times New Roman" w:hAnsi="Times New Roman" w:cs="Times New Roman"/>
                <w:sz w:val="24"/>
              </w:rPr>
            </w:pPr>
            <w:r>
              <w:rPr>
                <w:rFonts w:ascii="Times New Roman" w:hAnsi="Times New Roman" w:cs="Times New Roman"/>
                <w:sz w:val="24"/>
              </w:rPr>
              <w:t>Chef d’équipe</w:t>
            </w:r>
          </w:p>
        </w:tc>
      </w:tr>
      <w:tr w:rsidR="00D83410" w:rsidRPr="00D83410" w14:paraId="16A09FB0" w14:textId="77777777" w:rsidTr="00D83410">
        <w:trPr>
          <w:trHeight w:val="629"/>
        </w:trPr>
        <w:tc>
          <w:tcPr>
            <w:tcW w:w="9398" w:type="dxa"/>
            <w:gridSpan w:val="2"/>
          </w:tcPr>
          <w:p w14:paraId="4E6C6DAB" w14:textId="77777777" w:rsidR="00D83410" w:rsidRPr="00D83410" w:rsidRDefault="00D83410" w:rsidP="00D83410">
            <w:pPr>
              <w:jc w:val="center"/>
              <w:rPr>
                <w:rFonts w:ascii="Times New Roman" w:hAnsi="Times New Roman" w:cs="Times New Roman"/>
                <w:i/>
                <w:sz w:val="24"/>
              </w:rPr>
            </w:pPr>
            <w:r w:rsidRPr="00D83410">
              <w:rPr>
                <w:rFonts w:ascii="Times New Roman" w:hAnsi="Times New Roman" w:cs="Times New Roman"/>
                <w:i/>
                <w:sz w:val="24"/>
              </w:rPr>
              <w:t>Description des</w:t>
            </w:r>
          </w:p>
          <w:p w14:paraId="0B2E9F44" w14:textId="4AC937F4" w:rsidR="00D83410" w:rsidRPr="00D83410" w:rsidRDefault="00D83410" w:rsidP="00D83410">
            <w:pPr>
              <w:jc w:val="center"/>
              <w:rPr>
                <w:rFonts w:ascii="Times New Roman" w:hAnsi="Times New Roman" w:cs="Times New Roman"/>
                <w:sz w:val="24"/>
              </w:rPr>
            </w:pPr>
            <w:r w:rsidRPr="00D83410">
              <w:rPr>
                <w:rFonts w:ascii="Times New Roman" w:hAnsi="Times New Roman" w:cs="Times New Roman"/>
                <w:i/>
                <w:sz w:val="24"/>
              </w:rPr>
              <w:t>Enchaînements</w:t>
            </w:r>
          </w:p>
        </w:tc>
      </w:tr>
      <w:tr w:rsidR="00D83410" w:rsidRPr="00D83410" w14:paraId="73071B38" w14:textId="77777777" w:rsidTr="00D83410">
        <w:trPr>
          <w:trHeight w:val="385"/>
        </w:trPr>
        <w:tc>
          <w:tcPr>
            <w:tcW w:w="3229" w:type="dxa"/>
          </w:tcPr>
          <w:p w14:paraId="2B1AEE51" w14:textId="41D30295"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Pré-condition</w:t>
            </w:r>
          </w:p>
        </w:tc>
        <w:tc>
          <w:tcPr>
            <w:tcW w:w="6169" w:type="dxa"/>
          </w:tcPr>
          <w:p w14:paraId="433568ED" w14:textId="5DBF1FB4"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Aucune</w:t>
            </w:r>
          </w:p>
        </w:tc>
      </w:tr>
      <w:tr w:rsidR="00D83410" w:rsidRPr="00D83410" w14:paraId="58268C3D" w14:textId="77777777" w:rsidTr="00D83410">
        <w:trPr>
          <w:trHeight w:val="385"/>
        </w:trPr>
        <w:tc>
          <w:tcPr>
            <w:tcW w:w="3229" w:type="dxa"/>
          </w:tcPr>
          <w:p w14:paraId="72AC2C5A" w14:textId="6E644F39"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Post-condition</w:t>
            </w:r>
          </w:p>
        </w:tc>
        <w:tc>
          <w:tcPr>
            <w:tcW w:w="6169" w:type="dxa"/>
          </w:tcPr>
          <w:p w14:paraId="522E6005" w14:textId="6115AFD8" w:rsidR="00D83410" w:rsidRPr="00D83410" w:rsidRDefault="00D83410" w:rsidP="00CC0689">
            <w:pPr>
              <w:rPr>
                <w:rFonts w:ascii="Times New Roman" w:hAnsi="Times New Roman" w:cs="Times New Roman"/>
                <w:sz w:val="24"/>
              </w:rPr>
            </w:pPr>
          </w:p>
        </w:tc>
      </w:tr>
      <w:tr w:rsidR="00D83410" w:rsidRPr="00D83410" w14:paraId="755E8E2A" w14:textId="77777777" w:rsidTr="00D83410">
        <w:trPr>
          <w:trHeight w:val="363"/>
        </w:trPr>
        <w:tc>
          <w:tcPr>
            <w:tcW w:w="3229" w:type="dxa"/>
          </w:tcPr>
          <w:p w14:paraId="59DED3A1" w14:textId="4B135F27"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Scénario nominal</w:t>
            </w:r>
          </w:p>
        </w:tc>
        <w:tc>
          <w:tcPr>
            <w:tcW w:w="6169" w:type="dxa"/>
          </w:tcPr>
          <w:p w14:paraId="1606268B" w14:textId="77777777" w:rsidR="00CC0689" w:rsidRPr="0036012A" w:rsidRDefault="00CC0689" w:rsidP="00CC0689">
            <w:pPr>
              <w:rPr>
                <w:rFonts w:ascii="Times New Roman" w:hAnsi="Times New Roman" w:cs="Times New Roman"/>
                <w:sz w:val="24"/>
              </w:rPr>
            </w:pPr>
            <w:r w:rsidRPr="0036012A">
              <w:rPr>
                <w:rFonts w:ascii="Times New Roman" w:hAnsi="Times New Roman" w:cs="Times New Roman"/>
                <w:sz w:val="24"/>
              </w:rPr>
              <w:t>1. L'utilisateur sélectionne l'option "</w:t>
            </w:r>
            <w:r>
              <w:rPr>
                <w:rFonts w:ascii="Times New Roman" w:hAnsi="Times New Roman" w:cs="Times New Roman"/>
                <w:sz w:val="24"/>
              </w:rPr>
              <w:t>Interventions</w:t>
            </w:r>
            <w:r w:rsidRPr="0036012A">
              <w:rPr>
                <w:rFonts w:ascii="Times New Roman" w:hAnsi="Times New Roman" w:cs="Times New Roman"/>
                <w:sz w:val="24"/>
              </w:rPr>
              <w:t>"</w:t>
            </w:r>
          </w:p>
          <w:p w14:paraId="05016A95" w14:textId="726A0874" w:rsidR="00CC0689" w:rsidRPr="0036012A" w:rsidRDefault="00CC0689" w:rsidP="00CC0689">
            <w:pPr>
              <w:rPr>
                <w:rFonts w:ascii="Times New Roman" w:hAnsi="Times New Roman" w:cs="Times New Roman"/>
                <w:sz w:val="24"/>
              </w:rPr>
            </w:pPr>
            <w:r w:rsidRPr="0036012A">
              <w:rPr>
                <w:rFonts w:ascii="Times New Roman" w:hAnsi="Times New Roman" w:cs="Times New Roman"/>
                <w:sz w:val="24"/>
              </w:rPr>
              <w:t>Dans le système.</w:t>
            </w:r>
          </w:p>
          <w:p w14:paraId="22627F91" w14:textId="77777777" w:rsidR="00CC0689" w:rsidRPr="0036012A" w:rsidRDefault="00CC0689" w:rsidP="00CC0689">
            <w:pPr>
              <w:rPr>
                <w:rFonts w:ascii="Times New Roman" w:hAnsi="Times New Roman" w:cs="Times New Roman"/>
                <w:sz w:val="24"/>
              </w:rPr>
            </w:pPr>
            <w:r w:rsidRPr="0036012A">
              <w:rPr>
                <w:rFonts w:ascii="Times New Roman" w:hAnsi="Times New Roman" w:cs="Times New Roman"/>
                <w:sz w:val="24"/>
              </w:rPr>
              <w:t xml:space="preserve">2. Le système récupère la liste complète des </w:t>
            </w:r>
            <w:r>
              <w:rPr>
                <w:rFonts w:ascii="Times New Roman" w:hAnsi="Times New Roman" w:cs="Times New Roman"/>
                <w:sz w:val="24"/>
              </w:rPr>
              <w:t>interventions</w:t>
            </w:r>
            <w:r w:rsidRPr="0036012A">
              <w:rPr>
                <w:rFonts w:ascii="Times New Roman" w:hAnsi="Times New Roman" w:cs="Times New Roman"/>
                <w:sz w:val="24"/>
              </w:rPr>
              <w:t xml:space="preserve"> disponibles.</w:t>
            </w:r>
          </w:p>
          <w:p w14:paraId="37C4A250" w14:textId="77777777" w:rsidR="00CC0689" w:rsidRPr="0036012A" w:rsidRDefault="00CC0689" w:rsidP="00CC0689">
            <w:pPr>
              <w:rPr>
                <w:rFonts w:ascii="Times New Roman" w:hAnsi="Times New Roman" w:cs="Times New Roman"/>
                <w:sz w:val="24"/>
              </w:rPr>
            </w:pPr>
            <w:r w:rsidRPr="0036012A">
              <w:rPr>
                <w:rFonts w:ascii="Times New Roman" w:hAnsi="Times New Roman" w:cs="Times New Roman"/>
                <w:sz w:val="24"/>
              </w:rPr>
              <w:t xml:space="preserve">3. Le système affiche la liste des </w:t>
            </w:r>
            <w:r>
              <w:rPr>
                <w:rFonts w:ascii="Times New Roman" w:hAnsi="Times New Roman" w:cs="Times New Roman"/>
                <w:sz w:val="24"/>
              </w:rPr>
              <w:t>interventions</w:t>
            </w:r>
            <w:r w:rsidRPr="0036012A">
              <w:rPr>
                <w:rFonts w:ascii="Times New Roman" w:hAnsi="Times New Roman" w:cs="Times New Roman"/>
                <w:sz w:val="24"/>
              </w:rPr>
              <w:t>, en montrant les détails</w:t>
            </w:r>
            <w:r>
              <w:rPr>
                <w:rFonts w:ascii="Times New Roman" w:hAnsi="Times New Roman" w:cs="Times New Roman"/>
                <w:sz w:val="24"/>
              </w:rPr>
              <w:t xml:space="preserve"> </w:t>
            </w:r>
            <w:r w:rsidRPr="0036012A">
              <w:rPr>
                <w:rFonts w:ascii="Times New Roman" w:hAnsi="Times New Roman" w:cs="Times New Roman"/>
                <w:sz w:val="24"/>
              </w:rPr>
              <w:t xml:space="preserve">pertinents tels que </w:t>
            </w:r>
            <w:r>
              <w:rPr>
                <w:rFonts w:ascii="Times New Roman" w:hAnsi="Times New Roman" w:cs="Times New Roman"/>
                <w:sz w:val="24"/>
              </w:rPr>
              <w:t>la priorité</w:t>
            </w:r>
            <w:r w:rsidRPr="0036012A">
              <w:rPr>
                <w:rFonts w:ascii="Times New Roman" w:hAnsi="Times New Roman" w:cs="Times New Roman"/>
                <w:sz w:val="24"/>
              </w:rPr>
              <w:t>, la date, la description, etc.</w:t>
            </w:r>
          </w:p>
          <w:p w14:paraId="5469AEAA" w14:textId="77777777" w:rsidR="00D83410" w:rsidRPr="00D83410" w:rsidRDefault="00D83410" w:rsidP="002F59DA">
            <w:pPr>
              <w:rPr>
                <w:rFonts w:ascii="Times New Roman" w:hAnsi="Times New Roman" w:cs="Times New Roman"/>
                <w:sz w:val="24"/>
              </w:rPr>
            </w:pPr>
          </w:p>
        </w:tc>
      </w:tr>
      <w:tr w:rsidR="00D83410" w:rsidRPr="00D83410" w14:paraId="5AD26FD4" w14:textId="77777777" w:rsidTr="00D83410">
        <w:trPr>
          <w:trHeight w:val="71"/>
        </w:trPr>
        <w:tc>
          <w:tcPr>
            <w:tcW w:w="3229" w:type="dxa"/>
          </w:tcPr>
          <w:p w14:paraId="4780DC5D" w14:textId="496BE907"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Enchaînements alternatifs</w:t>
            </w:r>
          </w:p>
        </w:tc>
        <w:tc>
          <w:tcPr>
            <w:tcW w:w="6169" w:type="dxa"/>
          </w:tcPr>
          <w:p w14:paraId="3592C669" w14:textId="05D565CD" w:rsidR="00D83410" w:rsidRPr="00D83410" w:rsidRDefault="00CC0689" w:rsidP="002F59DA">
            <w:pPr>
              <w:rPr>
                <w:rFonts w:ascii="Times New Roman" w:hAnsi="Times New Roman" w:cs="Times New Roman"/>
                <w:sz w:val="24"/>
              </w:rPr>
            </w:pPr>
            <w:r w:rsidRPr="00CC0689">
              <w:rPr>
                <w:rFonts w:ascii="Times New Roman" w:hAnsi="Times New Roman" w:cs="Times New Roman"/>
                <w:sz w:val="24"/>
              </w:rPr>
              <w:t xml:space="preserve">Aucune </w:t>
            </w:r>
            <w:r>
              <w:rPr>
                <w:rFonts w:ascii="Times New Roman" w:hAnsi="Times New Roman" w:cs="Times New Roman"/>
                <w:sz w:val="24"/>
              </w:rPr>
              <w:t>intervention</w:t>
            </w:r>
            <w:r w:rsidRPr="00CC0689">
              <w:rPr>
                <w:rFonts w:ascii="Times New Roman" w:hAnsi="Times New Roman" w:cs="Times New Roman"/>
                <w:sz w:val="24"/>
              </w:rPr>
              <w:t xml:space="preserve"> disponible</w:t>
            </w:r>
          </w:p>
        </w:tc>
      </w:tr>
    </w:tbl>
    <w:p w14:paraId="60BFE1FC" w14:textId="77777777" w:rsidR="00D83410" w:rsidRPr="00D83410" w:rsidRDefault="00D83410" w:rsidP="002F59DA">
      <w:pPr>
        <w:rPr>
          <w:rFonts w:ascii="Times New Roman" w:hAnsi="Times New Roman" w:cs="Times New Roman"/>
          <w:sz w:val="24"/>
        </w:rPr>
      </w:pPr>
    </w:p>
    <w:p w14:paraId="0B3BBD53" w14:textId="0DDAC43D" w:rsidR="00166D01" w:rsidRPr="00BD6A73" w:rsidRDefault="00166D01">
      <w:pPr>
        <w:rPr>
          <w:rFonts w:ascii="Times New Roman" w:hAnsi="Times New Roman" w:cs="Times New Roman"/>
          <w:sz w:val="24"/>
          <w:szCs w:val="24"/>
        </w:rPr>
      </w:pPr>
    </w:p>
    <w:p w14:paraId="7868A9AD" w14:textId="77777777" w:rsidR="00BD6A73" w:rsidRPr="00BD6A73" w:rsidRDefault="00BD6A73" w:rsidP="00BD6A73">
      <w:pPr>
        <w:rPr>
          <w:rFonts w:ascii="Times New Roman" w:hAnsi="Times New Roman" w:cs="Times New Roman"/>
          <w:b/>
          <w:sz w:val="24"/>
          <w:szCs w:val="24"/>
        </w:rPr>
      </w:pPr>
      <w:r w:rsidRPr="00BD6A73">
        <w:rPr>
          <w:rFonts w:ascii="Times New Roman" w:hAnsi="Times New Roman" w:cs="Times New Roman"/>
          <w:b/>
          <w:sz w:val="24"/>
          <w:szCs w:val="24"/>
        </w:rPr>
        <w:t>Diagramme de classes</w:t>
      </w:r>
    </w:p>
    <w:p w14:paraId="62423D5E" w14:textId="77777777" w:rsidR="00BD6A73" w:rsidRPr="00BD6A73" w:rsidRDefault="00BD6A73" w:rsidP="00BD6A73">
      <w:pPr>
        <w:rPr>
          <w:rFonts w:ascii="Times New Roman" w:hAnsi="Times New Roman" w:cs="Times New Roman"/>
          <w:sz w:val="24"/>
          <w:szCs w:val="24"/>
        </w:rPr>
      </w:pPr>
      <w:r w:rsidRPr="00BD6A73">
        <w:rPr>
          <w:rFonts w:ascii="Times New Roman" w:hAnsi="Times New Roman" w:cs="Times New Roman"/>
          <w:sz w:val="24"/>
          <w:szCs w:val="24"/>
        </w:rPr>
        <w:t xml:space="preserve">Le diagramme de classe correspond </w:t>
      </w:r>
      <w:proofErr w:type="spellStart"/>
      <w:proofErr w:type="gramStart"/>
      <w:r w:rsidRPr="00BD6A73">
        <w:rPr>
          <w:rFonts w:ascii="Times New Roman" w:hAnsi="Times New Roman" w:cs="Times New Roman"/>
          <w:sz w:val="24"/>
          <w:szCs w:val="24"/>
        </w:rPr>
        <w:t>a</w:t>
      </w:r>
      <w:proofErr w:type="spellEnd"/>
      <w:proofErr w:type="gramEnd"/>
      <w:r w:rsidRPr="00BD6A73">
        <w:rPr>
          <w:rFonts w:ascii="Times New Roman" w:hAnsi="Times New Roman" w:cs="Times New Roman"/>
          <w:sz w:val="24"/>
          <w:szCs w:val="24"/>
        </w:rPr>
        <w:t xml:space="preserve"> ce sprint 2 comme présenté dans la figure 39 ci-dessous.</w:t>
      </w:r>
    </w:p>
    <w:p w14:paraId="2239322A" w14:textId="77777777" w:rsidR="00BD6A73" w:rsidRPr="00BD6A73" w:rsidRDefault="00BD6A73" w:rsidP="00BD6A73">
      <w:pPr>
        <w:rPr>
          <w:rFonts w:ascii="Times New Roman" w:hAnsi="Times New Roman" w:cs="Times New Roman"/>
          <w:b/>
          <w:sz w:val="24"/>
          <w:szCs w:val="24"/>
        </w:rPr>
      </w:pPr>
      <w:r w:rsidRPr="00BD6A73">
        <w:rPr>
          <w:rFonts w:ascii="Times New Roman" w:hAnsi="Times New Roman" w:cs="Times New Roman"/>
          <w:b/>
          <w:sz w:val="24"/>
          <w:szCs w:val="24"/>
        </w:rPr>
        <w:t>2. Diagramme des classes</w:t>
      </w:r>
    </w:p>
    <w:p w14:paraId="1CA71CA6" w14:textId="5122F54D" w:rsidR="00166D01" w:rsidRDefault="00BD6A73" w:rsidP="00BD6A73">
      <w:pPr>
        <w:rPr>
          <w:rFonts w:ascii="Times New Roman" w:hAnsi="Times New Roman" w:cs="Times New Roman"/>
          <w:sz w:val="24"/>
          <w:szCs w:val="24"/>
        </w:rPr>
      </w:pPr>
      <w:r w:rsidRPr="00BD6A73">
        <w:rPr>
          <w:rFonts w:ascii="Times New Roman" w:hAnsi="Times New Roman" w:cs="Times New Roman"/>
          <w:sz w:val="24"/>
          <w:szCs w:val="24"/>
        </w:rPr>
        <w:t>La figure 39 représente le diagramme des classes du deuxième sprint</w:t>
      </w:r>
    </w:p>
    <w:p w14:paraId="452962CA" w14:textId="77777777" w:rsidR="00BD6A73" w:rsidRPr="00BD6A73" w:rsidRDefault="00BD6A73" w:rsidP="00BD6A73">
      <w:pPr>
        <w:rPr>
          <w:rFonts w:ascii="Times New Roman" w:hAnsi="Times New Roman" w:cs="Times New Roman"/>
          <w:sz w:val="24"/>
          <w:szCs w:val="24"/>
        </w:rPr>
      </w:pPr>
    </w:p>
    <w:p w14:paraId="4EA0EC09" w14:textId="0E8BEBD1" w:rsidR="00166D01" w:rsidRDefault="00166D01"/>
    <w:p w14:paraId="28E25C89" w14:textId="0F04C2AC" w:rsidR="00166D01" w:rsidRDefault="00166D01"/>
    <w:p w14:paraId="44ACFE3A" w14:textId="3BA1C452" w:rsidR="00166D01" w:rsidRDefault="00166D01"/>
    <w:p w14:paraId="47F5620B" w14:textId="2BBF1B2F" w:rsidR="00166D01" w:rsidRDefault="00166D01"/>
    <w:p w14:paraId="5D82B616" w14:textId="7A9045ED" w:rsidR="00166D01" w:rsidRDefault="00166D01"/>
    <w:p w14:paraId="0BD7906F" w14:textId="67CCA533" w:rsidR="00166D01" w:rsidRDefault="00166D01"/>
    <w:p w14:paraId="30EA7C2E" w14:textId="2EAAC4B5" w:rsidR="00166D01" w:rsidRDefault="00166D01"/>
    <w:p w14:paraId="68491EFB" w14:textId="58366B1C" w:rsidR="00166D01" w:rsidRDefault="00166D01"/>
    <w:p w14:paraId="3AB7E88A" w14:textId="3C60C808" w:rsidR="00166D01" w:rsidRDefault="00166D01"/>
    <w:p w14:paraId="67E6A2D6" w14:textId="1601D3F8" w:rsidR="00166D01" w:rsidRDefault="00166D01"/>
    <w:p w14:paraId="5F2D9DF8" w14:textId="74121ADE" w:rsidR="00166D01" w:rsidRDefault="00166D01"/>
    <w:p w14:paraId="759DA670" w14:textId="3C071731" w:rsidR="00166D01" w:rsidRDefault="00166D01"/>
    <w:p w14:paraId="77117A0E" w14:textId="74846152" w:rsidR="00166D01" w:rsidRDefault="00166D01"/>
    <w:p w14:paraId="159678E8" w14:textId="77777777" w:rsidR="00166D01" w:rsidRDefault="00166D01"/>
    <w:p w14:paraId="796DA609" w14:textId="77777777" w:rsidR="000F6ECB" w:rsidRDefault="000F6ECB"/>
    <w:p w14:paraId="2BCD7C86" w14:textId="0CD55641" w:rsidR="00F1630A" w:rsidRDefault="00EC6F49" w:rsidP="00EC6F49">
      <w:pPr>
        <w:jc w:val="center"/>
      </w:pPr>
      <w:r>
        <w:t>Bibliographie</w:t>
      </w:r>
    </w:p>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75817ED0" w:rsidR="007576E9" w:rsidRPr="00A4795A" w:rsidRDefault="007576E9">
      <w:pPr>
        <w:rPr>
          <w:rFonts w:ascii="Times New Roman" w:hAnsi="Times New Roman" w:cs="Times New Roman"/>
          <w:sz w:val="24"/>
          <w:szCs w:val="24"/>
        </w:rPr>
      </w:pPr>
      <w:r>
        <w:t>[</w:t>
      </w:r>
      <w:r w:rsidRPr="00A4795A">
        <w:rPr>
          <w:rFonts w:ascii="Times New Roman" w:hAnsi="Times New Roman" w:cs="Times New Roman"/>
          <w:sz w:val="24"/>
          <w:szCs w:val="24"/>
        </w:rPr>
        <w:t>8]</w:t>
      </w:r>
      <w:r w:rsidR="00A4795A" w:rsidRPr="00A4795A">
        <w:rPr>
          <w:rFonts w:ascii="Times New Roman" w:hAnsi="Times New Roman" w:cs="Times New Roman"/>
          <w:sz w:val="24"/>
          <w:szCs w:val="24"/>
        </w:rPr>
        <w:t> : https://www.tuleap.org/fr/agile/comprendre-methode-agile-scrum-10-minutes#grands-principes-scrum</w:t>
      </w:r>
      <w:r w:rsidRPr="00A4795A">
        <w:rPr>
          <w:rFonts w:ascii="Times New Roman" w:hAnsi="Times New Roman" w:cs="Times New Roman"/>
          <w:sz w:val="24"/>
          <w:szCs w:val="24"/>
        </w:rPr>
        <w:t>. [En ligne] [Citation : 17 Mars 2024].</w:t>
      </w:r>
    </w:p>
    <w:p w14:paraId="31F654C2" w14:textId="22AE4D8A" w:rsidR="007576E9" w:rsidRPr="00166D01" w:rsidRDefault="007576E9">
      <w:pPr>
        <w:rPr>
          <w:rFonts w:ascii="Times New Roman" w:hAnsi="Times New Roman" w:cs="Times New Roman"/>
          <w:sz w:val="24"/>
          <w:szCs w:val="24"/>
        </w:rPr>
      </w:pPr>
      <w:r w:rsidRPr="00166D01">
        <w:rPr>
          <w:rFonts w:ascii="Times New Roman" w:hAnsi="Times New Roman" w:cs="Times New Roman"/>
          <w:sz w:val="24"/>
          <w:szCs w:val="24"/>
        </w:rPr>
        <w:t xml:space="preserve">[9] : </w:t>
      </w:r>
      <w:hyperlink r:id="rId61" w:history="1">
        <w:r w:rsidRPr="00166D01">
          <w:rPr>
            <w:rStyle w:val="Hyperlink"/>
            <w:rFonts w:ascii="Times New Roman" w:hAnsi="Times New Roman" w:cs="Times New Roman"/>
            <w:color w:val="auto"/>
            <w:sz w:val="24"/>
            <w:szCs w:val="24"/>
            <w:u w:val="none"/>
          </w:rPr>
          <w:t>https://blog.myagilepartner.fr/index.php/2018/05/27/role-de-scrum-master/</w:t>
        </w:r>
      </w:hyperlink>
      <w:r w:rsidRPr="00166D01">
        <w:rPr>
          <w:rFonts w:ascii="Times New Roman" w:hAnsi="Times New Roman" w:cs="Times New Roman"/>
          <w:sz w:val="24"/>
          <w:szCs w:val="24"/>
        </w:rPr>
        <w:t>.  [En ligne] [Citation : 17 Mars 2024].</w:t>
      </w:r>
    </w:p>
    <w:p w14:paraId="13E17835" w14:textId="5539334B" w:rsidR="007576E9" w:rsidRPr="00166D01" w:rsidRDefault="009711CB">
      <w:pPr>
        <w:rPr>
          <w:rFonts w:ascii="Times New Roman" w:hAnsi="Times New Roman" w:cs="Times New Roman"/>
          <w:sz w:val="24"/>
          <w:szCs w:val="24"/>
        </w:rPr>
      </w:pPr>
      <w:r w:rsidRPr="00166D01">
        <w:rPr>
          <w:rFonts w:ascii="Times New Roman" w:hAnsi="Times New Roman" w:cs="Times New Roman"/>
          <w:sz w:val="24"/>
          <w:szCs w:val="24"/>
        </w:rPr>
        <w:t xml:space="preserve">[10] : </w:t>
      </w:r>
      <w:hyperlink r:id="rId62" w:history="1">
        <w:r w:rsidRPr="00166D01">
          <w:rPr>
            <w:rStyle w:val="Hyperlink"/>
            <w:rFonts w:ascii="Times New Roman" w:hAnsi="Times New Roman" w:cs="Times New Roman"/>
            <w:color w:val="auto"/>
            <w:sz w:val="24"/>
            <w:szCs w:val="24"/>
            <w:u w:val="none"/>
          </w:rPr>
          <w:t>https://fr.wikipedia.org/wiki/Diagramme_de_cas_d%27utilisation</w:t>
        </w:r>
      </w:hyperlink>
      <w:r w:rsidRPr="00166D01">
        <w:rPr>
          <w:rFonts w:ascii="Times New Roman" w:hAnsi="Times New Roman" w:cs="Times New Roman"/>
          <w:sz w:val="24"/>
          <w:szCs w:val="24"/>
        </w:rPr>
        <w:t>. [En ligne] [Citation : 17 Mars 2024].</w:t>
      </w:r>
    </w:p>
    <w:p w14:paraId="0E719FA9" w14:textId="469E2516" w:rsidR="00192BEB" w:rsidRPr="00166D01" w:rsidRDefault="00192BEB">
      <w:pPr>
        <w:rPr>
          <w:rFonts w:ascii="Times New Roman" w:hAnsi="Times New Roman" w:cs="Times New Roman"/>
          <w:sz w:val="24"/>
          <w:szCs w:val="24"/>
        </w:rPr>
      </w:pPr>
      <w:r w:rsidRPr="00166D01">
        <w:rPr>
          <w:rFonts w:ascii="Times New Roman" w:hAnsi="Times New Roman" w:cs="Times New Roman"/>
          <w:sz w:val="24"/>
          <w:szCs w:val="24"/>
        </w:rPr>
        <w:t xml:space="preserve">[11] : </w:t>
      </w:r>
      <w:hyperlink r:id="rId63" w:history="1">
        <w:r w:rsidRPr="00166D01">
          <w:rPr>
            <w:rStyle w:val="Hyperlink"/>
            <w:rFonts w:ascii="Times New Roman" w:hAnsi="Times New Roman" w:cs="Times New Roman"/>
            <w:color w:val="auto"/>
            <w:sz w:val="24"/>
            <w:szCs w:val="24"/>
            <w:u w:val="none"/>
          </w:rPr>
          <w:t>https://www.lucidchart.com/pages/fr/diagramme-de-classes-uml</w:t>
        </w:r>
      </w:hyperlink>
      <w:r w:rsidRPr="00166D01">
        <w:rPr>
          <w:rFonts w:ascii="Times New Roman" w:hAnsi="Times New Roman" w:cs="Times New Roman"/>
          <w:sz w:val="24"/>
          <w:szCs w:val="24"/>
        </w:rPr>
        <w:t>. [En ligne] [Citation : 17 Mars 2024].</w:t>
      </w:r>
    </w:p>
    <w:p w14:paraId="3C01934F" w14:textId="5D891622" w:rsidR="002828CD" w:rsidRPr="00A4795A" w:rsidRDefault="002828CD">
      <w:pPr>
        <w:rPr>
          <w:rFonts w:ascii="Times New Roman" w:hAnsi="Times New Roman" w:cs="Times New Roman"/>
          <w:sz w:val="24"/>
          <w:szCs w:val="24"/>
        </w:rPr>
      </w:pPr>
      <w:r w:rsidRPr="00A4795A">
        <w:rPr>
          <w:rFonts w:ascii="Times New Roman" w:hAnsi="Times New Roman" w:cs="Times New Roman"/>
          <w:sz w:val="24"/>
          <w:szCs w:val="24"/>
        </w:rPr>
        <w:t>[12] : https://en.wikipedia.org/wiki/JSON. [En ligne] [Citation : 18 Mars 2024].</w:t>
      </w:r>
    </w:p>
    <w:p w14:paraId="34FA83F9" w14:textId="4D28729A" w:rsidR="002828CD" w:rsidRPr="00A4795A" w:rsidRDefault="002828CD" w:rsidP="002828CD">
      <w:pPr>
        <w:rPr>
          <w:rFonts w:ascii="Times New Roman" w:hAnsi="Times New Roman" w:cs="Times New Roman"/>
          <w:sz w:val="24"/>
          <w:szCs w:val="24"/>
        </w:rPr>
      </w:pPr>
      <w:r w:rsidRPr="00A4795A">
        <w:rPr>
          <w:rFonts w:ascii="Times New Roman" w:hAnsi="Times New Roman" w:cs="Times New Roman"/>
          <w:sz w:val="24"/>
          <w:szCs w:val="24"/>
        </w:rPr>
        <w:t>[13]</w:t>
      </w:r>
      <w:r w:rsidR="00A4795A" w:rsidRPr="00A4795A">
        <w:rPr>
          <w:rFonts w:ascii="Times New Roman" w:hAnsi="Times New Roman" w:cs="Times New Roman"/>
          <w:sz w:val="24"/>
          <w:szCs w:val="24"/>
        </w:rPr>
        <w:t> : https://fr.wikipedia.org/wiki/Laravel#:~:text=Laravel%20est%20un%20framework%20web,ses%20sources%20h%C3%A9berg%C3%A9es%20sur%20GitHub</w:t>
      </w:r>
      <w:r w:rsidRPr="00A4795A">
        <w:rPr>
          <w:rFonts w:ascii="Times New Roman" w:hAnsi="Times New Roman" w:cs="Times New Roman"/>
          <w:sz w:val="24"/>
          <w:szCs w:val="24"/>
        </w:rPr>
        <w:t>. [En ligne] [Citation : 18 Mars 2024].</w:t>
      </w:r>
    </w:p>
    <w:p w14:paraId="77372963" w14:textId="7D075AB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[14] : https://www.lucidchart.com/pages/fr/diagramme-de-sequence-uml [En ligne] [Citation :</w:t>
      </w:r>
    </w:p>
    <w:p w14:paraId="6F230FE2" w14:textId="12E8575D" w:rsidR="002828CD"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15 Mars 2023].</w:t>
      </w:r>
    </w:p>
    <w:p w14:paraId="05EFD28E" w14:textId="14BE2084"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w:t>
      </w:r>
      <w:r w:rsidRPr="000F6ECB">
        <w:t xml:space="preserve"> </w:t>
      </w:r>
      <w:hyperlink r:id="rId64" w:history="1">
        <w:r w:rsidRPr="000F6ECB">
          <w:rPr>
            <w:rStyle w:val="Hyperlink"/>
            <w:rFonts w:ascii="Times New Roman" w:hAnsi="Times New Roman" w:cs="Times New Roman"/>
            <w:color w:val="auto"/>
            <w:sz w:val="24"/>
            <w:szCs w:val="24"/>
            <w:u w:val="none"/>
          </w:rPr>
          <w:t>https://fr.wikipedia.org/wiki/Diagramme_de_s%C3%A9quence</w:t>
        </w:r>
      </w:hyperlink>
      <w:r w:rsidRPr="000F6ECB">
        <w:rPr>
          <w:rFonts w:ascii="Times New Roman" w:hAnsi="Times New Roman" w:cs="Times New Roman"/>
          <w:sz w:val="24"/>
          <w:szCs w:val="24"/>
        </w:rPr>
        <w:t>.[En ligne] [Citation :</w:t>
      </w:r>
    </w:p>
    <w:p w14:paraId="5C6D4057" w14:textId="77777777"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Mars 2023].</w:t>
      </w:r>
    </w:p>
    <w:p w14:paraId="766C47C6" w14:textId="7BF41F34" w:rsidR="000F6ECB" w:rsidRPr="00A4795A" w:rsidRDefault="000F6ECB" w:rsidP="00A4795A">
      <w:pPr>
        <w:rPr>
          <w:rFonts w:ascii="Times New Roman" w:hAnsi="Times New Roman" w:cs="Times New Roman"/>
          <w:sz w:val="24"/>
          <w:szCs w:val="24"/>
        </w:rPr>
      </w:pPr>
    </w:p>
    <w:sectPr w:rsidR="000F6ECB" w:rsidRPr="00A4795A">
      <w:headerReference w:type="default" r:id="rId65"/>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235AC" w14:textId="77777777" w:rsidR="00B66BA1" w:rsidRDefault="00B66BA1">
      <w:pPr>
        <w:spacing w:after="0" w:line="240" w:lineRule="auto"/>
      </w:pPr>
      <w:r>
        <w:separator/>
      </w:r>
    </w:p>
  </w:endnote>
  <w:endnote w:type="continuationSeparator" w:id="0">
    <w:p w14:paraId="581DA38D" w14:textId="77777777" w:rsidR="00B66BA1" w:rsidRDefault="00B66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CD735F" w:rsidRDefault="00CD735F">
    <w:pPr>
      <w:pPrChange w:id="39"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6DA76" w14:textId="77777777" w:rsidR="00B66BA1" w:rsidRDefault="00B66BA1">
      <w:pPr>
        <w:spacing w:after="0" w:line="240" w:lineRule="auto"/>
      </w:pPr>
      <w:r>
        <w:separator/>
      </w:r>
    </w:p>
  </w:footnote>
  <w:footnote w:type="continuationSeparator" w:id="0">
    <w:p w14:paraId="4A4E8FD7" w14:textId="77777777" w:rsidR="00B66BA1" w:rsidRDefault="00B66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2693D" w14:textId="77777777" w:rsidR="00CD735F" w:rsidRDefault="00CD735F">
    <w:pPr>
      <w:pStyle w:val="Header"/>
    </w:pPr>
  </w:p>
  <w:p w14:paraId="4A196B3A" w14:textId="77777777" w:rsidR="00CD735F" w:rsidRDefault="00CD7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2F1"/>
    <w:multiLevelType w:val="hybridMultilevel"/>
    <w:tmpl w:val="0A04B56E"/>
    <w:lvl w:ilvl="0" w:tplc="50146160">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4" w15:restartNumberingAfterBreak="0">
    <w:nsid w:val="0D731A64"/>
    <w:multiLevelType w:val="hybridMultilevel"/>
    <w:tmpl w:val="8C5C2F6E"/>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7908AD"/>
    <w:multiLevelType w:val="hybridMultilevel"/>
    <w:tmpl w:val="F2C410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3C1663"/>
    <w:multiLevelType w:val="hybridMultilevel"/>
    <w:tmpl w:val="202A77A6"/>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8" w15:restartNumberingAfterBreak="0">
    <w:nsid w:val="1AA56B64"/>
    <w:multiLevelType w:val="hybridMultilevel"/>
    <w:tmpl w:val="34B203C6"/>
    <w:lvl w:ilvl="0" w:tplc="040C0009">
      <w:start w:val="1"/>
      <w:numFmt w:val="bullet"/>
      <w:lvlText w:val=""/>
      <w:lvlJc w:val="left"/>
      <w:pPr>
        <w:ind w:left="4848" w:hanging="360"/>
      </w:pPr>
      <w:rPr>
        <w:rFonts w:ascii="Wingdings" w:hAnsi="Wingdings" w:hint="default"/>
      </w:rPr>
    </w:lvl>
    <w:lvl w:ilvl="1" w:tplc="040C0003">
      <w:start w:val="1"/>
      <w:numFmt w:val="bullet"/>
      <w:lvlText w:val="o"/>
      <w:lvlJc w:val="left"/>
      <w:pPr>
        <w:ind w:left="5568" w:hanging="360"/>
      </w:pPr>
      <w:rPr>
        <w:rFonts w:ascii="Courier New" w:hAnsi="Courier New" w:cs="Courier New" w:hint="default"/>
      </w:rPr>
    </w:lvl>
    <w:lvl w:ilvl="2" w:tplc="040C0005" w:tentative="1">
      <w:start w:val="1"/>
      <w:numFmt w:val="bullet"/>
      <w:lvlText w:val=""/>
      <w:lvlJc w:val="left"/>
      <w:pPr>
        <w:ind w:left="6288" w:hanging="360"/>
      </w:pPr>
      <w:rPr>
        <w:rFonts w:ascii="Wingdings" w:hAnsi="Wingdings" w:hint="default"/>
      </w:rPr>
    </w:lvl>
    <w:lvl w:ilvl="3" w:tplc="040C0001" w:tentative="1">
      <w:start w:val="1"/>
      <w:numFmt w:val="bullet"/>
      <w:lvlText w:val=""/>
      <w:lvlJc w:val="left"/>
      <w:pPr>
        <w:ind w:left="7008" w:hanging="360"/>
      </w:pPr>
      <w:rPr>
        <w:rFonts w:ascii="Symbol" w:hAnsi="Symbol" w:hint="default"/>
      </w:rPr>
    </w:lvl>
    <w:lvl w:ilvl="4" w:tplc="040C0003" w:tentative="1">
      <w:start w:val="1"/>
      <w:numFmt w:val="bullet"/>
      <w:lvlText w:val="o"/>
      <w:lvlJc w:val="left"/>
      <w:pPr>
        <w:ind w:left="7728" w:hanging="360"/>
      </w:pPr>
      <w:rPr>
        <w:rFonts w:ascii="Courier New" w:hAnsi="Courier New" w:cs="Courier New" w:hint="default"/>
      </w:rPr>
    </w:lvl>
    <w:lvl w:ilvl="5" w:tplc="040C0005" w:tentative="1">
      <w:start w:val="1"/>
      <w:numFmt w:val="bullet"/>
      <w:lvlText w:val=""/>
      <w:lvlJc w:val="left"/>
      <w:pPr>
        <w:ind w:left="8448" w:hanging="360"/>
      </w:pPr>
      <w:rPr>
        <w:rFonts w:ascii="Wingdings" w:hAnsi="Wingdings" w:hint="default"/>
      </w:rPr>
    </w:lvl>
    <w:lvl w:ilvl="6" w:tplc="040C0001" w:tentative="1">
      <w:start w:val="1"/>
      <w:numFmt w:val="bullet"/>
      <w:lvlText w:val=""/>
      <w:lvlJc w:val="left"/>
      <w:pPr>
        <w:ind w:left="9168" w:hanging="360"/>
      </w:pPr>
      <w:rPr>
        <w:rFonts w:ascii="Symbol" w:hAnsi="Symbol" w:hint="default"/>
      </w:rPr>
    </w:lvl>
    <w:lvl w:ilvl="7" w:tplc="040C0003" w:tentative="1">
      <w:start w:val="1"/>
      <w:numFmt w:val="bullet"/>
      <w:lvlText w:val="o"/>
      <w:lvlJc w:val="left"/>
      <w:pPr>
        <w:ind w:left="9888" w:hanging="360"/>
      </w:pPr>
      <w:rPr>
        <w:rFonts w:ascii="Courier New" w:hAnsi="Courier New" w:cs="Courier New" w:hint="default"/>
      </w:rPr>
    </w:lvl>
    <w:lvl w:ilvl="8" w:tplc="040C0005" w:tentative="1">
      <w:start w:val="1"/>
      <w:numFmt w:val="bullet"/>
      <w:lvlText w:val=""/>
      <w:lvlJc w:val="left"/>
      <w:pPr>
        <w:ind w:left="10608" w:hanging="360"/>
      </w:pPr>
      <w:rPr>
        <w:rFonts w:ascii="Wingdings" w:hAnsi="Wingdings" w:hint="default"/>
      </w:rPr>
    </w:lvl>
  </w:abstractNum>
  <w:abstractNum w:abstractNumId="9" w15:restartNumberingAfterBreak="0">
    <w:nsid w:val="1C830CEC"/>
    <w:multiLevelType w:val="hybridMultilevel"/>
    <w:tmpl w:val="02DAB33A"/>
    <w:lvl w:ilvl="0" w:tplc="2D1CEF2C">
      <w:start w:val="1"/>
      <w:numFmt w:val="lowerLetter"/>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DE51835"/>
    <w:multiLevelType w:val="hybridMultilevel"/>
    <w:tmpl w:val="C0CA7BEC"/>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4F668C"/>
    <w:multiLevelType w:val="hybridMultilevel"/>
    <w:tmpl w:val="FA9A97CE"/>
    <w:lvl w:ilvl="0" w:tplc="57B4FA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B60184"/>
    <w:multiLevelType w:val="multilevel"/>
    <w:tmpl w:val="98C08D04"/>
    <w:lvl w:ilvl="0">
      <w:start w:val="1"/>
      <w:numFmt w:val="decimal"/>
      <w:lvlText w:val="%1."/>
      <w:lvlJc w:val="left"/>
      <w:pPr>
        <w:ind w:left="1296" w:hanging="360"/>
      </w:pPr>
    </w:lvl>
    <w:lvl w:ilvl="1">
      <w:start w:val="1"/>
      <w:numFmt w:val="decimal"/>
      <w:isLgl/>
      <w:lvlText w:val="%1.%2"/>
      <w:lvlJc w:val="left"/>
      <w:pPr>
        <w:ind w:left="1296" w:hanging="360"/>
      </w:pPr>
      <w:rPr>
        <w:rFonts w:hint="default"/>
        <w:b/>
        <w:sz w:val="28"/>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4"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5" w15:restartNumberingAfterBreak="0">
    <w:nsid w:val="2728765E"/>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596014"/>
    <w:multiLevelType w:val="multilevel"/>
    <w:tmpl w:val="5A6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20" w15:restartNumberingAfterBreak="0">
    <w:nsid w:val="340572AC"/>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4" w15:restartNumberingAfterBreak="0">
    <w:nsid w:val="3F333AA8"/>
    <w:multiLevelType w:val="hybridMultilevel"/>
    <w:tmpl w:val="03368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26"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27"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9" w15:restartNumberingAfterBreak="0">
    <w:nsid w:val="63645167"/>
    <w:multiLevelType w:val="hybridMultilevel"/>
    <w:tmpl w:val="6C208DD0"/>
    <w:lvl w:ilvl="0" w:tplc="040C0005">
      <w:start w:val="1"/>
      <w:numFmt w:val="bullet"/>
      <w:lvlText w:val=""/>
      <w:lvlJc w:val="left"/>
      <w:pPr>
        <w:ind w:left="578"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30" w15:restartNumberingAfterBreak="0">
    <w:nsid w:val="646377ED"/>
    <w:multiLevelType w:val="hybridMultilevel"/>
    <w:tmpl w:val="478291C0"/>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EC7728"/>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34"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35" w15:restartNumberingAfterBreak="0">
    <w:nsid w:val="781939C1"/>
    <w:multiLevelType w:val="hybridMultilevel"/>
    <w:tmpl w:val="4D8ECA1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37"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F065947"/>
    <w:multiLevelType w:val="hybridMultilevel"/>
    <w:tmpl w:val="97CC08E4"/>
    <w:lvl w:ilvl="0" w:tplc="5198B442">
      <w:start w:val="1"/>
      <w:numFmt w:val="decimal"/>
      <w:lvlText w:val="%1."/>
      <w:lvlJc w:val="left"/>
      <w:pPr>
        <w:ind w:left="502"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5"/>
  </w:num>
  <w:num w:numId="2">
    <w:abstractNumId w:val="37"/>
  </w:num>
  <w:num w:numId="3">
    <w:abstractNumId w:val="13"/>
  </w:num>
  <w:num w:numId="4">
    <w:abstractNumId w:val="8"/>
  </w:num>
  <w:num w:numId="5">
    <w:abstractNumId w:val="27"/>
  </w:num>
  <w:num w:numId="6">
    <w:abstractNumId w:val="39"/>
  </w:num>
  <w:num w:numId="7">
    <w:abstractNumId w:val="9"/>
  </w:num>
  <w:num w:numId="8">
    <w:abstractNumId w:val="16"/>
  </w:num>
  <w:num w:numId="9">
    <w:abstractNumId w:val="33"/>
  </w:num>
  <w:num w:numId="10">
    <w:abstractNumId w:val="38"/>
  </w:num>
  <w:num w:numId="11">
    <w:abstractNumId w:val="22"/>
  </w:num>
  <w:num w:numId="12">
    <w:abstractNumId w:val="1"/>
  </w:num>
  <w:num w:numId="13">
    <w:abstractNumId w:val="36"/>
  </w:num>
  <w:num w:numId="14">
    <w:abstractNumId w:val="28"/>
  </w:num>
  <w:num w:numId="15">
    <w:abstractNumId w:val="19"/>
  </w:num>
  <w:num w:numId="16">
    <w:abstractNumId w:val="25"/>
  </w:num>
  <w:num w:numId="17">
    <w:abstractNumId w:val="23"/>
  </w:num>
  <w:num w:numId="18">
    <w:abstractNumId w:val="21"/>
  </w:num>
  <w:num w:numId="19">
    <w:abstractNumId w:val="6"/>
  </w:num>
  <w:num w:numId="20">
    <w:abstractNumId w:val="0"/>
  </w:num>
  <w:num w:numId="21">
    <w:abstractNumId w:val="17"/>
  </w:num>
  <w:num w:numId="22">
    <w:abstractNumId w:val="2"/>
  </w:num>
  <w:num w:numId="23">
    <w:abstractNumId w:val="32"/>
  </w:num>
  <w:num w:numId="24">
    <w:abstractNumId w:val="14"/>
  </w:num>
  <w:num w:numId="25">
    <w:abstractNumId w:val="34"/>
  </w:num>
  <w:num w:numId="26">
    <w:abstractNumId w:val="24"/>
  </w:num>
  <w:num w:numId="27">
    <w:abstractNumId w:val="26"/>
  </w:num>
  <w:num w:numId="28">
    <w:abstractNumId w:val="3"/>
  </w:num>
  <w:num w:numId="29">
    <w:abstractNumId w:val="12"/>
  </w:num>
  <w:num w:numId="30">
    <w:abstractNumId w:val="11"/>
  </w:num>
  <w:num w:numId="31">
    <w:abstractNumId w:val="20"/>
  </w:num>
  <w:num w:numId="32">
    <w:abstractNumId w:val="7"/>
  </w:num>
  <w:num w:numId="33">
    <w:abstractNumId w:val="5"/>
  </w:num>
  <w:num w:numId="34">
    <w:abstractNumId w:val="18"/>
  </w:num>
  <w:num w:numId="35">
    <w:abstractNumId w:val="15"/>
  </w:num>
  <w:num w:numId="36">
    <w:abstractNumId w:val="31"/>
  </w:num>
  <w:num w:numId="37">
    <w:abstractNumId w:val="29"/>
  </w:num>
  <w:num w:numId="38">
    <w:abstractNumId w:val="4"/>
  </w:num>
  <w:num w:numId="39">
    <w:abstractNumId w:val="10"/>
  </w:num>
  <w:num w:numId="40">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0FAE"/>
    <w:rsid w:val="000530C9"/>
    <w:rsid w:val="00053762"/>
    <w:rsid w:val="00060E71"/>
    <w:rsid w:val="00096C03"/>
    <w:rsid w:val="000C5EDE"/>
    <w:rsid w:val="000E5FF8"/>
    <w:rsid w:val="000F6ECB"/>
    <w:rsid w:val="0010132C"/>
    <w:rsid w:val="001106EC"/>
    <w:rsid w:val="00151C08"/>
    <w:rsid w:val="001608E1"/>
    <w:rsid w:val="0016245E"/>
    <w:rsid w:val="00166D01"/>
    <w:rsid w:val="00167124"/>
    <w:rsid w:val="00184630"/>
    <w:rsid w:val="001852C7"/>
    <w:rsid w:val="0019171E"/>
    <w:rsid w:val="00192BEB"/>
    <w:rsid w:val="001B287B"/>
    <w:rsid w:val="001B5FDC"/>
    <w:rsid w:val="001B7220"/>
    <w:rsid w:val="001B792D"/>
    <w:rsid w:val="001C65A4"/>
    <w:rsid w:val="00200AAB"/>
    <w:rsid w:val="00204383"/>
    <w:rsid w:val="00225911"/>
    <w:rsid w:val="0022736D"/>
    <w:rsid w:val="00230FED"/>
    <w:rsid w:val="002446D7"/>
    <w:rsid w:val="00261F96"/>
    <w:rsid w:val="002679E6"/>
    <w:rsid w:val="002777E2"/>
    <w:rsid w:val="002828CD"/>
    <w:rsid w:val="00283B16"/>
    <w:rsid w:val="002C0612"/>
    <w:rsid w:val="002C2F63"/>
    <w:rsid w:val="002D0560"/>
    <w:rsid w:val="002F467A"/>
    <w:rsid w:val="002F59DA"/>
    <w:rsid w:val="00326F44"/>
    <w:rsid w:val="00347BA6"/>
    <w:rsid w:val="00354CE4"/>
    <w:rsid w:val="0036012A"/>
    <w:rsid w:val="00370038"/>
    <w:rsid w:val="003742A5"/>
    <w:rsid w:val="00387E52"/>
    <w:rsid w:val="003A1E0C"/>
    <w:rsid w:val="003A2129"/>
    <w:rsid w:val="003A2EB8"/>
    <w:rsid w:val="003A7C78"/>
    <w:rsid w:val="003C0CA5"/>
    <w:rsid w:val="003C563D"/>
    <w:rsid w:val="003D1309"/>
    <w:rsid w:val="00402D0C"/>
    <w:rsid w:val="00417391"/>
    <w:rsid w:val="00423C17"/>
    <w:rsid w:val="00425FCB"/>
    <w:rsid w:val="00430562"/>
    <w:rsid w:val="00434973"/>
    <w:rsid w:val="00435E0A"/>
    <w:rsid w:val="00436B51"/>
    <w:rsid w:val="004473C1"/>
    <w:rsid w:val="0046735A"/>
    <w:rsid w:val="0048542F"/>
    <w:rsid w:val="004C7650"/>
    <w:rsid w:val="004E074A"/>
    <w:rsid w:val="004F7717"/>
    <w:rsid w:val="0051105F"/>
    <w:rsid w:val="00515214"/>
    <w:rsid w:val="00521CE3"/>
    <w:rsid w:val="0052614A"/>
    <w:rsid w:val="005326DF"/>
    <w:rsid w:val="00577EA7"/>
    <w:rsid w:val="005A0590"/>
    <w:rsid w:val="005A6E70"/>
    <w:rsid w:val="005E1235"/>
    <w:rsid w:val="005E3325"/>
    <w:rsid w:val="00681D60"/>
    <w:rsid w:val="00683707"/>
    <w:rsid w:val="00695633"/>
    <w:rsid w:val="0069721E"/>
    <w:rsid w:val="006A5E0B"/>
    <w:rsid w:val="006B4FAE"/>
    <w:rsid w:val="006C0977"/>
    <w:rsid w:val="006D1A3F"/>
    <w:rsid w:val="006D78C6"/>
    <w:rsid w:val="006F19B2"/>
    <w:rsid w:val="006F4D16"/>
    <w:rsid w:val="006F5940"/>
    <w:rsid w:val="00703C46"/>
    <w:rsid w:val="00714C00"/>
    <w:rsid w:val="00722C1A"/>
    <w:rsid w:val="00737016"/>
    <w:rsid w:val="00750F69"/>
    <w:rsid w:val="007576E9"/>
    <w:rsid w:val="00771DE7"/>
    <w:rsid w:val="007907DF"/>
    <w:rsid w:val="007B1E2E"/>
    <w:rsid w:val="007B3484"/>
    <w:rsid w:val="007B47C1"/>
    <w:rsid w:val="007C556F"/>
    <w:rsid w:val="007D29C1"/>
    <w:rsid w:val="007D4FDC"/>
    <w:rsid w:val="007E028D"/>
    <w:rsid w:val="00803F6E"/>
    <w:rsid w:val="00820B1A"/>
    <w:rsid w:val="00827C5D"/>
    <w:rsid w:val="00833970"/>
    <w:rsid w:val="0087379D"/>
    <w:rsid w:val="008737E1"/>
    <w:rsid w:val="00880601"/>
    <w:rsid w:val="008A0797"/>
    <w:rsid w:val="008B0420"/>
    <w:rsid w:val="008B4E06"/>
    <w:rsid w:val="008D2FBE"/>
    <w:rsid w:val="008F166C"/>
    <w:rsid w:val="0091044F"/>
    <w:rsid w:val="00934CE3"/>
    <w:rsid w:val="0094310D"/>
    <w:rsid w:val="00966479"/>
    <w:rsid w:val="00971001"/>
    <w:rsid w:val="009711CB"/>
    <w:rsid w:val="0097611B"/>
    <w:rsid w:val="009B7767"/>
    <w:rsid w:val="009E1985"/>
    <w:rsid w:val="009E5F67"/>
    <w:rsid w:val="009F0D2E"/>
    <w:rsid w:val="00A12718"/>
    <w:rsid w:val="00A20BEE"/>
    <w:rsid w:val="00A40B6A"/>
    <w:rsid w:val="00A4795A"/>
    <w:rsid w:val="00A53CD5"/>
    <w:rsid w:val="00A604FA"/>
    <w:rsid w:val="00A76A25"/>
    <w:rsid w:val="00A91B69"/>
    <w:rsid w:val="00A97B29"/>
    <w:rsid w:val="00AB6D8E"/>
    <w:rsid w:val="00AC2A5D"/>
    <w:rsid w:val="00B15C4E"/>
    <w:rsid w:val="00B221D2"/>
    <w:rsid w:val="00B46F2E"/>
    <w:rsid w:val="00B527A2"/>
    <w:rsid w:val="00B546D0"/>
    <w:rsid w:val="00B65F7C"/>
    <w:rsid w:val="00B66BA1"/>
    <w:rsid w:val="00B86610"/>
    <w:rsid w:val="00BC7FDA"/>
    <w:rsid w:val="00BD3272"/>
    <w:rsid w:val="00BD6A73"/>
    <w:rsid w:val="00C1508A"/>
    <w:rsid w:val="00C21EEC"/>
    <w:rsid w:val="00C8070B"/>
    <w:rsid w:val="00C9634E"/>
    <w:rsid w:val="00CA389A"/>
    <w:rsid w:val="00CC0689"/>
    <w:rsid w:val="00CC3F88"/>
    <w:rsid w:val="00CD735F"/>
    <w:rsid w:val="00CE15F3"/>
    <w:rsid w:val="00CE218A"/>
    <w:rsid w:val="00CE3105"/>
    <w:rsid w:val="00CE7248"/>
    <w:rsid w:val="00D83410"/>
    <w:rsid w:val="00DA2DC7"/>
    <w:rsid w:val="00DD11CD"/>
    <w:rsid w:val="00DE6A20"/>
    <w:rsid w:val="00E01E4E"/>
    <w:rsid w:val="00E1081C"/>
    <w:rsid w:val="00E1445D"/>
    <w:rsid w:val="00E2212B"/>
    <w:rsid w:val="00E35509"/>
    <w:rsid w:val="00E45266"/>
    <w:rsid w:val="00E533E9"/>
    <w:rsid w:val="00E9346B"/>
    <w:rsid w:val="00EC57CB"/>
    <w:rsid w:val="00EC6F49"/>
    <w:rsid w:val="00F1630A"/>
    <w:rsid w:val="00F36A37"/>
    <w:rsid w:val="00F4734C"/>
    <w:rsid w:val="00F60B9B"/>
    <w:rsid w:val="00F74415"/>
    <w:rsid w:val="00F75342"/>
    <w:rsid w:val="00F831F7"/>
    <w:rsid w:val="00F96CCA"/>
    <w:rsid w:val="00FA2B50"/>
    <w:rsid w:val="00FD256D"/>
    <w:rsid w:val="00FD3490"/>
    <w:rsid w:val="00FD6820"/>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14BF73DC-478B-42E7-9320-E9AC550F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 w:id="199505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r.wikipedia.org/wiki/Framework" TargetMode="External"/><Relationship Id="rId47" Type="http://schemas.openxmlformats.org/officeDocument/2006/relationships/hyperlink" Target="https://fr.wikipedia.org/wiki/Programmation_orient%C3%A9e_objet" TargetMode="External"/><Relationship Id="rId50" Type="http://schemas.openxmlformats.org/officeDocument/2006/relationships/image" Target="media/image30.PNG"/><Relationship Id="rId55" Type="http://schemas.openxmlformats.org/officeDocument/2006/relationships/image" Target="media/image32.png"/><Relationship Id="rId63" Type="http://schemas.openxmlformats.org/officeDocument/2006/relationships/hyperlink" Target="https://www.lucidchart.com/pages/fr/diagramme-de-classes-u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fr.wikipedia.org/wiki/Web_application" TargetMode="External"/><Relationship Id="rId40" Type="http://schemas.openxmlformats.org/officeDocument/2006/relationships/hyperlink" Target="https://fr.wikipedia.org/wiki/Mod%C3%A8le-vue-contr%C3%B4leur" TargetMode="External"/><Relationship Id="rId45" Type="http://schemas.openxmlformats.org/officeDocument/2006/relationships/hyperlink" Target="https://fr.wikipedia.org/wiki/PHP" TargetMode="External"/><Relationship Id="rId53" Type="http://schemas.openxmlformats.org/officeDocument/2006/relationships/hyperlink" Target="https://fr.wikipedia.org/wiki/Unified_Modeling_Language" TargetMode="External"/><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blog.myagilepartner.fr/index.php/2018/05/27/role-de-scrum-master/" TargetMode="Externa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fr.wikipedia.org/wiki/Web_application" TargetMode="External"/><Relationship Id="rId48" Type="http://schemas.openxmlformats.org/officeDocument/2006/relationships/image" Target="media/image28.png"/><Relationship Id="rId56" Type="http://schemas.openxmlformats.org/officeDocument/2006/relationships/image" Target="media/image33.jpg"/><Relationship Id="rId64" Type="http://schemas.openxmlformats.org/officeDocument/2006/relationships/hyperlink" Target="https://fr.wikipedia.org/wiki/Diagramme_de_s%C3%A9quence" TargetMode="External"/><Relationship Id="rId8" Type="http://schemas.openxmlformats.org/officeDocument/2006/relationships/hyperlink" Target="https://www.diva-software.com" TargetMode="External"/><Relationship Id="rId51" Type="http://schemas.openxmlformats.org/officeDocument/2006/relationships/hyperlink" Target="https://fr.wikipedia.org/wiki/Unified_Modeling_Languag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fr.wikipedia.org/wiki/Open-source" TargetMode="External"/><Relationship Id="rId46" Type="http://schemas.openxmlformats.org/officeDocument/2006/relationships/hyperlink" Target="https://fr.wikipedia.org/wiki/Mod%C3%A8le-vue-contr%C3%B4leur" TargetMode="External"/><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fr.wikipedia.org/wiki/Programmation_orient%C3%A9e_objet" TargetMode="External"/><Relationship Id="rId54" Type="http://schemas.openxmlformats.org/officeDocument/2006/relationships/image" Target="media/image31.jpg"/><Relationship Id="rId62" Type="http://schemas.openxmlformats.org/officeDocument/2006/relationships/hyperlink" Target="https://fr.wikipedia.org/wiki/Diagramme_de_cas_d%27utilis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r.wikipedia.org/wiki/Framework" TargetMode="External"/><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fr.wikipedia.org/wiki/Open-source" TargetMode="External"/><Relationship Id="rId52" Type="http://schemas.openxmlformats.org/officeDocument/2006/relationships/hyperlink" Target="https://fr.wikipedia.org/wiki/Acteur_(UML)" TargetMode="External"/><Relationship Id="rId60" Type="http://schemas.openxmlformats.org/officeDocument/2006/relationships/image" Target="media/image37.jp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fr.wikipedia.org/wik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BBAE4-22D3-4872-BF3D-5E441472E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29667</TotalTime>
  <Pages>46</Pages>
  <Words>8411</Words>
  <Characters>46261</Characters>
  <Application>Microsoft Office Word</Application>
  <DocSecurity>0</DocSecurity>
  <Lines>385</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10</cp:revision>
  <dcterms:created xsi:type="dcterms:W3CDTF">2024-04-15T10:18:00Z</dcterms:created>
  <dcterms:modified xsi:type="dcterms:W3CDTF">2024-05-20T10:11:00Z</dcterms:modified>
</cp:coreProperties>
</file>