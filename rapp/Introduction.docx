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fldChar w:fldCharType="begin"/>
      </w:r>
      <w:r w:rsidRPr="00695633">
        <w:rPr>
          <w:rFonts w:ascii="Times New Roman" w:hAnsi="Times New Roman" w:cs="Times New Roman"/>
          <w:sz w:val="28"/>
          <w:szCs w:val="28"/>
          <w:lang w:val="en-US"/>
        </w:rPr>
        <w:instrText xml:space="preserve"> HYPERLINK "https://www.diva-software.com/" </w:instrText>
      </w:r>
      <w:r w:rsidRPr="00695633">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1729551C" w:rsidR="008B0420"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27B2E200" w14:textId="77777777" w:rsidR="00261F96" w:rsidRPr="00737016" w:rsidRDefault="00261F96" w:rsidP="00261F96">
      <w:pPr>
        <w:pStyle w:val="ListParagraph"/>
        <w:ind w:left="0"/>
        <w:rPr>
          <w:rFonts w:ascii="Times New Roman" w:hAnsi="Times New Roman" w:cs="Times New Roman"/>
          <w:b/>
          <w:sz w:val="28"/>
          <w:szCs w:val="28"/>
        </w:rPr>
      </w:pPr>
    </w:p>
    <w:p w14:paraId="7A16A32F" w14:textId="2E6138A3" w:rsidR="00261F96" w:rsidRPr="00060E71" w:rsidRDefault="00261F96" w:rsidP="00261F96">
      <w:pPr>
        <w:pStyle w:val="ListParagraph"/>
        <w:numPr>
          <w:ilvl w:val="1"/>
          <w:numId w:val="3"/>
        </w:numPr>
        <w:ind w:left="0" w:firstLine="0"/>
        <w:rPr>
          <w:rFonts w:ascii="Times New Roman" w:hAnsi="Times New Roman" w:cs="Times New Roman"/>
          <w:color w:val="0D0D0D"/>
          <w:sz w:val="32"/>
          <w:szCs w:val="32"/>
          <w:shd w:val="clear" w:color="auto" w:fill="FFFFFF"/>
        </w:rPr>
      </w:pPr>
      <w:r w:rsidRPr="00261F96">
        <w:rPr>
          <w:rFonts w:ascii="Times New Roman" w:hAnsi="Times New Roman" w:cs="Times New Roman"/>
          <w:b/>
          <w:sz w:val="28"/>
          <w:szCs w:val="28"/>
        </w:rPr>
        <w:t xml:space="preserve">Qu'est que c'est la </w:t>
      </w:r>
      <w:proofErr w:type="gramStart"/>
      <w:r w:rsidRPr="00261F96">
        <w:rPr>
          <w:rFonts w:ascii="Times New Roman" w:hAnsi="Times New Roman" w:cs="Times New Roman"/>
          <w:b/>
          <w:sz w:val="28"/>
          <w:szCs w:val="28"/>
        </w:rPr>
        <w:t>GMAO:</w:t>
      </w:r>
      <w:proofErr w:type="gramEnd"/>
      <w:r w:rsidRPr="00261F96">
        <w:rPr>
          <w:rFonts w:ascii="Times New Roman" w:hAnsi="Times New Roman" w:cs="Times New Roman"/>
        </w:rPr>
        <w:t xml:space="preserve"> </w:t>
      </w:r>
    </w:p>
    <w:p w14:paraId="599AE2FB" w14:textId="77777777" w:rsidR="00060E71" w:rsidRPr="00261F96" w:rsidRDefault="00060E71" w:rsidP="00060E71">
      <w:pPr>
        <w:pStyle w:val="ListParagraph"/>
        <w:ind w:left="0"/>
        <w:rPr>
          <w:rFonts w:ascii="Times New Roman" w:hAnsi="Times New Roman" w:cs="Times New Roman"/>
          <w:color w:val="0D0D0D"/>
          <w:sz w:val="32"/>
          <w:szCs w:val="32"/>
          <w:shd w:val="clear" w:color="auto" w:fill="FFFFFF"/>
        </w:rPr>
      </w:pPr>
    </w:p>
    <w:p w14:paraId="717ADEAE" w14:textId="2602A0D6" w:rsidR="008B0420" w:rsidRDefault="00060E71" w:rsidP="00A91B69">
      <w:pPr>
        <w:pStyle w:val="ListParagraph"/>
        <w:ind w:left="0"/>
        <w:rPr>
          <w:rFonts w:ascii="Times New Roman" w:hAnsi="Times New Roman" w:cs="Times New Roman"/>
          <w:sz w:val="28"/>
          <w:szCs w:val="28"/>
        </w:rPr>
      </w:pPr>
      <w:r w:rsidRPr="00060E71">
        <w:rPr>
          <w:rFonts w:ascii="Times New Roman" w:hAnsi="Times New Roman" w:cs="Times New Roman"/>
          <w:sz w:val="28"/>
          <w:szCs w:val="28"/>
        </w:rPr>
        <w:t>La GMAO, abréviation de Gestion de Maintenance Assistée par Ordinateur, est un système informatique conçu pour faciliter la gestion et l'optimisation des opérations de maintenance des équipements et des installations au sein d'une organisation.</w:t>
      </w:r>
    </w:p>
    <w:p w14:paraId="4DE0E990" w14:textId="77777777" w:rsidR="00060E71" w:rsidRPr="00737016" w:rsidRDefault="00060E71"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62C68D5E" w:rsidR="008B0420" w:rsidRDefault="008B0420" w:rsidP="00A91B69">
      <w:pPr>
        <w:rPr>
          <w:rFonts w:ascii="Times New Roman" w:hAnsi="Times New Roman" w:cs="Times New Roman"/>
          <w:sz w:val="28"/>
          <w:szCs w:val="28"/>
        </w:rPr>
      </w:pPr>
    </w:p>
    <w:p w14:paraId="762A4C47" w14:textId="4FBD26AB" w:rsidR="00225911" w:rsidRDefault="00225911" w:rsidP="00A91B69">
      <w:pPr>
        <w:rPr>
          <w:rFonts w:ascii="Times New Roman" w:hAnsi="Times New Roman" w:cs="Times New Roman"/>
          <w:sz w:val="28"/>
          <w:szCs w:val="28"/>
        </w:rPr>
      </w:pPr>
    </w:p>
    <w:p w14:paraId="26815719" w14:textId="77777777" w:rsidR="00225911" w:rsidRPr="00A91B69" w:rsidRDefault="00225911"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lastRenderedPageBreak/>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4AF71FEA"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059038F1" w14:textId="77777777" w:rsidR="00225911" w:rsidRPr="00A91B69" w:rsidRDefault="00225911" w:rsidP="00A91B69">
      <w:pPr>
        <w:pStyle w:val="ListParagraph"/>
        <w:ind w:left="0"/>
        <w:rPr>
          <w:rFonts w:ascii="Times New Roman" w:hAnsi="Times New Roman" w:cs="Times New Roman"/>
          <w:sz w:val="28"/>
          <w:szCs w:val="28"/>
        </w:rPr>
      </w:pP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6A6F4C40" w:rsidR="008B0420" w:rsidRPr="00737016" w:rsidRDefault="0052614A" w:rsidP="0052614A">
      <w:pPr>
        <w:pStyle w:val="ListParagraph"/>
        <w:numPr>
          <w:ilvl w:val="1"/>
          <w:numId w:val="3"/>
        </w:numPr>
        <w:ind w:left="0" w:firstLine="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8B0420"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Utilisation des papiers pour gérer les activités de la maintenance.</w:t>
      </w:r>
    </w:p>
    <w:p w14:paraId="23E23F06" w14:textId="65EE8C70"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 traçabilité et suivi des interventions. </w:t>
      </w:r>
    </w:p>
    <w:p w14:paraId="2CCD29DB" w14:textId="4A6E88B4"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lastRenderedPageBreak/>
        <w:t xml:space="preserve">Mauvaise gestion des pièces de rechanges et manque de contrôle et suivie de la magasin PDR </w:t>
      </w:r>
    </w:p>
    <w:p w14:paraId="7BBA7E61" w14:textId="36F3BF4C"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d’un système d’informations qui centralise les données et facilite le partage et la collaboration entre les différents acteurs. </w:t>
      </w:r>
    </w:p>
    <w:p w14:paraId="62B91ED8" w14:textId="0D888A13"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Mauvaise communication interne.</w:t>
      </w:r>
    </w:p>
    <w:p w14:paraId="6C3D3D4E" w14:textId="5FFA5F59" w:rsidR="008737E1"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et manque d’un inventaire complet et à jour des équipements à maintenir et des pièces de rechange. </w:t>
      </w:r>
    </w:p>
    <w:p w14:paraId="45BE3B8C" w14:textId="3D342DFA"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équipements et les actions correctives et préventives ne sont pas codifiés.</w:t>
      </w:r>
    </w:p>
    <w:p w14:paraId="33878AB4" w14:textId="4C885652"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Les documents techniques, administratives ou financiers liés aux équipements ne sont pas centralisés. — Absence d’un tableau de bord de suivi des KPI (fiabilité, maintenabilité, la disponibilité).</w:t>
      </w:r>
    </w:p>
    <w:p w14:paraId="5B020E93" w14:textId="02E3E277"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Absence des rapports et statistiques et des outils d’aide de bonne prise de décision. </w:t>
      </w:r>
    </w:p>
    <w:p w14:paraId="10B8C493" w14:textId="27DBBBDD" w:rsidR="00E1081C"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 xml:space="preserve">Mauvaise gestion de la maintenance préventive accompagnée d’une mauvaise planification et ordonnancement. </w:t>
      </w:r>
    </w:p>
    <w:p w14:paraId="101377E6" w14:textId="6973D03F" w:rsidR="00E35509" w:rsidRPr="0052614A" w:rsidRDefault="00E1081C" w:rsidP="0052614A">
      <w:pPr>
        <w:pStyle w:val="ListParagraph"/>
        <w:numPr>
          <w:ilvl w:val="0"/>
          <w:numId w:val="25"/>
        </w:numPr>
        <w:rPr>
          <w:rFonts w:ascii="Times New Roman" w:hAnsi="Times New Roman" w:cs="Times New Roman"/>
          <w:sz w:val="28"/>
          <w:szCs w:val="28"/>
        </w:rPr>
      </w:pPr>
      <w:r w:rsidRPr="0052614A">
        <w:rPr>
          <w:rFonts w:ascii="Times New Roman" w:hAnsi="Times New Roman" w:cs="Times New Roman"/>
          <w:sz w:val="28"/>
          <w:szCs w:val="28"/>
        </w:rPr>
        <w:t>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1658F2E2"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 xml:space="preserve">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w:t>
      </w:r>
      <w:r w:rsidR="0052614A" w:rsidRPr="00737016">
        <w:rPr>
          <w:rFonts w:ascii="Times New Roman" w:hAnsi="Times New Roman" w:cs="Times New Roman"/>
          <w:color w:val="0D0D0D"/>
          <w:sz w:val="28"/>
          <w:szCs w:val="28"/>
          <w:shd w:val="clear" w:color="auto" w:fill="FFFFFF"/>
        </w:rPr>
        <w:t>acteurs</w:t>
      </w:r>
      <w:r w:rsidR="0052614A">
        <w:rPr>
          <w:rFonts w:ascii="Times New Roman" w:hAnsi="Times New Roman" w:cs="Times New Roman"/>
          <w:color w:val="0D0D0D"/>
          <w:sz w:val="28"/>
          <w:szCs w:val="28"/>
          <w:shd w:val="clear" w:color="auto" w:fill="FFFFFF"/>
        </w:rPr>
        <w:t>, admin,</w:t>
      </w:r>
      <w:r w:rsidR="008B0420" w:rsidRPr="00737016">
        <w:rPr>
          <w:rFonts w:ascii="Times New Roman" w:hAnsi="Times New Roman" w:cs="Times New Roman"/>
          <w:color w:val="0D0D0D"/>
          <w:sz w:val="28"/>
          <w:szCs w:val="28"/>
          <w:shd w:val="clear" w:color="auto" w:fill="FFFFFF"/>
        </w:rPr>
        <w:t xml:space="preserve">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2837EE0A" w14:textId="77777777" w:rsidR="00261F96" w:rsidRDefault="00261F9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5A9E91D2"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Fixer les objectives.</w:t>
      </w:r>
    </w:p>
    <w:p w14:paraId="2ED418DD" w14:textId="27756A3A"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Définir et organiser les ressources et moyennes. </w:t>
      </w:r>
    </w:p>
    <w:p w14:paraId="19CA9E38" w14:textId="08975BC7"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 xml:space="preserve">Avoir un suivi des travaux et leurs états d’avancement. </w:t>
      </w:r>
    </w:p>
    <w:p w14:paraId="0D248C36" w14:textId="77DE94F8" w:rsidR="00737016" w:rsidRPr="004C7650"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Eliminer les risques de retard.</w:t>
      </w:r>
    </w:p>
    <w:p w14:paraId="4E239A21" w14:textId="101BF1CC" w:rsidR="00737016" w:rsidRDefault="00737016" w:rsidP="004C7650">
      <w:pPr>
        <w:pStyle w:val="ListParagraph"/>
        <w:numPr>
          <w:ilvl w:val="0"/>
          <w:numId w:val="27"/>
        </w:numPr>
        <w:rPr>
          <w:rFonts w:ascii="Times New Roman" w:hAnsi="Times New Roman" w:cs="Times New Roman"/>
          <w:sz w:val="28"/>
          <w:szCs w:val="28"/>
        </w:rPr>
      </w:pPr>
      <w:r w:rsidRPr="004C7650">
        <w:rPr>
          <w:rFonts w:ascii="Times New Roman" w:hAnsi="Times New Roman" w:cs="Times New Roman"/>
          <w:sz w:val="28"/>
          <w:szCs w:val="28"/>
        </w:rPr>
        <w:t>Ponctualité, respect des dates limites et une bonne gestion du temps. Dans ce cadre, nous avons utilisé le fameux Diagrammes de GANTT pour établir le planning de mon stage.</w:t>
      </w:r>
    </w:p>
    <w:p w14:paraId="1B17C972" w14:textId="77777777" w:rsidR="004C7650" w:rsidRPr="004C7650" w:rsidRDefault="004C7650" w:rsidP="004C7650">
      <w:pPr>
        <w:pStyle w:val="ListParagraph"/>
        <w:ind w:left="435"/>
        <w:rPr>
          <w:rFonts w:ascii="Times New Roman" w:hAnsi="Times New Roman" w:cs="Times New Roman"/>
          <w:sz w:val="28"/>
          <w:szCs w:val="28"/>
        </w:rPr>
      </w:pPr>
    </w:p>
    <w:p w14:paraId="46DCCBC4" w14:textId="5EA3BEFE" w:rsidR="00737016" w:rsidRPr="004C7650" w:rsidRDefault="00737016" w:rsidP="004C7650">
      <w:pPr>
        <w:pStyle w:val="ListParagraph"/>
        <w:numPr>
          <w:ilvl w:val="0"/>
          <w:numId w:val="29"/>
        </w:numPr>
        <w:rPr>
          <w:rFonts w:ascii="Times New Roman" w:hAnsi="Times New Roman" w:cs="Times New Roman"/>
          <w:sz w:val="28"/>
          <w:szCs w:val="28"/>
        </w:rPr>
      </w:pPr>
      <w:r w:rsidRPr="004C7650">
        <w:rPr>
          <w:rFonts w:ascii="Times New Roman" w:hAnsi="Times New Roman" w:cs="Times New Roman"/>
          <w:sz w:val="28"/>
          <w:szCs w:val="28"/>
        </w:rPr>
        <w:t>Ce diagramme est un outil qui permet de bien planifier le projet et avoir un suivi d’avancement en présentant l’enchainement et la durée des différentes tâches.</w:t>
      </w:r>
    </w:p>
    <w:p w14:paraId="37437631" w14:textId="77777777" w:rsidR="00971001" w:rsidRPr="00737016" w:rsidRDefault="00971001" w:rsidP="00737016">
      <w:pPr>
        <w:ind w:hanging="426"/>
        <w:rPr>
          <w:rFonts w:ascii="Times New Roman" w:hAnsi="Times New Roman" w:cs="Times New Roman"/>
          <w:sz w:val="28"/>
          <w:szCs w:val="28"/>
        </w:rPr>
      </w:pPr>
    </w:p>
    <w:p w14:paraId="499403F8" w14:textId="01E709C8" w:rsidR="009B7767" w:rsidRPr="00737016" w:rsidRDefault="00971001" w:rsidP="00971001">
      <w:pPr>
        <w:pStyle w:val="ListParagraph"/>
        <w:ind w:left="851" w:hanging="567"/>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46C3F646" w14:textId="305D2BFD" w:rsidR="008B0420" w:rsidRPr="004C7650" w:rsidRDefault="008B0420" w:rsidP="004C7650">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 xml:space="preserve">Un acteur dans une </w:t>
      </w:r>
      <w:r w:rsidRPr="004C7650">
        <w:rPr>
          <w:rFonts w:ascii="Times New Roman" w:hAnsi="Times New Roman" w:cs="Times New Roman"/>
          <w:sz w:val="28"/>
          <w:szCs w:val="28"/>
        </w:rPr>
        <w:t>application</w:t>
      </w:r>
      <w:r w:rsidRPr="00683707">
        <w:rPr>
          <w:rFonts w:ascii="Times New Roman" w:hAnsi="Times New Roman" w:cs="Times New Roman"/>
          <w:sz w:val="28"/>
          <w:szCs w:val="28"/>
        </w:rPr>
        <w:t xml:space="preserve"> est une entité externe qui interagit avec le système [1].</w:t>
      </w:r>
    </w:p>
    <w:p w14:paraId="60E127D7" w14:textId="27177D5F" w:rsidR="008B0420"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4B3178C2" w14:textId="77777777" w:rsidR="008737E1" w:rsidRPr="00683707" w:rsidRDefault="008737E1" w:rsidP="00096C03">
      <w:pPr>
        <w:pStyle w:val="ListParagraph"/>
        <w:ind w:left="0"/>
        <w:rPr>
          <w:rFonts w:ascii="Times New Roman" w:hAnsi="Times New Roman" w:cs="Times New Roman"/>
          <w:sz w:val="28"/>
          <w:szCs w:val="28"/>
        </w:rPr>
      </w:pPr>
    </w:p>
    <w:p w14:paraId="38C24710" w14:textId="25006C6F" w:rsidR="008B0420" w:rsidRPr="004C7650" w:rsidRDefault="008B0420" w:rsidP="004C7650">
      <w:pPr>
        <w:pStyle w:val="ListParagraph"/>
        <w:numPr>
          <w:ilvl w:val="0"/>
          <w:numId w:val="7"/>
        </w:numPr>
        <w:ind w:left="567"/>
        <w:jc w:val="both"/>
        <w:rPr>
          <w:rFonts w:ascii="Times New Roman" w:hAnsi="Times New Roman" w:cs="Times New Roman"/>
          <w:sz w:val="28"/>
          <w:szCs w:val="28"/>
        </w:rPr>
      </w:pPr>
      <w:r w:rsidRPr="004C7650">
        <w:rPr>
          <w:rFonts w:ascii="Times New Roman" w:hAnsi="Times New Roman" w:cs="Times New Roman"/>
          <w:b/>
          <w:sz w:val="28"/>
          <w:szCs w:val="28"/>
        </w:rPr>
        <w:t>Administrateur</w:t>
      </w:r>
      <w:r w:rsidR="00096C03" w:rsidRPr="004C7650">
        <w:rPr>
          <w:rFonts w:ascii="Times New Roman" w:hAnsi="Times New Roman" w:cs="Times New Roman"/>
          <w:b/>
          <w:sz w:val="28"/>
          <w:szCs w:val="28"/>
        </w:rPr>
        <w:t> :</w:t>
      </w:r>
      <w:r w:rsidR="00DD11CD">
        <w:rPr>
          <w:rFonts w:ascii="Times New Roman" w:hAnsi="Times New Roman" w:cs="Times New Roman"/>
          <w:sz w:val="28"/>
          <w:szCs w:val="28"/>
        </w:rPr>
        <w:t xml:space="preserve"> </w:t>
      </w:r>
      <w:r w:rsidR="00DD11CD" w:rsidRPr="00DD11CD">
        <w:rPr>
          <w:rFonts w:ascii="Times New Roman" w:hAnsi="Times New Roman" w:cs="Times New Roman"/>
          <w:sz w:val="28"/>
          <w:szCs w:val="28"/>
        </w:rPr>
        <w:t>C’est l’acteur principale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w:t>
      </w:r>
    </w:p>
    <w:p w14:paraId="102CF021" w14:textId="78D59562" w:rsidR="008B0420" w:rsidRPr="004C7650" w:rsidRDefault="008B0420"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Technicien</w:t>
      </w:r>
      <w:r w:rsidR="002C2F63">
        <w:rPr>
          <w:rFonts w:ascii="Times New Roman" w:hAnsi="Times New Roman" w:cs="Times New Roman"/>
          <w:sz w:val="28"/>
          <w:szCs w:val="28"/>
        </w:rPr>
        <w:t> :</w:t>
      </w:r>
      <w:r w:rsidR="00DD11CD" w:rsidRPr="00DD11CD">
        <w:t xml:space="preserve"> </w:t>
      </w:r>
      <w:r w:rsidR="00DD11CD"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00DD11CD" w:rsidRPr="004C7650">
        <w:rPr>
          <w:rFonts w:ascii="Times New Roman" w:hAnsi="Times New Roman" w:cs="Times New Roman"/>
          <w:sz w:val="28"/>
          <w:szCs w:val="28"/>
        </w:rPr>
        <w:t>de l’application sauf celui de gestion des utilisateurs et consultation du profil utilisateur.</w:t>
      </w:r>
    </w:p>
    <w:p w14:paraId="13C6531A" w14:textId="533FB69C" w:rsidR="00577EA7" w:rsidRPr="004C7650" w:rsidRDefault="00DD11CD" w:rsidP="004C7650">
      <w:pPr>
        <w:pStyle w:val="ListParagraph"/>
        <w:numPr>
          <w:ilvl w:val="0"/>
          <w:numId w:val="7"/>
        </w:numPr>
        <w:ind w:left="567"/>
        <w:rPr>
          <w:rFonts w:ascii="Times New Roman" w:hAnsi="Times New Roman" w:cs="Times New Roman"/>
          <w:sz w:val="28"/>
          <w:szCs w:val="28"/>
        </w:rPr>
      </w:pPr>
      <w:r w:rsidRPr="004C7650">
        <w:rPr>
          <w:rFonts w:ascii="Times New Roman" w:hAnsi="Times New Roman" w:cs="Times New Roman"/>
          <w:b/>
          <w:sz w:val="28"/>
          <w:szCs w:val="28"/>
        </w:rPr>
        <w:t>Chef</w:t>
      </w:r>
      <w:r>
        <w:rPr>
          <w:rFonts w:ascii="Times New Roman" w:hAnsi="Times New Roman" w:cs="Times New Roman"/>
          <w:sz w:val="28"/>
          <w:szCs w:val="28"/>
        </w:rPr>
        <w:t xml:space="preserve"> </w:t>
      </w:r>
      <w:r w:rsidRPr="004C7650">
        <w:rPr>
          <w:rFonts w:ascii="Times New Roman" w:hAnsi="Times New Roman" w:cs="Times New Roman"/>
          <w:b/>
          <w:sz w:val="28"/>
          <w:szCs w:val="28"/>
        </w:rPr>
        <w:t>d’équipe</w:t>
      </w:r>
      <w:r>
        <w:rPr>
          <w:rFonts w:ascii="Times New Roman" w:hAnsi="Times New Roman" w:cs="Times New Roman"/>
          <w:sz w:val="28"/>
          <w:szCs w:val="28"/>
        </w:rPr>
        <w:t> :</w:t>
      </w:r>
      <w:r w:rsidRPr="00DD11CD">
        <w:t xml:space="preserve"> </w:t>
      </w:r>
      <w:r w:rsidRPr="00DD11CD">
        <w:rPr>
          <w:rFonts w:ascii="Times New Roman" w:hAnsi="Times New Roman" w:cs="Times New Roman"/>
          <w:sz w:val="28"/>
          <w:szCs w:val="28"/>
        </w:rPr>
        <w:t>C’est l’acteur secondaire dans notre application, il a le droit d'accéder à tous les menus</w:t>
      </w:r>
      <w:r w:rsidR="004C7650">
        <w:rPr>
          <w:rFonts w:ascii="Times New Roman" w:hAnsi="Times New Roman" w:cs="Times New Roman"/>
          <w:sz w:val="28"/>
          <w:szCs w:val="28"/>
        </w:rPr>
        <w:t xml:space="preserve"> </w:t>
      </w:r>
      <w:r w:rsidRPr="004C7650">
        <w:rPr>
          <w:rFonts w:ascii="Times New Roman" w:hAnsi="Times New Roman" w:cs="Times New Roman"/>
          <w:sz w:val="28"/>
          <w:szCs w:val="28"/>
        </w:rPr>
        <w:t>de l’application sauf celui de gestion des utilisateurs et consultation du profil utilisateur, il a le droit</w:t>
      </w:r>
      <w:r w:rsidR="004C7650" w:rsidRPr="004C7650">
        <w:rPr>
          <w:rFonts w:ascii="Times New Roman" w:hAnsi="Times New Roman" w:cs="Times New Roman"/>
          <w:sz w:val="28"/>
          <w:szCs w:val="28"/>
        </w:rPr>
        <w:t xml:space="preserve"> </w:t>
      </w:r>
      <w:r w:rsidRPr="004C7650">
        <w:rPr>
          <w:rFonts w:ascii="Times New Roman" w:hAnsi="Times New Roman" w:cs="Times New Roman"/>
          <w:sz w:val="28"/>
          <w:szCs w:val="28"/>
        </w:rPr>
        <w:t>de consulter les interventions, gérer l’utilisation de stock.</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7FAD56F3"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Consultation de l'historique des agents :</w:t>
      </w:r>
    </w:p>
    <w:p w14:paraId="77E2690B" w14:textId="34457E5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007E7CF4" w:rsidR="00683707" w:rsidRPr="00683707" w:rsidRDefault="004C7650" w:rsidP="00683707">
      <w:pPr>
        <w:pStyle w:val="ListParagraph"/>
        <w:tabs>
          <w:tab w:val="left" w:pos="567"/>
        </w:tabs>
        <w:ind w:left="142"/>
        <w:rPr>
          <w:rFonts w:ascii="Times New Roman" w:hAnsi="Times New Roman" w:cs="Times New Roman"/>
          <w:sz w:val="28"/>
          <w:szCs w:val="28"/>
        </w:rPr>
      </w:pPr>
      <w:r>
        <w:rPr>
          <w:rFonts w:ascii="Times New Roman" w:hAnsi="Times New Roman" w:cs="Times New Roman"/>
          <w:sz w:val="28"/>
          <w:szCs w:val="28"/>
        </w:rPr>
        <w:t>C</w:t>
      </w:r>
      <w:r w:rsidR="00683707" w:rsidRPr="00683707">
        <w:rPr>
          <w:rFonts w:ascii="Times New Roman" w:hAnsi="Times New Roman" w:cs="Times New Roman"/>
          <w:sz w:val="28"/>
          <w:szCs w:val="28"/>
        </w:rPr>
        <w:t xml:space="preserve">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2A5977B6"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L</w:t>
      </w:r>
      <w:r w:rsidRPr="00683707">
        <w:rPr>
          <w:rFonts w:ascii="Times New Roman" w:hAnsi="Times New Roman" w:cs="Times New Roman"/>
          <w:sz w:val="28"/>
          <w:szCs w:val="28"/>
        </w:rPr>
        <w:t>’application permet</w:t>
      </w:r>
      <w:r w:rsidR="004C7650">
        <w:rPr>
          <w:rFonts w:ascii="Times New Roman" w:hAnsi="Times New Roman" w:cs="Times New Roman"/>
          <w:sz w:val="28"/>
          <w:szCs w:val="28"/>
        </w:rPr>
        <w:t> :</w:t>
      </w:r>
    </w:p>
    <w:p w14:paraId="5C6E0E96" w14:textId="7DD26C99"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commande</w:t>
      </w:r>
    </w:p>
    <w:p w14:paraId="05326BAF" w14:textId="066B7220"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xml:space="preserve">- la gestion du bon de sortie </w:t>
      </w:r>
    </w:p>
    <w:p w14:paraId="7A59CE38" w14:textId="6665B410" w:rsidR="00683707" w:rsidRPr="00683707" w:rsidRDefault="004C7650"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r>
      <w:r w:rsidR="00683707" w:rsidRPr="00683707">
        <w:rPr>
          <w:rFonts w:ascii="Times New Roman" w:hAnsi="Times New Roman" w:cs="Times New Roman"/>
          <w:sz w:val="28"/>
          <w:szCs w:val="28"/>
        </w:rPr>
        <w:t>- la gestion du bon de réception</w:t>
      </w:r>
    </w:p>
    <w:p w14:paraId="62493CA4" w14:textId="74325403" w:rsidR="00683707" w:rsidRPr="00683707" w:rsidRDefault="00683707" w:rsidP="004C7650">
      <w:pPr>
        <w:tabs>
          <w:tab w:val="left" w:pos="567"/>
        </w:tabs>
        <w:ind w:left="426" w:hanging="284"/>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ab/>
      </w:r>
      <w:r w:rsidR="004C7650">
        <w:rPr>
          <w:rFonts w:ascii="Times New Roman" w:hAnsi="Times New Roman" w:cs="Times New Roman"/>
          <w:sz w:val="28"/>
          <w:szCs w:val="28"/>
        </w:rPr>
        <w:tab/>
      </w:r>
      <w:r w:rsidR="004C7650">
        <w:rPr>
          <w:rFonts w:ascii="Times New Roman" w:hAnsi="Times New Roman" w:cs="Times New Roman"/>
          <w:sz w:val="28"/>
          <w:szCs w:val="28"/>
        </w:rPr>
        <w:tab/>
      </w:r>
      <w:r w:rsidRPr="00683707">
        <w:rPr>
          <w:rFonts w:ascii="Times New Roman" w:hAnsi="Times New Roman" w:cs="Times New Roman"/>
          <w:sz w:val="28"/>
          <w:szCs w:val="28"/>
        </w:rPr>
        <w:t>-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4D0629D2"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w:t>
      </w:r>
      <w:r w:rsidR="004C7650">
        <w:rPr>
          <w:rFonts w:ascii="Times New Roman" w:hAnsi="Times New Roman" w:cs="Times New Roman"/>
          <w:sz w:val="28"/>
          <w:szCs w:val="28"/>
        </w:rPr>
        <w:t xml:space="preserve"> </w:t>
      </w:r>
      <w:r w:rsidRPr="00683707">
        <w:rPr>
          <w:rFonts w:ascii="Times New Roman" w:hAnsi="Times New Roman" w:cs="Times New Roman"/>
          <w:sz w:val="28"/>
          <w:szCs w:val="28"/>
        </w:rPr>
        <w:t>- La saisie des informations sur les produits.</w:t>
      </w:r>
    </w:p>
    <w:p w14:paraId="135BEFE8" w14:textId="7D465477" w:rsidR="00683707" w:rsidRPr="00683707" w:rsidRDefault="004C7650" w:rsidP="004C7650">
      <w:pPr>
        <w:tabs>
          <w:tab w:val="left" w:pos="567"/>
        </w:tabs>
        <w:ind w:left="567"/>
        <w:rPr>
          <w:rFonts w:ascii="Times New Roman" w:hAnsi="Times New Roman" w:cs="Times New Roman"/>
          <w:sz w:val="28"/>
          <w:szCs w:val="28"/>
        </w:rPr>
      </w:pPr>
      <w:r>
        <w:rPr>
          <w:rFonts w:ascii="Times New Roman" w:hAnsi="Times New Roman" w:cs="Times New Roman"/>
          <w:sz w:val="28"/>
          <w:szCs w:val="28"/>
        </w:rPr>
        <w:t xml:space="preserve"> </w:t>
      </w:r>
      <w:r w:rsidR="00683707"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4C7650">
      <w:pPr>
        <w:tabs>
          <w:tab w:val="left" w:pos="567"/>
        </w:tabs>
        <w:ind w:left="567"/>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lastRenderedPageBreak/>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1">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2">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lastRenderedPageBreak/>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5C59F4F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094C186F" w14:textId="0A155488" w:rsidR="00184630" w:rsidRDefault="00184630" w:rsidP="004C7650">
      <w:pPr>
        <w:pStyle w:val="ListParagraph"/>
        <w:numPr>
          <w:ilvl w:val="0"/>
          <w:numId w:val="12"/>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b/>
          <w:color w:val="0D0D0D"/>
          <w:sz w:val="28"/>
          <w:szCs w:val="28"/>
          <w:shd w:val="clear" w:color="auto" w:fill="FFFFFF"/>
        </w:rPr>
        <w:t xml:space="preserve">Architecture MVC (Modèle-Vue-Contrôleur) </w:t>
      </w:r>
      <w:r w:rsidRPr="004C7650">
        <w:rPr>
          <w:rFonts w:ascii="Times New Roman" w:hAnsi="Times New Roman" w:cs="Times New Roman"/>
          <w:color w:val="0D0D0D"/>
          <w:sz w:val="28"/>
          <w:szCs w:val="28"/>
          <w:shd w:val="clear" w:color="auto" w:fill="FFFFFF"/>
        </w:rPr>
        <w:t>:</w:t>
      </w:r>
    </w:p>
    <w:p w14:paraId="6F589DD3"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47521BF7"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Modèle</w:t>
      </w:r>
      <w:r w:rsidRPr="004C7650">
        <w:rPr>
          <w:rFonts w:ascii="Times New Roman" w:eastAsia="Times New Roman" w:hAnsi="Times New Roman" w:cs="Times New Roman"/>
          <w:b/>
          <w:sz w:val="28"/>
          <w:szCs w:val="28"/>
          <w:lang w:eastAsia="fr-FR"/>
        </w:rPr>
        <w:t> :</w:t>
      </w:r>
      <w:r w:rsidRPr="004C7650">
        <w:rPr>
          <w:rFonts w:ascii="Times New Roman" w:eastAsia="Times New Roman" w:hAnsi="Times New Roman" w:cs="Times New Roman"/>
          <w:sz w:val="28"/>
          <w:szCs w:val="28"/>
          <w:lang w:eastAsia="fr-FR"/>
        </w:rPr>
        <w:t xml:space="preserve"> cette partie gère ce qu'on appelle la </w:t>
      </w:r>
      <w:r w:rsidRPr="004C7650">
        <w:rPr>
          <w:rFonts w:ascii="Times New Roman" w:eastAsia="Times New Roman" w:hAnsi="Times New Roman" w:cs="Times New Roman"/>
          <w:b/>
          <w:bCs/>
          <w:sz w:val="28"/>
          <w:szCs w:val="28"/>
          <w:lang w:eastAsia="fr-FR"/>
        </w:rPr>
        <w:t>logique métier</w:t>
      </w:r>
      <w:r w:rsidRPr="004C7650">
        <w:rPr>
          <w:rFonts w:ascii="Times New Roman" w:eastAsia="Times New Roman" w:hAnsi="Times New Roman" w:cs="Times New Roman"/>
          <w:sz w:val="28"/>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4C7650">
        <w:rPr>
          <w:rFonts w:ascii="Times New Roman" w:eastAsia="Times New Roman" w:hAnsi="Times New Roman" w:cs="Times New Roman"/>
          <w:sz w:val="28"/>
          <w:szCs w:val="28"/>
          <w:lang w:eastAsia="fr-FR"/>
        </w:rPr>
        <w:t>la plus simple possible</w:t>
      </w:r>
      <w:proofErr w:type="gramEnd"/>
      <w:r w:rsidRPr="004C7650">
        <w:rPr>
          <w:rFonts w:ascii="Times New Roman" w:eastAsia="Times New Roman" w:hAnsi="Times New Roman" w:cs="Times New Roman"/>
          <w:sz w:val="28"/>
          <w:szCs w:val="28"/>
          <w:lang w:eastAsia="fr-FR"/>
        </w:rPr>
        <w:t xml:space="preserve"> au contrôleur. On y trouve donc entre autres des algorithmes complexes et des requêtes SQL.</w:t>
      </w:r>
    </w:p>
    <w:p w14:paraId="3407A1B2"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23D30574"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Vue</w:t>
      </w:r>
      <w:r w:rsidRPr="004C7650">
        <w:rPr>
          <w:rFonts w:ascii="Times New Roman" w:eastAsia="Times New Roman" w:hAnsi="Times New Roman" w:cs="Times New Roman"/>
          <w:sz w:val="28"/>
          <w:szCs w:val="28"/>
          <w:lang w:eastAsia="fr-FR"/>
        </w:rPr>
        <w:t> : cette partie se concentre sur l'</w:t>
      </w:r>
      <w:r w:rsidRPr="004C7650">
        <w:rPr>
          <w:rFonts w:ascii="Times New Roman" w:eastAsia="Times New Roman" w:hAnsi="Times New Roman" w:cs="Times New Roman"/>
          <w:b/>
          <w:bCs/>
          <w:sz w:val="28"/>
          <w:szCs w:val="28"/>
          <w:lang w:eastAsia="fr-FR"/>
        </w:rPr>
        <w:t>affichage</w:t>
      </w:r>
      <w:r w:rsidRPr="004C7650">
        <w:rPr>
          <w:rFonts w:ascii="Times New Roman" w:eastAsia="Times New Roman" w:hAnsi="Times New Roman" w:cs="Times New Roman"/>
          <w:sz w:val="28"/>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4C7650" w:rsidRDefault="00184630" w:rsidP="004C7650">
      <w:pPr>
        <w:shd w:val="clear" w:color="auto" w:fill="FFFFFF"/>
        <w:spacing w:after="45" w:line="240" w:lineRule="auto"/>
        <w:rPr>
          <w:rFonts w:ascii="Times New Roman" w:eastAsia="Times New Roman" w:hAnsi="Times New Roman" w:cs="Times New Roman"/>
          <w:sz w:val="28"/>
          <w:szCs w:val="28"/>
          <w:lang w:eastAsia="fr-FR"/>
        </w:rPr>
      </w:pPr>
    </w:p>
    <w:p w14:paraId="157E4B52" w14:textId="77777777" w:rsidR="00184630" w:rsidRPr="004C7650" w:rsidRDefault="00184630" w:rsidP="004C7650">
      <w:pPr>
        <w:numPr>
          <w:ilvl w:val="0"/>
          <w:numId w:val="10"/>
        </w:numPr>
        <w:shd w:val="clear" w:color="auto" w:fill="FFFFFF"/>
        <w:spacing w:after="45" w:line="240" w:lineRule="auto"/>
        <w:ind w:left="0" w:firstLine="0"/>
        <w:rPr>
          <w:rFonts w:ascii="Times New Roman" w:eastAsia="Times New Roman" w:hAnsi="Times New Roman" w:cs="Times New Roman"/>
          <w:sz w:val="28"/>
          <w:szCs w:val="28"/>
          <w:lang w:eastAsia="fr-FR"/>
        </w:rPr>
      </w:pPr>
      <w:r w:rsidRPr="004C7650">
        <w:rPr>
          <w:rFonts w:ascii="Times New Roman" w:eastAsia="Times New Roman" w:hAnsi="Times New Roman" w:cs="Times New Roman"/>
          <w:b/>
          <w:bCs/>
          <w:sz w:val="28"/>
          <w:szCs w:val="28"/>
          <w:lang w:eastAsia="fr-FR"/>
        </w:rPr>
        <w:t>Contrôleur</w:t>
      </w:r>
      <w:r w:rsidRPr="004C7650">
        <w:rPr>
          <w:rFonts w:ascii="Times New Roman" w:eastAsia="Times New Roman" w:hAnsi="Times New Roman" w:cs="Times New Roman"/>
          <w:sz w:val="28"/>
          <w:szCs w:val="28"/>
          <w:lang w:eastAsia="fr-FR"/>
        </w:rPr>
        <w:t> : cette partie gère les </w:t>
      </w:r>
      <w:r w:rsidRPr="004C7650">
        <w:rPr>
          <w:rFonts w:ascii="Times New Roman" w:eastAsia="Times New Roman" w:hAnsi="Times New Roman" w:cs="Times New Roman"/>
          <w:b/>
          <w:bCs/>
          <w:sz w:val="28"/>
          <w:szCs w:val="28"/>
          <w:lang w:eastAsia="fr-FR"/>
        </w:rPr>
        <w:t>échanges</w:t>
      </w:r>
      <w:r w:rsidRPr="004C7650">
        <w:rPr>
          <w:rFonts w:ascii="Times New Roman" w:eastAsia="Times New Roman" w:hAnsi="Times New Roman" w:cs="Times New Roman"/>
          <w:sz w:val="28"/>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4C7650">
        <w:rPr>
          <w:rFonts w:ascii="Times New Roman" w:eastAsia="Times New Roman" w:hAnsi="Times New Roman" w:cs="Times New Roman"/>
          <w:i/>
          <w:iCs/>
          <w:sz w:val="28"/>
          <w:szCs w:val="28"/>
          <w:lang w:eastAsia="fr-FR"/>
        </w:rPr>
        <w:t>adapter</w:t>
      </w:r>
      <w:r w:rsidRPr="004C7650">
        <w:rPr>
          <w:rFonts w:ascii="Times New Roman" w:eastAsia="Times New Roman" w:hAnsi="Times New Roman" w:cs="Times New Roman"/>
          <w:sz w:val="28"/>
          <w:szCs w:val="28"/>
          <w:lang w:eastAsia="fr-FR"/>
        </w:rPr>
        <w:t xml:space="preserve"> ce résultat et le donner à </w:t>
      </w:r>
      <w:r w:rsidRPr="004C7650">
        <w:rPr>
          <w:rFonts w:ascii="Times New Roman" w:eastAsia="Times New Roman" w:hAnsi="Times New Roman" w:cs="Times New Roman"/>
          <w:sz w:val="28"/>
          <w:szCs w:val="28"/>
          <w:lang w:eastAsia="fr-FR"/>
        </w:rPr>
        <w:lastRenderedPageBreak/>
        <w:t>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4C7650" w:rsidRDefault="00184630" w:rsidP="004C7650">
      <w:pPr>
        <w:rPr>
          <w:rFonts w:ascii="Times New Roman" w:hAnsi="Times New Roman" w:cs="Times New Roman"/>
          <w:sz w:val="28"/>
          <w:szCs w:val="28"/>
          <w:shd w:val="clear" w:color="auto" w:fill="FFFFFF"/>
        </w:rPr>
      </w:pPr>
      <w:r w:rsidRPr="004C7650">
        <w:rPr>
          <w:rFonts w:ascii="Times New Roman" w:hAnsi="Times New Roman" w:cs="Times New Roman"/>
          <w:sz w:val="28"/>
          <w:szCs w:val="28"/>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3">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4C7650">
      <w:pPr>
        <w:pStyle w:val="ListParagraph"/>
        <w:numPr>
          <w:ilvl w:val="1"/>
          <w:numId w:val="9"/>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225D996" w14:textId="7C609996"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4C7650" w:rsidRDefault="00184630" w:rsidP="004C7650">
      <w:pPr>
        <w:pStyle w:val="ListParagraph"/>
        <w:ind w:left="0"/>
        <w:rPr>
          <w:rFonts w:ascii="Times New Roman" w:hAnsi="Times New Roman" w:cs="Times New Roman"/>
          <w:color w:val="0D0D0D"/>
          <w:sz w:val="28"/>
          <w:szCs w:val="28"/>
          <w:shd w:val="clear" w:color="auto" w:fill="FFFFFF"/>
        </w:rPr>
      </w:pPr>
    </w:p>
    <w:p w14:paraId="1C43E829" w14:textId="005AC1BF" w:rsidR="001B792D" w:rsidRPr="004C7650" w:rsidRDefault="0018463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SOA visant à :</w:t>
      </w:r>
    </w:p>
    <w:p w14:paraId="3119E8B8" w14:textId="3B45D40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décomposition d'une fonctionnalité en un ensemble de services.</w:t>
      </w:r>
    </w:p>
    <w:p w14:paraId="4A019A75" w14:textId="00E4C76D"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L'optimisation des performances des organisations.</w:t>
      </w:r>
    </w:p>
    <w:p w14:paraId="3A8F5C83" w14:textId="73943100" w:rsidR="00184630" w:rsidRPr="004C765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diminution des coûts.</w:t>
      </w:r>
    </w:p>
    <w:p w14:paraId="2524D501" w14:textId="34C77303" w:rsidR="00184630" w:rsidRDefault="00184630" w:rsidP="004C7650">
      <w:pPr>
        <w:pStyle w:val="ListParagraph"/>
        <w:numPr>
          <w:ilvl w:val="0"/>
          <w:numId w:val="13"/>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L'amélioration de la souplesse des processus.</w:t>
      </w:r>
    </w:p>
    <w:p w14:paraId="6293FD86" w14:textId="77777777" w:rsidR="004C7650" w:rsidRPr="004C7650" w:rsidRDefault="004C7650" w:rsidP="004C7650">
      <w:pPr>
        <w:pStyle w:val="ListParagraph"/>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4">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4C7650">
      <w:pPr>
        <w:pStyle w:val="ListParagraph"/>
        <w:numPr>
          <w:ilvl w:val="1"/>
          <w:numId w:val="9"/>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502CEE6B" w14:textId="31262224" w:rsidR="00184630" w:rsidRPr="004C7650" w:rsidRDefault="00FD6820" w:rsidP="004C7650">
      <w:pPr>
        <w:pStyle w:val="ListParagraph"/>
        <w:numPr>
          <w:ilvl w:val="0"/>
          <w:numId w:val="14"/>
        </w:numPr>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L’intérêt de développer d’une API pour un progiciel :</w:t>
      </w:r>
    </w:p>
    <w:p w14:paraId="5E7F5219" w14:textId="77777777"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7907DF">
        <w:rPr>
          <w:rFonts w:cstheme="minorHAnsi"/>
          <w:color w:val="0D0D0D"/>
          <w:sz w:val="32"/>
          <w:szCs w:val="32"/>
          <w:shd w:val="clear" w:color="auto" w:fill="FFFFFF"/>
        </w:rPr>
        <w:t xml:space="preserve"> </w:t>
      </w:r>
      <w:r w:rsidRPr="004C7650">
        <w:rPr>
          <w:rFonts w:ascii="Times New Roman" w:hAnsi="Times New Roman" w:cs="Times New Roman"/>
          <w:color w:val="0D0D0D"/>
          <w:sz w:val="28"/>
          <w:szCs w:val="28"/>
          <w:shd w:val="clear" w:color="auto" w:fill="FFFFFF"/>
        </w:rPr>
        <w:t>laissant aux membres la possibilité de coder des fonctionnalités supplémentaires selon leurs besoins spécifiques.</w:t>
      </w:r>
    </w:p>
    <w:p w14:paraId="1EF89C24" w14:textId="7D7AD4D4" w:rsidR="00FD6820" w:rsidRPr="004C7650" w:rsidRDefault="00FD6820"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4C7650" w:rsidRDefault="00FD6820"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lastRenderedPageBreak/>
        <w:t xml:space="preserve">  ▪   Les diverses structures d'API :</w:t>
      </w:r>
    </w:p>
    <w:p w14:paraId="0C0B367E" w14:textId="77777777" w:rsidR="00FD6820" w:rsidRPr="004C7650" w:rsidRDefault="00FD6820" w:rsidP="004C7650">
      <w:pPr>
        <w:ind w:firstLine="6"/>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4C7650" w:rsidRDefault="00FD6820"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distinction fondamentale entre ces deux protocoles réside dans le niveau de couplage entre le client et le serveur.</w:t>
      </w:r>
    </w:p>
    <w:p w14:paraId="0D9CC384" w14:textId="22086921" w:rsidR="003A2129" w:rsidRPr="004C7650" w:rsidRDefault="003A2129" w:rsidP="004C7650">
      <w:pPr>
        <w:jc w:val="both"/>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5">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1B01A957" w14:textId="1D0DAE4E" w:rsidR="00031974" w:rsidRDefault="003A2129"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Modèle d'API basé sur SOAP :</w:t>
      </w:r>
    </w:p>
    <w:p w14:paraId="30E4ADE5" w14:textId="77777777" w:rsidR="004C7650" w:rsidRPr="004C7650" w:rsidRDefault="004C7650" w:rsidP="004C7650">
      <w:pPr>
        <w:pStyle w:val="ListParagraph"/>
        <w:ind w:left="0"/>
        <w:rPr>
          <w:rFonts w:ascii="Times New Roman" w:hAnsi="Times New Roman" w:cs="Times New Roman"/>
          <w:b/>
          <w:color w:val="0D0D0D"/>
          <w:sz w:val="28"/>
          <w:szCs w:val="28"/>
          <w:shd w:val="clear" w:color="auto" w:fill="FFFFFF"/>
        </w:rPr>
      </w:pPr>
    </w:p>
    <w:p w14:paraId="4E5FBEF0"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L'architecture d'API SOAP utilise le protocole SOAP (Simple Object Access Protocol) basé sur XML.</w:t>
      </w:r>
    </w:p>
    <w:p w14:paraId="381C23D5" w14:textId="77777777" w:rsidR="003A2129"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456A3821" w14:textId="588A5EBC" w:rsidR="00031974" w:rsidRPr="004C7650" w:rsidRDefault="003A2129"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présente la mode de communication :</w:t>
      </w:r>
    </w:p>
    <w:p w14:paraId="7996991B" w14:textId="217CA92E"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6">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C7650" w:rsidRDefault="00FD7E73" w:rsidP="004C7650">
      <w:pPr>
        <w:pStyle w:val="ListParagraph"/>
        <w:ind w:left="0"/>
        <w:rPr>
          <w:rFonts w:ascii="Times New Roman" w:hAnsi="Times New Roman" w:cs="Times New Roman"/>
          <w:color w:val="0D0D0D"/>
          <w:sz w:val="28"/>
          <w:szCs w:val="28"/>
          <w:shd w:val="clear" w:color="auto" w:fill="FFFFFF"/>
        </w:rPr>
      </w:pPr>
    </w:p>
    <w:p w14:paraId="7686805A" w14:textId="13F7C85B" w:rsidR="005E1235" w:rsidRPr="004C7650" w:rsidRDefault="0022736D" w:rsidP="004C7650">
      <w:pPr>
        <w:pStyle w:val="ListParagraph"/>
        <w:numPr>
          <w:ilvl w:val="0"/>
          <w:numId w:val="15"/>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Structure d’un message SOAP :</w:t>
      </w:r>
    </w:p>
    <w:p w14:paraId="23CDFB9D" w14:textId="77777777" w:rsidR="0022736D" w:rsidRPr="004C7650" w:rsidRDefault="0022736D" w:rsidP="004C7650">
      <w:pPr>
        <w:pStyle w:val="ListParagraph"/>
        <w:ind w:left="0"/>
        <w:rPr>
          <w:rFonts w:ascii="Times New Roman" w:hAnsi="Times New Roman" w:cs="Times New Roman"/>
          <w:b/>
          <w:color w:val="0D0D0D"/>
          <w:sz w:val="28"/>
          <w:szCs w:val="28"/>
          <w:shd w:val="clear" w:color="auto" w:fill="FFFFFF"/>
        </w:rPr>
      </w:pPr>
    </w:p>
    <w:p w14:paraId="3D8D5E19" w14:textId="5107121E" w:rsidR="005E1235" w:rsidRPr="004C7650" w:rsidRDefault="0022736D"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la structure d’un message SOAP :</w:t>
      </w:r>
    </w:p>
    <w:p w14:paraId="174ED986" w14:textId="46FBAE3D"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7">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4C7650" w:rsidRDefault="0022736D" w:rsidP="004C7650">
      <w:pPr>
        <w:pStyle w:val="ListParagraph"/>
        <w:ind w:left="0"/>
        <w:rPr>
          <w:rFonts w:ascii="Times New Roman" w:hAnsi="Times New Roman" w:cs="Times New Roman"/>
          <w:color w:val="0D0D0D"/>
          <w:sz w:val="28"/>
          <w:szCs w:val="28"/>
          <w:shd w:val="clear" w:color="auto" w:fill="FFFFFF"/>
        </w:rPr>
      </w:pPr>
    </w:p>
    <w:p w14:paraId="32C3ED9A" w14:textId="52F82EFA" w:rsidR="0022736D" w:rsidRPr="004C7650" w:rsidRDefault="0022736D"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d’API REST :</w:t>
      </w:r>
    </w:p>
    <w:p w14:paraId="162F04F0" w14:textId="63F00789" w:rsidR="0022736D" w:rsidRPr="004C7650" w:rsidRDefault="0022736D"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Pr="004C7650" w:rsidRDefault="0022736D" w:rsidP="004C7650">
      <w:pPr>
        <w:rPr>
          <w:rFonts w:ascii="Times New Roman" w:hAnsi="Times New Roman" w:cs="Times New Roman"/>
          <w:b/>
          <w:color w:val="0D0D0D"/>
          <w:sz w:val="28"/>
          <w:szCs w:val="28"/>
          <w:shd w:val="clear" w:color="auto" w:fill="FFFFFF"/>
        </w:rPr>
      </w:pPr>
    </w:p>
    <w:p w14:paraId="63AB11F6" w14:textId="77777777" w:rsidR="00FD7E73" w:rsidRPr="004C7650" w:rsidRDefault="0048542F" w:rsidP="004C7650">
      <w:pPr>
        <w:pStyle w:val="ListParagraph"/>
        <w:numPr>
          <w:ilvl w:val="0"/>
          <w:numId w:val="14"/>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d'API utilisée :</w:t>
      </w:r>
    </w:p>
    <w:p w14:paraId="143FF9D1" w14:textId="34DCE422" w:rsidR="0048542F" w:rsidRPr="004C7650" w:rsidRDefault="0048542F"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sz w:val="28"/>
          <w:szCs w:val="28"/>
        </w:rPr>
        <w:br/>
      </w:r>
      <w:r w:rsidRPr="004C7650">
        <w:rPr>
          <w:rFonts w:ascii="Times New Roman" w:hAnsi="Times New Roman" w:cs="Times New Roman"/>
          <w:color w:val="0D0D0D"/>
          <w:sz w:val="28"/>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w:t>
      </w:r>
      <w:r w:rsidRPr="004C7650">
        <w:rPr>
          <w:rFonts w:ascii="Times New Roman" w:hAnsi="Times New Roman" w:cs="Times New Roman"/>
          <w:color w:val="0D0D0D"/>
          <w:sz w:val="28"/>
          <w:szCs w:val="28"/>
          <w:shd w:val="clear" w:color="auto" w:fill="FFFFFF"/>
        </w:rPr>
        <w:lastRenderedPageBreak/>
        <w:t xml:space="preserve">mis en place une technique utilisant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4C7650">
        <w:rPr>
          <w:rFonts w:ascii="Times New Roman" w:hAnsi="Times New Roman" w:cs="Times New Roman"/>
          <w:color w:val="0D0D0D"/>
          <w:sz w:val="28"/>
          <w:szCs w:val="28"/>
          <w:shd w:val="clear" w:color="auto" w:fill="FFFFFF"/>
        </w:rPr>
        <w:t>Passeport</w:t>
      </w:r>
      <w:r w:rsidRPr="004C7650">
        <w:rPr>
          <w:rFonts w:ascii="Times New Roman" w:hAnsi="Times New Roman" w:cs="Times New Roman"/>
          <w:color w:val="0D0D0D"/>
          <w:sz w:val="28"/>
          <w:szCs w:val="28"/>
          <w:shd w:val="clear" w:color="auto" w:fill="FFFFFF"/>
        </w:rPr>
        <w:t xml:space="preserve"> et l'utilisation des JWT pour l'authentification et l'autorisation des requêtes.</w:t>
      </w:r>
    </w:p>
    <w:p w14:paraId="6BD3487C" w14:textId="210C3C18" w:rsidR="0048542F" w:rsidRPr="004C7650" w:rsidRDefault="004473C1" w:rsidP="004C7650">
      <w:p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Principe de JWT :</w:t>
      </w:r>
    </w:p>
    <w:p w14:paraId="0C0A14DB" w14:textId="77777777"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4C7650" w:rsidRDefault="004473C1" w:rsidP="004C7650">
      <w:pPr>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4C7650" w:rsidRDefault="004473C1" w:rsidP="004C7650">
      <w:pPr>
        <w:pStyle w:val="ListParagraph"/>
        <w:numPr>
          <w:ilvl w:val="0"/>
          <w:numId w:val="16"/>
        </w:numPr>
        <w:ind w:left="0" w:firstLine="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En résumé, JWT offre une solution sécurisée et efficace pour gérer l'authentification et l'autorisation dans les applications web modernes.</w:t>
      </w:r>
    </w:p>
    <w:p w14:paraId="1EB3AC49" w14:textId="6DE53C64"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E4ABA4C"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4C7650" w:rsidRDefault="004473C1" w:rsidP="004C7650">
      <w:pPr>
        <w:pStyle w:val="ListParagraph"/>
        <w:ind w:left="0"/>
        <w:rPr>
          <w:rFonts w:ascii="Times New Roman" w:hAnsi="Times New Roman" w:cs="Times New Roman"/>
          <w:color w:val="0D0D0D"/>
          <w:sz w:val="28"/>
          <w:szCs w:val="28"/>
          <w:shd w:val="clear" w:color="auto" w:fill="FFFFFF"/>
        </w:rPr>
      </w:pPr>
    </w:p>
    <w:p w14:paraId="51B6C316" w14:textId="2D10870D"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 Structure de JWT :</w:t>
      </w:r>
    </w:p>
    <w:p w14:paraId="6E19D529" w14:textId="77777777" w:rsidR="004473C1" w:rsidRPr="004C7650" w:rsidRDefault="004473C1" w:rsidP="004C7650">
      <w:pPr>
        <w:pStyle w:val="ListParagraph"/>
        <w:ind w:left="0"/>
        <w:rPr>
          <w:rFonts w:ascii="Times New Roman" w:hAnsi="Times New Roman" w:cs="Times New Roman"/>
          <w:b/>
          <w:color w:val="0D0D0D"/>
          <w:sz w:val="28"/>
          <w:szCs w:val="28"/>
          <w:shd w:val="clear" w:color="auto" w:fill="FFFFFF"/>
        </w:rPr>
      </w:pPr>
    </w:p>
    <w:p w14:paraId="0BAB5AD1"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Un JSON Web Token (JWT) est composé de trois parties distinctes qui en définissent la structure. </w:t>
      </w:r>
    </w:p>
    <w:p w14:paraId="0383D143" w14:textId="07380884"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lastRenderedPageBreak/>
        <w:t>Tout d'abord, l'en-tête (</w:t>
      </w:r>
      <w:r w:rsidRPr="004C7650">
        <w:rPr>
          <w:rFonts w:ascii="Times New Roman" w:hAnsi="Times New Roman" w:cs="Times New Roman"/>
          <w:b/>
          <w:color w:val="0D0D0D"/>
          <w:sz w:val="28"/>
          <w:szCs w:val="28"/>
          <w:shd w:val="clear" w:color="auto" w:fill="FFFFFF"/>
        </w:rPr>
        <w:t>header</w:t>
      </w:r>
      <w:r w:rsidRPr="004C7650">
        <w:rPr>
          <w:rFonts w:ascii="Times New Roman" w:hAnsi="Times New Roman" w:cs="Times New Roman"/>
          <w:color w:val="0D0D0D"/>
          <w:sz w:val="28"/>
          <w:szCs w:val="28"/>
          <w:shd w:val="clear" w:color="auto" w:fill="FFFFFF"/>
        </w:rPr>
        <w:t>) contient des métadonnées telles que le type de token (typ) et l'algorithme de signature utilisé (alg).</w:t>
      </w:r>
    </w:p>
    <w:p w14:paraId="533E42D0"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Ensuite, la charge utile (</w:t>
      </w:r>
      <w:r w:rsidRPr="004C7650">
        <w:rPr>
          <w:rFonts w:ascii="Times New Roman" w:hAnsi="Times New Roman" w:cs="Times New Roman"/>
          <w:b/>
          <w:sz w:val="28"/>
          <w:szCs w:val="28"/>
          <w:shd w:val="clear" w:color="auto" w:fill="FFFFFF"/>
        </w:rPr>
        <w:t>payload</w:t>
      </w:r>
      <w:r w:rsidRPr="004C7650">
        <w:rPr>
          <w:rFonts w:ascii="Times New Roman" w:hAnsi="Times New Roman" w:cs="Times New Roman"/>
          <w:color w:val="0D0D0D"/>
          <w:sz w:val="28"/>
          <w:szCs w:val="28"/>
          <w:shd w:val="clear" w:color="auto" w:fill="FFFFFF"/>
        </w:rPr>
        <w:t>) transporte les données d'authentification ou d'autorisation, telles que l'identifiant de l'utilisateur, les rôles ou les autorisations.</w:t>
      </w:r>
    </w:p>
    <w:p w14:paraId="16C0FE12"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Enfin, la </w:t>
      </w:r>
      <w:r w:rsidRPr="004C7650">
        <w:rPr>
          <w:rFonts w:ascii="Times New Roman" w:hAnsi="Times New Roman" w:cs="Times New Roman"/>
          <w:b/>
          <w:sz w:val="28"/>
          <w:szCs w:val="28"/>
          <w:shd w:val="clear" w:color="auto" w:fill="FFFFFF"/>
        </w:rPr>
        <w:t>signature</w:t>
      </w:r>
      <w:r w:rsidRPr="004C7650">
        <w:rPr>
          <w:rFonts w:ascii="Times New Roman" w:hAnsi="Times New Roman" w:cs="Times New Roman"/>
          <w:sz w:val="28"/>
          <w:szCs w:val="28"/>
          <w:shd w:val="clear" w:color="auto" w:fill="FFFFFF"/>
        </w:rPr>
        <w:t xml:space="preserve"> </w:t>
      </w:r>
      <w:r w:rsidRPr="004C7650">
        <w:rPr>
          <w:rFonts w:ascii="Times New Roman" w:hAnsi="Times New Roman" w:cs="Times New Roman"/>
          <w:color w:val="0D0D0D"/>
          <w:sz w:val="28"/>
          <w:szCs w:val="28"/>
          <w:shd w:val="clear" w:color="auto" w:fill="FFFFFF"/>
        </w:rPr>
        <w:t>garantit l'intégrité du token en combinant de manière sécurisée l'en-tête et la charge utile avec une clé secrète, générant ainsi un hash unique.</w:t>
      </w:r>
    </w:p>
    <w:p w14:paraId="69AAC14A" w14:textId="01ABEE16" w:rsidR="004473C1" w:rsidRPr="004C7650" w:rsidRDefault="00F75342" w:rsidP="004C7650">
      <w:pPr>
        <w:pStyle w:val="ListParagraph"/>
        <w:ind w:left="0"/>
        <w:rPr>
          <w:rFonts w:ascii="Times New Roman" w:hAnsi="Times New Roman" w:cs="Times New Roman"/>
          <w:b/>
          <w:color w:val="0D0D0D"/>
          <w:sz w:val="28"/>
          <w:szCs w:val="28"/>
          <w:shd w:val="clear" w:color="auto" w:fill="FFFFFF"/>
        </w:rPr>
      </w:pPr>
      <w:r w:rsidRPr="004C7650">
        <w:rPr>
          <w:rFonts w:ascii="Times New Roman" w:hAnsi="Times New Roman" w:cs="Times New Roman"/>
          <w:color w:val="0D0D0D"/>
          <w:sz w:val="28"/>
          <w:szCs w:val="28"/>
          <w:shd w:val="clear" w:color="auto" w:fill="FFFFFF"/>
        </w:rPr>
        <w:t xml:space="preserve"> La structure complète du JWT se présente sous la forme suivante : </w:t>
      </w:r>
      <w:proofErr w:type="gramStart"/>
      <w:r w:rsidRPr="004C7650">
        <w:rPr>
          <w:rFonts w:ascii="Times New Roman" w:hAnsi="Times New Roman" w:cs="Times New Roman"/>
          <w:b/>
          <w:color w:val="0D0D0D"/>
          <w:sz w:val="28"/>
          <w:szCs w:val="28"/>
          <w:shd w:val="clear" w:color="auto" w:fill="FFFFFF"/>
        </w:rPr>
        <w:t>header.payload</w:t>
      </w:r>
      <w:proofErr w:type="gramEnd"/>
      <w:r w:rsidRPr="004C7650">
        <w:rPr>
          <w:rFonts w:ascii="Times New Roman" w:hAnsi="Times New Roman" w:cs="Times New Roman"/>
          <w:b/>
          <w:color w:val="0D0D0D"/>
          <w:sz w:val="28"/>
          <w:szCs w:val="28"/>
          <w:shd w:val="clear" w:color="auto" w:fill="FFFFFF"/>
        </w:rPr>
        <w:t>.signature.</w:t>
      </w:r>
    </w:p>
    <w:p w14:paraId="3BD96EBA" w14:textId="77777777" w:rsidR="00F75342" w:rsidRPr="004C7650" w:rsidRDefault="00F75342" w:rsidP="004C7650">
      <w:pPr>
        <w:pStyle w:val="ListParagraph"/>
        <w:ind w:left="0"/>
        <w:rPr>
          <w:rFonts w:ascii="Times New Roman" w:hAnsi="Times New Roman" w:cs="Times New Roman"/>
          <w:color w:val="0D0D0D"/>
          <w:sz w:val="28"/>
          <w:szCs w:val="28"/>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4C7650" w:rsidRDefault="0091044F" w:rsidP="004C7650">
      <w:pPr>
        <w:pStyle w:val="ListParagraph"/>
        <w:numPr>
          <w:ilvl w:val="0"/>
          <w:numId w:val="17"/>
        </w:numPr>
        <w:ind w:left="0" w:firstLine="0"/>
        <w:rPr>
          <w:rFonts w:ascii="Times New Roman" w:hAnsi="Times New Roman" w:cs="Times New Roman"/>
          <w:color w:val="0D0D0D"/>
          <w:sz w:val="28"/>
          <w:szCs w:val="28"/>
          <w:shd w:val="clear" w:color="auto" w:fill="FFFFFF"/>
        </w:rPr>
      </w:pPr>
      <w:r w:rsidRPr="004C7650">
        <w:rPr>
          <w:rFonts w:ascii="Times New Roman" w:hAnsi="Times New Roman" w:cs="Times New Roman"/>
          <w:color w:val="0D0D0D"/>
          <w:sz w:val="28"/>
          <w:szCs w:val="28"/>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3E6B8EC7" w:rsidR="004473C1"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1">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ListParagraph"/>
        <w:ind w:left="0"/>
        <w:rPr>
          <w:rFonts w:ascii="Segoe UI" w:hAnsi="Segoe UI" w:cs="Segoe UI"/>
          <w:color w:val="0D0D0D"/>
          <w:shd w:val="clear" w:color="auto" w:fill="FFFFFF"/>
        </w:rPr>
      </w:pPr>
    </w:p>
    <w:p w14:paraId="2345327B" w14:textId="4C1F61B8" w:rsidR="0091044F" w:rsidRPr="00E9346B" w:rsidRDefault="0091044F"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308496E8" w14:textId="5D6450C4" w:rsidR="0091044F" w:rsidRPr="00E9346B" w:rsidRDefault="001852C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E9346B" w:rsidRDefault="001852C7" w:rsidP="00E9346B">
      <w:pPr>
        <w:pStyle w:val="ListParagraph"/>
        <w:ind w:left="0"/>
        <w:rPr>
          <w:rFonts w:ascii="Times New Roman" w:hAnsi="Times New Roman" w:cs="Times New Roman"/>
          <w:color w:val="0D0D0D"/>
          <w:sz w:val="28"/>
          <w:szCs w:val="28"/>
          <w:shd w:val="clear" w:color="auto" w:fill="FFFFFF"/>
        </w:rPr>
      </w:pPr>
    </w:p>
    <w:p w14:paraId="79FF1F10" w14:textId="3D801B02" w:rsidR="0091044F"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Une méthode Agile</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garantit une meilleure qualité de communication avec l’utilisateur, une meilleure visibilité du</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client sur l’avancement des travaux, un meilleur contrôle de qualité par le fait que les tests sont</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effectués en continu, ce qui permet de détecter rapidement les problèmes. Elle intègre aussi la</w:t>
      </w:r>
      <w:r w:rsidR="00F74415" w:rsidRP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notion de travail en équipe [</w:t>
      </w:r>
      <w:r w:rsidR="00F74415" w:rsidRPr="00E9346B">
        <w:rPr>
          <w:rFonts w:ascii="Times New Roman" w:hAnsi="Times New Roman" w:cs="Times New Roman"/>
          <w:color w:val="0D0D0D"/>
          <w:sz w:val="28"/>
          <w:szCs w:val="28"/>
          <w:shd w:val="clear" w:color="auto" w:fill="FFFFFF"/>
        </w:rPr>
        <w:t>6</w:t>
      </w:r>
      <w:r w:rsidRPr="00E9346B">
        <w:rPr>
          <w:rFonts w:ascii="Times New Roman" w:hAnsi="Times New Roman" w:cs="Times New Roman"/>
          <w:color w:val="0D0D0D"/>
          <w:sz w:val="28"/>
          <w:szCs w:val="28"/>
          <w:shd w:val="clear" w:color="auto" w:fill="FFFFFF"/>
        </w:rPr>
        <w:t>].</w:t>
      </w:r>
    </w:p>
    <w:p w14:paraId="1915D320"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 xml:space="preserve">Parmi les méthodes Agiles, nous utilisons « </w:t>
      </w:r>
      <w:r w:rsidRPr="00E9346B">
        <w:rPr>
          <w:rFonts w:ascii="Times New Roman" w:hAnsi="Times New Roman" w:cs="Times New Roman"/>
          <w:b/>
          <w:sz w:val="28"/>
          <w:szCs w:val="28"/>
          <w:shd w:val="clear" w:color="auto" w:fill="FFFFFF"/>
        </w:rPr>
        <w:t>SCRUM</w:t>
      </w:r>
      <w:r w:rsidRPr="00E9346B">
        <w:rPr>
          <w:rFonts w:ascii="Times New Roman" w:hAnsi="Times New Roman" w:cs="Times New Roman"/>
          <w:sz w:val="28"/>
          <w:szCs w:val="28"/>
          <w:shd w:val="clear" w:color="auto" w:fill="FFFFFF"/>
        </w:rPr>
        <w:t xml:space="preserve"> </w:t>
      </w:r>
      <w:r w:rsidRPr="00E9346B">
        <w:rPr>
          <w:rFonts w:ascii="Times New Roman" w:hAnsi="Times New Roman" w:cs="Times New Roman"/>
          <w:color w:val="0D0D0D"/>
          <w:sz w:val="28"/>
          <w:szCs w:val="28"/>
          <w:shd w:val="clear" w:color="auto" w:fill="FFFFFF"/>
        </w:rPr>
        <w:t xml:space="preserve">» pour la réalisation de notre projet. </w:t>
      </w:r>
    </w:p>
    <w:p w14:paraId="79587A19" w14:textId="5F95E504" w:rsidR="0091044F" w:rsidRPr="00E9346B" w:rsidRDefault="00F74415"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En effet, nous travaillons en équipe et le produit est livré à chaque terminaison d’une tâche. En plus le client est toujours intervenant dans le test de la solution.</w:t>
      </w:r>
    </w:p>
    <w:p w14:paraId="147FA485"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17BDC8F5" w14:textId="0AB3EDB1" w:rsidR="00F74415" w:rsidRPr="00E9346B" w:rsidRDefault="00F74415" w:rsidP="00E9346B">
      <w:pPr>
        <w:pStyle w:val="ListParagraph"/>
        <w:numPr>
          <w:ilvl w:val="0"/>
          <w:numId w:val="17"/>
        </w:numPr>
        <w:ind w:left="0" w:firstLine="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E9346B">
        <w:rPr>
          <w:rFonts w:ascii="Times New Roman" w:hAnsi="Times New Roman" w:cs="Times New Roman"/>
          <w:color w:val="0D0D0D"/>
          <w:sz w:val="28"/>
          <w:szCs w:val="28"/>
          <w:shd w:val="clear" w:color="auto" w:fill="FFFFFF"/>
        </w:rPr>
        <w:t>l‘admin</w:t>
      </w:r>
      <w:r w:rsidRPr="00E9346B">
        <w:rPr>
          <w:rFonts w:ascii="Times New Roman" w:hAnsi="Times New Roman" w:cs="Times New Roman"/>
          <w:color w:val="0D0D0D"/>
          <w:sz w:val="28"/>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E9346B" w:rsidRDefault="0091044F" w:rsidP="00E9346B">
      <w:pPr>
        <w:pStyle w:val="ListParagraph"/>
        <w:ind w:left="0"/>
        <w:rPr>
          <w:rFonts w:ascii="Times New Roman" w:hAnsi="Times New Roman" w:cs="Times New Roman"/>
          <w:color w:val="0D0D0D"/>
          <w:sz w:val="28"/>
          <w:szCs w:val="28"/>
          <w:shd w:val="clear" w:color="auto" w:fill="FFFFFF"/>
        </w:rPr>
      </w:pPr>
    </w:p>
    <w:p w14:paraId="12843E29" w14:textId="4BC3D3A8" w:rsidR="00F74415" w:rsidRPr="00E9346B" w:rsidRDefault="00F74415"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E9346B" w:rsidRDefault="00F74415" w:rsidP="00E9346B">
      <w:pPr>
        <w:pStyle w:val="ListParagraph"/>
        <w:ind w:left="0"/>
        <w:rPr>
          <w:rFonts w:ascii="Times New Roman" w:hAnsi="Times New Roman" w:cs="Times New Roman"/>
          <w:color w:val="0D0D0D"/>
          <w:sz w:val="28"/>
          <w:szCs w:val="28"/>
          <w:shd w:val="clear" w:color="auto" w:fill="FFFFFF"/>
        </w:rPr>
      </w:pPr>
    </w:p>
    <w:p w14:paraId="2296CE1B" w14:textId="77777777"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Son principe est d’accuser et de donner le choix d’organisation à</w:t>
      </w:r>
    </w:p>
    <w:p w14:paraId="3FE7441A" w14:textId="1CDF14D0" w:rsidR="00B546D0"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une</w:t>
      </w:r>
      <w:proofErr w:type="gramEnd"/>
      <w:r w:rsidRPr="00E9346B">
        <w:rPr>
          <w:rFonts w:ascii="Times New Roman" w:hAnsi="Times New Roman" w:cs="Times New Roman"/>
          <w:color w:val="0D0D0D"/>
          <w:sz w:val="28"/>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E9346B" w:rsidRDefault="00B546D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ensemble</w:t>
      </w:r>
      <w:proofErr w:type="gramEnd"/>
      <w:r w:rsidRPr="00E9346B">
        <w:rPr>
          <w:rFonts w:ascii="Times New Roman" w:hAnsi="Times New Roman" w:cs="Times New Roman"/>
          <w:color w:val="0D0D0D"/>
          <w:sz w:val="28"/>
          <w:szCs w:val="28"/>
          <w:shd w:val="clear" w:color="auto" w:fill="FFFFFF"/>
        </w:rPr>
        <w:t xml:space="preserve"> pour atteindre un but commun.[7]</w:t>
      </w:r>
    </w:p>
    <w:p w14:paraId="1AC9D7B5" w14:textId="571C42B1" w:rsidR="0091044F" w:rsidRPr="00E9346B" w:rsidRDefault="0091044F" w:rsidP="00E9346B">
      <w:pPr>
        <w:pStyle w:val="ListParagraph"/>
        <w:ind w:left="0"/>
        <w:rPr>
          <w:rFonts w:ascii="Times New Roman" w:hAnsi="Times New Roman" w:cs="Times New Roman"/>
          <w:b/>
          <w:color w:val="0D0D0D"/>
          <w:sz w:val="28"/>
          <w:szCs w:val="28"/>
          <w:shd w:val="clear" w:color="auto" w:fill="FFFFFF"/>
        </w:rPr>
      </w:pPr>
    </w:p>
    <w:p w14:paraId="73E94D4F" w14:textId="77777777" w:rsidR="00827C5D" w:rsidRPr="00E9346B" w:rsidRDefault="00BC7FDA" w:rsidP="00E9346B">
      <w:pPr>
        <w:pStyle w:val="ListParagraph"/>
        <w:numPr>
          <w:ilvl w:val="1"/>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66A86BC" w14:textId="250D036B" w:rsidR="0091044F" w:rsidRPr="00E9346B" w:rsidRDefault="00BC7FDA" w:rsidP="00E9346B">
      <w:pPr>
        <w:pStyle w:val="ListParagraph"/>
        <w:ind w:left="0"/>
        <w:rPr>
          <w:rFonts w:ascii="Times New Roman" w:hAnsi="Times New Roman" w:cs="Times New Roman"/>
          <w:b/>
          <w:color w:val="0D0D0D"/>
          <w:sz w:val="28"/>
          <w:szCs w:val="28"/>
          <w:shd w:val="clear" w:color="auto" w:fill="FFFFFF"/>
        </w:rPr>
      </w:pPr>
      <w:r w:rsidRPr="00E9346B">
        <w:rPr>
          <w:rFonts w:ascii="Times New Roman" w:hAnsi="Times New Roman" w:cs="Times New Roman"/>
          <w:color w:val="0D0D0D"/>
          <w:sz w:val="28"/>
          <w:szCs w:val="28"/>
          <w:shd w:val="clear" w:color="auto" w:fill="FFFFFF"/>
        </w:rPr>
        <w:t>Elle est composée d’un Scrum Master, d’un Product Owner et d’équipe de développement.</w:t>
      </w:r>
    </w:p>
    <w:p w14:paraId="20F0D612" w14:textId="412176D6" w:rsidR="00BC7FDA" w:rsidRPr="00827C5D" w:rsidRDefault="00E9346B" w:rsidP="00BC7FDA">
      <w:pPr>
        <w:rPr>
          <w:rFonts w:cstheme="minorHAnsi"/>
          <w:color w:val="0D0D0D"/>
          <w:sz w:val="32"/>
          <w:szCs w:val="32"/>
          <w:shd w:val="clear" w:color="auto" w:fill="FFFFFF"/>
        </w:rPr>
      </w:pPr>
      <w:r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074144BA">
                <wp:simplePos x="0" y="0"/>
                <wp:positionH relativeFrom="margin">
                  <wp:posOffset>464185</wp:posOffset>
                </wp:positionH>
                <wp:positionV relativeFrom="paragraph">
                  <wp:posOffset>335915</wp:posOffset>
                </wp:positionV>
                <wp:extent cx="5166995" cy="2315210"/>
                <wp:effectExtent l="0" t="0" r="14605" b="279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2315210"/>
                        </a:xfrm>
                        <a:prstGeom prst="rect">
                          <a:avLst/>
                        </a:prstGeom>
                        <a:solidFill>
                          <a:srgbClr val="FFFFFF"/>
                        </a:solidFill>
                        <a:ln w="9525">
                          <a:solidFill>
                            <a:srgbClr val="000000"/>
                          </a:solidFill>
                          <a:miter lim="800000"/>
                          <a:headEnd/>
                          <a:tailEnd/>
                        </a:ln>
                      </wps:spPr>
                      <wps:txb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margin-left:36.55pt;margin-top:26.45pt;width:406.85pt;height:182.3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">
                <v:textbox>
                  <w:txbxContent>
                    <w:p w14:paraId="1F07D326" w14:textId="3C25C47F" w:rsidR="00A604FA" w:rsidRPr="00E9346B" w:rsidRDefault="00A604FA" w:rsidP="00E9346B">
                      <w:pPr>
                        <w:pStyle w:val="ListParagraph"/>
                        <w:numPr>
                          <w:ilvl w:val="0"/>
                          <w:numId w:val="18"/>
                        </w:numPr>
                        <w:ind w:left="0" w:hanging="142"/>
                        <w:rPr>
                          <w:rFonts w:ascii="Times New Roman" w:hAnsi="Times New Roman" w:cs="Times New Roman"/>
                          <w:sz w:val="28"/>
                          <w:szCs w:val="28"/>
                        </w:rPr>
                      </w:pPr>
                      <w:r w:rsidRPr="00E9346B">
                        <w:rPr>
                          <w:rFonts w:ascii="Times New Roman" w:hAnsi="Times New Roman" w:cs="Times New Roman"/>
                          <w:b/>
                          <w:sz w:val="28"/>
                          <w:szCs w:val="28"/>
                        </w:rPr>
                        <w:t xml:space="preserve">Product </w:t>
                      </w:r>
                      <w:proofErr w:type="spellStart"/>
                      <w:r w:rsidRPr="00E9346B">
                        <w:rPr>
                          <w:rFonts w:ascii="Times New Roman" w:hAnsi="Times New Roman" w:cs="Times New Roman"/>
                          <w:b/>
                          <w:sz w:val="28"/>
                          <w:szCs w:val="28"/>
                        </w:rPr>
                        <w:t>Owner</w:t>
                      </w:r>
                      <w:proofErr w:type="spellEnd"/>
                      <w:r w:rsidRPr="00E9346B">
                        <w:rPr>
                          <w:rFonts w:ascii="Times New Roman" w:hAnsi="Times New Roman" w:cs="Times New Roman"/>
                          <w:b/>
                          <w:sz w:val="28"/>
                          <w:szCs w:val="28"/>
                        </w:rPr>
                        <w:t> (PO) :</w:t>
                      </w:r>
                      <w:r w:rsidRPr="00E9346B">
                        <w:rPr>
                          <w:rFonts w:ascii="Times New Roman" w:hAnsi="Times New Roman" w:cs="Times New Roman"/>
                          <w:sz w:val="28"/>
                          <w:szCs w:val="28"/>
                        </w:rPr>
                        <w:t xml:space="preserve"> Il est l'un des acteurs clés du processus</w:t>
                      </w:r>
                      <w:r>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scrum</w:t>
                      </w:r>
                      <w:proofErr w:type="spellEnd"/>
                      <w:r w:rsidRPr="00E9346B">
                        <w:rPr>
                          <w:rFonts w:ascii="Times New Roman" w:hAnsi="Times New Roman" w:cs="Times New Roman"/>
                          <w:sz w:val="28"/>
                          <w:szCs w:val="28"/>
                        </w:rPr>
                        <w:t>.</w:t>
                      </w:r>
                    </w:p>
                    <w:p w14:paraId="7D036145" w14:textId="08D865E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Son rôle est de faire le pont entre la partie métier et la partie technique</w:t>
                      </w:r>
                      <w:r>
                        <w:rPr>
                          <w:rFonts w:ascii="Times New Roman" w:hAnsi="Times New Roman" w:cs="Times New Roman"/>
                          <w:sz w:val="28"/>
                          <w:szCs w:val="28"/>
                        </w:rPr>
                        <w:t xml:space="preserve"> </w:t>
                      </w:r>
                      <w:r w:rsidRPr="00E9346B">
                        <w:rPr>
                          <w:rFonts w:ascii="Times New Roman" w:hAnsi="Times New Roman" w:cs="Times New Roman"/>
                          <w:sz w:val="28"/>
                          <w:szCs w:val="28"/>
                        </w:rPr>
                        <w:t>du projet. Il est donc le relai entre le client et l’équipe de développement.</w:t>
                      </w:r>
                    </w:p>
                    <w:p w14:paraId="3D6D1A82" w14:textId="232C7EA6"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 Le Product Owner porte la vision du produit scrum. </w:t>
                      </w:r>
                    </w:p>
                    <w:p w14:paraId="5B8CEFF2" w14:textId="3E5E37B0" w:rsidR="00A604FA" w:rsidRPr="00E9346B" w:rsidRDefault="00A604FA" w:rsidP="00E9346B">
                      <w:pPr>
                        <w:ind w:hanging="142"/>
                        <w:rPr>
                          <w:rFonts w:ascii="Times New Roman" w:hAnsi="Times New Roman" w:cs="Times New Roman"/>
                          <w:sz w:val="28"/>
                          <w:szCs w:val="28"/>
                        </w:rPr>
                      </w:pPr>
                      <w:r w:rsidRPr="00E9346B">
                        <w:rPr>
                          <w:rFonts w:ascii="Times New Roman" w:hAnsi="Times New Roman" w:cs="Times New Roman"/>
                          <w:sz w:val="28"/>
                          <w:szCs w:val="28"/>
                        </w:rPr>
                        <w:t xml:space="preserve">Il est responsable de la rédaction des user stories et chargé de maintenir le Product Backlog à </w:t>
                      </w:r>
                      <w:proofErr w:type="gramStart"/>
                      <w:r w:rsidRPr="00E9346B">
                        <w:rPr>
                          <w:rFonts w:ascii="Times New Roman" w:hAnsi="Times New Roman" w:cs="Times New Roman"/>
                          <w:sz w:val="28"/>
                          <w:szCs w:val="28"/>
                        </w:rPr>
                        <w:t>jour.[</w:t>
                      </w:r>
                      <w:proofErr w:type="gramEnd"/>
                      <w:r w:rsidRPr="00E9346B">
                        <w:rPr>
                          <w:rFonts w:ascii="Times New Roman" w:hAnsi="Times New Roman" w:cs="Times New Roman"/>
                          <w:sz w:val="28"/>
                          <w:szCs w:val="28"/>
                        </w:rPr>
                        <w:t>8]</w:t>
                      </w:r>
                    </w:p>
                  </w:txbxContent>
                </v:textbox>
                <w10:wrap type="square" anchorx="margin"/>
              </v:shape>
            </w:pict>
          </mc:Fallback>
        </mc:AlternateContent>
      </w:r>
    </w:p>
    <w:p w14:paraId="6D092A03" w14:textId="37352DFA" w:rsidR="00BC7FDA" w:rsidRPr="00827C5D" w:rsidRDefault="00BC7FDA" w:rsidP="00BC7FDA">
      <w:pPr>
        <w:ind w:left="1416"/>
        <w:rPr>
          <w:rFonts w:cstheme="minorHAnsi"/>
          <w:color w:val="0D0D0D"/>
          <w:sz w:val="32"/>
          <w:szCs w:val="32"/>
          <w:shd w:val="clear" w:color="auto" w:fill="FFFFFF"/>
        </w:rPr>
      </w:pPr>
    </w:p>
    <w:p w14:paraId="688199A9" w14:textId="705FC53D" w:rsidR="00BC7FDA" w:rsidRPr="00827C5D" w:rsidRDefault="00BC7FDA" w:rsidP="00BC7FDA">
      <w:pPr>
        <w:ind w:left="1416"/>
        <w:rPr>
          <w:rFonts w:cstheme="minorHAnsi"/>
          <w:color w:val="0D0D0D"/>
          <w:sz w:val="32"/>
          <w:szCs w:val="32"/>
          <w:shd w:val="clear" w:color="auto" w:fill="FFFFFF"/>
        </w:rPr>
      </w:pPr>
    </w:p>
    <w:p w14:paraId="4FFF392D" w14:textId="6BF15AD9" w:rsidR="00B546D0" w:rsidRPr="00E9346B" w:rsidRDefault="00E9346B" w:rsidP="00E9346B">
      <w:pPr>
        <w:pStyle w:val="ListParagraph"/>
        <w:ind w:left="1296"/>
        <w:rPr>
          <w:rFonts w:cstheme="minorHAnsi"/>
          <w:color w:val="0D0D0D"/>
          <w:sz w:val="32"/>
          <w:szCs w:val="32"/>
          <w:shd w:val="clear" w:color="auto" w:fill="FFFFFF"/>
        </w:rPr>
      </w:pPr>
      <w:r w:rsidRPr="00827C5D">
        <w:rPr>
          <w:rFonts w:cstheme="minorHAnsi"/>
          <w:noProof/>
          <w:color w:val="0D0D0D"/>
          <w:sz w:val="32"/>
          <w:szCs w:val="32"/>
          <w:shd w:val="clear" w:color="auto" w:fill="FFFFFF"/>
        </w:rPr>
        <w:lastRenderedPageBreak/>
        <mc:AlternateContent>
          <mc:Choice Requires="wps">
            <w:drawing>
              <wp:anchor distT="45720" distB="45720" distL="114300" distR="114300" simplePos="0" relativeHeight="251669504" behindDoc="0" locked="0" layoutInCell="1" allowOverlap="1" wp14:anchorId="563F1650" wp14:editId="15C96E68">
                <wp:simplePos x="0" y="0"/>
                <wp:positionH relativeFrom="margin">
                  <wp:posOffset>292100</wp:posOffset>
                </wp:positionH>
                <wp:positionV relativeFrom="paragraph">
                  <wp:posOffset>1588135</wp:posOffset>
                </wp:positionV>
                <wp:extent cx="5165090" cy="1226820"/>
                <wp:effectExtent l="0" t="0" r="1651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226820"/>
                        </a:xfrm>
                        <a:prstGeom prst="rect">
                          <a:avLst/>
                        </a:prstGeom>
                        <a:solidFill>
                          <a:srgbClr val="FFFFFF"/>
                        </a:solidFill>
                        <a:ln w="9525">
                          <a:solidFill>
                            <a:srgbClr val="000000"/>
                          </a:solidFill>
                          <a:miter lim="800000"/>
                          <a:headEnd/>
                          <a:tailEnd/>
                        </a:ln>
                      </wps:spPr>
                      <wps:txb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left:0;text-align:left;margin-left:23pt;margin-top:125.05pt;width:406.7pt;height: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">
                <v:textbox>
                  <w:txbxContent>
                    <w:p w14:paraId="407B60E6" w14:textId="2808F8C8" w:rsidR="00A604FA" w:rsidRPr="00E9346B" w:rsidRDefault="00A604FA" w:rsidP="00714C00">
                      <w:pPr>
                        <w:pStyle w:val="ListParagraph"/>
                        <w:numPr>
                          <w:ilvl w:val="0"/>
                          <w:numId w:val="20"/>
                        </w:numPr>
                        <w:rPr>
                          <w:rFonts w:ascii="Times New Roman" w:hAnsi="Times New Roman" w:cs="Times New Roman"/>
                          <w:sz w:val="28"/>
                          <w:szCs w:val="28"/>
                        </w:rPr>
                      </w:pPr>
                      <w:r w:rsidRPr="00E9346B">
                        <w:rPr>
                          <w:rFonts w:ascii="Times New Roman" w:hAnsi="Times New Roman" w:cs="Times New Roman"/>
                          <w:b/>
                          <w:sz w:val="28"/>
                          <w:szCs w:val="28"/>
                        </w:rPr>
                        <w:t>Équipe Scrum (l’équipe de développement) :</w:t>
                      </w:r>
                      <w:r w:rsidRPr="00E9346B">
                        <w:rPr>
                          <w:rFonts w:ascii="Times New Roman" w:hAnsi="Times New Roman" w:cs="Times New Roman"/>
                          <w:sz w:val="28"/>
                          <w:szCs w:val="28"/>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608CC15A">
                <wp:simplePos x="0" y="0"/>
                <wp:positionH relativeFrom="margin">
                  <wp:align>center</wp:align>
                </wp:positionH>
                <wp:positionV relativeFrom="paragraph">
                  <wp:posOffset>490</wp:posOffset>
                </wp:positionV>
                <wp:extent cx="5166000" cy="2314800"/>
                <wp:effectExtent l="0" t="0" r="158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000" cy="2314800"/>
                        </a:xfrm>
                        <a:prstGeom prst="rect">
                          <a:avLst/>
                        </a:prstGeom>
                        <a:solidFill>
                          <a:srgbClr val="FFFFFF"/>
                        </a:solidFill>
                        <a:ln w="9525">
                          <a:solidFill>
                            <a:srgbClr val="000000"/>
                          </a:solidFill>
                          <a:miter lim="800000"/>
                          <a:headEnd/>
                          <a:tailEnd/>
                        </a:ln>
                      </wps:spPr>
                      <wps:txb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left:0;text-align:left;margin-left:0;margin-top:.05pt;width:406.75pt;height:182.2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">
                <v:textbox>
                  <w:txbxContent>
                    <w:p w14:paraId="624131CE" w14:textId="0A9A9755" w:rsidR="00A604FA" w:rsidRPr="00E9346B" w:rsidRDefault="00A604FA" w:rsidP="00714C00">
                      <w:pPr>
                        <w:pStyle w:val="ListParagraph"/>
                        <w:numPr>
                          <w:ilvl w:val="0"/>
                          <w:numId w:val="19"/>
                        </w:numPr>
                        <w:rPr>
                          <w:rFonts w:ascii="Times New Roman" w:hAnsi="Times New Roman" w:cs="Times New Roman"/>
                          <w:sz w:val="28"/>
                          <w:szCs w:val="28"/>
                        </w:rPr>
                      </w:pPr>
                      <w:r w:rsidRPr="00E9346B">
                        <w:rPr>
                          <w:rFonts w:ascii="Times New Roman" w:hAnsi="Times New Roman" w:cs="Times New Roman"/>
                          <w:b/>
                          <w:sz w:val="28"/>
                          <w:szCs w:val="28"/>
                        </w:rPr>
                        <w:t>Scrum master (SM) :</w:t>
                      </w:r>
                      <w:r w:rsidRPr="00E9346B">
                        <w:rPr>
                          <w:rFonts w:ascii="Times New Roman" w:hAnsi="Times New Roman" w:cs="Times New Roman"/>
                          <w:sz w:val="28"/>
                          <w:szCs w:val="28"/>
                        </w:rPr>
                        <w:t xml:space="preserve"> C’est un facilitateur et un coach plus qu’un superviseur.</w:t>
                      </w:r>
                    </w:p>
                    <w:p w14:paraId="5970C152" w14:textId="2E9C6258" w:rsidR="00A604FA" w:rsidRPr="00E9346B" w:rsidRDefault="00A604FA" w:rsidP="007576E9">
                      <w:pPr>
                        <w:pStyle w:val="ListParagraph"/>
                        <w:rPr>
                          <w:rFonts w:ascii="Times New Roman" w:hAnsi="Times New Roman" w:cs="Times New Roman"/>
                          <w:b/>
                          <w:sz w:val="28"/>
                          <w:szCs w:val="28"/>
                        </w:rPr>
                      </w:pPr>
                      <w:r w:rsidRPr="00E9346B">
                        <w:rPr>
                          <w:rStyle w:val="Heading1Char"/>
                          <w:rFonts w:ascii="Times New Roman" w:hAnsi="Times New Roman" w:cs="Times New Roman"/>
                          <w:color w:val="000000"/>
                          <w:sz w:val="28"/>
                          <w:szCs w:val="28"/>
                          <w:bdr w:val="none" w:sz="0" w:space="0" w:color="auto" w:frame="1"/>
                          <w:shd w:val="clear" w:color="auto" w:fill="FFFFFF"/>
                        </w:rPr>
                        <w:t>Il</w:t>
                      </w:r>
                      <w:r w:rsidRPr="00E9346B">
                        <w:rPr>
                          <w:rFonts w:ascii="Times New Roman" w:hAnsi="Times New Roman" w:cs="Times New Roman"/>
                          <w:color w:val="000000"/>
                          <w:sz w:val="28"/>
                          <w:szCs w:val="28"/>
                          <w:shd w:val="clear" w:color="auto" w:fill="FFFFFF"/>
                        </w:rPr>
                        <w:t xml:space="preserve"> a comme rôle d’aider l’équipe à mettre un cadre Scrum adapté au contexte de l’équipe. </w:t>
                      </w:r>
                    </w:p>
                    <w:p w14:paraId="3DB42130" w14:textId="77777777" w:rsidR="00A604FA" w:rsidRPr="00E9346B" w:rsidRDefault="00A604FA" w:rsidP="0019171E">
                      <w:pPr>
                        <w:pStyle w:val="ListParagraph"/>
                        <w:rPr>
                          <w:rFonts w:ascii="Times New Roman" w:hAnsi="Times New Roman" w:cs="Times New Roman"/>
                          <w:sz w:val="28"/>
                          <w:szCs w:val="28"/>
                        </w:rPr>
                      </w:pPr>
                      <w:r w:rsidRPr="00E9346B">
                        <w:rPr>
                          <w:rFonts w:ascii="Times New Roman" w:hAnsi="Times New Roman" w:cs="Times New Roman"/>
                          <w:sz w:val="28"/>
                          <w:szCs w:val="28"/>
                        </w:rPr>
                        <w:t>Il protège l’équipe des éléments perturbateurs, ainsi que des</w:t>
                      </w:r>
                    </w:p>
                    <w:p w14:paraId="5FE52E0A" w14:textId="4269FB9D" w:rsidR="00A604FA" w:rsidRPr="00E9346B" w:rsidRDefault="00A604FA" w:rsidP="0019171E">
                      <w:pPr>
                        <w:pStyle w:val="ListParagraph"/>
                        <w:rPr>
                          <w:rFonts w:ascii="Times New Roman" w:hAnsi="Times New Roman" w:cs="Times New Roman"/>
                          <w:sz w:val="28"/>
                          <w:szCs w:val="28"/>
                        </w:rPr>
                      </w:pPr>
                      <w:proofErr w:type="gramStart"/>
                      <w:r w:rsidRPr="00E9346B">
                        <w:rPr>
                          <w:rFonts w:ascii="Times New Roman" w:hAnsi="Times New Roman" w:cs="Times New Roman"/>
                          <w:sz w:val="28"/>
                          <w:szCs w:val="28"/>
                        </w:rPr>
                        <w:t>problèmes</w:t>
                      </w:r>
                      <w:proofErr w:type="gramEnd"/>
                      <w:r w:rsidRPr="00E9346B">
                        <w:rPr>
                          <w:rFonts w:ascii="Times New Roman" w:hAnsi="Times New Roman" w:cs="Times New Roman"/>
                          <w:sz w:val="28"/>
                          <w:szCs w:val="28"/>
                        </w:rPr>
                        <w:t xml:space="preserve"> non techniques.</w:t>
                      </w:r>
                    </w:p>
                  </w:txbxContent>
                </v:textbox>
                <w10:wrap type="square" anchorx="margin"/>
              </v:shape>
            </w:pict>
          </mc:Fallback>
        </mc:AlternateContent>
      </w:r>
    </w:p>
    <w:p w14:paraId="1C3B279F" w14:textId="35FF1168" w:rsidR="00B546D0" w:rsidRPr="00E9346B" w:rsidRDefault="00F36A37"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E9346B" w:rsidRDefault="002777E2"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lastRenderedPageBreak/>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3">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516AB629"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0E9454EB" w14:textId="26D702A9"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Démarrage du projet avec Scrum :</w:t>
      </w:r>
    </w:p>
    <w:p w14:paraId="04846550"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Product Owner est responsable de l’entretien du Product Backlog. Il s’agit de la liste des </w:t>
      </w:r>
      <w:proofErr w:type="spellStart"/>
      <w:r w:rsidRPr="00E9346B">
        <w:rPr>
          <w:rFonts w:ascii="Times New Roman" w:hAnsi="Times New Roman" w:cs="Times New Roman"/>
          <w:color w:val="0D0D0D"/>
          <w:sz w:val="28"/>
          <w:szCs w:val="28"/>
          <w:shd w:val="clear" w:color="auto" w:fill="FFFFFF"/>
        </w:rPr>
        <w:t>foncionnalités</w:t>
      </w:r>
      <w:proofErr w:type="spellEnd"/>
      <w:r w:rsidRPr="00E9346B">
        <w:rPr>
          <w:rFonts w:ascii="Times New Roman" w:hAnsi="Times New Roman" w:cs="Times New Roman"/>
          <w:color w:val="0D0D0D"/>
          <w:sz w:val="28"/>
          <w:szCs w:val="28"/>
          <w:shd w:val="clear" w:color="auto" w:fill="FFFFFF"/>
        </w:rPr>
        <w:t xml:space="preserve"> du produit à </w:t>
      </w:r>
      <w:proofErr w:type="spellStart"/>
      <w:r w:rsidRPr="00E9346B">
        <w:rPr>
          <w:rFonts w:ascii="Times New Roman" w:hAnsi="Times New Roman" w:cs="Times New Roman"/>
          <w:color w:val="0D0D0D"/>
          <w:sz w:val="28"/>
          <w:szCs w:val="28"/>
          <w:shd w:val="clear" w:color="auto" w:fill="FFFFFF"/>
        </w:rPr>
        <w:t>developper</w:t>
      </w:r>
      <w:proofErr w:type="spellEnd"/>
      <w:r w:rsidRPr="00E9346B">
        <w:rPr>
          <w:rFonts w:ascii="Times New Roman" w:hAnsi="Times New Roman" w:cs="Times New Roman"/>
          <w:color w:val="0D0D0D"/>
          <w:sz w:val="28"/>
          <w:szCs w:val="28"/>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Ces dernières sont une description courte de l’exigence fonctionnelle formulée</w:t>
      </w:r>
    </w:p>
    <w:p w14:paraId="0528DFEC" w14:textId="288083E2"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en</w:t>
      </w:r>
      <w:proofErr w:type="gramEnd"/>
      <w:r w:rsidRPr="00E9346B">
        <w:rPr>
          <w:rFonts w:ascii="Times New Roman" w:hAnsi="Times New Roman" w:cs="Times New Roman"/>
          <w:color w:val="0D0D0D"/>
          <w:sz w:val="28"/>
          <w:szCs w:val="28"/>
          <w:shd w:val="clear" w:color="auto" w:fill="FFFFFF"/>
        </w:rPr>
        <w:t xml:space="preserve"> une phrase sous la forme : « En tant que "acteur", je veux "un service" ». Dans notre rapport, le Backlog du produit comprennent les champs suivants :</w:t>
      </w:r>
    </w:p>
    <w:p w14:paraId="0C230501"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683A78B"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Thème : représente le thème du user story.</w:t>
      </w:r>
    </w:p>
    <w:p w14:paraId="73BF5177"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ID : représente l’identifiant de chaque story</w:t>
      </w:r>
    </w:p>
    <w:p w14:paraId="0DA5377F"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User story : représente le besoin fonctionnel désiré par l’utilisateur</w:t>
      </w:r>
    </w:p>
    <w:p w14:paraId="164EC0F5"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Importance : définit par la méthode "</w:t>
      </w:r>
      <w:proofErr w:type="spellStart"/>
      <w:r w:rsidRPr="00E9346B">
        <w:rPr>
          <w:rFonts w:ascii="Times New Roman" w:hAnsi="Times New Roman" w:cs="Times New Roman"/>
          <w:color w:val="0D0D0D"/>
          <w:sz w:val="28"/>
          <w:szCs w:val="28"/>
          <w:shd w:val="clear" w:color="auto" w:fill="FFFFFF"/>
        </w:rPr>
        <w:t>MoSCow</w:t>
      </w:r>
      <w:proofErr w:type="spellEnd"/>
      <w:r w:rsidRPr="00E9346B">
        <w:rPr>
          <w:rFonts w:ascii="Times New Roman" w:hAnsi="Times New Roman" w:cs="Times New Roman"/>
          <w:color w:val="0D0D0D"/>
          <w:sz w:val="28"/>
          <w:szCs w:val="28"/>
          <w:shd w:val="clear" w:color="auto" w:fill="FFFFFF"/>
        </w:rPr>
        <w:t>" dans laquelle chaque user story</w:t>
      </w:r>
    </w:p>
    <w:p w14:paraId="664D24DC" w14:textId="6A1661DB"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roofErr w:type="spellStart"/>
      <w:proofErr w:type="gramStart"/>
      <w:r w:rsidRPr="00E9346B">
        <w:rPr>
          <w:rFonts w:ascii="Times New Roman" w:hAnsi="Times New Roman" w:cs="Times New Roman"/>
          <w:color w:val="0D0D0D"/>
          <w:sz w:val="28"/>
          <w:szCs w:val="28"/>
          <w:shd w:val="clear" w:color="auto" w:fill="FFFFFF"/>
        </w:rPr>
        <w:t>estpriorisée</w:t>
      </w:r>
      <w:proofErr w:type="spellEnd"/>
      <w:proofErr w:type="gramEnd"/>
      <w:r w:rsidRPr="00E9346B">
        <w:rPr>
          <w:rFonts w:ascii="Times New Roman" w:hAnsi="Times New Roman" w:cs="Times New Roman"/>
          <w:color w:val="0D0D0D"/>
          <w:sz w:val="28"/>
          <w:szCs w:val="28"/>
          <w:shd w:val="clear" w:color="auto" w:fill="FFFFFF"/>
        </w:rPr>
        <w:t xml:space="preserve"> comme suivant :</w:t>
      </w:r>
    </w:p>
    <w:p w14:paraId="77B4F86E" w14:textId="77777777" w:rsidR="00681D60" w:rsidRPr="00E9346B" w:rsidRDefault="00681D60" w:rsidP="00E9346B">
      <w:pPr>
        <w:pStyle w:val="ListParagraph"/>
        <w:ind w:left="0"/>
        <w:rPr>
          <w:rFonts w:ascii="Times New Roman" w:hAnsi="Times New Roman" w:cs="Times New Roman"/>
          <w:color w:val="0D0D0D"/>
          <w:sz w:val="28"/>
          <w:szCs w:val="28"/>
          <w:shd w:val="clear" w:color="auto" w:fill="FFFFFF"/>
        </w:rPr>
      </w:pPr>
    </w:p>
    <w:p w14:paraId="388BEC0E"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Must : la fonctionnalité doit être absolument réalisée</w:t>
      </w:r>
    </w:p>
    <w:p w14:paraId="6AEBB0A5" w14:textId="77777777"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Should</w:t>
      </w:r>
      <w:proofErr w:type="spellEnd"/>
      <w:r w:rsidRPr="00E9346B">
        <w:rPr>
          <w:rFonts w:ascii="Times New Roman" w:hAnsi="Times New Roman" w:cs="Times New Roman"/>
          <w:color w:val="0D0D0D"/>
          <w:sz w:val="28"/>
          <w:szCs w:val="28"/>
          <w:shd w:val="clear" w:color="auto" w:fill="FFFFFF"/>
        </w:rPr>
        <w:t xml:space="preserve"> : la fonctionnalité doit être réalisée s’il est possible</w:t>
      </w:r>
    </w:p>
    <w:p w14:paraId="218DD75A" w14:textId="552C6184"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Could</w:t>
      </w:r>
      <w:proofErr w:type="spellEnd"/>
      <w:r w:rsidRPr="00E9346B">
        <w:rPr>
          <w:rFonts w:ascii="Times New Roman" w:hAnsi="Times New Roman" w:cs="Times New Roman"/>
          <w:color w:val="0D0D0D"/>
          <w:sz w:val="28"/>
          <w:szCs w:val="28"/>
          <w:shd w:val="clear" w:color="auto" w:fill="FFFFFF"/>
        </w:rPr>
        <w:t xml:space="preserve"> : la fonctionnalité peut être réalisée</w:t>
      </w:r>
    </w:p>
    <w:p w14:paraId="7852971A" w14:textId="77777777" w:rsidR="00E9346B" w:rsidRDefault="00681D60" w:rsidP="00E9346B">
      <w:pPr>
        <w:pStyle w:val="ListParagraph"/>
        <w:ind w:left="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Maybe</w:t>
      </w:r>
      <w:proofErr w:type="spellEnd"/>
      <w:r w:rsidRPr="00E9346B">
        <w:rPr>
          <w:rFonts w:ascii="Times New Roman" w:hAnsi="Times New Roman" w:cs="Times New Roman"/>
          <w:color w:val="0D0D0D"/>
          <w:sz w:val="28"/>
          <w:szCs w:val="28"/>
          <w:shd w:val="clear" w:color="auto" w:fill="FFFFFF"/>
        </w:rPr>
        <w:t xml:space="preserve"> : la fonctionnalité peut être réalisée si elle n’a pas d’impact </w:t>
      </w:r>
    </w:p>
    <w:p w14:paraId="2971F610" w14:textId="2416A285" w:rsidR="00681D60" w:rsidRPr="00E9346B" w:rsidRDefault="00E9346B" w:rsidP="00E9346B">
      <w:pPr>
        <w:pStyle w:val="ListParagraph"/>
        <w:ind w:left="708"/>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roofErr w:type="gramStart"/>
      <w:r w:rsidR="00681D60" w:rsidRPr="00E9346B">
        <w:rPr>
          <w:rFonts w:ascii="Times New Roman" w:hAnsi="Times New Roman" w:cs="Times New Roman"/>
          <w:color w:val="0D0D0D"/>
          <w:sz w:val="28"/>
          <w:szCs w:val="28"/>
          <w:shd w:val="clear" w:color="auto" w:fill="FFFFFF"/>
        </w:rPr>
        <w:t>sur</w:t>
      </w:r>
      <w:proofErr w:type="gramEnd"/>
      <w:r w:rsidR="00681D60" w:rsidRPr="00E9346B">
        <w:rPr>
          <w:rFonts w:ascii="Times New Roman" w:hAnsi="Times New Roman" w:cs="Times New Roman"/>
          <w:color w:val="0D0D0D"/>
          <w:sz w:val="28"/>
          <w:szCs w:val="28"/>
          <w:shd w:val="clear" w:color="auto" w:fill="FFFFFF"/>
        </w:rPr>
        <w:t xml:space="preserve"> les     autres tâches</w:t>
      </w:r>
    </w:p>
    <w:p w14:paraId="22A5E2D7" w14:textId="66C31159" w:rsidR="00681D60" w:rsidRPr="00E9346B" w:rsidRDefault="00681D60" w:rsidP="00E9346B">
      <w:pPr>
        <w:pStyle w:val="ListParagraph"/>
        <w:ind w:left="0" w:firstLine="708"/>
        <w:rPr>
          <w:rFonts w:ascii="Times New Roman" w:hAnsi="Times New Roman" w:cs="Times New Roman"/>
          <w:color w:val="0D0D0D"/>
          <w:sz w:val="28"/>
          <w:szCs w:val="28"/>
          <w:shd w:val="clear" w:color="auto" w:fill="FFFFFF"/>
        </w:rPr>
      </w:pPr>
      <w:r w:rsidRPr="00E9346B">
        <w:rPr>
          <w:rFonts w:ascii="Segoe UI Symbol" w:hAnsi="Segoe UI Symbol" w:cs="Segoe UI Symbol"/>
          <w:color w:val="0D0D0D"/>
          <w:sz w:val="28"/>
          <w:szCs w:val="28"/>
          <w:shd w:val="clear" w:color="auto" w:fill="FFFFFF"/>
        </w:rPr>
        <w:t>✓</w:t>
      </w:r>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Won’t</w:t>
      </w:r>
      <w:proofErr w:type="spellEnd"/>
      <w:r w:rsidRPr="00E9346B">
        <w:rPr>
          <w:rFonts w:ascii="Times New Roman" w:hAnsi="Times New Roman" w:cs="Times New Roman"/>
          <w:color w:val="0D0D0D"/>
          <w:sz w:val="28"/>
          <w:szCs w:val="28"/>
          <w:shd w:val="clear" w:color="auto" w:fill="FFFFFF"/>
        </w:rPr>
        <w:t xml:space="preserve"> : la fonctionnalité sera réalisée plus tard</w:t>
      </w:r>
    </w:p>
    <w:p w14:paraId="647D7166" w14:textId="77777777" w:rsidR="009711CB" w:rsidRPr="00E9346B" w:rsidRDefault="009711CB" w:rsidP="00E9346B">
      <w:pPr>
        <w:pStyle w:val="ListParagraph"/>
        <w:ind w:left="0" w:firstLine="708"/>
        <w:rPr>
          <w:rFonts w:ascii="Times New Roman" w:hAnsi="Times New Roman" w:cs="Times New Roman"/>
          <w:color w:val="0D0D0D"/>
          <w:sz w:val="28"/>
          <w:szCs w:val="28"/>
          <w:shd w:val="clear" w:color="auto" w:fill="FFFFFF"/>
        </w:rPr>
      </w:pPr>
    </w:p>
    <w:p w14:paraId="2ADBD4D7"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L’estimation du contenu du Product Backlog se fait par l’équipe pendant la réunion de</w:t>
      </w:r>
    </w:p>
    <w:p w14:paraId="36DD79DD" w14:textId="45C7817B" w:rsidR="009711CB" w:rsidRPr="00E9346B" w:rsidRDefault="009711CB" w:rsidP="00E9346B">
      <w:pPr>
        <w:rPr>
          <w:rFonts w:ascii="Times New Roman" w:hAnsi="Times New Roman" w:cs="Times New Roman"/>
          <w:color w:val="0D0D0D"/>
          <w:sz w:val="28"/>
          <w:szCs w:val="28"/>
          <w:shd w:val="clear" w:color="auto" w:fill="FFFFFF"/>
        </w:rPr>
      </w:pPr>
      <w:proofErr w:type="gramStart"/>
      <w:r w:rsidRPr="00E9346B">
        <w:rPr>
          <w:rFonts w:ascii="Times New Roman" w:hAnsi="Times New Roman" w:cs="Times New Roman"/>
          <w:color w:val="0D0D0D"/>
          <w:sz w:val="28"/>
          <w:szCs w:val="28"/>
          <w:shd w:val="clear" w:color="auto" w:fill="FFFFFF"/>
        </w:rPr>
        <w:t>planification</w:t>
      </w:r>
      <w:proofErr w:type="gramEnd"/>
      <w:r w:rsidRPr="00E9346B">
        <w:rPr>
          <w:rFonts w:ascii="Times New Roman" w:hAnsi="Times New Roman" w:cs="Times New Roman"/>
          <w:color w:val="0D0D0D"/>
          <w:sz w:val="28"/>
          <w:szCs w:val="28"/>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sprint est une itération dans laquelle se réalise le développement des fonctionnalités défini</w:t>
      </w:r>
      <w:r w:rsidR="00E9346B">
        <w:rPr>
          <w:rFonts w:ascii="Times New Roman" w:hAnsi="Times New Roman" w:cs="Times New Roman"/>
          <w:color w:val="0D0D0D"/>
          <w:sz w:val="28"/>
          <w:szCs w:val="28"/>
          <w:shd w:val="clear" w:color="auto" w:fill="FFFFFF"/>
        </w:rPr>
        <w:t xml:space="preserve"> </w:t>
      </w:r>
      <w:r w:rsidRPr="00E9346B">
        <w:rPr>
          <w:rFonts w:ascii="Times New Roman" w:hAnsi="Times New Roman" w:cs="Times New Roman"/>
          <w:color w:val="0D0D0D"/>
          <w:sz w:val="28"/>
          <w:szCs w:val="28"/>
          <w:shd w:val="clear" w:color="auto" w:fill="FFFFFF"/>
        </w:rPr>
        <w:t>par le Sprint Backlog petit à petit.</w:t>
      </w:r>
    </w:p>
    <w:p w14:paraId="29C25867" w14:textId="037A9916"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La mêlée quotidienne : est une courte réunion dans laquelle participent le Scrum Master et l’équipe dans le but de répondre à trois questions pour contrôler la réalisation des tâches du projet. Les questions sont : Qu’est-ce que vous avez fait </w:t>
      </w:r>
      <w:r w:rsidRPr="00E9346B">
        <w:rPr>
          <w:rFonts w:ascii="Times New Roman" w:hAnsi="Times New Roman" w:cs="Times New Roman"/>
          <w:color w:val="0D0D0D"/>
          <w:sz w:val="28"/>
          <w:szCs w:val="28"/>
          <w:shd w:val="clear" w:color="auto" w:fill="FFFFFF"/>
        </w:rPr>
        <w:lastRenderedPageBreak/>
        <w:t>hier ? Que vas-tu faire aujourd’hui</w:t>
      </w:r>
      <w:proofErr w:type="gramStart"/>
      <w:r w:rsidRPr="00E9346B">
        <w:rPr>
          <w:rFonts w:ascii="Times New Roman" w:hAnsi="Times New Roman" w:cs="Times New Roman"/>
          <w:color w:val="0D0D0D"/>
          <w:sz w:val="28"/>
          <w:szCs w:val="28"/>
          <w:shd w:val="clear" w:color="auto" w:fill="FFFFFF"/>
        </w:rPr>
        <w:t xml:space="preserve"> ?Y’a</w:t>
      </w:r>
      <w:proofErr w:type="gramEnd"/>
      <w:r w:rsidRPr="00E9346B">
        <w:rPr>
          <w:rFonts w:ascii="Times New Roman" w:hAnsi="Times New Roman" w:cs="Times New Roman"/>
          <w:color w:val="0D0D0D"/>
          <w:sz w:val="28"/>
          <w:szCs w:val="28"/>
          <w:shd w:val="clear" w:color="auto" w:fill="FFFFFF"/>
        </w:rPr>
        <w:t>-t-il des obstacles qui empêchent la réalisation d’une tâche ?</w:t>
      </w:r>
    </w:p>
    <w:p w14:paraId="1AF69D4B" w14:textId="599171A3"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Sprint </w:t>
      </w:r>
      <w:proofErr w:type="spellStart"/>
      <w:r w:rsidRPr="00E9346B">
        <w:rPr>
          <w:rFonts w:ascii="Times New Roman" w:hAnsi="Times New Roman" w:cs="Times New Roman"/>
          <w:color w:val="0D0D0D"/>
          <w:sz w:val="28"/>
          <w:szCs w:val="28"/>
          <w:shd w:val="clear" w:color="auto" w:fill="FFFFFF"/>
        </w:rPr>
        <w:t>Review</w:t>
      </w:r>
      <w:proofErr w:type="spellEnd"/>
      <w:r w:rsidRPr="00E9346B">
        <w:rPr>
          <w:rFonts w:ascii="Times New Roman" w:hAnsi="Times New Roman" w:cs="Times New Roman"/>
          <w:color w:val="0D0D0D"/>
          <w:sz w:val="28"/>
          <w:szCs w:val="28"/>
          <w:shd w:val="clear" w:color="auto" w:fill="FFFFFF"/>
        </w:rPr>
        <w:t xml:space="preserve"> Meeting est une réunion de fin de sprint dans laquelle l’équipe    présente au </w:t>
      </w:r>
      <w:proofErr w:type="spellStart"/>
      <w:r w:rsidRPr="00E9346B">
        <w:rPr>
          <w:rFonts w:ascii="Times New Roman" w:hAnsi="Times New Roman" w:cs="Times New Roman"/>
          <w:color w:val="0D0D0D"/>
          <w:sz w:val="28"/>
          <w:szCs w:val="28"/>
          <w:shd w:val="clear" w:color="auto" w:fill="FFFFFF"/>
        </w:rPr>
        <w:t>product</w:t>
      </w:r>
      <w:proofErr w:type="spellEnd"/>
      <w:r w:rsidRPr="00E9346B">
        <w:rPr>
          <w:rFonts w:ascii="Times New Roman" w:hAnsi="Times New Roman" w:cs="Times New Roman"/>
          <w:color w:val="0D0D0D"/>
          <w:sz w:val="28"/>
          <w:szCs w:val="28"/>
          <w:shd w:val="clear" w:color="auto" w:fill="FFFFFF"/>
        </w:rPr>
        <w:t xml:space="preserve"> </w:t>
      </w:r>
      <w:proofErr w:type="spellStart"/>
      <w:r w:rsidRPr="00E9346B">
        <w:rPr>
          <w:rFonts w:ascii="Times New Roman" w:hAnsi="Times New Roman" w:cs="Times New Roman"/>
          <w:color w:val="0D0D0D"/>
          <w:sz w:val="28"/>
          <w:szCs w:val="28"/>
          <w:shd w:val="clear" w:color="auto" w:fill="FFFFFF"/>
        </w:rPr>
        <w:t>owner</w:t>
      </w:r>
      <w:proofErr w:type="spellEnd"/>
      <w:r w:rsidRPr="00E9346B">
        <w:rPr>
          <w:rFonts w:ascii="Times New Roman" w:hAnsi="Times New Roman" w:cs="Times New Roman"/>
          <w:color w:val="0D0D0D"/>
          <w:sz w:val="28"/>
          <w:szCs w:val="28"/>
          <w:shd w:val="clear" w:color="auto" w:fill="FFFFFF"/>
        </w:rPr>
        <w:t xml:space="preserve"> une démonstration du produit et précise ce qui est fini et ce qui ne l’est pas.</w:t>
      </w:r>
    </w:p>
    <w:p w14:paraId="3578970D" w14:textId="07151CF9" w:rsidR="009711CB" w:rsidRPr="00E9346B" w:rsidRDefault="009711CB" w:rsidP="00E9346B">
      <w:pPr>
        <w:ind w:firstLine="12"/>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Lors de Sprint Rétrospective Meeting, l’équipe est occupée de planifier les moyens pour améliorer sa qualité et son efficacité pour la prochaine itération.</w:t>
      </w:r>
    </w:p>
    <w:p w14:paraId="6E47A217" w14:textId="77777777" w:rsidR="009711CB" w:rsidRPr="00E9346B" w:rsidRDefault="009711CB" w:rsidP="00E9346B">
      <w:pPr>
        <w:rPr>
          <w:rFonts w:ascii="Times New Roman" w:hAnsi="Times New Roman" w:cs="Times New Roman"/>
          <w:color w:val="0D0D0D"/>
          <w:sz w:val="28"/>
          <w:szCs w:val="28"/>
          <w:shd w:val="clear" w:color="auto" w:fill="FFFFFF"/>
        </w:rPr>
      </w:pPr>
    </w:p>
    <w:p w14:paraId="4D223A6D" w14:textId="77777777"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Backlog Produit Global</w:t>
      </w:r>
    </w:p>
    <w:p w14:paraId="7C9314B5" w14:textId="6140EA14" w:rsidR="009711CB" w:rsidRPr="00E9346B" w:rsidRDefault="009711C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TableGrid"/>
        <w:tblW w:w="0" w:type="auto"/>
        <w:tblLook w:val="04A0" w:firstRow="1" w:lastRow="0" w:firstColumn="1" w:lastColumn="0" w:noHBand="0" w:noVBand="1"/>
      </w:tblPr>
      <w:tblGrid>
        <w:gridCol w:w="585"/>
        <w:gridCol w:w="1962"/>
        <w:gridCol w:w="850"/>
        <w:gridCol w:w="3969"/>
        <w:gridCol w:w="1616"/>
      </w:tblGrid>
      <w:tr w:rsidR="00771DE7" w:rsidRPr="00A604FA" w14:paraId="36666215" w14:textId="77777777" w:rsidTr="003A7C78">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1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3A7C78">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A604FA">
            <w:pPr>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1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3A7C78">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17FB2040"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Consulter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A604FA">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1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3A7C78">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5A0590">
            <w:pPr>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1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proofErr w:type="spellStart"/>
            <w:r w:rsidRPr="00F4734C">
              <w:rPr>
                <w:rFonts w:ascii="Times New Roman" w:hAnsi="Times New Roman" w:cs="Times New Roman"/>
                <w:color w:val="0D0D0D"/>
                <w:sz w:val="24"/>
                <w:szCs w:val="24"/>
                <w:shd w:val="clear" w:color="auto" w:fill="FFFFFF"/>
              </w:rPr>
              <w:t>Could</w:t>
            </w:r>
            <w:proofErr w:type="spellEnd"/>
          </w:p>
        </w:tc>
      </w:tr>
      <w:tr w:rsidR="00A604FA" w14:paraId="1BCCA4B0" w14:textId="77777777" w:rsidTr="003A7C78">
        <w:tc>
          <w:tcPr>
            <w:tcW w:w="585" w:type="dxa"/>
          </w:tcPr>
          <w:p w14:paraId="10D85491" w14:textId="709D10BA" w:rsidR="00A604FA" w:rsidRDefault="00F4734C"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1962" w:type="dxa"/>
          </w:tcPr>
          <w:p w14:paraId="7AA10A63" w14:textId="1FCDB3A2"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Bloquer un utilisateur</w:t>
            </w:r>
          </w:p>
        </w:tc>
        <w:tc>
          <w:tcPr>
            <w:tcW w:w="850" w:type="dxa"/>
          </w:tcPr>
          <w:p w14:paraId="56310050" w14:textId="31710FDD"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4</w:t>
            </w:r>
          </w:p>
        </w:tc>
        <w:tc>
          <w:tcPr>
            <w:tcW w:w="3969" w:type="dxa"/>
          </w:tcPr>
          <w:p w14:paraId="30E5DB66" w14:textId="72CD75E8"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qu’administrateur j’ai la possibilité de bloquer l’un des (chefs d’équipe /technicien)</w:t>
            </w:r>
          </w:p>
        </w:tc>
        <w:tc>
          <w:tcPr>
            <w:tcW w:w="161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proofErr w:type="spellStart"/>
            <w:r w:rsidRPr="002679E6">
              <w:rPr>
                <w:rFonts w:ascii="Times New Roman" w:hAnsi="Times New Roman" w:cs="Times New Roman"/>
                <w:color w:val="0D0D0D"/>
                <w:sz w:val="24"/>
                <w:szCs w:val="24"/>
                <w:shd w:val="clear" w:color="auto" w:fill="FFFFFF"/>
              </w:rPr>
              <w:t>Could</w:t>
            </w:r>
            <w:proofErr w:type="spellEnd"/>
          </w:p>
        </w:tc>
      </w:tr>
      <w:tr w:rsidR="00A604FA" w:rsidRPr="002679E6" w14:paraId="5AE9761C" w14:textId="77777777" w:rsidTr="003A7C78">
        <w:tc>
          <w:tcPr>
            <w:tcW w:w="585" w:type="dxa"/>
          </w:tcPr>
          <w:p w14:paraId="14D6B25B" w14:textId="0850CB31"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1962" w:type="dxa"/>
          </w:tcPr>
          <w:p w14:paraId="594CF190" w14:textId="13BCBEDA"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Réinitialisation 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1E8FD07F" w:rsidR="00A604FA" w:rsidRPr="002679E6" w:rsidRDefault="002679E6"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0A35A524" w14:textId="7B41DFC1" w:rsidR="00A604FA" w:rsidRPr="002679E6" w:rsidRDefault="002679E6" w:rsidP="002679E6">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1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CBDA0D9" w14:textId="77777777" w:rsidTr="003A7C78">
        <w:tc>
          <w:tcPr>
            <w:tcW w:w="585" w:type="dxa"/>
          </w:tcPr>
          <w:p w14:paraId="4964F27A" w14:textId="4E27EDB2"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1962" w:type="dxa"/>
          </w:tcPr>
          <w:p w14:paraId="697CB9D5" w14:textId="3F064B44"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40B71826" w14:textId="007DFF9E"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4B263DE0"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5208C93"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7EBCA1DC" w14:textId="77777777" w:rsidTr="003A7C78">
        <w:tc>
          <w:tcPr>
            <w:tcW w:w="585" w:type="dxa"/>
          </w:tcPr>
          <w:p w14:paraId="31D05636" w14:textId="7CC3EFF1"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0ECB4000" w14:textId="77777777" w:rsidR="00A604FA" w:rsidRDefault="008F166C"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8F166C" w:rsidRPr="002679E6" w:rsidRDefault="008F166C" w:rsidP="00E9346B">
            <w:pPr>
              <w:rPr>
                <w:rFonts w:ascii="Times New Roman" w:hAnsi="Times New Roman" w:cs="Times New Roman"/>
                <w:color w:val="0D0D0D"/>
                <w:sz w:val="24"/>
                <w:szCs w:val="24"/>
                <w:shd w:val="clear" w:color="auto" w:fill="FFFFFF"/>
              </w:rPr>
            </w:pPr>
          </w:p>
        </w:tc>
        <w:tc>
          <w:tcPr>
            <w:tcW w:w="850" w:type="dxa"/>
          </w:tcPr>
          <w:p w14:paraId="208823FF" w14:textId="5DDC70CA"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21D9A0F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500E777"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6D7B9E57" w14:textId="77777777" w:rsidTr="003A7C78">
        <w:tc>
          <w:tcPr>
            <w:tcW w:w="585" w:type="dxa"/>
          </w:tcPr>
          <w:p w14:paraId="259A68C3" w14:textId="19890110"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6A75688B"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2FB1D3C9" w14:textId="6CDFDEBB"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5416A2C8"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036FA78E"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46735A" w14:paraId="57D59666" w14:textId="77777777" w:rsidTr="003A7C78">
        <w:tc>
          <w:tcPr>
            <w:tcW w:w="585" w:type="dxa"/>
          </w:tcPr>
          <w:p w14:paraId="3A7672CE" w14:textId="6370AB9C"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9</w:t>
            </w:r>
          </w:p>
        </w:tc>
        <w:tc>
          <w:tcPr>
            <w:tcW w:w="1962" w:type="dxa"/>
          </w:tcPr>
          <w:p w14:paraId="5819CE1D"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6D1F24C5" w14:textId="7E8299B9"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ED294E6" w14:textId="0723C833" w:rsidR="00A604FA" w:rsidRPr="0046735A" w:rsidRDefault="00A604FA" w:rsidP="00E9346B">
            <w:pPr>
              <w:rPr>
                <w:rFonts w:ascii="Times New Roman" w:hAnsi="Times New Roman" w:cs="Times New Roman"/>
                <w:color w:val="0D0D0D"/>
                <w:sz w:val="24"/>
                <w:szCs w:val="24"/>
                <w:shd w:val="clear" w:color="auto" w:fill="FFFFFF"/>
                <w:lang w:val="en-US"/>
              </w:rPr>
            </w:pPr>
          </w:p>
        </w:tc>
        <w:tc>
          <w:tcPr>
            <w:tcW w:w="1616" w:type="dxa"/>
          </w:tcPr>
          <w:p w14:paraId="4FA714CB" w14:textId="77777777" w:rsidR="00A604FA" w:rsidRPr="0046735A" w:rsidRDefault="00A604FA" w:rsidP="008F166C">
            <w:pPr>
              <w:jc w:val="center"/>
              <w:rPr>
                <w:rFonts w:ascii="Times New Roman" w:hAnsi="Times New Roman" w:cs="Times New Roman"/>
                <w:color w:val="0D0D0D"/>
                <w:sz w:val="24"/>
                <w:szCs w:val="24"/>
                <w:shd w:val="clear" w:color="auto" w:fill="FFFFFF"/>
                <w:lang w:val="en-US"/>
              </w:rPr>
            </w:pPr>
          </w:p>
        </w:tc>
      </w:tr>
      <w:tr w:rsidR="00A604FA" w:rsidRPr="002679E6" w14:paraId="75592DDF" w14:textId="77777777" w:rsidTr="003A7C78">
        <w:tc>
          <w:tcPr>
            <w:tcW w:w="585" w:type="dxa"/>
          </w:tcPr>
          <w:p w14:paraId="37F79B0D" w14:textId="68336726"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135E271A" w14:textId="77777777" w:rsidR="00A604FA" w:rsidRDefault="001C65A4"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1C65A4" w:rsidRPr="002679E6" w:rsidRDefault="001C65A4" w:rsidP="00E9346B">
            <w:pPr>
              <w:rPr>
                <w:rFonts w:ascii="Times New Roman" w:hAnsi="Times New Roman" w:cs="Times New Roman"/>
                <w:color w:val="0D0D0D"/>
                <w:sz w:val="24"/>
                <w:szCs w:val="24"/>
                <w:shd w:val="clear" w:color="auto" w:fill="FFFFFF"/>
              </w:rPr>
            </w:pPr>
          </w:p>
        </w:tc>
        <w:tc>
          <w:tcPr>
            <w:tcW w:w="850" w:type="dxa"/>
          </w:tcPr>
          <w:p w14:paraId="31040CF4" w14:textId="51D2F1C2" w:rsidR="00A604FA" w:rsidRPr="002679E6" w:rsidRDefault="003A7C78"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0371AE35"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3B34D842"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1D74F94E" w14:textId="77777777" w:rsidTr="003A7C78">
        <w:tc>
          <w:tcPr>
            <w:tcW w:w="585" w:type="dxa"/>
          </w:tcPr>
          <w:p w14:paraId="7941B24E" w14:textId="2EC687D2" w:rsidR="00A604FA" w:rsidRPr="002679E6" w:rsidRDefault="001C65A4"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p>
        </w:tc>
        <w:tc>
          <w:tcPr>
            <w:tcW w:w="1962" w:type="dxa"/>
          </w:tcPr>
          <w:p w14:paraId="36B36246" w14:textId="5D14452C" w:rsidR="00A604F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7AFAAE23" w:rsidR="00A604FA" w:rsidRPr="002679E6" w:rsidRDefault="00B221D2"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w:t>
            </w:r>
            <w:r w:rsidR="002F467A">
              <w:rPr>
                <w:rFonts w:ascii="Times New Roman" w:hAnsi="Times New Roman" w:cs="Times New Roman"/>
                <w:color w:val="0D0D0D"/>
                <w:sz w:val="24"/>
                <w:szCs w:val="24"/>
                <w:shd w:val="clear" w:color="auto" w:fill="FFFFFF"/>
              </w:rPr>
              <w:t>.1</w:t>
            </w:r>
          </w:p>
        </w:tc>
        <w:tc>
          <w:tcPr>
            <w:tcW w:w="3969" w:type="dxa"/>
          </w:tcPr>
          <w:p w14:paraId="1CA05B44" w14:textId="4E70FAC7" w:rsidR="002F467A" w:rsidRPr="002679E6" w:rsidRDefault="00B221D2"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w:t>
            </w:r>
            <w:r w:rsidR="002F467A">
              <w:rPr>
                <w:rFonts w:ascii="Times New Roman" w:hAnsi="Times New Roman" w:cs="Times New Roman"/>
                <w:color w:val="0D0D0D"/>
                <w:sz w:val="24"/>
                <w:szCs w:val="24"/>
                <w:shd w:val="clear" w:color="auto" w:fill="FFFFFF"/>
              </w:rPr>
              <w:t xml:space="preserve"> </w:t>
            </w:r>
            <w:proofErr w:type="gramStart"/>
            <w:r w:rsidR="002F467A">
              <w:rPr>
                <w:rFonts w:ascii="Times New Roman" w:hAnsi="Times New Roman" w:cs="Times New Roman"/>
                <w:color w:val="0D0D0D"/>
                <w:sz w:val="24"/>
                <w:szCs w:val="24"/>
                <w:shd w:val="clear" w:color="auto" w:fill="FFFFFF"/>
              </w:rPr>
              <w:t xml:space="preserve">de </w:t>
            </w:r>
            <w:r>
              <w:rPr>
                <w:rFonts w:ascii="Times New Roman" w:hAnsi="Times New Roman" w:cs="Times New Roman"/>
                <w:color w:val="0D0D0D"/>
                <w:sz w:val="24"/>
                <w:szCs w:val="24"/>
                <w:shd w:val="clear" w:color="auto" w:fill="FFFFFF"/>
              </w:rPr>
              <w:t xml:space="preserv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EDA0815" w14:textId="37B73866" w:rsidR="00A604FA" w:rsidRPr="002679E6" w:rsidRDefault="002F467A"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73492D6" w14:textId="77777777" w:rsidTr="003A7C78">
        <w:tc>
          <w:tcPr>
            <w:tcW w:w="585" w:type="dxa"/>
          </w:tcPr>
          <w:p w14:paraId="2B8CD97D"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666D0D0E"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805412" w14:textId="11F7202A"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11.2</w:t>
            </w:r>
          </w:p>
        </w:tc>
        <w:tc>
          <w:tcPr>
            <w:tcW w:w="3969" w:type="dxa"/>
          </w:tcPr>
          <w:p w14:paraId="37261134" w14:textId="69A18E2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Pr>
                <w:rFonts w:ascii="Times New Roman" w:hAnsi="Times New Roman" w:cs="Times New Roman"/>
                <w:color w:val="0D0D0D"/>
                <w:sz w:val="24"/>
                <w:szCs w:val="24"/>
                <w:shd w:val="clear" w:color="auto" w:fill="FFFFFF"/>
              </w:rPr>
              <w:t>Technicien</w:t>
            </w:r>
            <w:r>
              <w:rPr>
                <w:rFonts w:ascii="Times New Roman" w:hAnsi="Times New Roman" w:cs="Times New Roman"/>
                <w:color w:val="0D0D0D"/>
                <w:sz w:val="24"/>
                <w:szCs w:val="24"/>
                <w:shd w:val="clear" w:color="auto" w:fill="FFFFFF"/>
              </w:rPr>
              <w:t xml:space="preserve"> je veux pouvoir accéder </w:t>
            </w:r>
            <w:proofErr w:type="spellStart"/>
            <w:r>
              <w:rPr>
                <w:rFonts w:ascii="Times New Roman" w:hAnsi="Times New Roman" w:cs="Times New Roman"/>
                <w:color w:val="0D0D0D"/>
                <w:sz w:val="24"/>
                <w:szCs w:val="24"/>
                <w:shd w:val="clear" w:color="auto" w:fill="FFFFFF"/>
              </w:rPr>
              <w:t>a</w:t>
            </w:r>
            <w:proofErr w:type="spellEnd"/>
            <w:r>
              <w:rPr>
                <w:rFonts w:ascii="Times New Roman" w:hAnsi="Times New Roman" w:cs="Times New Roman"/>
                <w:color w:val="0D0D0D"/>
                <w:sz w:val="24"/>
                <w:szCs w:val="24"/>
                <w:shd w:val="clear" w:color="auto" w:fill="FFFFFF"/>
              </w:rPr>
              <w:t xml:space="preserve"> une vue globale </w:t>
            </w:r>
            <w:proofErr w:type="gramStart"/>
            <w:r>
              <w:rPr>
                <w:rFonts w:ascii="Times New Roman" w:hAnsi="Times New Roman" w:cs="Times New Roman"/>
                <w:color w:val="0D0D0D"/>
                <w:sz w:val="24"/>
                <w:szCs w:val="24"/>
                <w:shd w:val="clear" w:color="auto" w:fill="FFFFFF"/>
              </w:rPr>
              <w:t>de  la</w:t>
            </w:r>
            <w:proofErr w:type="gramEnd"/>
            <w:r>
              <w:rPr>
                <w:rFonts w:ascii="Times New Roman" w:hAnsi="Times New Roman" w:cs="Times New Roman"/>
                <w:color w:val="0D0D0D"/>
                <w:sz w:val="24"/>
                <w:szCs w:val="24"/>
                <w:shd w:val="clear" w:color="auto" w:fill="FFFFFF"/>
              </w:rPr>
              <w:t xml:space="preserve"> liste des interventions</w:t>
            </w:r>
          </w:p>
        </w:tc>
        <w:tc>
          <w:tcPr>
            <w:tcW w:w="1616" w:type="dxa"/>
          </w:tcPr>
          <w:p w14:paraId="4A6EC97D" w14:textId="4C46F4C3" w:rsidR="00A604FA" w:rsidRPr="002679E6" w:rsidRDefault="002F467A" w:rsidP="008F166C">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Should</w:t>
            </w:r>
            <w:proofErr w:type="spellEnd"/>
          </w:p>
        </w:tc>
      </w:tr>
      <w:tr w:rsidR="00A604FA" w:rsidRPr="002679E6" w14:paraId="1249E285" w14:textId="77777777" w:rsidTr="003A7C78">
        <w:tc>
          <w:tcPr>
            <w:tcW w:w="585" w:type="dxa"/>
          </w:tcPr>
          <w:p w14:paraId="56F1C7B9" w14:textId="5263E6EA"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w:t>
            </w:r>
          </w:p>
        </w:tc>
        <w:tc>
          <w:tcPr>
            <w:tcW w:w="1962" w:type="dxa"/>
          </w:tcPr>
          <w:p w14:paraId="4068854F" w14:textId="4203EABD"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414EAD13"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12.1</w:t>
            </w:r>
          </w:p>
        </w:tc>
        <w:tc>
          <w:tcPr>
            <w:tcW w:w="3969" w:type="dxa"/>
          </w:tcPr>
          <w:p w14:paraId="3EF33AC7"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1422B36C" w14:textId="0216BE21"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7CC5E37A" w14:textId="77777777" w:rsidTr="003A7C78">
        <w:tc>
          <w:tcPr>
            <w:tcW w:w="585" w:type="dxa"/>
          </w:tcPr>
          <w:p w14:paraId="3783C935"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c>
          <w:tcPr>
            <w:tcW w:w="1962" w:type="dxa"/>
          </w:tcPr>
          <w:p w14:paraId="55EFE8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850" w:type="dxa"/>
          </w:tcPr>
          <w:p w14:paraId="55CAB545" w14:textId="35E68976"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12.2</w:t>
            </w:r>
          </w:p>
        </w:tc>
        <w:tc>
          <w:tcPr>
            <w:tcW w:w="3969" w:type="dxa"/>
          </w:tcPr>
          <w:p w14:paraId="33549BE4" w14:textId="77777777" w:rsidR="00A604FA" w:rsidRDefault="00A604FA" w:rsidP="00E9346B">
            <w:pPr>
              <w:rPr>
                <w:rFonts w:ascii="Times New Roman" w:hAnsi="Times New Roman" w:cs="Times New Roman"/>
                <w:color w:val="0D0D0D"/>
                <w:sz w:val="24"/>
                <w:szCs w:val="24"/>
                <w:shd w:val="clear" w:color="auto" w:fill="FFFFFF"/>
              </w:rPr>
            </w:pPr>
          </w:p>
          <w:p w14:paraId="5E0BC02A" w14:textId="77777777" w:rsidR="002F467A" w:rsidRDefault="002F467A" w:rsidP="00E9346B">
            <w:pPr>
              <w:rPr>
                <w:rFonts w:ascii="Times New Roman" w:hAnsi="Times New Roman" w:cs="Times New Roman"/>
                <w:color w:val="0D0D0D"/>
                <w:sz w:val="24"/>
                <w:szCs w:val="24"/>
                <w:shd w:val="clear" w:color="auto" w:fill="FFFFFF"/>
              </w:rPr>
            </w:pPr>
          </w:p>
          <w:p w14:paraId="5C98E8B0" w14:textId="4FED4F65" w:rsidR="002F467A" w:rsidRPr="002679E6" w:rsidRDefault="002F467A" w:rsidP="00E9346B">
            <w:pPr>
              <w:rPr>
                <w:rFonts w:ascii="Times New Roman" w:hAnsi="Times New Roman" w:cs="Times New Roman"/>
                <w:color w:val="0D0D0D"/>
                <w:sz w:val="24"/>
                <w:szCs w:val="24"/>
                <w:shd w:val="clear" w:color="auto" w:fill="FFFFFF"/>
              </w:rPr>
            </w:pPr>
          </w:p>
        </w:tc>
        <w:tc>
          <w:tcPr>
            <w:tcW w:w="1616" w:type="dxa"/>
          </w:tcPr>
          <w:p w14:paraId="712392DC" w14:textId="77777777" w:rsidR="00A604FA" w:rsidRPr="002679E6" w:rsidRDefault="00A604FA" w:rsidP="008F166C">
            <w:pPr>
              <w:jc w:val="center"/>
              <w:rPr>
                <w:rFonts w:ascii="Times New Roman" w:hAnsi="Times New Roman" w:cs="Times New Roman"/>
                <w:color w:val="0D0D0D"/>
                <w:sz w:val="24"/>
                <w:szCs w:val="24"/>
                <w:shd w:val="clear" w:color="auto" w:fill="FFFFFF"/>
              </w:rPr>
            </w:pPr>
          </w:p>
        </w:tc>
      </w:tr>
      <w:tr w:rsidR="00A604FA" w:rsidRPr="002679E6" w14:paraId="412886D6" w14:textId="77777777" w:rsidTr="003A7C78">
        <w:tc>
          <w:tcPr>
            <w:tcW w:w="585" w:type="dxa"/>
          </w:tcPr>
          <w:p w14:paraId="4EB4AC57" w14:textId="3A64E11D" w:rsidR="00A604FA" w:rsidRPr="002679E6" w:rsidRDefault="002F467A"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1962" w:type="dxa"/>
          </w:tcPr>
          <w:p w14:paraId="46233E2A" w14:textId="61E1C284"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049D9BB0"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13</w:t>
            </w:r>
          </w:p>
        </w:tc>
        <w:tc>
          <w:tcPr>
            <w:tcW w:w="3969" w:type="dxa"/>
          </w:tcPr>
          <w:p w14:paraId="4FB7D6F2"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5ABDDF33" w14:textId="70DA2C99" w:rsidR="00A604FA" w:rsidRPr="002679E6" w:rsidRDefault="002F467A"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A604FA" w:rsidRPr="002679E6" w14:paraId="5FE9D532" w14:textId="77777777" w:rsidTr="003A7C78">
        <w:tc>
          <w:tcPr>
            <w:tcW w:w="585" w:type="dxa"/>
          </w:tcPr>
          <w:p w14:paraId="4AC99B61" w14:textId="4A1844D7"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1962" w:type="dxa"/>
          </w:tcPr>
          <w:p w14:paraId="35A2A05D" w14:textId="2BE122EA" w:rsidR="00A604FA" w:rsidRPr="002679E6" w:rsidRDefault="002F467A" w:rsidP="00E9346B">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127B2B84" w:rsidR="00A604FA" w:rsidRPr="002679E6" w:rsidRDefault="002F467A" w:rsidP="002F467A">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w:t>
            </w:r>
          </w:p>
        </w:tc>
        <w:tc>
          <w:tcPr>
            <w:tcW w:w="3969" w:type="dxa"/>
          </w:tcPr>
          <w:p w14:paraId="3A46113D" w14:textId="77777777" w:rsidR="00A604FA" w:rsidRPr="002679E6" w:rsidRDefault="00A604FA" w:rsidP="00E9346B">
            <w:pPr>
              <w:rPr>
                <w:rFonts w:ascii="Times New Roman" w:hAnsi="Times New Roman" w:cs="Times New Roman"/>
                <w:color w:val="0D0D0D"/>
                <w:sz w:val="24"/>
                <w:szCs w:val="24"/>
                <w:shd w:val="clear" w:color="auto" w:fill="FFFFFF"/>
              </w:rPr>
            </w:pPr>
          </w:p>
        </w:tc>
        <w:tc>
          <w:tcPr>
            <w:tcW w:w="1616" w:type="dxa"/>
          </w:tcPr>
          <w:p w14:paraId="2D102861" w14:textId="37E2F027" w:rsidR="00A604FA" w:rsidRPr="002679E6" w:rsidRDefault="002F467A" w:rsidP="003A7C78">
            <w:pPr>
              <w:jc w:val="center"/>
              <w:rPr>
                <w:rFonts w:ascii="Times New Roman" w:hAnsi="Times New Roman" w:cs="Times New Roman"/>
                <w:color w:val="0D0D0D"/>
                <w:sz w:val="24"/>
                <w:szCs w:val="24"/>
                <w:shd w:val="clear" w:color="auto" w:fill="FFFFFF"/>
              </w:rPr>
            </w:pPr>
            <w:proofErr w:type="spellStart"/>
            <w:r>
              <w:rPr>
                <w:rFonts w:ascii="Times New Roman" w:hAnsi="Times New Roman" w:cs="Times New Roman"/>
                <w:color w:val="0D0D0D"/>
                <w:sz w:val="24"/>
                <w:szCs w:val="24"/>
                <w:shd w:val="clear" w:color="auto" w:fill="FFFFFF"/>
              </w:rPr>
              <w:t>Could</w:t>
            </w:r>
            <w:proofErr w:type="spellEnd"/>
          </w:p>
        </w:tc>
      </w:tr>
      <w:tr w:rsidR="00A604FA" w:rsidRPr="003A7C78" w14:paraId="3880F5D7" w14:textId="77777777" w:rsidTr="003A7C78">
        <w:tc>
          <w:tcPr>
            <w:tcW w:w="585" w:type="dxa"/>
          </w:tcPr>
          <w:p w14:paraId="28A4D5B4" w14:textId="0D209A63"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1962" w:type="dxa"/>
          </w:tcPr>
          <w:p w14:paraId="11E0D07C" w14:textId="60FA25C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56A71B81" w14:textId="2455F377"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15</w:t>
            </w:r>
          </w:p>
        </w:tc>
        <w:tc>
          <w:tcPr>
            <w:tcW w:w="3969" w:type="dxa"/>
          </w:tcPr>
          <w:p w14:paraId="63D6F7C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48EC9E47" w14:textId="7F64F0D0" w:rsidR="00A604FA" w:rsidRPr="003A7C78" w:rsidRDefault="002F467A"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A604FA" w:rsidRPr="003A7C78" w14:paraId="67072C65" w14:textId="77777777" w:rsidTr="003A7C78">
        <w:tc>
          <w:tcPr>
            <w:tcW w:w="585" w:type="dxa"/>
          </w:tcPr>
          <w:p w14:paraId="46641019" w14:textId="4683023A"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1962" w:type="dxa"/>
          </w:tcPr>
          <w:p w14:paraId="6A004AC6" w14:textId="1D851370"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7CA6481" w14:textId="6CC34422"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16</w:t>
            </w:r>
          </w:p>
        </w:tc>
        <w:tc>
          <w:tcPr>
            <w:tcW w:w="3969" w:type="dxa"/>
          </w:tcPr>
          <w:p w14:paraId="7A7E5F08"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5D10C29F" w14:textId="1A9B654B"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A604FA" w:rsidRPr="003A7C78" w14:paraId="1E4D7097" w14:textId="77777777" w:rsidTr="003A7C78">
        <w:tc>
          <w:tcPr>
            <w:tcW w:w="585" w:type="dxa"/>
          </w:tcPr>
          <w:p w14:paraId="193F0858" w14:textId="78982D2E"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1962" w:type="dxa"/>
          </w:tcPr>
          <w:p w14:paraId="3AD98D5A" w14:textId="2FBEDC86"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taches</w:t>
            </w:r>
          </w:p>
        </w:tc>
        <w:tc>
          <w:tcPr>
            <w:tcW w:w="850" w:type="dxa"/>
          </w:tcPr>
          <w:p w14:paraId="222FCFCB" w14:textId="7D7813E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17</w:t>
            </w:r>
          </w:p>
        </w:tc>
        <w:tc>
          <w:tcPr>
            <w:tcW w:w="3969" w:type="dxa"/>
          </w:tcPr>
          <w:p w14:paraId="1F435E96"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76907109" w14:textId="005527C1"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Should</w:t>
            </w:r>
            <w:proofErr w:type="spellEnd"/>
          </w:p>
        </w:tc>
      </w:tr>
      <w:tr w:rsidR="00A604FA" w:rsidRPr="003A7C78" w14:paraId="5CB1A621" w14:textId="77777777" w:rsidTr="003A7C78">
        <w:tc>
          <w:tcPr>
            <w:tcW w:w="585" w:type="dxa"/>
          </w:tcPr>
          <w:p w14:paraId="1BE51052" w14:textId="5D83570F"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1962" w:type="dxa"/>
          </w:tcPr>
          <w:p w14:paraId="36E8105E" w14:textId="79F6282B"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2AB8BADA"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18</w:t>
            </w:r>
          </w:p>
        </w:tc>
        <w:tc>
          <w:tcPr>
            <w:tcW w:w="3969" w:type="dxa"/>
          </w:tcPr>
          <w:p w14:paraId="2144E31F"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6AC9D9B3" w14:textId="1D13C265"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Should</w:t>
            </w:r>
            <w:proofErr w:type="spellEnd"/>
          </w:p>
        </w:tc>
      </w:tr>
      <w:tr w:rsidR="00A604FA" w:rsidRPr="003A7C78" w14:paraId="13EB8D9E" w14:textId="77777777" w:rsidTr="003A7C78">
        <w:tc>
          <w:tcPr>
            <w:tcW w:w="585" w:type="dxa"/>
          </w:tcPr>
          <w:p w14:paraId="263F34CE" w14:textId="410CF822"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w:t>
            </w:r>
          </w:p>
        </w:tc>
        <w:tc>
          <w:tcPr>
            <w:tcW w:w="1962" w:type="dxa"/>
          </w:tcPr>
          <w:p w14:paraId="28BC92E4" w14:textId="19E9EA54" w:rsidR="00A604F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tache</w:t>
            </w:r>
          </w:p>
        </w:tc>
        <w:tc>
          <w:tcPr>
            <w:tcW w:w="850" w:type="dxa"/>
          </w:tcPr>
          <w:p w14:paraId="61D97D21" w14:textId="400CD1C6"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19.1</w:t>
            </w:r>
          </w:p>
        </w:tc>
        <w:tc>
          <w:tcPr>
            <w:tcW w:w="3969" w:type="dxa"/>
          </w:tcPr>
          <w:p w14:paraId="6FA240F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3EA325BD" w14:textId="197363B6"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A604FA" w:rsidRPr="003A7C78" w14:paraId="6E775C56" w14:textId="77777777" w:rsidTr="003A7C78">
        <w:tc>
          <w:tcPr>
            <w:tcW w:w="585" w:type="dxa"/>
          </w:tcPr>
          <w:p w14:paraId="4EA4A497"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962" w:type="dxa"/>
          </w:tcPr>
          <w:p w14:paraId="67FED78E"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850" w:type="dxa"/>
          </w:tcPr>
          <w:p w14:paraId="1D4B058E" w14:textId="61CE052C" w:rsidR="00A604FA" w:rsidRPr="003A7C78" w:rsidRDefault="002F467A"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19.2</w:t>
            </w:r>
          </w:p>
        </w:tc>
        <w:tc>
          <w:tcPr>
            <w:tcW w:w="3969" w:type="dxa"/>
          </w:tcPr>
          <w:p w14:paraId="6220E41D" w14:textId="77777777" w:rsidR="00A604FA" w:rsidRPr="003A7C78" w:rsidRDefault="00A604FA" w:rsidP="00E9346B">
            <w:pPr>
              <w:rPr>
                <w:rFonts w:ascii="Times New Roman" w:hAnsi="Times New Roman" w:cs="Times New Roman"/>
                <w:color w:val="0D0D0D"/>
                <w:sz w:val="24"/>
                <w:szCs w:val="24"/>
                <w:shd w:val="clear" w:color="auto" w:fill="FFFFFF"/>
              </w:rPr>
            </w:pPr>
          </w:p>
        </w:tc>
        <w:tc>
          <w:tcPr>
            <w:tcW w:w="1616" w:type="dxa"/>
          </w:tcPr>
          <w:p w14:paraId="22DC09F9" w14:textId="65DC5DA7" w:rsidR="00A604FA" w:rsidRPr="003A7C78" w:rsidRDefault="002F467A"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2F467A" w:rsidRPr="003A7C78" w14:paraId="7E3F7E12" w14:textId="77777777" w:rsidTr="003A7C78">
        <w:tc>
          <w:tcPr>
            <w:tcW w:w="585" w:type="dxa"/>
          </w:tcPr>
          <w:p w14:paraId="2981D540" w14:textId="297C7C1A"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20</w:t>
            </w:r>
          </w:p>
        </w:tc>
        <w:tc>
          <w:tcPr>
            <w:tcW w:w="1962" w:type="dxa"/>
          </w:tcPr>
          <w:p w14:paraId="74DEC7E5" w14:textId="044B6C45" w:rsidR="002F467A" w:rsidRPr="003A7C78" w:rsidRDefault="002F467A"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21A79F9E" w14:textId="7CA01B86"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20</w:t>
            </w:r>
          </w:p>
        </w:tc>
        <w:tc>
          <w:tcPr>
            <w:tcW w:w="3969" w:type="dxa"/>
          </w:tcPr>
          <w:p w14:paraId="36A33AF4"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2F197237" w14:textId="3E3A867B"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2F467A" w:rsidRPr="003A7C78" w14:paraId="49EBAAD7" w14:textId="77777777" w:rsidTr="003A7C78">
        <w:tc>
          <w:tcPr>
            <w:tcW w:w="585" w:type="dxa"/>
          </w:tcPr>
          <w:p w14:paraId="598DCE07" w14:textId="7D384279"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21</w:t>
            </w:r>
          </w:p>
        </w:tc>
        <w:tc>
          <w:tcPr>
            <w:tcW w:w="1962" w:type="dxa"/>
          </w:tcPr>
          <w:p w14:paraId="3025DB7B" w14:textId="61C07C21" w:rsidR="002F467A" w:rsidRPr="003A7C78" w:rsidRDefault="003A7C78" w:rsidP="00E9346B">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3761B79B" w14:textId="6832AAE3" w:rsidR="002F467A" w:rsidRPr="003A7C78" w:rsidRDefault="003A7C78" w:rsidP="002F467A">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21</w:t>
            </w:r>
          </w:p>
        </w:tc>
        <w:tc>
          <w:tcPr>
            <w:tcW w:w="3969" w:type="dxa"/>
          </w:tcPr>
          <w:p w14:paraId="3ACD7872" w14:textId="77777777" w:rsidR="002F467A" w:rsidRPr="003A7C78" w:rsidRDefault="002F467A" w:rsidP="00E9346B">
            <w:pPr>
              <w:rPr>
                <w:rFonts w:ascii="Times New Roman" w:hAnsi="Times New Roman" w:cs="Times New Roman"/>
                <w:color w:val="0D0D0D"/>
                <w:sz w:val="24"/>
                <w:szCs w:val="24"/>
                <w:shd w:val="clear" w:color="auto" w:fill="FFFFFF"/>
              </w:rPr>
            </w:pPr>
          </w:p>
        </w:tc>
        <w:tc>
          <w:tcPr>
            <w:tcW w:w="1616" w:type="dxa"/>
          </w:tcPr>
          <w:p w14:paraId="77927DA9" w14:textId="46459EC9" w:rsidR="002F467A"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46D5628C" w14:textId="77777777" w:rsidTr="003A7C78">
        <w:tc>
          <w:tcPr>
            <w:tcW w:w="585" w:type="dxa"/>
          </w:tcPr>
          <w:p w14:paraId="79C104DF" w14:textId="4E8733FD"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22</w:t>
            </w:r>
          </w:p>
        </w:tc>
        <w:tc>
          <w:tcPr>
            <w:tcW w:w="1962" w:type="dxa"/>
          </w:tcPr>
          <w:p w14:paraId="7CE4D518" w14:textId="33A87C97"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un stock </w:t>
            </w:r>
          </w:p>
        </w:tc>
        <w:tc>
          <w:tcPr>
            <w:tcW w:w="850" w:type="dxa"/>
          </w:tcPr>
          <w:p w14:paraId="71D0041C" w14:textId="7575660C"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22</w:t>
            </w:r>
          </w:p>
        </w:tc>
        <w:tc>
          <w:tcPr>
            <w:tcW w:w="3969" w:type="dxa"/>
          </w:tcPr>
          <w:p w14:paraId="543A92E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622243F" w14:textId="1FD75AA1" w:rsidR="003A7C78" w:rsidRPr="003A7C78" w:rsidRDefault="003A7C78"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3A7C78" w:rsidRPr="003A7C78" w14:paraId="39B204E2" w14:textId="77777777" w:rsidTr="003A7C78">
        <w:tc>
          <w:tcPr>
            <w:tcW w:w="585" w:type="dxa"/>
          </w:tcPr>
          <w:p w14:paraId="25D5ACB9" w14:textId="4FF23A22"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23</w:t>
            </w:r>
          </w:p>
        </w:tc>
        <w:tc>
          <w:tcPr>
            <w:tcW w:w="1962" w:type="dxa"/>
          </w:tcPr>
          <w:p w14:paraId="114FF9FF" w14:textId="01C1DE2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4436555F" w14:textId="7EC85EA2"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23</w:t>
            </w:r>
          </w:p>
        </w:tc>
        <w:tc>
          <w:tcPr>
            <w:tcW w:w="3969" w:type="dxa"/>
          </w:tcPr>
          <w:p w14:paraId="7375FE0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9EDDDC" w14:textId="7AC6494E" w:rsidR="003A7C78" w:rsidRPr="003A7C78" w:rsidRDefault="003A7C78" w:rsidP="003A7C78">
            <w:pPr>
              <w:jc w:val="center"/>
              <w:rPr>
                <w:rFonts w:ascii="Times New Roman" w:hAnsi="Times New Roman" w:cs="Times New Roman"/>
                <w:color w:val="0D0D0D"/>
                <w:sz w:val="24"/>
                <w:szCs w:val="24"/>
                <w:shd w:val="clear" w:color="auto" w:fill="FFFFFF"/>
              </w:rPr>
            </w:pPr>
            <w:proofErr w:type="spellStart"/>
            <w:r w:rsidRPr="003A7C78">
              <w:rPr>
                <w:rFonts w:ascii="Times New Roman" w:hAnsi="Times New Roman" w:cs="Times New Roman"/>
                <w:color w:val="0D0D0D"/>
                <w:sz w:val="24"/>
                <w:szCs w:val="24"/>
                <w:shd w:val="clear" w:color="auto" w:fill="FFFFFF"/>
              </w:rPr>
              <w:t>Could</w:t>
            </w:r>
            <w:proofErr w:type="spellEnd"/>
          </w:p>
        </w:tc>
      </w:tr>
      <w:tr w:rsidR="003A7C78" w:rsidRPr="003A7C78" w14:paraId="690E6FE4" w14:textId="77777777" w:rsidTr="003A7C78">
        <w:tc>
          <w:tcPr>
            <w:tcW w:w="585" w:type="dxa"/>
          </w:tcPr>
          <w:p w14:paraId="6EE63863" w14:textId="151567C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24</w:t>
            </w:r>
          </w:p>
        </w:tc>
        <w:tc>
          <w:tcPr>
            <w:tcW w:w="1962" w:type="dxa"/>
          </w:tcPr>
          <w:p w14:paraId="110E263A" w14:textId="6A5D6703"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66DD4713" w14:textId="457027AF"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24</w:t>
            </w:r>
          </w:p>
        </w:tc>
        <w:tc>
          <w:tcPr>
            <w:tcW w:w="3969" w:type="dxa"/>
          </w:tcPr>
          <w:p w14:paraId="51FC9318"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61A3EED6" w14:textId="4F854F10" w:rsidR="003A7C78" w:rsidRPr="003A7C78" w:rsidRDefault="003A7C78" w:rsidP="003A7C78">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3A7C78" w:rsidRPr="003A7C78" w14:paraId="2433FDDC" w14:textId="77777777" w:rsidTr="003A7C78">
        <w:tc>
          <w:tcPr>
            <w:tcW w:w="585" w:type="dxa"/>
          </w:tcPr>
          <w:p w14:paraId="4EB1470F" w14:textId="7EF6831D"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25</w:t>
            </w:r>
          </w:p>
        </w:tc>
        <w:tc>
          <w:tcPr>
            <w:tcW w:w="1962" w:type="dxa"/>
          </w:tcPr>
          <w:p w14:paraId="01FFE80A" w14:textId="667BDB85"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5175761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2401B83"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06C4231"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4E8F500A" w14:textId="77777777" w:rsidTr="003A7C78">
        <w:tc>
          <w:tcPr>
            <w:tcW w:w="585" w:type="dxa"/>
          </w:tcPr>
          <w:p w14:paraId="38A68D4C" w14:textId="245F3FC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26</w:t>
            </w:r>
          </w:p>
        </w:tc>
        <w:tc>
          <w:tcPr>
            <w:tcW w:w="1962" w:type="dxa"/>
          </w:tcPr>
          <w:p w14:paraId="68876015" w14:textId="781DA73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2C7DE21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74576BBC"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58CD144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11D0E80" w14:textId="77777777" w:rsidTr="003A7C78">
        <w:tc>
          <w:tcPr>
            <w:tcW w:w="585" w:type="dxa"/>
          </w:tcPr>
          <w:p w14:paraId="5530A3D4" w14:textId="311E542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27</w:t>
            </w:r>
          </w:p>
        </w:tc>
        <w:tc>
          <w:tcPr>
            <w:tcW w:w="1962" w:type="dxa"/>
          </w:tcPr>
          <w:p w14:paraId="4609CC6A" w14:textId="1C2E6F2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une commande</w:t>
            </w:r>
          </w:p>
        </w:tc>
        <w:tc>
          <w:tcPr>
            <w:tcW w:w="850" w:type="dxa"/>
          </w:tcPr>
          <w:p w14:paraId="00F3D488"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252D069A"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B630754"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67E5D775" w14:textId="77777777" w:rsidTr="003A7C78">
        <w:tc>
          <w:tcPr>
            <w:tcW w:w="585" w:type="dxa"/>
          </w:tcPr>
          <w:p w14:paraId="19916D0D" w14:textId="650FB51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28</w:t>
            </w:r>
          </w:p>
        </w:tc>
        <w:tc>
          <w:tcPr>
            <w:tcW w:w="1962" w:type="dxa"/>
          </w:tcPr>
          <w:p w14:paraId="7B1156CC" w14:textId="73DEE781"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fournisseurs</w:t>
            </w:r>
          </w:p>
        </w:tc>
        <w:tc>
          <w:tcPr>
            <w:tcW w:w="850" w:type="dxa"/>
          </w:tcPr>
          <w:p w14:paraId="633BD076"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8B91E8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40D5DF57"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r>
      <w:tr w:rsidR="003A7C78" w:rsidRPr="003A7C78" w14:paraId="30561915" w14:textId="77777777" w:rsidTr="003A7C78">
        <w:tc>
          <w:tcPr>
            <w:tcW w:w="585" w:type="dxa"/>
          </w:tcPr>
          <w:p w14:paraId="08D35AC5" w14:textId="24768F4F"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29</w:t>
            </w:r>
          </w:p>
        </w:tc>
        <w:tc>
          <w:tcPr>
            <w:tcW w:w="1962" w:type="dxa"/>
          </w:tcPr>
          <w:p w14:paraId="2F4DE161" w14:textId="25BF6C4B"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Gérer les magasiniers</w:t>
            </w:r>
          </w:p>
        </w:tc>
        <w:tc>
          <w:tcPr>
            <w:tcW w:w="850" w:type="dxa"/>
          </w:tcPr>
          <w:p w14:paraId="59CC075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342DB9E"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36F000A9"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26726E71" w14:textId="77777777" w:rsidTr="003A7C78">
        <w:tc>
          <w:tcPr>
            <w:tcW w:w="585" w:type="dxa"/>
          </w:tcPr>
          <w:p w14:paraId="28941FCD" w14:textId="79E7687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30</w:t>
            </w:r>
          </w:p>
        </w:tc>
        <w:tc>
          <w:tcPr>
            <w:tcW w:w="1962" w:type="dxa"/>
          </w:tcPr>
          <w:p w14:paraId="5594B3E5" w14:textId="1FF93580"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44C6296A" w14:textId="77777777" w:rsidR="003A7C78" w:rsidRPr="003A7C78" w:rsidRDefault="003A7C78" w:rsidP="003A7C78">
            <w:pPr>
              <w:jc w:val="center"/>
              <w:rPr>
                <w:rFonts w:ascii="Times New Roman" w:hAnsi="Times New Roman" w:cs="Times New Roman"/>
                <w:color w:val="0D0D0D"/>
                <w:sz w:val="24"/>
                <w:szCs w:val="24"/>
                <w:shd w:val="clear" w:color="auto" w:fill="FFFFFF"/>
              </w:rPr>
            </w:pPr>
          </w:p>
        </w:tc>
        <w:tc>
          <w:tcPr>
            <w:tcW w:w="3969" w:type="dxa"/>
          </w:tcPr>
          <w:p w14:paraId="012F9D74" w14:textId="77777777" w:rsidR="003A7C78" w:rsidRPr="003A7C78" w:rsidRDefault="003A7C78" w:rsidP="003A7C78">
            <w:pPr>
              <w:rPr>
                <w:rFonts w:ascii="Times New Roman" w:hAnsi="Times New Roman" w:cs="Times New Roman"/>
                <w:color w:val="0D0D0D"/>
                <w:sz w:val="24"/>
                <w:szCs w:val="24"/>
                <w:shd w:val="clear" w:color="auto" w:fill="FFFFFF"/>
              </w:rPr>
            </w:pPr>
          </w:p>
        </w:tc>
        <w:tc>
          <w:tcPr>
            <w:tcW w:w="1616" w:type="dxa"/>
          </w:tcPr>
          <w:p w14:paraId="1AB82BBB" w14:textId="77777777" w:rsidR="003A7C78" w:rsidRPr="003A7C78" w:rsidRDefault="003A7C78" w:rsidP="003A7C78">
            <w:pPr>
              <w:rPr>
                <w:rFonts w:ascii="Times New Roman" w:hAnsi="Times New Roman" w:cs="Times New Roman"/>
                <w:color w:val="0D0D0D"/>
                <w:sz w:val="24"/>
                <w:szCs w:val="24"/>
                <w:shd w:val="clear" w:color="auto" w:fill="FFFFFF"/>
              </w:rPr>
            </w:pPr>
          </w:p>
        </w:tc>
      </w:tr>
      <w:tr w:rsidR="003A7C78" w:rsidRPr="003A7C78" w14:paraId="7FFEB8B2" w14:textId="77777777" w:rsidTr="003A7C78">
        <w:tc>
          <w:tcPr>
            <w:tcW w:w="585" w:type="dxa"/>
          </w:tcPr>
          <w:p w14:paraId="3285C616" w14:textId="12567E9E"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31</w:t>
            </w:r>
          </w:p>
        </w:tc>
        <w:tc>
          <w:tcPr>
            <w:tcW w:w="1962" w:type="dxa"/>
          </w:tcPr>
          <w:p w14:paraId="510D140E" w14:textId="43E98A1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7DC743A9" w14:textId="2DAB4EDD" w:rsidR="003A7C78" w:rsidRPr="003A7C78" w:rsidRDefault="005E3325"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07B9DC8" w14:textId="5ECB5446" w:rsidR="003A7C78" w:rsidRPr="003A7C78" w:rsidRDefault="003A7C78" w:rsidP="003A7C78">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proofErr w:type="gramStart"/>
            <w:r w:rsidRPr="003A7C78">
              <w:rPr>
                <w:rFonts w:ascii="Times New Roman" w:hAnsi="Times New Roman" w:cs="Times New Roman"/>
                <w:color w:val="0D0D0D"/>
                <w:sz w:val="24"/>
                <w:szCs w:val="24"/>
                <w:shd w:val="clear" w:color="auto" w:fill="FFFFFF"/>
              </w:rPr>
              <w:t>( Accès</w:t>
            </w:r>
            <w:proofErr w:type="gramEnd"/>
            <w:r w:rsidRPr="003A7C78">
              <w:rPr>
                <w:rFonts w:ascii="Times New Roman" w:hAnsi="Times New Roman" w:cs="Times New Roman"/>
                <w:color w:val="0D0D0D"/>
                <w:sz w:val="24"/>
                <w:szCs w:val="24"/>
                <w:shd w:val="clear" w:color="auto" w:fill="FFFFFF"/>
              </w:rPr>
              <w:t xml:space="preserve"> par rôle )</w:t>
            </w:r>
          </w:p>
        </w:tc>
        <w:tc>
          <w:tcPr>
            <w:tcW w:w="1616" w:type="dxa"/>
          </w:tcPr>
          <w:p w14:paraId="0160F75F" w14:textId="4C3D9FDE" w:rsidR="003A7C78" w:rsidRPr="003A7C78" w:rsidRDefault="003A7C78" w:rsidP="003A7C78">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6F0F7996" w14:textId="3FB87371" w:rsidR="009711CB" w:rsidRPr="003A7C78" w:rsidRDefault="009711CB" w:rsidP="00E9346B">
      <w:pPr>
        <w:rPr>
          <w:rFonts w:ascii="Times New Roman" w:hAnsi="Times New Roman" w:cs="Times New Roman"/>
          <w:color w:val="0D0D0D"/>
          <w:sz w:val="24"/>
          <w:szCs w:val="24"/>
          <w:shd w:val="clear" w:color="auto" w:fill="FFFFFF"/>
        </w:rPr>
      </w:pPr>
    </w:p>
    <w:p w14:paraId="22318AF2" w14:textId="61AC3809" w:rsidR="009711CB" w:rsidRPr="003A7C78" w:rsidRDefault="009711CB" w:rsidP="00E9346B">
      <w:pPr>
        <w:rPr>
          <w:rFonts w:ascii="Times New Roman" w:hAnsi="Times New Roman" w:cs="Times New Roman"/>
          <w:color w:val="0D0D0D"/>
          <w:sz w:val="24"/>
          <w:szCs w:val="24"/>
          <w:shd w:val="clear" w:color="auto" w:fill="FFFFFF"/>
        </w:rPr>
      </w:pPr>
    </w:p>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A19BDA5" w14:textId="6726FB3D" w:rsidR="009711CB" w:rsidRPr="00E9346B" w:rsidRDefault="009711CB" w:rsidP="00E9346B">
      <w:pPr>
        <w:rPr>
          <w:rFonts w:ascii="Times New Roman" w:hAnsi="Times New Roman" w:cs="Times New Roman"/>
          <w:color w:val="0D0D0D"/>
          <w:sz w:val="28"/>
          <w:szCs w:val="28"/>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E9346B">
      <w:pPr>
        <w:rPr>
          <w:rFonts w:ascii="Segoe UI" w:hAnsi="Segoe UI" w:cs="Segoe UI"/>
          <w:color w:val="0D0D0D"/>
          <w:sz w:val="24"/>
          <w:szCs w:val="24"/>
          <w:shd w:val="clear" w:color="auto" w:fill="FFFFFF"/>
        </w:rPr>
      </w:pPr>
    </w:p>
    <w:p w14:paraId="3C9A3645" w14:textId="7B419AD3" w:rsidR="009711CB" w:rsidRPr="00827C5D" w:rsidRDefault="009711CB" w:rsidP="00E9346B">
      <w:pPr>
        <w:pStyle w:val="ListParagraph"/>
        <w:numPr>
          <w:ilvl w:val="0"/>
          <w:numId w:val="9"/>
        </w:numPr>
        <w:ind w:left="0"/>
        <w:rPr>
          <w:rFonts w:cstheme="minorHAnsi"/>
          <w:b/>
          <w:color w:val="0D0D0D"/>
          <w:sz w:val="32"/>
          <w:szCs w:val="32"/>
          <w:shd w:val="clear" w:color="auto" w:fill="FFFFFF"/>
        </w:rPr>
      </w:pPr>
      <w:r w:rsidRPr="00827C5D">
        <w:rPr>
          <w:rFonts w:cstheme="minorHAnsi"/>
          <w:b/>
          <w:color w:val="0D0D0D"/>
          <w:sz w:val="32"/>
          <w:szCs w:val="32"/>
          <w:shd w:val="clear" w:color="auto" w:fill="FFFFFF"/>
        </w:rPr>
        <w:t>Diagramme de cas d’utilisation global :</w:t>
      </w:r>
    </w:p>
    <w:p w14:paraId="1EDD9760"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355FE539" w14:textId="350F899D"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p>
    <w:p w14:paraId="709301C2" w14:textId="6D4AEDE3" w:rsidR="009711CB" w:rsidRPr="00E9346B" w:rsidRDefault="009711C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E9346B" w:rsidRDefault="00200AAB"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 diagramme 12 illustre les diverses activités et rôles sous la gestion et le </w:t>
      </w:r>
      <w:bookmarkStart w:id="0" w:name="_GoBack"/>
      <w:bookmarkEnd w:id="0"/>
      <w:r w:rsidRPr="00E9346B">
        <w:rPr>
          <w:rFonts w:ascii="Times New Roman" w:hAnsi="Times New Roman" w:cs="Times New Roman"/>
          <w:color w:val="0D0D0D"/>
          <w:sz w:val="28"/>
          <w:szCs w:val="28"/>
          <w:shd w:val="clear" w:color="auto" w:fill="FFFFFF"/>
        </w:rPr>
        <w:t>contrôle de l'administrateur, ainsi que les diverses fonctionnalités proposées aux utilisateurs.</w:t>
      </w:r>
    </w:p>
    <w:p w14:paraId="50705F47" w14:textId="6DB72F27"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A461DAF" w:rsidR="00200AAB" w:rsidRDefault="00200AAB" w:rsidP="00E9346B">
      <w:pPr>
        <w:pStyle w:val="ListParagraph"/>
        <w:numPr>
          <w:ilvl w:val="0"/>
          <w:numId w:val="9"/>
        </w:numPr>
        <w:ind w:left="0" w:firstLine="0"/>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E9346B" w:rsidRDefault="00E9346B" w:rsidP="00E9346B">
      <w:pPr>
        <w:pStyle w:val="ListParagraph"/>
        <w:ind w:left="0"/>
        <w:rPr>
          <w:rFonts w:ascii="Times New Roman" w:hAnsi="Times New Roman" w:cs="Times New Roman"/>
          <w:b/>
          <w:color w:val="0D0D0D"/>
          <w:sz w:val="28"/>
          <w:szCs w:val="28"/>
          <w:shd w:val="clear" w:color="auto" w:fill="FFFFFF"/>
        </w:rPr>
      </w:pPr>
    </w:p>
    <w:p w14:paraId="2ABCE47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Pour cette section, nous illustrons l’aspect statique de notre application en présentant le diagramme de classes.</w:t>
      </w:r>
    </w:p>
    <w:p w14:paraId="2B954089"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17D98E0E" w14:textId="6AF592EE" w:rsidR="00B86610" w:rsidRDefault="00B8661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6A12A3F4" w14:textId="6828AC44" w:rsidR="00E9346B" w:rsidRDefault="00E9346B" w:rsidP="00E9346B">
      <w:pPr>
        <w:pStyle w:val="ListParagraph"/>
        <w:ind w:left="0"/>
        <w:rPr>
          <w:rFonts w:ascii="Times New Roman" w:hAnsi="Times New Roman" w:cs="Times New Roman"/>
          <w:color w:val="0D0D0D"/>
          <w:sz w:val="28"/>
          <w:szCs w:val="28"/>
          <w:shd w:val="clear" w:color="auto" w:fill="FFFFFF"/>
        </w:rPr>
      </w:pPr>
    </w:p>
    <w:p w14:paraId="7B65AABB" w14:textId="32141CFD" w:rsidR="00E9346B" w:rsidRPr="00E9346B" w:rsidRDefault="00E9346B" w:rsidP="00E9346B">
      <w:pPr>
        <w:pStyle w:val="ListParagraph"/>
        <w:ind w:left="0"/>
        <w:rPr>
          <w:rFonts w:ascii="Times New Roman" w:hAnsi="Times New Roman" w:cs="Times New Roman"/>
          <w:color w:val="0D0D0D"/>
          <w:sz w:val="28"/>
          <w:szCs w:val="28"/>
          <w:shd w:val="clear" w:color="auto" w:fill="FFFFFF"/>
        </w:rPr>
      </w:pPr>
    </w:p>
    <w:p w14:paraId="7CE42C52"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31B1BFBB" w14:textId="2C3EC68F" w:rsidR="00192BEB" w:rsidRPr="00E9346B" w:rsidRDefault="00B86610" w:rsidP="00E9346B">
      <w:pPr>
        <w:pStyle w:val="ListParagraph"/>
        <w:numPr>
          <w:ilvl w:val="0"/>
          <w:numId w:val="9"/>
        </w:numPr>
        <w:ind w:left="0" w:firstLine="0"/>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ListParagraph"/>
        <w:ind w:left="0"/>
        <w:rPr>
          <w:rFonts w:ascii="Times New Roman" w:hAnsi="Times New Roman" w:cs="Times New Roman"/>
          <w:color w:val="0D0D0D"/>
          <w:sz w:val="28"/>
          <w:szCs w:val="28"/>
          <w:shd w:val="clear" w:color="auto" w:fill="FFFFFF"/>
        </w:rPr>
      </w:pPr>
    </w:p>
    <w:p w14:paraId="71FB07BB" w14:textId="2E08499F" w:rsidR="008B0420" w:rsidRPr="00E9346B" w:rsidRDefault="008B0420" w:rsidP="00E9346B">
      <w:pPr>
        <w:pStyle w:val="ListParagraph"/>
        <w:ind w:left="0"/>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E9346B">
        <w:rPr>
          <w:rFonts w:ascii="Times New Roman" w:hAnsi="Times New Roman" w:cs="Times New Roman"/>
          <w:color w:val="0D0D0D"/>
          <w:sz w:val="28"/>
          <w:szCs w:val="28"/>
          <w:shd w:val="clear" w:color="auto" w:fill="FFFFFF"/>
        </w:rPr>
        <w:t>utilisés .</w:t>
      </w:r>
      <w:proofErr w:type="gramEnd"/>
    </w:p>
    <w:p w14:paraId="1A8FE894" w14:textId="1DDA4172" w:rsidR="00E1081C" w:rsidRPr="00E9346B" w:rsidRDefault="00E1081C" w:rsidP="00E9346B">
      <w:pPr>
        <w:pStyle w:val="ListParagraph"/>
        <w:ind w:left="0"/>
        <w:rPr>
          <w:rFonts w:ascii="Times New Roman" w:hAnsi="Times New Roman" w:cs="Times New Roman"/>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E9346B">
      <w:pPr>
        <w:pStyle w:val="ListParagraph"/>
        <w:numPr>
          <w:ilvl w:val="1"/>
          <w:numId w:val="9"/>
        </w:numPr>
        <w:ind w:left="0" w:firstLine="0"/>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E9346B" w:rsidRDefault="008B0420" w:rsidP="007576E9">
            <w:pPr>
              <w:pStyle w:val="ListParagraph"/>
              <w:ind w:left="0"/>
              <w:jc w:val="center"/>
              <w:rPr>
                <w:rFonts w:ascii="Times New Roman" w:hAnsi="Times New Roman" w:cs="Times New Roman"/>
                <w:color w:val="000000" w:themeColor="text1"/>
                <w:sz w:val="28"/>
                <w:szCs w:val="28"/>
              </w:rPr>
            </w:pPr>
            <w:r w:rsidRPr="00E9346B">
              <w:rPr>
                <w:rFonts w:ascii="Times New Roman" w:hAnsi="Times New Roman" w:cs="Times New Roman"/>
                <w:color w:val="000000" w:themeColor="text1"/>
                <w:sz w:val="28"/>
                <w:szCs w:val="28"/>
              </w:rPr>
              <w:t>Outils</w:t>
            </w:r>
          </w:p>
        </w:tc>
        <w:tc>
          <w:tcPr>
            <w:tcW w:w="4374" w:type="dxa"/>
            <w:tcPrChange w:id="5" w:author="Oumaima Houimel" w:date="2024-04-12T16:03:00Z">
              <w:tcPr>
                <w:tcW w:w="4374" w:type="dxa"/>
              </w:tcPr>
            </w:tcPrChange>
          </w:tcPr>
          <w:p w14:paraId="189AF6D8"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4"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E9346B" w:rsidRDefault="00B86610" w:rsidP="00B86610">
      <w:pPr>
        <w:rPr>
          <w:rFonts w:ascii="Times New Roman" w:hAnsi="Times New Roman" w:cs="Times New Roman"/>
          <w:sz w:val="28"/>
          <w:szCs w:val="28"/>
        </w:rPr>
      </w:pPr>
    </w:p>
    <w:p w14:paraId="3FD8F3C6" w14:textId="77777777" w:rsidR="008B0420" w:rsidRPr="00E9346B" w:rsidRDefault="008B0420" w:rsidP="008B0420">
      <w:pPr>
        <w:pStyle w:val="ListParagraph"/>
        <w:ind w:left="1296"/>
        <w:rPr>
          <w:rFonts w:ascii="Times New Roman" w:hAnsi="Times New Roman" w:cs="Times New Roman"/>
          <w:sz w:val="28"/>
          <w:szCs w:val="28"/>
        </w:rPr>
      </w:pPr>
    </w:p>
    <w:p w14:paraId="010CCC79" w14:textId="77777777" w:rsidR="008B0420" w:rsidRPr="00E9346B" w:rsidRDefault="008B0420" w:rsidP="00714C00">
      <w:pPr>
        <w:pStyle w:val="ListParagraph"/>
        <w:numPr>
          <w:ilvl w:val="1"/>
          <w:numId w:val="9"/>
        </w:numPr>
        <w:rPr>
          <w:rFonts w:ascii="Times New Roman" w:hAnsi="Times New Roman" w:cs="Times New Roman"/>
          <w:b/>
          <w:sz w:val="28"/>
          <w:szCs w:val="28"/>
        </w:rPr>
      </w:pPr>
      <w:r w:rsidRPr="00E9346B">
        <w:rPr>
          <w:rFonts w:ascii="Times New Roman" w:hAnsi="Times New Roman" w:cs="Times New Roman"/>
          <w:b/>
          <w:sz w:val="28"/>
          <w:szCs w:val="28"/>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Outils</w:t>
            </w:r>
          </w:p>
        </w:tc>
        <w:tc>
          <w:tcPr>
            <w:tcW w:w="4814" w:type="dxa"/>
            <w:tcPrChange w:id="13" w:author="Oumaima Houimel" w:date="2024-04-12T16:03:00Z">
              <w:tcPr>
                <w:tcW w:w="4814" w:type="dxa"/>
              </w:tcPr>
            </w:tcPrChange>
          </w:tcPr>
          <w:p w14:paraId="5094EE1A" w14:textId="77777777" w:rsidR="008B0420" w:rsidRPr="00E9346B" w:rsidRDefault="008B0420" w:rsidP="007576E9">
            <w:pPr>
              <w:pStyle w:val="ListParagraph"/>
              <w:ind w:left="0"/>
              <w:jc w:val="center"/>
              <w:rPr>
                <w:rFonts w:ascii="Times New Roman" w:hAnsi="Times New Roman" w:cs="Times New Roman"/>
                <w:sz w:val="28"/>
                <w:szCs w:val="28"/>
              </w:rPr>
            </w:pPr>
            <w:r w:rsidRPr="00E9346B">
              <w:rPr>
                <w:rFonts w:ascii="Times New Roman" w:hAnsi="Times New Roman" w:cs="Times New Roman"/>
                <w:sz w:val="28"/>
                <w:szCs w:val="28"/>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lastRenderedPageBreak/>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lastRenderedPageBreak/>
              <w:t>C’est un langage qui permet de composer des pages web.</w:t>
            </w:r>
          </w:p>
          <w:p w14:paraId="5424D464" w14:textId="77777777" w:rsidR="008B0420" w:rsidRPr="00E9346B" w:rsidRDefault="008B0420" w:rsidP="007576E9">
            <w:pPr>
              <w:tabs>
                <w:tab w:val="left" w:pos="1125"/>
              </w:tabs>
              <w:jc w:val="both"/>
              <w:rPr>
                <w:rFonts w:ascii="Times New Roman" w:hAnsi="Times New Roman" w:cs="Times New Roman"/>
                <w:sz w:val="28"/>
                <w:szCs w:val="28"/>
              </w:rPr>
            </w:pPr>
            <w:r w:rsidRPr="00E9346B">
              <w:rPr>
                <w:rFonts w:ascii="Times New Roman" w:hAnsi="Times New Roman" w:cs="Times New Roman"/>
                <w:sz w:val="28"/>
                <w:szCs w:val="28"/>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 xml:space="preserve">Est un </w:t>
            </w:r>
            <w:proofErr w:type="spellStart"/>
            <w:r w:rsidRPr="00E9346B">
              <w:rPr>
                <w:rFonts w:ascii="Times New Roman" w:hAnsi="Times New Roman" w:cs="Times New Roman"/>
                <w:sz w:val="28"/>
                <w:szCs w:val="28"/>
              </w:rPr>
              <w:t>framework</w:t>
            </w:r>
            <w:proofErr w:type="spellEnd"/>
            <w:r w:rsidRPr="00E9346B">
              <w:rPr>
                <w:rFonts w:ascii="Times New Roman" w:hAnsi="Times New Roman" w:cs="Times New Roman"/>
                <w:sz w:val="28"/>
                <w:szCs w:val="28"/>
              </w:rPr>
              <w:t xml:space="preserv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xml:space="preserve">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0"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9346B" w:rsidRDefault="00E1081C" w:rsidP="007576E9">
            <w:pPr>
              <w:pStyle w:val="ListParagraph"/>
              <w:ind w:left="0"/>
              <w:rPr>
                <w:rFonts w:ascii="Times New Roman" w:hAnsi="Times New Roman" w:cs="Times New Roman"/>
                <w:sz w:val="28"/>
                <w:szCs w:val="28"/>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9346B" w:rsidRDefault="008B0420" w:rsidP="007576E9">
            <w:pPr>
              <w:pStyle w:val="ListParagraph"/>
              <w:ind w:left="0"/>
              <w:rPr>
                <w:rFonts w:ascii="Times New Roman" w:hAnsi="Times New Roman" w:cs="Times New Roman"/>
                <w:sz w:val="28"/>
                <w:szCs w:val="28"/>
              </w:rPr>
            </w:pPr>
            <w:r w:rsidRPr="00E9346B">
              <w:rPr>
                <w:rFonts w:ascii="Times New Roman" w:hAnsi="Times New Roman" w:cs="Times New Roman"/>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Dans la suite, nous donnerons plus de détails sur les principales technologies utilisées, à savoir</w:t>
      </w:r>
    </w:p>
    <w:p w14:paraId="687D94EB" w14:textId="77777777" w:rsidR="008B0420" w:rsidRPr="00E9346B" w:rsidRDefault="008B0420" w:rsidP="00E9346B">
      <w:pPr>
        <w:pStyle w:val="ListParagraph"/>
        <w:ind w:left="0"/>
        <w:jc w:val="both"/>
        <w:rPr>
          <w:rFonts w:ascii="Times New Roman" w:hAnsi="Times New Roman" w:cs="Times New Roman"/>
          <w:sz w:val="28"/>
          <w:szCs w:val="24"/>
        </w:rPr>
      </w:pPr>
      <w:r w:rsidRPr="00E9346B">
        <w:rPr>
          <w:rFonts w:ascii="Times New Roman" w:hAnsi="Times New Roman" w:cs="Times New Roman"/>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14D2617" w:rsidR="008B0420" w:rsidRPr="00E9346B" w:rsidRDefault="008B0420" w:rsidP="00E9346B">
      <w:pPr>
        <w:pStyle w:val="ListParagraph"/>
        <w:numPr>
          <w:ilvl w:val="1"/>
          <w:numId w:val="9"/>
        </w:numPr>
        <w:ind w:left="0" w:firstLine="0"/>
        <w:rPr>
          <w:rFonts w:ascii="Times New Roman" w:hAnsi="Times New Roman" w:cs="Times New Roman"/>
          <w:b/>
          <w:sz w:val="28"/>
          <w:szCs w:val="28"/>
        </w:rPr>
      </w:pPr>
      <w:r w:rsidRPr="00E9346B">
        <w:rPr>
          <w:rFonts w:ascii="Times New Roman" w:hAnsi="Times New Roman" w:cs="Times New Roman"/>
          <w:b/>
          <w:sz w:val="28"/>
          <w:szCs w:val="28"/>
        </w:rPr>
        <w:t xml:space="preserve"> Environnements de développement utilisés :</w:t>
      </w:r>
    </w:p>
    <w:p w14:paraId="1282F9C2" w14:textId="46194A61" w:rsidR="008B0420" w:rsidRDefault="008B0420" w:rsidP="008B0420">
      <w:pPr>
        <w:pStyle w:val="ListParagraph"/>
        <w:ind w:left="1296"/>
        <w:rPr>
          <w:ins w:id="32" w:author="Oumaima Houimel" w:date="2024-04-12T16:03:00Z"/>
          <w:rFonts w:ascii="Segoe UI" w:hAnsi="Segoe UI" w:cs="Segoe UI"/>
        </w:rPr>
      </w:pPr>
    </w:p>
    <w:p w14:paraId="45B43961" w14:textId="25EAED00" w:rsidR="008B0420" w:rsidRDefault="00EC6F49" w:rsidP="008B0420">
      <w:pPr>
        <w:pStyle w:val="ListParagraph"/>
        <w:ind w:left="1296"/>
        <w:rPr>
          <w:del w:id="33" w:author="Oumaima Houimel" w:date="2024-04-12T16:03:00Z"/>
          <w:rFonts w:ascii="Segoe UI" w:hAnsi="Segoe UI" w:cs="Segoe UI"/>
        </w:rPr>
      </w:pPr>
      <w:r w:rsidRPr="00EC6F49">
        <w:rPr>
          <w:rFonts w:ascii="Segoe UI" w:hAnsi="Segoe UI" w:cs="Segoe UI"/>
          <w:noProof/>
        </w:rPr>
        <mc:AlternateContent>
          <mc:Choice Requires="wps">
            <w:drawing>
              <wp:anchor distT="45720" distB="45720" distL="114300" distR="114300" simplePos="0" relativeHeight="251673600" behindDoc="0" locked="0" layoutInCell="1" allowOverlap="1" wp14:anchorId="4092DCA9" wp14:editId="12D1593F">
                <wp:simplePos x="0" y="0"/>
                <wp:positionH relativeFrom="column">
                  <wp:posOffset>1732280</wp:posOffset>
                </wp:positionH>
                <wp:positionV relativeFrom="paragraph">
                  <wp:posOffset>127635</wp:posOffset>
                </wp:positionV>
                <wp:extent cx="4541520" cy="1366520"/>
                <wp:effectExtent l="0" t="0" r="114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1366520"/>
                        </a:xfrm>
                        <a:prstGeom prst="rect">
                          <a:avLst/>
                        </a:prstGeom>
                        <a:solidFill>
                          <a:srgbClr val="FFFFFF"/>
                        </a:solidFill>
                        <a:ln w="9525">
                          <a:solidFill>
                            <a:srgbClr val="000000"/>
                          </a:solidFill>
                          <a:miter lim="800000"/>
                          <a:headEnd/>
                          <a:tailEnd/>
                        </a:ln>
                      </wps:spPr>
                      <wps:txb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2DCA9" id="_x0000_s1029" type="#_x0000_t202" style="position:absolute;left:0;text-align:left;margin-left:136.4pt;margin-top:10.05pt;width:357.6pt;height:107.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">
                <v:textbox>
                  <w:txbxContent>
                    <w:p w14:paraId="6C4ECBBC" w14:textId="19BC5841" w:rsidR="00A604FA" w:rsidRPr="00EC6F49" w:rsidRDefault="00A604FA">
                      <w:r w:rsidRPr="00E9346B">
                        <w:rPr>
                          <w:rFonts w:ascii="Times New Roman" w:hAnsi="Times New Roman" w:cs="Times New Roman"/>
                          <w:sz w:val="28"/>
                          <w:szCs w:val="28"/>
                        </w:rPr>
                        <w:t xml:space="preserve">Angular est un Framework JavaScript open source développé par Google. Est l’un des Framework les mieux réputés et les plus utilisés par les développeurs de </w:t>
                      </w:r>
                      <w:proofErr w:type="spellStart"/>
                      <w:r w:rsidRPr="00E9346B">
                        <w:rPr>
                          <w:rFonts w:ascii="Times New Roman" w:hAnsi="Times New Roman" w:cs="Times New Roman"/>
                          <w:sz w:val="28"/>
                          <w:szCs w:val="28"/>
                        </w:rPr>
                        <w:t>front-end</w:t>
                      </w:r>
                      <w:proofErr w:type="spellEnd"/>
                      <w:r w:rsidRPr="00E9346B">
                        <w:rPr>
                          <w:rFonts w:ascii="Times New Roman" w:hAnsi="Times New Roman" w:cs="Times New Roman"/>
                          <w:sz w:val="28"/>
                          <w:szCs w:val="28"/>
                        </w:rPr>
                        <w:t>. Ce Framework est utilisé pour développement des applications web en javascript (</w:t>
                      </w:r>
                      <w:proofErr w:type="spellStart"/>
                      <w:r w:rsidRPr="00E9346B">
                        <w:rPr>
                          <w:rFonts w:ascii="Times New Roman" w:hAnsi="Times New Roman" w:cs="Times New Roman"/>
                          <w:sz w:val="28"/>
                          <w:szCs w:val="28"/>
                        </w:rPr>
                        <w:t>TypeScript</w:t>
                      </w:r>
                      <w:proofErr w:type="spellEnd"/>
                      <w:r w:rsidRPr="00E9346B">
                        <w:rPr>
                          <w:rFonts w:ascii="Times New Roman" w:hAnsi="Times New Roman" w:cs="Times New Roman"/>
                          <w:sz w:val="28"/>
                          <w:szCs w:val="28"/>
                        </w:rPr>
                        <w:t>) [</w:t>
                      </w:r>
                      <w:r>
                        <w:rPr>
                          <w:rFonts w:ascii="Times New Roman" w:hAnsi="Times New Roman" w:cs="Times New Roman"/>
                          <w:sz w:val="28"/>
                          <w:szCs w:val="28"/>
                        </w:rPr>
                        <w:t>12]</w:t>
                      </w:r>
                    </w:p>
                  </w:txbxContent>
                </v:textbox>
                <w10:wrap type="square"/>
              </v:shape>
            </w:pict>
          </mc:Fallback>
        </mc:AlternateContent>
      </w:r>
      <w:del w:id="34" w:author="Oumaima Houimel" w:date="2024-04-12T16:03:00Z">
        <w:r w:rsidR="008B0420">
          <w:rPr>
            <w:rFonts w:ascii="Segoe UI" w:hAnsi="Segoe UI" w:cs="Segoe UI"/>
            <w:noProof/>
          </w:rPr>
          <w:drawing>
            <wp:anchor distT="0" distB="0" distL="114300" distR="114300" simplePos="0" relativeHeight="251661312" behindDoc="0" locked="0" layoutInCell="1" allowOverlap="1" wp14:anchorId="3E1A6D72" wp14:editId="43F505D2">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
    <w:p w14:paraId="2E0A1708" w14:textId="095F19D8" w:rsidR="008B0420" w:rsidRDefault="008B0420" w:rsidP="008B0420">
      <w:pPr>
        <w:pStyle w:val="ListParagraph"/>
        <w:ind w:left="1416"/>
        <w:rPr>
          <w:del w:id="35" w:author="Oumaima Houimel" w:date="2024-04-12T16:03:00Z"/>
          <w:rFonts w:ascii="Segoe UI" w:hAnsi="Segoe UI" w:cs="Segoe UI"/>
        </w:rPr>
      </w:pPr>
    </w:p>
    <w:p w14:paraId="54224ABF" w14:textId="64CA0007" w:rsidR="008B0420" w:rsidRDefault="008B0420" w:rsidP="008B0420">
      <w:pPr>
        <w:pStyle w:val="ListParagraph"/>
        <w:ind w:left="1416"/>
        <w:rPr>
          <w:del w:id="36" w:author="Oumaima Houimel" w:date="2024-04-12T16:03:00Z"/>
          <w:rFonts w:ascii="Segoe UI" w:hAnsi="Segoe UI" w:cs="Segoe UI"/>
        </w:rPr>
      </w:pPr>
    </w:p>
    <w:p w14:paraId="429A6E1C" w14:textId="7706FCC4" w:rsidR="008B0420" w:rsidRDefault="008B0420" w:rsidP="008B0420">
      <w:pPr>
        <w:pStyle w:val="ListParagraph"/>
        <w:ind w:left="1416"/>
        <w:rPr>
          <w:del w:id="37" w:author="Oumaima Houimel" w:date="2024-04-12T16:03:00Z"/>
          <w:rFonts w:ascii="Segoe UI" w:hAnsi="Segoe UI" w:cs="Segoe UI"/>
        </w:rPr>
      </w:pPr>
    </w:p>
    <w:p w14:paraId="397EF127" w14:textId="6119CAA4" w:rsidR="008B0420" w:rsidRDefault="008B0420" w:rsidP="008B0420">
      <w:pPr>
        <w:pStyle w:val="ListParagraph"/>
        <w:ind w:left="1416"/>
        <w:rPr>
          <w:del w:id="38" w:author="Oumaima Houimel" w:date="2024-04-12T16:03:00Z"/>
          <w:rFonts w:ascii="Segoe UI" w:hAnsi="Segoe UI" w:cs="Segoe UI"/>
        </w:rPr>
      </w:pPr>
    </w:p>
    <w:p w14:paraId="5B0A38F4" w14:textId="4A5BFA7F" w:rsidR="002828CD" w:rsidRDefault="002828CD"/>
    <w:p w14:paraId="1F49A493" w14:textId="549AFACE" w:rsidR="002828CD" w:rsidRDefault="006B4FAE">
      <w:r>
        <w:rPr>
          <w:noProof/>
        </w:rPr>
        <w:drawing>
          <wp:inline distT="0" distB="0" distL="0" distR="0" wp14:anchorId="58948701" wp14:editId="4DB8CC1C">
            <wp:extent cx="1228725" cy="107124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33873" cy="1075733"/>
                    </a:xfrm>
                    <a:prstGeom prst="rect">
                      <a:avLst/>
                    </a:prstGeom>
                  </pic:spPr>
                </pic:pic>
              </a:graphicData>
            </a:graphic>
          </wp:inline>
        </w:drawing>
      </w:r>
    </w:p>
    <w:p w14:paraId="4513BAA6" w14:textId="21915DBC" w:rsidR="002828CD" w:rsidRDefault="002828CD"/>
    <w:p w14:paraId="786C972F" w14:textId="77777777" w:rsidR="006B4FAE" w:rsidRDefault="006B4FAE"/>
    <w:p w14:paraId="191AB45F" w14:textId="20EC4EB2"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Pr="00EC6F49" w:rsidRDefault="002828CD" w:rsidP="00EC6F49">
      <w:pPr>
        <w:jc w:val="both"/>
        <w:rPr>
          <w:rFonts w:ascii="Times New Roman" w:hAnsi="Times New Roman" w:cs="Times New Roman"/>
          <w:sz w:val="28"/>
          <w:szCs w:val="28"/>
        </w:rPr>
      </w:pPr>
    </w:p>
    <w:p w14:paraId="2C6FD3F5"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La figure ci-dessus montre le Framework Angular qui est basé sur plusieurs concepts, nous détaillons dans la suite quelques-uns :</w:t>
      </w:r>
    </w:p>
    <w:p w14:paraId="259DB7A4" w14:textId="3DBF392F"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sz w:val="28"/>
          <w:szCs w:val="28"/>
        </w:rPr>
        <w:t xml:space="preserve">▪ </w:t>
      </w:r>
      <w:r w:rsidRPr="00EC6F49">
        <w:rPr>
          <w:rFonts w:ascii="Times New Roman" w:hAnsi="Times New Roman" w:cs="Times New Roman"/>
          <w:b/>
          <w:sz w:val="28"/>
          <w:szCs w:val="28"/>
        </w:rPr>
        <w:t>Le module</w:t>
      </w:r>
      <w:r w:rsidRPr="00EC6F49">
        <w:rPr>
          <w:rFonts w:ascii="Times New Roman" w:hAnsi="Times New Roman" w:cs="Times New Roman"/>
          <w:sz w:val="28"/>
          <w:szCs w:val="28"/>
        </w:rPr>
        <w:t xml:space="preserve"> : c’est une classe type script avec le décorateur </w:t>
      </w:r>
      <w:r w:rsidRPr="00EC6F49">
        <w:rPr>
          <w:rFonts w:ascii="Times New Roman" w:hAnsi="Times New Roman" w:cs="Times New Roman"/>
          <w:b/>
          <w:sz w:val="28"/>
          <w:szCs w:val="28"/>
        </w:rPr>
        <w:t>@NgModule</w:t>
      </w:r>
      <w:r w:rsidRPr="00EC6F49">
        <w:rPr>
          <w:rFonts w:ascii="Times New Roman" w:hAnsi="Times New Roman" w:cs="Times New Roman"/>
          <w:sz w:val="28"/>
          <w:szCs w:val="28"/>
        </w:rPr>
        <w:t>, c’est la première structure de base dans Angular il est un peu comme un package Java. Une application Angular est composée d’au moins un module.</w:t>
      </w:r>
    </w:p>
    <w:p w14:paraId="2CBE1965" w14:textId="596BD9E3"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t>▪ Le composant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@Componant</w:t>
      </w:r>
      <w:r w:rsidRPr="00EC6F49">
        <w:rPr>
          <w:rFonts w:ascii="Times New Roman" w:hAnsi="Times New Roman" w:cs="Times New Roman"/>
          <w:sz w:val="28"/>
          <w:szCs w:val="28"/>
        </w:rPr>
        <w:t>. Il représente une vue de l’application. Une application Angular est un arbre de composants Angular.</w:t>
      </w:r>
    </w:p>
    <w:p w14:paraId="4E9A2751" w14:textId="77777777" w:rsidR="002828CD"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b/>
          <w:sz w:val="28"/>
          <w:szCs w:val="28"/>
        </w:rPr>
        <w:lastRenderedPageBreak/>
        <w:t>▪ Le service :</w:t>
      </w:r>
      <w:r w:rsidRPr="00EC6F49">
        <w:rPr>
          <w:rFonts w:ascii="Times New Roman" w:hAnsi="Times New Roman" w:cs="Times New Roman"/>
          <w:sz w:val="28"/>
          <w:szCs w:val="28"/>
        </w:rPr>
        <w:t xml:space="preserve"> C’est une classe type script avec le décorateur </w:t>
      </w:r>
      <w:r w:rsidRPr="00EC6F49">
        <w:rPr>
          <w:rFonts w:ascii="Times New Roman" w:hAnsi="Times New Roman" w:cs="Times New Roman"/>
          <w:b/>
          <w:sz w:val="28"/>
          <w:szCs w:val="28"/>
        </w:rPr>
        <w:t>@Injectable</w:t>
      </w:r>
      <w:r w:rsidRPr="00EC6F49">
        <w:rPr>
          <w:rFonts w:ascii="Times New Roman" w:hAnsi="Times New Roman" w:cs="Times New Roman"/>
          <w:sz w:val="28"/>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710CA859">
                <wp:simplePos x="0" y="0"/>
                <wp:positionH relativeFrom="column">
                  <wp:posOffset>2235200</wp:posOffset>
                </wp:positionH>
                <wp:positionV relativeFrom="paragraph">
                  <wp:posOffset>325755</wp:posOffset>
                </wp:positionV>
                <wp:extent cx="4048760" cy="20694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20694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35"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36"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37"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38"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39"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0"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6pt;margin-top:25.65pt;width:318.8pt;height:162.9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" filled="f" stroked="f">
                <v:textbox>
                  <w:txbxContent>
                    <w:p w14:paraId="0F7046E4" w14:textId="39E833C1" w:rsidR="00A604FA" w:rsidRPr="00EC6F49" w:rsidRDefault="00A604FA">
                      <w:pPr>
                        <w:rPr>
                          <w:rFonts w:ascii="Times New Roman" w:hAnsi="Times New Roman" w:cs="Times New Roman"/>
                          <w:sz w:val="28"/>
                          <w:szCs w:val="28"/>
                        </w:rPr>
                      </w:pPr>
                      <w:r w:rsidRPr="00EC6F49">
                        <w:rPr>
                          <w:rFonts w:ascii="Times New Roman" w:hAnsi="Times New Roman" w:cs="Times New Roman"/>
                          <w:bCs/>
                          <w:color w:val="202122"/>
                          <w:sz w:val="28"/>
                          <w:szCs w:val="28"/>
                          <w:shd w:val="clear" w:color="auto" w:fill="FFFFFF"/>
                        </w:rPr>
                        <w:t>E</w:t>
                      </w:r>
                      <w:r w:rsidRPr="00EC6F49">
                        <w:rPr>
                          <w:rFonts w:ascii="Times New Roman" w:hAnsi="Times New Roman" w:cs="Times New Roman"/>
                          <w:color w:val="202122"/>
                          <w:sz w:val="28"/>
                          <w:szCs w:val="28"/>
                          <w:shd w:val="clear" w:color="auto" w:fill="FFFFFF"/>
                        </w:rPr>
                        <w:t>st un</w:t>
                      </w:r>
                      <w:r w:rsidRPr="00EC6F49">
                        <w:rPr>
                          <w:rFonts w:ascii="Times New Roman" w:hAnsi="Times New Roman" w:cs="Times New Roman"/>
                          <w:sz w:val="28"/>
                          <w:szCs w:val="28"/>
                          <w:shd w:val="clear" w:color="auto" w:fill="FFFFFF"/>
                        </w:rPr>
                        <w:t> </w:t>
                      </w:r>
                      <w:hyperlink r:id="rId41" w:tooltip="Framework" w:history="1">
                        <w:r w:rsidRPr="00EC6F49">
                          <w:rPr>
                            <w:rStyle w:val="Hyperlink"/>
                            <w:rFonts w:ascii="Times New Roman" w:hAnsi="Times New Roman" w:cs="Times New Roman"/>
                            <w:color w:val="auto"/>
                            <w:sz w:val="28"/>
                            <w:szCs w:val="28"/>
                            <w:u w:val="none"/>
                            <w:shd w:val="clear" w:color="auto" w:fill="FFFFFF"/>
                          </w:rPr>
                          <w:t>Framework</w:t>
                        </w:r>
                      </w:hyperlink>
                      <w:r w:rsidRPr="00EC6F49">
                        <w:rPr>
                          <w:rFonts w:ascii="Times New Roman" w:hAnsi="Times New Roman" w:cs="Times New Roman"/>
                          <w:sz w:val="28"/>
                          <w:szCs w:val="28"/>
                          <w:shd w:val="clear" w:color="auto" w:fill="FFFFFF"/>
                        </w:rPr>
                        <w:t> </w:t>
                      </w:r>
                      <w:hyperlink r:id="rId42" w:tooltip="Web application" w:history="1">
                        <w:r w:rsidRPr="00EC6F49">
                          <w:rPr>
                            <w:rStyle w:val="Hyperlink"/>
                            <w:rFonts w:ascii="Times New Roman" w:hAnsi="Times New Roman" w:cs="Times New Roman"/>
                            <w:color w:val="auto"/>
                            <w:sz w:val="28"/>
                            <w:szCs w:val="28"/>
                            <w:u w:val="none"/>
                            <w:shd w:val="clear" w:color="auto" w:fill="FFFFFF"/>
                          </w:rPr>
                          <w:t>web</w:t>
                        </w:r>
                      </w:hyperlink>
                      <w:r w:rsidRPr="00EC6F49">
                        <w:rPr>
                          <w:rFonts w:ascii="Times New Roman" w:hAnsi="Times New Roman" w:cs="Times New Roman"/>
                          <w:sz w:val="28"/>
                          <w:szCs w:val="28"/>
                          <w:shd w:val="clear" w:color="auto" w:fill="FFFFFF"/>
                        </w:rPr>
                        <w:t> </w:t>
                      </w:r>
                      <w:hyperlink r:id="rId43" w:tooltip="Open-source" w:history="1">
                        <w:r w:rsidRPr="00EC6F49">
                          <w:rPr>
                            <w:rStyle w:val="Hyperlink"/>
                            <w:rFonts w:ascii="Times New Roman" w:hAnsi="Times New Roman" w:cs="Times New Roman"/>
                            <w:color w:val="auto"/>
                            <w:sz w:val="28"/>
                            <w:szCs w:val="28"/>
                            <w:u w:val="none"/>
                            <w:shd w:val="clear" w:color="auto" w:fill="FFFFFF"/>
                          </w:rPr>
                          <w:t>open-source</w:t>
                        </w:r>
                      </w:hyperlink>
                      <w:r w:rsidRPr="00EC6F49">
                        <w:rPr>
                          <w:rFonts w:ascii="Times New Roman" w:hAnsi="Times New Roman" w:cs="Times New Roman"/>
                          <w:color w:val="202122"/>
                          <w:sz w:val="28"/>
                          <w:szCs w:val="28"/>
                          <w:shd w:val="clear" w:color="auto" w:fill="FFFFFF"/>
                        </w:rPr>
                        <w:t> écrit en </w:t>
                      </w:r>
                      <w:hyperlink r:id="rId44" w:tooltip="PHP" w:history="1">
                        <w:r w:rsidRPr="00EC6F49">
                          <w:rPr>
                            <w:rStyle w:val="Hyperlink"/>
                            <w:rFonts w:ascii="Times New Roman" w:hAnsi="Times New Roman" w:cs="Times New Roman"/>
                            <w:color w:val="auto"/>
                            <w:sz w:val="28"/>
                            <w:szCs w:val="28"/>
                            <w:u w:val="none"/>
                            <w:shd w:val="clear" w:color="auto" w:fill="FFFFFF"/>
                          </w:rPr>
                          <w:t>PHP</w:t>
                        </w:r>
                      </w:hyperlink>
                      <w:r w:rsidRPr="00EC6F49">
                        <w:rPr>
                          <w:rFonts w:ascii="Times New Roman" w:hAnsi="Times New Roman" w:cs="Times New Roman"/>
                          <w:sz w:val="28"/>
                          <w:szCs w:val="28"/>
                          <w:shd w:val="clear" w:color="auto" w:fill="FFFFFF"/>
                        </w:rPr>
                        <w:t> </w:t>
                      </w:r>
                      <w:r w:rsidRPr="00EC6F49">
                        <w:rPr>
                          <w:rFonts w:ascii="Times New Roman" w:hAnsi="Times New Roman" w:cs="Times New Roman"/>
                          <w:color w:val="202122"/>
                          <w:sz w:val="28"/>
                          <w:szCs w:val="28"/>
                          <w:shd w:val="clear" w:color="auto" w:fill="FFFFFF"/>
                        </w:rPr>
                        <w:t>respectant le principe </w:t>
                      </w:r>
                      <w:hyperlink r:id="rId45" w:tooltip="Modèle-vue-contrôleur" w:history="1">
                        <w:r w:rsidRPr="00EC6F49">
                          <w:rPr>
                            <w:rStyle w:val="Hyperlink"/>
                            <w:rFonts w:ascii="Times New Roman" w:hAnsi="Times New Roman" w:cs="Times New Roman"/>
                            <w:color w:val="auto"/>
                            <w:sz w:val="28"/>
                            <w:szCs w:val="28"/>
                            <w:u w:val="none"/>
                            <w:shd w:val="clear" w:color="auto" w:fill="FFFFFF"/>
                          </w:rPr>
                          <w:t>modèle-vue-contrôleur</w:t>
                        </w:r>
                      </w:hyperlink>
                      <w:r w:rsidRPr="00EC6F49">
                        <w:rPr>
                          <w:rFonts w:ascii="Times New Roman" w:hAnsi="Times New Roman" w:cs="Times New Roman"/>
                          <w:color w:val="202122"/>
                          <w:sz w:val="28"/>
                          <w:szCs w:val="28"/>
                          <w:shd w:val="clear" w:color="auto" w:fill="FFFFFF"/>
                        </w:rPr>
                        <w:t> et entièrement développé en</w:t>
                      </w:r>
                      <w:r w:rsidRPr="00EC6F49">
                        <w:rPr>
                          <w:rFonts w:ascii="Times New Roman" w:hAnsi="Times New Roman" w:cs="Times New Roman"/>
                          <w:sz w:val="28"/>
                          <w:szCs w:val="28"/>
                          <w:shd w:val="clear" w:color="auto" w:fill="FFFFFF"/>
                        </w:rPr>
                        <w:t> </w:t>
                      </w:r>
                      <w:hyperlink r:id="rId46" w:tooltip="Programmation orientée objet" w:history="1">
                        <w:r w:rsidRPr="00EC6F49">
                          <w:rPr>
                            <w:rStyle w:val="Hyperlink"/>
                            <w:rFonts w:ascii="Times New Roman" w:hAnsi="Times New Roman" w:cs="Times New Roman"/>
                            <w:color w:val="auto"/>
                            <w:sz w:val="28"/>
                            <w:szCs w:val="28"/>
                            <w:u w:val="none"/>
                            <w:shd w:val="clear" w:color="auto" w:fill="FFFFFF"/>
                          </w:rPr>
                          <w:t>programmation orientée objet</w:t>
                        </w:r>
                      </w:hyperlink>
                      <w:r w:rsidRPr="00EC6F49">
                        <w:rPr>
                          <w:rFonts w:ascii="Times New Roman" w:hAnsi="Times New Roman" w:cs="Times New Roman"/>
                          <w:sz w:val="28"/>
                          <w:szCs w:val="28"/>
                        </w:rPr>
                        <w:t xml:space="preserve"> [13].</w:t>
                      </w:r>
                    </w:p>
                    <w:p w14:paraId="1C164589" w14:textId="5A447CDB" w:rsidR="00A604FA" w:rsidRPr="00EC6F49" w:rsidRDefault="00A604FA">
                      <w:pPr>
                        <w:rPr>
                          <w:rFonts w:ascii="Times New Roman" w:hAnsi="Times New Roman" w:cs="Times New Roman"/>
                          <w:color w:val="202122"/>
                          <w:sz w:val="28"/>
                          <w:szCs w:val="28"/>
                          <w:shd w:val="clear" w:color="auto" w:fill="FFFFFF"/>
                        </w:rPr>
                      </w:pPr>
                      <w:r w:rsidRPr="00EC6F49">
                        <w:rPr>
                          <w:rFonts w:ascii="Times New Roman" w:hAnsi="Times New Roman" w:cs="Times New Roman"/>
                          <w:color w:val="0D0D0D"/>
                          <w:sz w:val="28"/>
                          <w:szCs w:val="28"/>
                          <w:shd w:val="clear" w:color="auto" w:fill="FFFFFF"/>
                        </w:rPr>
                        <w:t>Il offre une structure et des fonctionnalités puissantes pour la création d'applications web modernes et robustes.</w:t>
                      </w:r>
                    </w:p>
                    <w:p w14:paraId="0E600059" w14:textId="77777777" w:rsidR="00A604FA" w:rsidRDefault="00A604FA"/>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7C25CD81" w14:textId="77777777" w:rsidR="00417391" w:rsidRPr="00EC6F49" w:rsidRDefault="00417391" w:rsidP="00EC6F49">
      <w:pPr>
        <w:jc w:val="both"/>
        <w:rPr>
          <w:rFonts w:ascii="Times New Roman" w:hAnsi="Times New Roman" w:cs="Times New Roman"/>
        </w:rPr>
      </w:pPr>
    </w:p>
    <w:p w14:paraId="177EB368" w14:textId="77777777" w:rsidR="00417391" w:rsidRPr="00EC6F49" w:rsidRDefault="00417391" w:rsidP="00EC6F49">
      <w:pPr>
        <w:jc w:val="both"/>
        <w:rPr>
          <w:rFonts w:ascii="Times New Roman" w:hAnsi="Times New Roman" w:cs="Times New Roman"/>
        </w:rPr>
      </w:pPr>
    </w:p>
    <w:p w14:paraId="351634A3" w14:textId="77777777" w:rsidR="00417391" w:rsidRPr="00EC6F49" w:rsidRDefault="00417391" w:rsidP="00EC6F49">
      <w:pPr>
        <w:jc w:val="both"/>
        <w:rPr>
          <w:rFonts w:ascii="Times New Roman" w:hAnsi="Times New Roman" w:cs="Times New Roman"/>
        </w:rPr>
      </w:pPr>
    </w:p>
    <w:p w14:paraId="5ACEF99B"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ListParagraph"/>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Dans le deuxièm</w:t>
      </w:r>
      <w:r w:rsidR="00EC6F49" w:rsidRPr="00EC6F49">
        <w:rPr>
          <w:rFonts w:ascii="Times New Roman" w:hAnsi="Times New Roman" w:cs="Times New Roman"/>
          <w:sz w:val="28"/>
          <w:szCs w:val="28"/>
        </w:rPr>
        <w:t xml:space="preserve">e </w:t>
      </w:r>
      <w:r w:rsidRPr="00EC6F49">
        <w:rPr>
          <w:rFonts w:ascii="Times New Roman" w:hAnsi="Times New Roman" w:cs="Times New Roman"/>
          <w:sz w:val="28"/>
          <w:szCs w:val="28"/>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EC6F49" w:rsidRDefault="00167124" w:rsidP="00EC6F49">
      <w:pPr>
        <w:rPr>
          <w:rFonts w:ascii="Times New Roman" w:hAnsi="Times New Roman" w:cs="Times New Roman"/>
          <w:sz w:val="28"/>
          <w:szCs w:val="28"/>
        </w:rPr>
      </w:pPr>
      <w:r w:rsidRPr="00EC6F49">
        <w:rPr>
          <w:rFonts w:ascii="Times New Roman" w:hAnsi="Times New Roman" w:cs="Times New Roman"/>
          <w:sz w:val="28"/>
          <w:szCs w:val="28"/>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4AF336A3" w14:textId="034BD147" w:rsidR="006B4FAE" w:rsidRDefault="006B4FAE" w:rsidP="006B4FAE">
      <w:pPr>
        <w:jc w:val="both"/>
      </w:pPr>
      <w:r>
        <w:br w:type="page"/>
      </w:r>
      <w:r>
        <w:lastRenderedPageBreak/>
        <w:t xml:space="preserve">Chapitre3 : </w:t>
      </w:r>
      <w:r>
        <w:br w:type="page"/>
      </w:r>
    </w:p>
    <w:p w14:paraId="2F84FAC6" w14:textId="77777777" w:rsidR="006B4FAE" w:rsidRDefault="006B4FAE" w:rsidP="006B4FAE">
      <w:pPr>
        <w:jc w:val="both"/>
      </w:pPr>
    </w:p>
    <w:p w14:paraId="603191F2" w14:textId="77777777" w:rsidR="00F1630A" w:rsidRDefault="00F1630A"/>
    <w:p w14:paraId="2BCD7C86" w14:textId="0CD55641" w:rsidR="00F1630A" w:rsidRDefault="00EC6F49" w:rsidP="00EC6F49">
      <w:pPr>
        <w:jc w:val="center"/>
      </w:pPr>
      <w:r>
        <w:t>Bibliographie</w:t>
      </w:r>
    </w:p>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8"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t>[10] :</w:t>
      </w:r>
      <w:r w:rsidRPr="009711CB">
        <w:t xml:space="preserve"> </w:t>
      </w:r>
      <w:hyperlink r:id="rId49"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50"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22779" w14:textId="77777777" w:rsidR="00FE656B" w:rsidRDefault="00FE656B">
      <w:pPr>
        <w:spacing w:after="0" w:line="240" w:lineRule="auto"/>
      </w:pPr>
      <w:r>
        <w:separator/>
      </w:r>
    </w:p>
  </w:endnote>
  <w:endnote w:type="continuationSeparator" w:id="0">
    <w:p w14:paraId="5C4736F4" w14:textId="77777777" w:rsidR="00FE656B" w:rsidRDefault="00FE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A604FA" w:rsidRDefault="00A604FA">
    <w:pPr>
      <w:pPrChange w:id="39"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79114" w14:textId="77777777" w:rsidR="00FE656B" w:rsidRDefault="00FE656B">
      <w:pPr>
        <w:spacing w:after="0" w:line="240" w:lineRule="auto"/>
      </w:pPr>
      <w:r>
        <w:separator/>
      </w:r>
    </w:p>
  </w:footnote>
  <w:footnote w:type="continuationSeparator" w:id="0">
    <w:p w14:paraId="681E8F81" w14:textId="77777777" w:rsidR="00FE656B" w:rsidRDefault="00FE65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B362F1"/>
    <w:multiLevelType w:val="hybridMultilevel"/>
    <w:tmpl w:val="0A04B56E"/>
    <w:lvl w:ilvl="0" w:tplc="50146160">
      <w:start w:val="1"/>
      <w:numFmt w:val="bullet"/>
      <w:lvlText w:val=""/>
      <w:lvlJc w:val="left"/>
      <w:pPr>
        <w:ind w:left="735" w:hanging="360"/>
      </w:pPr>
      <w:rPr>
        <w:rFonts w:ascii="Wingdings" w:hAnsi="Wingdings" w:hint="default"/>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4"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6" w15:restartNumberingAfterBreak="0">
    <w:nsid w:val="1C830CEC"/>
    <w:multiLevelType w:val="hybridMultilevel"/>
    <w:tmpl w:val="02DAB33A"/>
    <w:lvl w:ilvl="0" w:tplc="2D1CEF2C">
      <w:start w:val="1"/>
      <w:numFmt w:val="lowerLetter"/>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B60184"/>
    <w:multiLevelType w:val="multilevel"/>
    <w:tmpl w:val="98C08D04"/>
    <w:lvl w:ilvl="0">
      <w:start w:val="1"/>
      <w:numFmt w:val="decimal"/>
      <w:lvlText w:val="%1."/>
      <w:lvlJc w:val="left"/>
      <w:pPr>
        <w:ind w:left="1296" w:hanging="360"/>
      </w:pPr>
    </w:lvl>
    <w:lvl w:ilvl="1">
      <w:start w:val="1"/>
      <w:numFmt w:val="decimal"/>
      <w:isLgl/>
      <w:lvlText w:val="%1.%2"/>
      <w:lvlJc w:val="left"/>
      <w:pPr>
        <w:ind w:left="1296" w:hanging="360"/>
      </w:pPr>
      <w:rPr>
        <w:rFonts w:hint="default"/>
        <w:b/>
        <w:sz w:val="28"/>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9"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0"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3"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6" w15:restartNumberingAfterBreak="0">
    <w:nsid w:val="3F333AA8"/>
    <w:multiLevelType w:val="hybridMultilevel"/>
    <w:tmpl w:val="03368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8"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19"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21"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23"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4"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6"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4"/>
  </w:num>
  <w:num w:numId="2">
    <w:abstractNumId w:val="26"/>
  </w:num>
  <w:num w:numId="3">
    <w:abstractNumId w:val="8"/>
  </w:num>
  <w:num w:numId="4">
    <w:abstractNumId w:val="5"/>
  </w:num>
  <w:num w:numId="5">
    <w:abstractNumId w:val="19"/>
  </w:num>
  <w:num w:numId="6">
    <w:abstractNumId w:val="28"/>
  </w:num>
  <w:num w:numId="7">
    <w:abstractNumId w:val="6"/>
  </w:num>
  <w:num w:numId="8">
    <w:abstractNumId w:val="10"/>
  </w:num>
  <w:num w:numId="9">
    <w:abstractNumId w:val="22"/>
  </w:num>
  <w:num w:numId="10">
    <w:abstractNumId w:val="27"/>
  </w:num>
  <w:num w:numId="11">
    <w:abstractNumId w:val="14"/>
  </w:num>
  <w:num w:numId="12">
    <w:abstractNumId w:val="1"/>
  </w:num>
  <w:num w:numId="13">
    <w:abstractNumId w:val="25"/>
  </w:num>
  <w:num w:numId="14">
    <w:abstractNumId w:val="20"/>
  </w:num>
  <w:num w:numId="15">
    <w:abstractNumId w:val="12"/>
  </w:num>
  <w:num w:numId="16">
    <w:abstractNumId w:val="17"/>
  </w:num>
  <w:num w:numId="17">
    <w:abstractNumId w:val="15"/>
  </w:num>
  <w:num w:numId="18">
    <w:abstractNumId w:val="13"/>
  </w:num>
  <w:num w:numId="19">
    <w:abstractNumId w:val="4"/>
  </w:num>
  <w:num w:numId="20">
    <w:abstractNumId w:val="0"/>
  </w:num>
  <w:num w:numId="21">
    <w:abstractNumId w:val="11"/>
  </w:num>
  <w:num w:numId="22">
    <w:abstractNumId w:val="2"/>
  </w:num>
  <w:num w:numId="23">
    <w:abstractNumId w:val="21"/>
  </w:num>
  <w:num w:numId="24">
    <w:abstractNumId w:val="9"/>
  </w:num>
  <w:num w:numId="25">
    <w:abstractNumId w:val="23"/>
  </w:num>
  <w:num w:numId="26">
    <w:abstractNumId w:val="16"/>
  </w:num>
  <w:num w:numId="27">
    <w:abstractNumId w:val="18"/>
  </w:num>
  <w:num w:numId="28">
    <w:abstractNumId w:val="3"/>
  </w:num>
  <w:num w:numId="29">
    <w:abstractNumId w:val="7"/>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60E71"/>
    <w:rsid w:val="00096C03"/>
    <w:rsid w:val="000C5EDE"/>
    <w:rsid w:val="0010132C"/>
    <w:rsid w:val="001106EC"/>
    <w:rsid w:val="00167124"/>
    <w:rsid w:val="00184630"/>
    <w:rsid w:val="001852C7"/>
    <w:rsid w:val="0019171E"/>
    <w:rsid w:val="00192BEB"/>
    <w:rsid w:val="001B792D"/>
    <w:rsid w:val="001C65A4"/>
    <w:rsid w:val="00200AAB"/>
    <w:rsid w:val="00225911"/>
    <w:rsid w:val="0022736D"/>
    <w:rsid w:val="00261F96"/>
    <w:rsid w:val="002679E6"/>
    <w:rsid w:val="002777E2"/>
    <w:rsid w:val="002828CD"/>
    <w:rsid w:val="002C2F63"/>
    <w:rsid w:val="002F467A"/>
    <w:rsid w:val="00326F44"/>
    <w:rsid w:val="00347BA6"/>
    <w:rsid w:val="00370038"/>
    <w:rsid w:val="003742A5"/>
    <w:rsid w:val="00387E52"/>
    <w:rsid w:val="003A1E0C"/>
    <w:rsid w:val="003A2129"/>
    <w:rsid w:val="003A7C78"/>
    <w:rsid w:val="003C563D"/>
    <w:rsid w:val="003D1309"/>
    <w:rsid w:val="00402D0C"/>
    <w:rsid w:val="00417391"/>
    <w:rsid w:val="00425FCB"/>
    <w:rsid w:val="00430562"/>
    <w:rsid w:val="00436B51"/>
    <w:rsid w:val="004473C1"/>
    <w:rsid w:val="0046735A"/>
    <w:rsid w:val="0048542F"/>
    <w:rsid w:val="004C7650"/>
    <w:rsid w:val="004E074A"/>
    <w:rsid w:val="004F7717"/>
    <w:rsid w:val="00515214"/>
    <w:rsid w:val="00521CE3"/>
    <w:rsid w:val="0052614A"/>
    <w:rsid w:val="005326DF"/>
    <w:rsid w:val="00577EA7"/>
    <w:rsid w:val="005A0590"/>
    <w:rsid w:val="005A6E70"/>
    <w:rsid w:val="005E1235"/>
    <w:rsid w:val="005E3325"/>
    <w:rsid w:val="00681D60"/>
    <w:rsid w:val="00683707"/>
    <w:rsid w:val="00695633"/>
    <w:rsid w:val="006A5E0B"/>
    <w:rsid w:val="006B4FAE"/>
    <w:rsid w:val="006C0977"/>
    <w:rsid w:val="006F19B2"/>
    <w:rsid w:val="006F4D16"/>
    <w:rsid w:val="00703C46"/>
    <w:rsid w:val="00714C00"/>
    <w:rsid w:val="00737016"/>
    <w:rsid w:val="00750F69"/>
    <w:rsid w:val="007576E9"/>
    <w:rsid w:val="00771DE7"/>
    <w:rsid w:val="007907DF"/>
    <w:rsid w:val="007B3484"/>
    <w:rsid w:val="007B47C1"/>
    <w:rsid w:val="007D29C1"/>
    <w:rsid w:val="007D4FDC"/>
    <w:rsid w:val="00820B1A"/>
    <w:rsid w:val="00827C5D"/>
    <w:rsid w:val="0087379D"/>
    <w:rsid w:val="008737E1"/>
    <w:rsid w:val="008A0797"/>
    <w:rsid w:val="008B0420"/>
    <w:rsid w:val="008B4E06"/>
    <w:rsid w:val="008D2FBE"/>
    <w:rsid w:val="008F166C"/>
    <w:rsid w:val="0091044F"/>
    <w:rsid w:val="00934CE3"/>
    <w:rsid w:val="0094310D"/>
    <w:rsid w:val="00971001"/>
    <w:rsid w:val="009711CB"/>
    <w:rsid w:val="009B7767"/>
    <w:rsid w:val="009E5F67"/>
    <w:rsid w:val="009F0D2E"/>
    <w:rsid w:val="00A20BEE"/>
    <w:rsid w:val="00A604FA"/>
    <w:rsid w:val="00A76A25"/>
    <w:rsid w:val="00A91B69"/>
    <w:rsid w:val="00AB6D8E"/>
    <w:rsid w:val="00B221D2"/>
    <w:rsid w:val="00B46F2E"/>
    <w:rsid w:val="00B546D0"/>
    <w:rsid w:val="00B86610"/>
    <w:rsid w:val="00BC7FDA"/>
    <w:rsid w:val="00BD3272"/>
    <w:rsid w:val="00C21EEC"/>
    <w:rsid w:val="00CE218A"/>
    <w:rsid w:val="00CE7248"/>
    <w:rsid w:val="00DA2DC7"/>
    <w:rsid w:val="00DD11CD"/>
    <w:rsid w:val="00E01E4E"/>
    <w:rsid w:val="00E1081C"/>
    <w:rsid w:val="00E1445D"/>
    <w:rsid w:val="00E2212B"/>
    <w:rsid w:val="00E35509"/>
    <w:rsid w:val="00E533E9"/>
    <w:rsid w:val="00E9346B"/>
    <w:rsid w:val="00EC57CB"/>
    <w:rsid w:val="00EC6F49"/>
    <w:rsid w:val="00F1630A"/>
    <w:rsid w:val="00F36A37"/>
    <w:rsid w:val="00F4734C"/>
    <w:rsid w:val="00F74415"/>
    <w:rsid w:val="00F75342"/>
    <w:rsid w:val="00F96CCA"/>
    <w:rsid w:val="00FD256D"/>
    <w:rsid w:val="00FD6820"/>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14BF73DC-478B-42E7-9320-E9AC550F1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 w:type="paragraph" w:styleId="BalloonText">
    <w:name w:val="Balloon Text"/>
    <w:basedOn w:val="Normal"/>
    <w:link w:val="BalloonTextChar"/>
    <w:uiPriority w:val="99"/>
    <w:semiHidden/>
    <w:unhideWhenUsed/>
    <w:rsid w:val="00E93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46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Mod%C3%A8le-vue-contr%C3%B4leur"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fr.wikipedia.org/wiki/Web_application" TargetMode="External"/><Relationship Id="rId47" Type="http://schemas.openxmlformats.org/officeDocument/2006/relationships/image" Target="media/image28.png"/><Relationship Id="rId50" Type="http://schemas.openxmlformats.org/officeDocument/2006/relationships/hyperlink" Target="https://www.lucidchart.com/pages/fr/diagramme-de-classes-u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fr.wikipedia.org/wiki/Open-source" TargetMode="External"/><Relationship Id="rId40" Type="http://schemas.openxmlformats.org/officeDocument/2006/relationships/hyperlink" Target="https://fr.wikipedia.org/wiki/Programmation_orient%C3%A9e_objet" TargetMode="External"/><Relationship Id="rId45" Type="http://schemas.openxmlformats.org/officeDocument/2006/relationships/hyperlink" Target="https://fr.wikipedia.org/wiki/Mod%C3%A8le-vue-contr%C3%B4leur"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PH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fr.wikipedia.org/wiki/Framework" TargetMode="External"/><Relationship Id="rId43" Type="http://schemas.openxmlformats.org/officeDocument/2006/relationships/hyperlink" Target="https://fr.wikipedia.org/wiki/Open-source" TargetMode="External"/><Relationship Id="rId48" Type="http://schemas.openxmlformats.org/officeDocument/2006/relationships/hyperlink" Target="https://blog.myagilepartner.fr/index.php/2018/05/27/role-de-scrum-master/"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PHP" TargetMode="External"/><Relationship Id="rId46" Type="http://schemas.openxmlformats.org/officeDocument/2006/relationships/hyperlink" Target="https://fr.wikipedia.org/wiki/Programmation_orient%C3%A9e_objet" TargetMode="External"/><Relationship Id="rId20" Type="http://schemas.openxmlformats.org/officeDocument/2006/relationships/image" Target="media/image13.png"/><Relationship Id="rId41" Type="http://schemas.openxmlformats.org/officeDocument/2006/relationships/hyperlink" Target="https://fr.wikipedia.org/wiki/Framewor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hyperlink" Target="https://fr.wikipedia.org/wiki/Web_application" TargetMode="External"/><Relationship Id="rId49" Type="http://schemas.openxmlformats.org/officeDocument/2006/relationships/hyperlink" Target="https://fr.wikipedia.org/wiki/Diagramme_de_cas_d%27util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EC7B1-AC40-4D24-9BAA-304D0C71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18526</TotalTime>
  <Pages>33</Pages>
  <Words>5656</Words>
  <Characters>31113</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3</cp:revision>
  <dcterms:created xsi:type="dcterms:W3CDTF">2024-04-15T10:18:00Z</dcterms:created>
  <dcterms:modified xsi:type="dcterms:W3CDTF">2024-05-08T09:02:00Z</dcterms:modified>
</cp:coreProperties>
</file>