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4C7650">
        <w:rPr>
          <w:rFonts w:ascii="Times New Roman" w:hAnsi="Times New Roman" w:cs="Times New Roman"/>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38C24710" w14:textId="25006C6F" w:rsidR="008B0420" w:rsidRPr="004C7650" w:rsidRDefault="008B0420" w:rsidP="004C7650">
      <w:pPr>
        <w:pStyle w:val="ListParagraph"/>
        <w:numPr>
          <w:ilvl w:val="0"/>
          <w:numId w:val="7"/>
        </w:numPr>
        <w:ind w:left="567"/>
        <w:jc w:val="both"/>
        <w:rPr>
          <w:rFonts w:ascii="Times New Roman" w:hAnsi="Times New Roman" w:cs="Times New Roman"/>
          <w:sz w:val="28"/>
          <w:szCs w:val="28"/>
        </w:rPr>
      </w:pPr>
      <w:r w:rsidRPr="004C7650">
        <w:rPr>
          <w:rFonts w:ascii="Times New Roman" w:hAnsi="Times New Roman" w:cs="Times New Roman"/>
          <w:b/>
          <w:sz w:val="28"/>
          <w:szCs w:val="28"/>
        </w:rPr>
        <w:t>Administrateur</w:t>
      </w:r>
      <w:r w:rsidR="00096C03" w:rsidRPr="004C7650">
        <w:rPr>
          <w:rFonts w:ascii="Times New Roman" w:hAnsi="Times New Roman" w:cs="Times New Roman"/>
          <w:b/>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w:t>
      </w:r>
    </w:p>
    <w:p w14:paraId="102CF021" w14:textId="78D59562" w:rsidR="008B0420" w:rsidRPr="004C7650" w:rsidRDefault="008B0420"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 sauf celui de gestion des utilisateurs et consultation du profil utilisateur.</w:t>
      </w:r>
    </w:p>
    <w:p w14:paraId="13C6531A" w14:textId="533FB69C" w:rsidR="00577EA7" w:rsidRPr="004C7650" w:rsidRDefault="00DD11CD"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Chef</w:t>
      </w:r>
      <w:r>
        <w:rPr>
          <w:rFonts w:ascii="Times New Roman" w:hAnsi="Times New Roman" w:cs="Times New Roman"/>
          <w:sz w:val="28"/>
          <w:szCs w:val="28"/>
        </w:rPr>
        <w:t xml:space="preserve"> </w:t>
      </w:r>
      <w:r w:rsidRPr="004C7650">
        <w:rPr>
          <w:rFonts w:ascii="Times New Roman" w:hAnsi="Times New Roman" w:cs="Times New Roman"/>
          <w:b/>
          <w:sz w:val="28"/>
          <w:szCs w:val="28"/>
        </w:rPr>
        <w:t>d’équipe</w:t>
      </w:r>
      <w:r>
        <w:rPr>
          <w:rFonts w:ascii="Times New Roman" w:hAnsi="Times New Roman" w:cs="Times New Roman"/>
          <w:sz w:val="28"/>
          <w:szCs w:val="28"/>
        </w:rPr>
        <w:t> :</w:t>
      </w:r>
      <w:r w:rsidRPr="00DD11CD">
        <w:t xml:space="preserve"> </w:t>
      </w:r>
      <w:r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Pr="004C7650">
        <w:rPr>
          <w:rFonts w:ascii="Times New Roman" w:hAnsi="Times New Roman" w:cs="Times New Roman"/>
          <w:sz w:val="28"/>
          <w:szCs w:val="28"/>
        </w:rPr>
        <w:t>de l’application sauf celui de gestion des utilisateurs et consultation du profil utilisateur, il a le droit</w:t>
      </w:r>
      <w:r w:rsidR="004C7650" w:rsidRPr="004C7650">
        <w:rPr>
          <w:rFonts w:ascii="Times New Roman" w:hAnsi="Times New Roman" w:cs="Times New Roman"/>
          <w:sz w:val="28"/>
          <w:szCs w:val="28"/>
        </w:rPr>
        <w:t xml:space="preserve"> </w:t>
      </w:r>
      <w:r w:rsidRPr="004C7650">
        <w:rPr>
          <w:rFonts w:ascii="Times New Roman" w:hAnsi="Times New Roman" w:cs="Times New Roman"/>
          <w:sz w:val="28"/>
          <w:szCs w:val="28"/>
        </w:rPr>
        <w:t>de consulter les interventions, gérer 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7FAD56F3"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34457E5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007E7CF4" w:rsidR="00683707" w:rsidRPr="00683707" w:rsidRDefault="004C7650" w:rsidP="00683707">
      <w:pPr>
        <w:pStyle w:val="ListParagraph"/>
        <w:tabs>
          <w:tab w:val="left" w:pos="567"/>
        </w:tabs>
        <w:ind w:left="142"/>
        <w:rPr>
          <w:rFonts w:ascii="Times New Roman" w:hAnsi="Times New Roman" w:cs="Times New Roman"/>
          <w:sz w:val="28"/>
          <w:szCs w:val="28"/>
        </w:rPr>
      </w:pPr>
      <w:r>
        <w:rPr>
          <w:rFonts w:ascii="Times New Roman" w:hAnsi="Times New Roman" w:cs="Times New Roman"/>
          <w:sz w:val="28"/>
          <w:szCs w:val="28"/>
        </w:rPr>
        <w:t>C</w:t>
      </w:r>
      <w:r w:rsidR="00683707" w:rsidRPr="00683707">
        <w:rPr>
          <w:rFonts w:ascii="Times New Roman" w:hAnsi="Times New Roman" w:cs="Times New Roman"/>
          <w:sz w:val="28"/>
          <w:szCs w:val="28"/>
        </w:rPr>
        <w:t xml:space="preserve">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2A5977B6"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w:t>
      </w:r>
      <w:r w:rsidR="004C7650">
        <w:rPr>
          <w:rFonts w:ascii="Times New Roman" w:hAnsi="Times New Roman" w:cs="Times New Roman"/>
          <w:sz w:val="28"/>
          <w:szCs w:val="28"/>
        </w:rPr>
        <w:t> :</w:t>
      </w:r>
    </w:p>
    <w:p w14:paraId="5C6E0E96" w14:textId="7DD26C99"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commande</w:t>
      </w:r>
    </w:p>
    <w:p w14:paraId="05326BAF" w14:textId="066B7220"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xml:space="preserve">- la gestion du bon de sortie </w:t>
      </w:r>
    </w:p>
    <w:p w14:paraId="7A59CE38" w14:textId="6665B410"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réception</w:t>
      </w:r>
    </w:p>
    <w:p w14:paraId="62493CA4" w14:textId="74325403" w:rsidR="00683707" w:rsidRPr="00683707" w:rsidRDefault="00683707" w:rsidP="004C7650">
      <w:pPr>
        <w:tabs>
          <w:tab w:val="left" w:pos="567"/>
        </w:tabs>
        <w:ind w:left="426"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4D0629D2"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 xml:space="preserve"> </w:t>
      </w:r>
      <w:r w:rsidRPr="00683707">
        <w:rPr>
          <w:rFonts w:ascii="Times New Roman" w:hAnsi="Times New Roman" w:cs="Times New Roman"/>
          <w:sz w:val="28"/>
          <w:szCs w:val="28"/>
        </w:rPr>
        <w:t>- La saisie des informations sur les produits.</w:t>
      </w:r>
    </w:p>
    <w:p w14:paraId="135BEFE8" w14:textId="7D465477" w:rsidR="00683707" w:rsidRPr="00683707" w:rsidRDefault="004C7650" w:rsidP="004C7650">
      <w:pPr>
        <w:tabs>
          <w:tab w:val="left" w:pos="567"/>
        </w:tabs>
        <w:ind w:left="567"/>
        <w:rPr>
          <w:rFonts w:ascii="Times New Roman" w:hAnsi="Times New Roman" w:cs="Times New Roman"/>
          <w:sz w:val="28"/>
          <w:szCs w:val="28"/>
        </w:rPr>
      </w:pPr>
      <w:r>
        <w:rPr>
          <w:rFonts w:ascii="Times New Roman" w:hAnsi="Times New Roman" w:cs="Times New Roman"/>
          <w:sz w:val="28"/>
          <w:szCs w:val="28"/>
        </w:rPr>
        <w:t xml:space="preserve"> </w:t>
      </w:r>
      <w:r w:rsidR="00683707"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5C59F4F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094C186F" w14:textId="0A155488" w:rsidR="00184630" w:rsidRDefault="00184630" w:rsidP="004C7650">
      <w:pPr>
        <w:pStyle w:val="ListParagraph"/>
        <w:numPr>
          <w:ilvl w:val="0"/>
          <w:numId w:val="12"/>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b/>
          <w:color w:val="0D0D0D"/>
          <w:sz w:val="28"/>
          <w:szCs w:val="28"/>
          <w:shd w:val="clear" w:color="auto" w:fill="FFFFFF"/>
        </w:rPr>
        <w:t xml:space="preserve">Architecture MVC (Modèle-Vue-Contrôleur) </w:t>
      </w:r>
      <w:r w:rsidRPr="004C7650">
        <w:rPr>
          <w:rFonts w:ascii="Times New Roman" w:hAnsi="Times New Roman" w:cs="Times New Roman"/>
          <w:color w:val="0D0D0D"/>
          <w:sz w:val="28"/>
          <w:szCs w:val="28"/>
          <w:shd w:val="clear" w:color="auto" w:fill="FFFFFF"/>
        </w:rPr>
        <w:t>:</w:t>
      </w:r>
    </w:p>
    <w:p w14:paraId="6F589DD3"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47521BF7"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Modèle</w:t>
      </w:r>
      <w:r w:rsidRPr="004C7650">
        <w:rPr>
          <w:rFonts w:ascii="Times New Roman" w:eastAsia="Times New Roman" w:hAnsi="Times New Roman" w:cs="Times New Roman"/>
          <w:b/>
          <w:sz w:val="28"/>
          <w:szCs w:val="28"/>
          <w:lang w:eastAsia="fr-FR"/>
        </w:rPr>
        <w:t> :</w:t>
      </w:r>
      <w:r w:rsidRPr="004C7650">
        <w:rPr>
          <w:rFonts w:ascii="Times New Roman" w:eastAsia="Times New Roman" w:hAnsi="Times New Roman" w:cs="Times New Roman"/>
          <w:sz w:val="28"/>
          <w:szCs w:val="28"/>
          <w:lang w:eastAsia="fr-FR"/>
        </w:rPr>
        <w:t xml:space="preserve"> cette partie gère ce qu'on appelle la </w:t>
      </w:r>
      <w:r w:rsidRPr="004C7650">
        <w:rPr>
          <w:rFonts w:ascii="Times New Roman" w:eastAsia="Times New Roman" w:hAnsi="Times New Roman" w:cs="Times New Roman"/>
          <w:b/>
          <w:bCs/>
          <w:sz w:val="28"/>
          <w:szCs w:val="28"/>
          <w:lang w:eastAsia="fr-FR"/>
        </w:rPr>
        <w:t>logique métier</w:t>
      </w:r>
      <w:r w:rsidRPr="004C7650">
        <w:rPr>
          <w:rFonts w:ascii="Times New Roman" w:eastAsia="Times New Roman" w:hAnsi="Times New Roman" w:cs="Times New Roman"/>
          <w:sz w:val="28"/>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4C7650">
        <w:rPr>
          <w:rFonts w:ascii="Times New Roman" w:eastAsia="Times New Roman" w:hAnsi="Times New Roman" w:cs="Times New Roman"/>
          <w:sz w:val="28"/>
          <w:szCs w:val="28"/>
          <w:lang w:eastAsia="fr-FR"/>
        </w:rPr>
        <w:t>la plus simple possible</w:t>
      </w:r>
      <w:proofErr w:type="gramEnd"/>
      <w:r w:rsidRPr="004C7650">
        <w:rPr>
          <w:rFonts w:ascii="Times New Roman" w:eastAsia="Times New Roman" w:hAnsi="Times New Roman" w:cs="Times New Roman"/>
          <w:sz w:val="28"/>
          <w:szCs w:val="28"/>
          <w:lang w:eastAsia="fr-FR"/>
        </w:rPr>
        <w:t xml:space="preserve"> au contrôleur. On y trouve donc entre autres des algorithmes complexes et des requêtes SQL.</w:t>
      </w:r>
    </w:p>
    <w:p w14:paraId="3407A1B2"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23D30574"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Vue</w:t>
      </w:r>
      <w:r w:rsidRPr="004C7650">
        <w:rPr>
          <w:rFonts w:ascii="Times New Roman" w:eastAsia="Times New Roman" w:hAnsi="Times New Roman" w:cs="Times New Roman"/>
          <w:sz w:val="28"/>
          <w:szCs w:val="28"/>
          <w:lang w:eastAsia="fr-FR"/>
        </w:rPr>
        <w:t> : cette partie se concentre sur l'</w:t>
      </w:r>
      <w:r w:rsidRPr="004C7650">
        <w:rPr>
          <w:rFonts w:ascii="Times New Roman" w:eastAsia="Times New Roman" w:hAnsi="Times New Roman" w:cs="Times New Roman"/>
          <w:b/>
          <w:bCs/>
          <w:sz w:val="28"/>
          <w:szCs w:val="28"/>
          <w:lang w:eastAsia="fr-FR"/>
        </w:rPr>
        <w:t>affichage</w:t>
      </w:r>
      <w:r w:rsidRPr="004C7650">
        <w:rPr>
          <w:rFonts w:ascii="Times New Roman" w:eastAsia="Times New Roman" w:hAnsi="Times New Roman" w:cs="Times New Roman"/>
          <w:sz w:val="28"/>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157E4B52"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Contrôleur</w:t>
      </w:r>
      <w:r w:rsidRPr="004C7650">
        <w:rPr>
          <w:rFonts w:ascii="Times New Roman" w:eastAsia="Times New Roman" w:hAnsi="Times New Roman" w:cs="Times New Roman"/>
          <w:sz w:val="28"/>
          <w:szCs w:val="28"/>
          <w:lang w:eastAsia="fr-FR"/>
        </w:rPr>
        <w:t> : cette partie gère les </w:t>
      </w:r>
      <w:r w:rsidRPr="004C7650">
        <w:rPr>
          <w:rFonts w:ascii="Times New Roman" w:eastAsia="Times New Roman" w:hAnsi="Times New Roman" w:cs="Times New Roman"/>
          <w:b/>
          <w:bCs/>
          <w:sz w:val="28"/>
          <w:szCs w:val="28"/>
          <w:lang w:eastAsia="fr-FR"/>
        </w:rPr>
        <w:t>échanges</w:t>
      </w:r>
      <w:r w:rsidRPr="004C7650">
        <w:rPr>
          <w:rFonts w:ascii="Times New Roman" w:eastAsia="Times New Roman" w:hAnsi="Times New Roman" w:cs="Times New Roman"/>
          <w:sz w:val="28"/>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4C7650">
        <w:rPr>
          <w:rFonts w:ascii="Times New Roman" w:eastAsia="Times New Roman" w:hAnsi="Times New Roman" w:cs="Times New Roman"/>
          <w:i/>
          <w:iCs/>
          <w:sz w:val="28"/>
          <w:szCs w:val="28"/>
          <w:lang w:eastAsia="fr-FR"/>
        </w:rPr>
        <w:t>adapter</w:t>
      </w:r>
      <w:r w:rsidRPr="004C7650">
        <w:rPr>
          <w:rFonts w:ascii="Times New Roman" w:eastAsia="Times New Roman" w:hAnsi="Times New Roman" w:cs="Times New Roman"/>
          <w:sz w:val="28"/>
          <w:szCs w:val="28"/>
          <w:lang w:eastAsia="fr-FR"/>
        </w:rPr>
        <w:t xml:space="preserve"> ce résultat et le donner à </w:t>
      </w:r>
      <w:r w:rsidRPr="004C7650">
        <w:rPr>
          <w:rFonts w:ascii="Times New Roman" w:eastAsia="Times New Roman" w:hAnsi="Times New Roman" w:cs="Times New Roman"/>
          <w:sz w:val="28"/>
          <w:szCs w:val="28"/>
          <w:lang w:eastAsia="fr-FR"/>
        </w:rPr>
        <w:lastRenderedPageBreak/>
        <w:t>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4C7650" w:rsidRDefault="00184630" w:rsidP="004C7650">
      <w:pPr>
        <w:rPr>
          <w:rFonts w:ascii="Times New Roman" w:hAnsi="Times New Roman" w:cs="Times New Roman"/>
          <w:sz w:val="28"/>
          <w:szCs w:val="28"/>
          <w:shd w:val="clear" w:color="auto" w:fill="FFFFFF"/>
        </w:rPr>
      </w:pPr>
      <w:r w:rsidRPr="004C7650">
        <w:rPr>
          <w:rFonts w:ascii="Times New Roman" w:hAnsi="Times New Roman" w:cs="Times New Roman"/>
          <w:sz w:val="28"/>
          <w:szCs w:val="28"/>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225D996" w14:textId="7C609996"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C43E829" w14:textId="005AC1BF" w:rsidR="001B792D" w:rsidRPr="004C7650" w:rsidRDefault="0018463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SOA visant à :</w:t>
      </w:r>
    </w:p>
    <w:p w14:paraId="3119E8B8" w14:textId="3B45D40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décomposition d'une fonctionnalité en un ensemble de services.</w:t>
      </w:r>
    </w:p>
    <w:p w14:paraId="4A019A75" w14:textId="00E4C76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L'optimisation des performances des organisations.</w:t>
      </w:r>
    </w:p>
    <w:p w14:paraId="3A8F5C83" w14:textId="73943100"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diminution des coûts.</w:t>
      </w:r>
    </w:p>
    <w:p w14:paraId="2524D501" w14:textId="34C77303" w:rsidR="0018463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502CEE6B" w14:textId="31262224" w:rsidR="00184630" w:rsidRPr="004C7650" w:rsidRDefault="00FD6820" w:rsidP="004C7650">
      <w:pPr>
        <w:pStyle w:val="ListParagraph"/>
        <w:numPr>
          <w:ilvl w:val="0"/>
          <w:numId w:val="14"/>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L’intérêt de développer d’une API pour un progiciel :</w:t>
      </w:r>
    </w:p>
    <w:p w14:paraId="5E7F5219" w14:textId="77777777"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7907DF">
        <w:rPr>
          <w:rFonts w:cstheme="minorHAnsi"/>
          <w:color w:val="0D0D0D"/>
          <w:sz w:val="32"/>
          <w:szCs w:val="32"/>
          <w:shd w:val="clear" w:color="auto" w:fill="FFFFFF"/>
        </w:rPr>
        <w:t xml:space="preserve"> </w:t>
      </w:r>
      <w:r w:rsidRPr="004C7650">
        <w:rPr>
          <w:rFonts w:ascii="Times New Roman" w:hAnsi="Times New Roman" w:cs="Times New Roman"/>
          <w:color w:val="0D0D0D"/>
          <w:sz w:val="28"/>
          <w:szCs w:val="28"/>
          <w:shd w:val="clear" w:color="auto" w:fill="FFFFFF"/>
        </w:rPr>
        <w:t>laissant aux membres la possibilité de coder des fonctionnalités supplémentaires selon leurs besoins spécifiques.</w:t>
      </w:r>
    </w:p>
    <w:p w14:paraId="1EF89C24" w14:textId="7D7AD4D4"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4C7650" w:rsidRDefault="00FD682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   Les diverses structures d'API :</w:t>
      </w:r>
    </w:p>
    <w:p w14:paraId="0C0B367E" w14:textId="77777777" w:rsidR="00FD6820" w:rsidRPr="004C7650" w:rsidRDefault="00FD6820" w:rsidP="004C7650">
      <w:pPr>
        <w:ind w:firstLine="6"/>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distinction fondamentale entre ces deux protocoles réside dans le niveau de couplage entre le client et le serveur.</w:t>
      </w:r>
    </w:p>
    <w:p w14:paraId="0D9CC384" w14:textId="22086921" w:rsidR="003A2129" w:rsidRPr="004C7650" w:rsidRDefault="003A2129"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1B01A957" w14:textId="1D0DAE4E" w:rsidR="00031974" w:rsidRDefault="003A2129"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Modèle d'API basé sur SOAP :</w:t>
      </w:r>
    </w:p>
    <w:p w14:paraId="30E4ADE5"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4E5FBEF0"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L'architecture d'API SOAP utilise le protocole SOAP (Simple Object Access Protocol) basé sur XML.</w:t>
      </w:r>
    </w:p>
    <w:p w14:paraId="381C23D5"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456A3821" w14:textId="588A5EBC"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présente la mode de communication :</w:t>
      </w:r>
    </w:p>
    <w:p w14:paraId="7996991B" w14:textId="217CA92E"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4C7650" w:rsidRDefault="0022736D" w:rsidP="004C7650">
      <w:pPr>
        <w:pStyle w:val="ListParagraph"/>
        <w:numPr>
          <w:ilvl w:val="0"/>
          <w:numId w:val="15"/>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Structure d’un message SOAP :</w:t>
      </w:r>
    </w:p>
    <w:p w14:paraId="23CDFB9D" w14:textId="77777777" w:rsidR="0022736D" w:rsidRPr="004C7650" w:rsidRDefault="0022736D" w:rsidP="004C7650">
      <w:pPr>
        <w:pStyle w:val="ListParagraph"/>
        <w:ind w:left="0"/>
        <w:rPr>
          <w:rFonts w:ascii="Times New Roman" w:hAnsi="Times New Roman" w:cs="Times New Roman"/>
          <w:b/>
          <w:color w:val="0D0D0D"/>
          <w:sz w:val="28"/>
          <w:szCs w:val="28"/>
          <w:shd w:val="clear" w:color="auto" w:fill="FFFFFF"/>
        </w:rPr>
      </w:pPr>
    </w:p>
    <w:p w14:paraId="3D8D5E19" w14:textId="5107121E" w:rsidR="005E1235" w:rsidRPr="004C7650" w:rsidRDefault="0022736D"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32C3ED9A" w14:textId="52F82EFA" w:rsidR="0022736D" w:rsidRPr="004C7650" w:rsidRDefault="0022736D"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d’API REST :</w:t>
      </w:r>
    </w:p>
    <w:p w14:paraId="162F04F0" w14:textId="63F00789" w:rsidR="0022736D" w:rsidRPr="004C7650" w:rsidRDefault="0022736D"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4C7650" w:rsidRDefault="0022736D" w:rsidP="004C7650">
      <w:pPr>
        <w:rPr>
          <w:rFonts w:ascii="Times New Roman" w:hAnsi="Times New Roman" w:cs="Times New Roman"/>
          <w:b/>
          <w:color w:val="0D0D0D"/>
          <w:sz w:val="28"/>
          <w:szCs w:val="28"/>
          <w:shd w:val="clear" w:color="auto" w:fill="FFFFFF"/>
        </w:rPr>
      </w:pPr>
    </w:p>
    <w:p w14:paraId="63AB11F6" w14:textId="77777777" w:rsidR="00FD7E73" w:rsidRPr="004C7650" w:rsidRDefault="0048542F"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d'API utilisée :</w:t>
      </w:r>
    </w:p>
    <w:p w14:paraId="143FF9D1" w14:textId="34DCE422" w:rsidR="0048542F" w:rsidRPr="004C7650" w:rsidRDefault="0048542F"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sz w:val="28"/>
          <w:szCs w:val="28"/>
        </w:rPr>
        <w:br/>
      </w:r>
      <w:r w:rsidRPr="004C7650">
        <w:rPr>
          <w:rFonts w:ascii="Times New Roman" w:hAnsi="Times New Roman" w:cs="Times New Roman"/>
          <w:color w:val="0D0D0D"/>
          <w:sz w:val="28"/>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w:t>
      </w:r>
      <w:r w:rsidRPr="004C7650">
        <w:rPr>
          <w:rFonts w:ascii="Times New Roman" w:hAnsi="Times New Roman" w:cs="Times New Roman"/>
          <w:color w:val="0D0D0D"/>
          <w:sz w:val="28"/>
          <w:szCs w:val="28"/>
          <w:shd w:val="clear" w:color="auto" w:fill="FFFFFF"/>
        </w:rPr>
        <w:lastRenderedPageBreak/>
        <w:t xml:space="preserve">mis en place une technique utilisant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et l'utilisation des JWT pour l'authentification et l'autorisation des requêtes.</w:t>
      </w:r>
    </w:p>
    <w:p w14:paraId="6BD3487C" w14:textId="210C3C18" w:rsidR="0048542F" w:rsidRPr="004C7650" w:rsidRDefault="004473C1"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Principe de JWT :</w:t>
      </w:r>
    </w:p>
    <w:p w14:paraId="0C0A14DB" w14:textId="77777777"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C7650" w:rsidRDefault="004473C1" w:rsidP="004C7650">
      <w:pPr>
        <w:pStyle w:val="ListParagraph"/>
        <w:numPr>
          <w:ilvl w:val="0"/>
          <w:numId w:val="16"/>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4C7650" w:rsidRDefault="004473C1" w:rsidP="004C7650">
      <w:pPr>
        <w:pStyle w:val="ListParagraph"/>
        <w:ind w:left="0"/>
        <w:rPr>
          <w:rFonts w:ascii="Times New Roman" w:hAnsi="Times New Roman" w:cs="Times New Roman"/>
          <w:color w:val="0D0D0D"/>
          <w:sz w:val="28"/>
          <w:szCs w:val="28"/>
          <w:shd w:val="clear" w:color="auto" w:fill="FFFFFF"/>
        </w:rPr>
      </w:pPr>
    </w:p>
    <w:p w14:paraId="51B6C316" w14:textId="2D10870D"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Structure de JWT :</w:t>
      </w:r>
    </w:p>
    <w:p w14:paraId="6E19D529"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BAB5AD1"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Un JSON Web Token (JWT) est composé de trois parties distinctes qui en définissent la structure. </w:t>
      </w:r>
    </w:p>
    <w:p w14:paraId="0383D143" w14:textId="07380884"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Tout d'abord, l'en-tête (</w:t>
      </w:r>
      <w:r w:rsidRPr="004C7650">
        <w:rPr>
          <w:rFonts w:ascii="Times New Roman" w:hAnsi="Times New Roman" w:cs="Times New Roman"/>
          <w:b/>
          <w:color w:val="0D0D0D"/>
          <w:sz w:val="28"/>
          <w:szCs w:val="28"/>
          <w:shd w:val="clear" w:color="auto" w:fill="FFFFFF"/>
        </w:rPr>
        <w:t>header</w:t>
      </w:r>
      <w:r w:rsidRPr="004C7650">
        <w:rPr>
          <w:rFonts w:ascii="Times New Roman" w:hAnsi="Times New Roman" w:cs="Times New Roman"/>
          <w:color w:val="0D0D0D"/>
          <w:sz w:val="28"/>
          <w:szCs w:val="28"/>
          <w:shd w:val="clear" w:color="auto" w:fill="FFFFFF"/>
        </w:rPr>
        <w:t>) contient des métadonnées telles que le type de token (typ) et l'algorithme de signature utilisé (alg).</w:t>
      </w:r>
    </w:p>
    <w:p w14:paraId="533E42D0"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Ensuite, la charge utile (</w:t>
      </w:r>
      <w:r w:rsidRPr="004C7650">
        <w:rPr>
          <w:rFonts w:ascii="Times New Roman" w:hAnsi="Times New Roman" w:cs="Times New Roman"/>
          <w:b/>
          <w:sz w:val="28"/>
          <w:szCs w:val="28"/>
          <w:shd w:val="clear" w:color="auto" w:fill="FFFFFF"/>
        </w:rPr>
        <w:t>payload</w:t>
      </w:r>
      <w:r w:rsidRPr="004C7650">
        <w:rPr>
          <w:rFonts w:ascii="Times New Roman" w:hAnsi="Times New Roman" w:cs="Times New Roman"/>
          <w:color w:val="0D0D0D"/>
          <w:sz w:val="28"/>
          <w:szCs w:val="28"/>
          <w:shd w:val="clear" w:color="auto" w:fill="FFFFFF"/>
        </w:rPr>
        <w:t>) transporte les données d'authentification ou d'autorisation, telles que l'identifiant de l'utilisateur, les rôles ou les autorisations.</w:t>
      </w:r>
    </w:p>
    <w:p w14:paraId="16C0FE12"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Enfin, la </w:t>
      </w:r>
      <w:r w:rsidRPr="004C7650">
        <w:rPr>
          <w:rFonts w:ascii="Times New Roman" w:hAnsi="Times New Roman" w:cs="Times New Roman"/>
          <w:b/>
          <w:sz w:val="28"/>
          <w:szCs w:val="28"/>
          <w:shd w:val="clear" w:color="auto" w:fill="FFFFFF"/>
        </w:rPr>
        <w:t>signature</w:t>
      </w:r>
      <w:r w:rsidRPr="004C7650">
        <w:rPr>
          <w:rFonts w:ascii="Times New Roman" w:hAnsi="Times New Roman" w:cs="Times New Roman"/>
          <w:sz w:val="28"/>
          <w:szCs w:val="28"/>
          <w:shd w:val="clear" w:color="auto" w:fill="FFFFFF"/>
        </w:rPr>
        <w:t xml:space="preserve"> </w:t>
      </w:r>
      <w:r w:rsidRPr="004C7650">
        <w:rPr>
          <w:rFonts w:ascii="Times New Roman" w:hAnsi="Times New Roman" w:cs="Times New Roman"/>
          <w:color w:val="0D0D0D"/>
          <w:sz w:val="28"/>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4C7650" w:rsidRDefault="00F75342"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structure complète du JWT se présente sous la forme suivante : </w:t>
      </w:r>
      <w:proofErr w:type="gramStart"/>
      <w:r w:rsidRPr="004C7650">
        <w:rPr>
          <w:rFonts w:ascii="Times New Roman" w:hAnsi="Times New Roman" w:cs="Times New Roman"/>
          <w:b/>
          <w:color w:val="0D0D0D"/>
          <w:sz w:val="28"/>
          <w:szCs w:val="28"/>
          <w:shd w:val="clear" w:color="auto" w:fill="FFFFFF"/>
        </w:rPr>
        <w:t>header.payload</w:t>
      </w:r>
      <w:proofErr w:type="gramEnd"/>
      <w:r w:rsidRPr="004C7650">
        <w:rPr>
          <w:rFonts w:ascii="Times New Roman" w:hAnsi="Times New Roman" w:cs="Times New Roman"/>
          <w:b/>
          <w:color w:val="0D0D0D"/>
          <w:sz w:val="28"/>
          <w:szCs w:val="28"/>
          <w:shd w:val="clear" w:color="auto" w:fill="FFFFFF"/>
        </w:rPr>
        <w:t>.signature.</w:t>
      </w:r>
    </w:p>
    <w:p w14:paraId="3BD96EBA"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4C7650" w:rsidRDefault="0091044F" w:rsidP="004C7650">
      <w:pPr>
        <w:pStyle w:val="ListParagraph"/>
        <w:numPr>
          <w:ilvl w:val="0"/>
          <w:numId w:val="17"/>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E9346B" w:rsidRDefault="001852C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79FF1F10" w14:textId="3D801B02" w:rsidR="0091044F"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Une méthode Agile</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garantit une meilleure qualité de communication avec l’utilisateur, une meilleure visibilité du</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client sur l’avancement des travaux, un meilleur contrôle de qualité par le fait que les tests sont</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effectués en continu, ce qui permet de détecter rapidement les problèmes. Elle intègre aussi la</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notion de travail en équipe [</w:t>
      </w:r>
      <w:r w:rsidR="00F74415" w:rsidRPr="00E9346B">
        <w:rPr>
          <w:rFonts w:ascii="Times New Roman" w:hAnsi="Times New Roman" w:cs="Times New Roman"/>
          <w:color w:val="0D0D0D"/>
          <w:sz w:val="28"/>
          <w:szCs w:val="28"/>
          <w:shd w:val="clear" w:color="auto" w:fill="FFFFFF"/>
        </w:rPr>
        <w:t>6</w:t>
      </w:r>
      <w:r w:rsidRPr="00E9346B">
        <w:rPr>
          <w:rFonts w:ascii="Times New Roman" w:hAnsi="Times New Roman" w:cs="Times New Roman"/>
          <w:color w:val="0D0D0D"/>
          <w:sz w:val="28"/>
          <w:szCs w:val="28"/>
          <w:shd w:val="clear" w:color="auto" w:fill="FFFFFF"/>
        </w:rPr>
        <w:t>].</w:t>
      </w:r>
    </w:p>
    <w:p w14:paraId="1915D320"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 xml:space="preserve">Parmi les méthodes Agiles, nous utilisons « </w:t>
      </w:r>
      <w:r w:rsidRPr="00E9346B">
        <w:rPr>
          <w:rFonts w:ascii="Times New Roman" w:hAnsi="Times New Roman" w:cs="Times New Roman"/>
          <w:b/>
          <w:sz w:val="28"/>
          <w:szCs w:val="28"/>
          <w:shd w:val="clear" w:color="auto" w:fill="FFFFFF"/>
        </w:rPr>
        <w:t>SCRUM</w:t>
      </w:r>
      <w:r w:rsidRPr="00E9346B">
        <w:rPr>
          <w:rFonts w:ascii="Times New Roman" w:hAnsi="Times New Roman" w:cs="Times New Roman"/>
          <w:sz w:val="28"/>
          <w:szCs w:val="28"/>
          <w:shd w:val="clear" w:color="auto" w:fill="FFFFFF"/>
        </w:rPr>
        <w:t xml:space="preserve"> </w:t>
      </w:r>
      <w:r w:rsidRPr="00E9346B">
        <w:rPr>
          <w:rFonts w:ascii="Times New Roman" w:hAnsi="Times New Roman" w:cs="Times New Roman"/>
          <w:color w:val="0D0D0D"/>
          <w:sz w:val="28"/>
          <w:szCs w:val="28"/>
          <w:shd w:val="clear" w:color="auto" w:fill="FFFFFF"/>
        </w:rPr>
        <w:t xml:space="preserve">» pour la réalisation de notre projet. </w:t>
      </w:r>
    </w:p>
    <w:p w14:paraId="79587A19" w14:textId="5F95E504" w:rsidR="0091044F"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17BDC8F5" w14:textId="0AB3EDB1" w:rsidR="00F74415" w:rsidRPr="00E9346B" w:rsidRDefault="00F74415" w:rsidP="00E9346B">
      <w:pPr>
        <w:pStyle w:val="ListParagraph"/>
        <w:numPr>
          <w:ilvl w:val="0"/>
          <w:numId w:val="17"/>
        </w:numPr>
        <w:ind w:left="0" w:firstLine="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E9346B">
        <w:rPr>
          <w:rFonts w:ascii="Times New Roman" w:hAnsi="Times New Roman" w:cs="Times New Roman"/>
          <w:color w:val="0D0D0D"/>
          <w:sz w:val="28"/>
          <w:szCs w:val="28"/>
          <w:shd w:val="clear" w:color="auto" w:fill="FFFFFF"/>
        </w:rPr>
        <w:t>l‘admin</w:t>
      </w:r>
      <w:r w:rsidRPr="00E9346B">
        <w:rPr>
          <w:rFonts w:ascii="Times New Roman" w:hAnsi="Times New Roman" w:cs="Times New Roman"/>
          <w:color w:val="0D0D0D"/>
          <w:sz w:val="28"/>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2296CE1B" w14:textId="77777777"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Son principe est d’accuser et de donner le choix d’organisation à</w:t>
      </w:r>
    </w:p>
    <w:p w14:paraId="3FE7441A" w14:textId="1CDF14D0"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une</w:t>
      </w:r>
      <w:proofErr w:type="gramEnd"/>
      <w:r w:rsidRPr="00E9346B">
        <w:rPr>
          <w:rFonts w:ascii="Times New Roman" w:hAnsi="Times New Roman" w:cs="Times New Roman"/>
          <w:color w:val="0D0D0D"/>
          <w:sz w:val="28"/>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ensemble</w:t>
      </w:r>
      <w:proofErr w:type="gramEnd"/>
      <w:r w:rsidRPr="00E9346B">
        <w:rPr>
          <w:rFonts w:ascii="Times New Roman" w:hAnsi="Times New Roman" w:cs="Times New Roman"/>
          <w:color w:val="0D0D0D"/>
          <w:sz w:val="28"/>
          <w:szCs w:val="28"/>
          <w:shd w:val="clear" w:color="auto" w:fill="FFFFFF"/>
        </w:rPr>
        <w:t xml:space="preserve"> pour atteindre un but commun.[7]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7777777" w:rsidR="00827C5D" w:rsidRPr="00E9346B"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66A86BC" w14:textId="250D036B" w:rsidR="0091044F" w:rsidRPr="00E9346B" w:rsidRDefault="00BC7FDA" w:rsidP="00E9346B">
      <w:pPr>
        <w:pStyle w:val="ListParagraph"/>
        <w:ind w:left="0"/>
        <w:rPr>
          <w:rFonts w:ascii="Times New Roman" w:hAnsi="Times New Roman" w:cs="Times New Roman"/>
          <w:b/>
          <w:color w:val="0D0D0D"/>
          <w:sz w:val="28"/>
          <w:szCs w:val="28"/>
          <w:shd w:val="clear" w:color="auto" w:fill="FFFFFF"/>
        </w:rPr>
      </w:pPr>
      <w:r w:rsidRPr="00E9346B">
        <w:rPr>
          <w:rFonts w:ascii="Times New Roman" w:hAnsi="Times New Roman" w:cs="Times New Roman"/>
          <w:color w:val="0D0D0D"/>
          <w:sz w:val="28"/>
          <w:szCs w:val="28"/>
          <w:shd w:val="clear" w:color="auto" w:fill="FFFFFF"/>
        </w:rPr>
        <w:t>Elle est composée d’un Scrum Master, d’un Product Owner et d’équipe de développement.</w:t>
      </w:r>
    </w:p>
    <w:p w14:paraId="20F0D612" w14:textId="412176D6" w:rsidR="00BC7FDA" w:rsidRPr="00827C5D" w:rsidRDefault="00E9346B" w:rsidP="00BC7FDA">
      <w:pPr>
        <w:rPr>
          <w:rFonts w:cstheme="minorHAnsi"/>
          <w:color w:val="0D0D0D"/>
          <w:sz w:val="32"/>
          <w:szCs w:val="32"/>
          <w:shd w:val="clear" w:color="auto" w:fill="FFFFFF"/>
        </w:rPr>
      </w:pP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74144BA">
                <wp:simplePos x="0" y="0"/>
                <wp:positionH relativeFrom="margin">
                  <wp:posOffset>464185</wp:posOffset>
                </wp:positionH>
                <wp:positionV relativeFrom="paragraph">
                  <wp:posOffset>335915</wp:posOffset>
                </wp:positionV>
                <wp:extent cx="5166995" cy="2315210"/>
                <wp:effectExtent l="0" t="0" r="1460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315210"/>
                        </a:xfrm>
                        <a:prstGeom prst="rect">
                          <a:avLst/>
                        </a:prstGeom>
                        <a:solidFill>
                          <a:srgbClr val="FFFFFF"/>
                        </a:solidFill>
                        <a:ln w="9525">
                          <a:solidFill>
                            <a:srgbClr val="000000"/>
                          </a:solidFill>
                          <a:miter lim="800000"/>
                          <a:headEnd/>
                          <a:tailEnd/>
                        </a:ln>
                      </wps:spPr>
                      <wps:txbx>
                        <w:txbxContent>
                          <w:p w14:paraId="1F07D326" w14:textId="3C25C47F" w:rsidR="00354CE4" w:rsidRPr="00E9346B" w:rsidRDefault="00354CE4"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margin-left:36.55pt;margin-top:26.45pt;width:406.85pt;height:18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">
                <v:textbox>
                  <w:txbxContent>
                    <w:p w14:paraId="1F07D326" w14:textId="3C25C47F" w:rsidR="00354CE4" w:rsidRPr="00E9346B" w:rsidRDefault="00354CE4"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354CE4" w:rsidRPr="00E9346B" w:rsidRDefault="00354CE4"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v:textbox>
                <w10:wrap type="square" anchorx="margin"/>
              </v:shape>
            </w:pict>
          </mc:Fallback>
        </mc:AlternateContent>
      </w:r>
    </w:p>
    <w:p w14:paraId="6D092A03" w14:textId="37352DFA" w:rsidR="00BC7FDA" w:rsidRPr="00827C5D" w:rsidRDefault="00BC7FDA" w:rsidP="00BC7FDA">
      <w:pPr>
        <w:ind w:left="1416"/>
        <w:rPr>
          <w:rFonts w:cstheme="minorHAnsi"/>
          <w:color w:val="0D0D0D"/>
          <w:sz w:val="32"/>
          <w:szCs w:val="32"/>
          <w:shd w:val="clear" w:color="auto" w:fill="FFFFFF"/>
        </w:rPr>
      </w:pPr>
    </w:p>
    <w:p w14:paraId="688199A9" w14:textId="705FC53D" w:rsidR="00BC7FDA" w:rsidRPr="00827C5D" w:rsidRDefault="00BC7FDA" w:rsidP="00BC7FDA">
      <w:pPr>
        <w:ind w:left="1416"/>
        <w:rPr>
          <w:rFonts w:cstheme="minorHAnsi"/>
          <w:color w:val="0D0D0D"/>
          <w:sz w:val="32"/>
          <w:szCs w:val="32"/>
          <w:shd w:val="clear" w:color="auto" w:fill="FFFFFF"/>
        </w:rPr>
      </w:pPr>
    </w:p>
    <w:p w14:paraId="4FFF392D" w14:textId="6BF15AD9" w:rsidR="00B546D0" w:rsidRPr="00E9346B" w:rsidRDefault="00E9346B" w:rsidP="00E9346B">
      <w:pPr>
        <w:pStyle w:val="ListParagraph"/>
        <w:ind w:left="1296"/>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15C96E68">
                <wp:simplePos x="0" y="0"/>
                <wp:positionH relativeFrom="margin">
                  <wp:posOffset>292100</wp:posOffset>
                </wp:positionH>
                <wp:positionV relativeFrom="paragraph">
                  <wp:posOffset>1588135</wp:posOffset>
                </wp:positionV>
                <wp:extent cx="5165090" cy="1226820"/>
                <wp:effectExtent l="0" t="0" r="1651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226820"/>
                        </a:xfrm>
                        <a:prstGeom prst="rect">
                          <a:avLst/>
                        </a:prstGeom>
                        <a:solidFill>
                          <a:srgbClr val="FFFFFF"/>
                        </a:solidFill>
                        <a:ln w="9525">
                          <a:solidFill>
                            <a:srgbClr val="000000"/>
                          </a:solidFill>
                          <a:miter lim="800000"/>
                          <a:headEnd/>
                          <a:tailEnd/>
                        </a:ln>
                      </wps:spPr>
                      <wps:txbx>
                        <w:txbxContent>
                          <w:p w14:paraId="407B60E6" w14:textId="2808F8C8" w:rsidR="00354CE4" w:rsidRPr="00E9346B" w:rsidRDefault="00354CE4"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23pt;margin-top:125.05pt;width:406.7pt;height: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Ju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">
                <v:textbox>
                  <w:txbxContent>
                    <w:p w14:paraId="407B60E6" w14:textId="2808F8C8" w:rsidR="00354CE4" w:rsidRPr="00E9346B" w:rsidRDefault="00354CE4"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608CC15A">
                <wp:simplePos x="0" y="0"/>
                <wp:positionH relativeFrom="margin">
                  <wp:align>center</wp:align>
                </wp:positionH>
                <wp:positionV relativeFrom="paragraph">
                  <wp:posOffset>490</wp:posOffset>
                </wp:positionV>
                <wp:extent cx="5166000" cy="2314800"/>
                <wp:effectExtent l="0" t="0" r="158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000" cy="2314800"/>
                        </a:xfrm>
                        <a:prstGeom prst="rect">
                          <a:avLst/>
                        </a:prstGeom>
                        <a:solidFill>
                          <a:srgbClr val="FFFFFF"/>
                        </a:solidFill>
                        <a:ln w="9525">
                          <a:solidFill>
                            <a:srgbClr val="000000"/>
                          </a:solidFill>
                          <a:miter lim="800000"/>
                          <a:headEnd/>
                          <a:tailEnd/>
                        </a:ln>
                      </wps:spPr>
                      <wps:txbx>
                        <w:txbxContent>
                          <w:p w14:paraId="624131CE" w14:textId="0A9A9755" w:rsidR="00354CE4" w:rsidRPr="00E9346B" w:rsidRDefault="00354CE4"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354CE4" w:rsidRPr="00E9346B" w:rsidRDefault="00354CE4"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354CE4" w:rsidRPr="00E9346B" w:rsidRDefault="00354CE4"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354CE4" w:rsidRPr="00E9346B" w:rsidRDefault="00354CE4"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0;margin-top:.05pt;width:406.75pt;height:18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">
                <v:textbox>
                  <w:txbxContent>
                    <w:p w14:paraId="624131CE" w14:textId="0A9A9755" w:rsidR="00354CE4" w:rsidRPr="00E9346B" w:rsidRDefault="00354CE4"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354CE4" w:rsidRPr="00E9346B" w:rsidRDefault="00354CE4"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354CE4" w:rsidRPr="00E9346B" w:rsidRDefault="00354CE4"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354CE4" w:rsidRPr="00E9346B" w:rsidRDefault="00354CE4"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v:textbox>
                <w10:wrap type="square" anchorx="margin"/>
              </v:shape>
            </w:pict>
          </mc:Fallback>
        </mc:AlternateContent>
      </w:r>
    </w:p>
    <w:p w14:paraId="1C3B279F" w14:textId="35FF1168"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E9346B" w:rsidRDefault="002777E2"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26D702A9"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Démarrage du projet avec Scrum :</w:t>
      </w:r>
    </w:p>
    <w:p w14:paraId="04846550"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Product Owner est responsable de l’entretien du Product Backlog. Il s’agit de la liste des </w:t>
      </w:r>
      <w:proofErr w:type="spellStart"/>
      <w:r w:rsidRPr="00E9346B">
        <w:rPr>
          <w:rFonts w:ascii="Times New Roman" w:hAnsi="Times New Roman" w:cs="Times New Roman"/>
          <w:color w:val="0D0D0D"/>
          <w:sz w:val="28"/>
          <w:szCs w:val="28"/>
          <w:shd w:val="clear" w:color="auto" w:fill="FFFFFF"/>
        </w:rPr>
        <w:t>foncionnalités</w:t>
      </w:r>
      <w:proofErr w:type="spellEnd"/>
      <w:r w:rsidRPr="00E9346B">
        <w:rPr>
          <w:rFonts w:ascii="Times New Roman" w:hAnsi="Times New Roman" w:cs="Times New Roman"/>
          <w:color w:val="0D0D0D"/>
          <w:sz w:val="28"/>
          <w:szCs w:val="28"/>
          <w:shd w:val="clear" w:color="auto" w:fill="FFFFFF"/>
        </w:rPr>
        <w:t xml:space="preserve"> du produit à </w:t>
      </w:r>
      <w:proofErr w:type="spellStart"/>
      <w:r w:rsidRPr="00E9346B">
        <w:rPr>
          <w:rFonts w:ascii="Times New Roman" w:hAnsi="Times New Roman" w:cs="Times New Roman"/>
          <w:color w:val="0D0D0D"/>
          <w:sz w:val="28"/>
          <w:szCs w:val="28"/>
          <w:shd w:val="clear" w:color="auto" w:fill="FFFFFF"/>
        </w:rPr>
        <w:t>developper</w:t>
      </w:r>
      <w:proofErr w:type="spellEnd"/>
      <w:r w:rsidRPr="00E9346B">
        <w:rPr>
          <w:rFonts w:ascii="Times New Roman" w:hAnsi="Times New Roman" w:cs="Times New Roman"/>
          <w:color w:val="0D0D0D"/>
          <w:sz w:val="28"/>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Ces dernières sont une description courte de l’exigence fonctionnelle formulée</w:t>
      </w:r>
    </w:p>
    <w:p w14:paraId="0528DFEC" w14:textId="288083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w:t>
      </w:r>
      <w:proofErr w:type="gramEnd"/>
      <w:r w:rsidRPr="00E9346B">
        <w:rPr>
          <w:rFonts w:ascii="Times New Roman" w:hAnsi="Times New Roman" w:cs="Times New Roman"/>
          <w:color w:val="0D0D0D"/>
          <w:sz w:val="28"/>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683A78B"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Thème : représente le thème du user story.</w:t>
      </w:r>
    </w:p>
    <w:p w14:paraId="73BF5177"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ID : représente l’identifiant de chaque story</w:t>
      </w:r>
    </w:p>
    <w:p w14:paraId="0DA5377F"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User story : représente le besoin fonctionnel désiré par l’utilisateur</w:t>
      </w:r>
    </w:p>
    <w:p w14:paraId="164EC0F5"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Importance : définit par la méthode "</w:t>
      </w:r>
      <w:proofErr w:type="spellStart"/>
      <w:r w:rsidRPr="00E9346B">
        <w:rPr>
          <w:rFonts w:ascii="Times New Roman" w:hAnsi="Times New Roman" w:cs="Times New Roman"/>
          <w:color w:val="0D0D0D"/>
          <w:sz w:val="28"/>
          <w:szCs w:val="28"/>
          <w:shd w:val="clear" w:color="auto" w:fill="FFFFFF"/>
        </w:rPr>
        <w:t>MoSCow</w:t>
      </w:r>
      <w:proofErr w:type="spellEnd"/>
      <w:r w:rsidRPr="00E9346B">
        <w:rPr>
          <w:rFonts w:ascii="Times New Roman" w:hAnsi="Times New Roman" w:cs="Times New Roman"/>
          <w:color w:val="0D0D0D"/>
          <w:sz w:val="28"/>
          <w:szCs w:val="28"/>
          <w:shd w:val="clear" w:color="auto" w:fill="FFFFFF"/>
        </w:rPr>
        <w:t>" dans laquelle chaque user story</w:t>
      </w:r>
    </w:p>
    <w:p w14:paraId="664D24DC" w14:textId="6A1661DB"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spellStart"/>
      <w:proofErr w:type="gramStart"/>
      <w:r w:rsidRPr="00E9346B">
        <w:rPr>
          <w:rFonts w:ascii="Times New Roman" w:hAnsi="Times New Roman" w:cs="Times New Roman"/>
          <w:color w:val="0D0D0D"/>
          <w:sz w:val="28"/>
          <w:szCs w:val="28"/>
          <w:shd w:val="clear" w:color="auto" w:fill="FFFFFF"/>
        </w:rPr>
        <w:t>estpriorisée</w:t>
      </w:r>
      <w:proofErr w:type="spellEnd"/>
      <w:proofErr w:type="gramEnd"/>
      <w:r w:rsidRPr="00E9346B">
        <w:rPr>
          <w:rFonts w:ascii="Times New Roman" w:hAnsi="Times New Roman" w:cs="Times New Roman"/>
          <w:color w:val="0D0D0D"/>
          <w:sz w:val="28"/>
          <w:szCs w:val="28"/>
          <w:shd w:val="clear" w:color="auto" w:fill="FFFFFF"/>
        </w:rPr>
        <w:t xml:space="preserve"> comme suivant :</w:t>
      </w:r>
    </w:p>
    <w:p w14:paraId="77B4F86E"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88BEC0E"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Must : la fonctionnalité doit être absolument réalisée</w:t>
      </w:r>
    </w:p>
    <w:p w14:paraId="6AEBB0A5"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Should : la fonctionnalité doit être réalisée s’il est possible</w:t>
      </w:r>
    </w:p>
    <w:p w14:paraId="218DD75A" w14:textId="552C6184"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Could : la fonctionnalité peut être réalisée</w:t>
      </w:r>
    </w:p>
    <w:p w14:paraId="7852971A" w14:textId="77777777" w:rsidR="00E9346B" w:rsidRDefault="00681D60" w:rsidP="00E9346B">
      <w:pPr>
        <w:pStyle w:val="ListParagraph"/>
        <w:ind w:left="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Maybe</w:t>
      </w:r>
      <w:proofErr w:type="spellEnd"/>
      <w:r w:rsidRPr="00E9346B">
        <w:rPr>
          <w:rFonts w:ascii="Times New Roman" w:hAnsi="Times New Roman" w:cs="Times New Roman"/>
          <w:color w:val="0D0D0D"/>
          <w:sz w:val="28"/>
          <w:szCs w:val="28"/>
          <w:shd w:val="clear" w:color="auto" w:fill="FFFFFF"/>
        </w:rPr>
        <w:t xml:space="preserve"> : la fonctionnalité peut être réalisée si elle n’a pas d’impact </w:t>
      </w:r>
    </w:p>
    <w:p w14:paraId="2971F610" w14:textId="2416A285" w:rsidR="00681D60" w:rsidRPr="00E9346B" w:rsidRDefault="00E9346B" w:rsidP="00E9346B">
      <w:pPr>
        <w:pStyle w:val="ListParagraph"/>
        <w:ind w:left="708"/>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roofErr w:type="gramStart"/>
      <w:r w:rsidR="00681D60" w:rsidRPr="00E9346B">
        <w:rPr>
          <w:rFonts w:ascii="Times New Roman" w:hAnsi="Times New Roman" w:cs="Times New Roman"/>
          <w:color w:val="0D0D0D"/>
          <w:sz w:val="28"/>
          <w:szCs w:val="28"/>
          <w:shd w:val="clear" w:color="auto" w:fill="FFFFFF"/>
        </w:rPr>
        <w:t>sur</w:t>
      </w:r>
      <w:proofErr w:type="gramEnd"/>
      <w:r w:rsidR="00681D60" w:rsidRPr="00E9346B">
        <w:rPr>
          <w:rFonts w:ascii="Times New Roman" w:hAnsi="Times New Roman" w:cs="Times New Roman"/>
          <w:color w:val="0D0D0D"/>
          <w:sz w:val="28"/>
          <w:szCs w:val="28"/>
          <w:shd w:val="clear" w:color="auto" w:fill="FFFFFF"/>
        </w:rPr>
        <w:t xml:space="preserve"> les     autres tâches</w:t>
      </w:r>
    </w:p>
    <w:p w14:paraId="22A5E2D7" w14:textId="66C31159"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Won’t</w:t>
      </w:r>
      <w:proofErr w:type="spellEnd"/>
      <w:r w:rsidRPr="00E9346B">
        <w:rPr>
          <w:rFonts w:ascii="Times New Roman" w:hAnsi="Times New Roman" w:cs="Times New Roman"/>
          <w:color w:val="0D0D0D"/>
          <w:sz w:val="28"/>
          <w:szCs w:val="28"/>
          <w:shd w:val="clear" w:color="auto" w:fill="FFFFFF"/>
        </w:rPr>
        <w:t xml:space="preserve"> : la fonctionnalité sera réalisée plus tard</w:t>
      </w:r>
    </w:p>
    <w:p w14:paraId="647D7166" w14:textId="77777777" w:rsidR="009711CB" w:rsidRPr="00E9346B" w:rsidRDefault="009711CB" w:rsidP="00E9346B">
      <w:pPr>
        <w:pStyle w:val="ListParagraph"/>
        <w:ind w:left="0" w:firstLine="708"/>
        <w:rPr>
          <w:rFonts w:ascii="Times New Roman" w:hAnsi="Times New Roman" w:cs="Times New Roman"/>
          <w:color w:val="0D0D0D"/>
          <w:sz w:val="28"/>
          <w:szCs w:val="28"/>
          <w:shd w:val="clear" w:color="auto" w:fill="FFFFFF"/>
        </w:rPr>
      </w:pPr>
    </w:p>
    <w:p w14:paraId="2ADBD4D7"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L’estimation du contenu du Product Backlog se fait par l’équipe pendant la réunion de</w:t>
      </w:r>
    </w:p>
    <w:p w14:paraId="36DD79DD" w14:textId="45C7817B" w:rsidR="009711CB" w:rsidRPr="00E9346B" w:rsidRDefault="009711CB" w:rsidP="00E9346B">
      <w:pPr>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planification</w:t>
      </w:r>
      <w:proofErr w:type="gramEnd"/>
      <w:r w:rsidRPr="00E9346B">
        <w:rPr>
          <w:rFonts w:ascii="Times New Roman" w:hAnsi="Times New Roman" w:cs="Times New Roman"/>
          <w:color w:val="0D0D0D"/>
          <w:sz w:val="28"/>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sprint est une itération dans laquelle se réalise le développement des fonctionnalités défini</w:t>
      </w:r>
      <w:r w:rsid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par le Sprint Backlog petit à petit.</w:t>
      </w:r>
    </w:p>
    <w:p w14:paraId="29C25867" w14:textId="037A9916"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La mêlée quotidienne : est une courte réunion dans laquelle participent le Scrum Master et l’équipe dans le but de répondre à trois questions pour contrôler la réalisation des tâches du projet. Les questions sont : Qu’est-ce que vous avez fait </w:t>
      </w:r>
      <w:r w:rsidRPr="00E9346B">
        <w:rPr>
          <w:rFonts w:ascii="Times New Roman" w:hAnsi="Times New Roman" w:cs="Times New Roman"/>
          <w:color w:val="0D0D0D"/>
          <w:sz w:val="28"/>
          <w:szCs w:val="28"/>
          <w:shd w:val="clear" w:color="auto" w:fill="FFFFFF"/>
        </w:rPr>
        <w:lastRenderedPageBreak/>
        <w:t>hier ? Que vas-tu faire aujourd’hui</w:t>
      </w:r>
      <w:proofErr w:type="gramStart"/>
      <w:r w:rsidRPr="00E9346B">
        <w:rPr>
          <w:rFonts w:ascii="Times New Roman" w:hAnsi="Times New Roman" w:cs="Times New Roman"/>
          <w:color w:val="0D0D0D"/>
          <w:sz w:val="28"/>
          <w:szCs w:val="28"/>
          <w:shd w:val="clear" w:color="auto" w:fill="FFFFFF"/>
        </w:rPr>
        <w:t xml:space="preserve"> ?Y’a</w:t>
      </w:r>
      <w:proofErr w:type="gramEnd"/>
      <w:r w:rsidRPr="00E9346B">
        <w:rPr>
          <w:rFonts w:ascii="Times New Roman" w:hAnsi="Times New Roman" w:cs="Times New Roman"/>
          <w:color w:val="0D0D0D"/>
          <w:sz w:val="28"/>
          <w:szCs w:val="28"/>
          <w:shd w:val="clear" w:color="auto" w:fill="FFFFFF"/>
        </w:rPr>
        <w:t>-t-il des obstacles qui empêchent la réalisation d’une tâche ?</w:t>
      </w:r>
    </w:p>
    <w:p w14:paraId="1AF69D4B" w14:textId="599171A3"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Sprint </w:t>
      </w:r>
      <w:proofErr w:type="spellStart"/>
      <w:r w:rsidRPr="00E9346B">
        <w:rPr>
          <w:rFonts w:ascii="Times New Roman" w:hAnsi="Times New Roman" w:cs="Times New Roman"/>
          <w:color w:val="0D0D0D"/>
          <w:sz w:val="28"/>
          <w:szCs w:val="28"/>
          <w:shd w:val="clear" w:color="auto" w:fill="FFFFFF"/>
        </w:rPr>
        <w:t>Review</w:t>
      </w:r>
      <w:proofErr w:type="spellEnd"/>
      <w:r w:rsidRPr="00E9346B">
        <w:rPr>
          <w:rFonts w:ascii="Times New Roman" w:hAnsi="Times New Roman" w:cs="Times New Roman"/>
          <w:color w:val="0D0D0D"/>
          <w:sz w:val="28"/>
          <w:szCs w:val="28"/>
          <w:shd w:val="clear" w:color="auto" w:fill="FFFFFF"/>
        </w:rPr>
        <w:t xml:space="preserve"> Meeting est une réunion de fin de sprint dans laquelle l’équipe    présente au </w:t>
      </w:r>
      <w:proofErr w:type="spellStart"/>
      <w:r w:rsidRPr="00E9346B">
        <w:rPr>
          <w:rFonts w:ascii="Times New Roman" w:hAnsi="Times New Roman" w:cs="Times New Roman"/>
          <w:color w:val="0D0D0D"/>
          <w:sz w:val="28"/>
          <w:szCs w:val="28"/>
          <w:shd w:val="clear" w:color="auto" w:fill="FFFFFF"/>
        </w:rPr>
        <w:t>product</w:t>
      </w:r>
      <w:proofErr w:type="spellEnd"/>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owner</w:t>
      </w:r>
      <w:proofErr w:type="spellEnd"/>
      <w:r w:rsidRPr="00E9346B">
        <w:rPr>
          <w:rFonts w:ascii="Times New Roman" w:hAnsi="Times New Roman" w:cs="Times New Roman"/>
          <w:color w:val="0D0D0D"/>
          <w:sz w:val="28"/>
          <w:szCs w:val="28"/>
          <w:shd w:val="clear" w:color="auto" w:fill="FFFFFF"/>
        </w:rPr>
        <w:t xml:space="preserve"> une démonstration du produit et précise ce qui est fini et ce qui ne l’est pas.</w:t>
      </w:r>
    </w:p>
    <w:p w14:paraId="3578970D" w14:textId="07151CF9" w:rsidR="009711CB" w:rsidRPr="00E9346B" w:rsidRDefault="009711CB" w:rsidP="00E9346B">
      <w:pPr>
        <w:ind w:firstLine="12"/>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E9346B" w:rsidRDefault="009711CB" w:rsidP="00E9346B">
      <w:pPr>
        <w:rPr>
          <w:rFonts w:ascii="Times New Roman" w:hAnsi="Times New Roman" w:cs="Times New Roman"/>
          <w:color w:val="0D0D0D"/>
          <w:sz w:val="28"/>
          <w:szCs w:val="28"/>
          <w:shd w:val="clear" w:color="auto" w:fill="FFFFFF"/>
        </w:rPr>
      </w:pPr>
    </w:p>
    <w:p w14:paraId="4D223A6D"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Backlog Produit Global</w:t>
      </w:r>
    </w:p>
    <w:p w14:paraId="7C9314B5" w14:textId="6140EA14"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3A7C78">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1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3A7C78">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1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3A7C78">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1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3A7C78">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1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A604FA" w14:paraId="1BCCA4B0" w14:textId="77777777" w:rsidTr="003A7C78">
        <w:tc>
          <w:tcPr>
            <w:tcW w:w="585" w:type="dxa"/>
          </w:tcPr>
          <w:p w14:paraId="10D85491" w14:textId="709D10BA" w:rsidR="00A604FA" w:rsidRDefault="00F4734C"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1962" w:type="dxa"/>
          </w:tcPr>
          <w:p w14:paraId="7AA10A63" w14:textId="1FCDB3A2"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Bloquer un utilisateur</w:t>
            </w:r>
          </w:p>
        </w:tc>
        <w:tc>
          <w:tcPr>
            <w:tcW w:w="850" w:type="dxa"/>
          </w:tcPr>
          <w:p w14:paraId="56310050" w14:textId="31710FDD"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4</w:t>
            </w:r>
          </w:p>
        </w:tc>
        <w:tc>
          <w:tcPr>
            <w:tcW w:w="3969" w:type="dxa"/>
          </w:tcPr>
          <w:p w14:paraId="30E5DB66" w14:textId="72CD75E8"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qu’administrateur j’ai la possibilité de bloquer l’un des (chefs d’équipe /technicien)</w:t>
            </w:r>
          </w:p>
        </w:tc>
        <w:tc>
          <w:tcPr>
            <w:tcW w:w="161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3A7C78">
        <w:tc>
          <w:tcPr>
            <w:tcW w:w="585" w:type="dxa"/>
          </w:tcPr>
          <w:p w14:paraId="14D6B25B" w14:textId="0850CB31"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1E8FD07F"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0A35A524" w14:textId="7B41DFC1" w:rsidR="00A604FA" w:rsidRPr="002679E6" w:rsidRDefault="002679E6" w:rsidP="002679E6">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1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CBDA0D9" w14:textId="77777777" w:rsidTr="003A7C78">
        <w:tc>
          <w:tcPr>
            <w:tcW w:w="585" w:type="dxa"/>
          </w:tcPr>
          <w:p w14:paraId="4964F27A" w14:textId="4E27EDB2"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697CB9D5" w14:textId="3F064B44"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40B71826" w14:textId="007DFF9E"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4B263DE0"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5208C93"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7EBCA1DC" w14:textId="77777777" w:rsidTr="003A7C78">
        <w:tc>
          <w:tcPr>
            <w:tcW w:w="585" w:type="dxa"/>
          </w:tcPr>
          <w:p w14:paraId="31D05636" w14:textId="7CC3EFF1"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0ECB4000" w14:textId="77777777"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208823FF" w14:textId="5DDC70CA"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21D9A0F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500E777"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6D7B9E57" w14:textId="77777777" w:rsidTr="003A7C78">
        <w:tc>
          <w:tcPr>
            <w:tcW w:w="585" w:type="dxa"/>
          </w:tcPr>
          <w:p w14:paraId="259A68C3" w14:textId="19890110"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6A75688B"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2FB1D3C9" w14:textId="6CDFDEBB"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5416A2C8"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036FA78E"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46735A" w14:paraId="57D59666" w14:textId="77777777" w:rsidTr="003A7C78">
        <w:tc>
          <w:tcPr>
            <w:tcW w:w="585" w:type="dxa"/>
          </w:tcPr>
          <w:p w14:paraId="3A7672CE" w14:textId="6370AB9C"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9</w:t>
            </w:r>
          </w:p>
        </w:tc>
        <w:tc>
          <w:tcPr>
            <w:tcW w:w="1962" w:type="dxa"/>
          </w:tcPr>
          <w:p w14:paraId="5819CE1D"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6D1F24C5" w14:textId="7E8299B9"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ED294E6" w14:textId="0723C833" w:rsidR="00A604FA" w:rsidRPr="0046735A" w:rsidRDefault="00A604FA" w:rsidP="00E9346B">
            <w:pPr>
              <w:rPr>
                <w:rFonts w:ascii="Times New Roman" w:hAnsi="Times New Roman" w:cs="Times New Roman"/>
                <w:color w:val="0D0D0D"/>
                <w:sz w:val="24"/>
                <w:szCs w:val="24"/>
                <w:shd w:val="clear" w:color="auto" w:fill="FFFFFF"/>
                <w:lang w:val="en-US"/>
              </w:rPr>
            </w:pPr>
          </w:p>
        </w:tc>
        <w:tc>
          <w:tcPr>
            <w:tcW w:w="1616" w:type="dxa"/>
          </w:tcPr>
          <w:p w14:paraId="4FA714CB" w14:textId="77777777" w:rsidR="00A604FA" w:rsidRPr="0046735A" w:rsidRDefault="00A604FA" w:rsidP="008F166C">
            <w:pPr>
              <w:jc w:val="center"/>
              <w:rPr>
                <w:rFonts w:ascii="Times New Roman" w:hAnsi="Times New Roman" w:cs="Times New Roman"/>
                <w:color w:val="0D0D0D"/>
                <w:sz w:val="24"/>
                <w:szCs w:val="24"/>
                <w:shd w:val="clear" w:color="auto" w:fill="FFFFFF"/>
                <w:lang w:val="en-US"/>
              </w:rPr>
            </w:pPr>
          </w:p>
        </w:tc>
      </w:tr>
      <w:tr w:rsidR="00A604FA" w:rsidRPr="002679E6" w14:paraId="75592DDF" w14:textId="77777777" w:rsidTr="003A7C78">
        <w:tc>
          <w:tcPr>
            <w:tcW w:w="585" w:type="dxa"/>
          </w:tcPr>
          <w:p w14:paraId="37F79B0D" w14:textId="68336726"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135E271A"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31040CF4" w14:textId="51D2F1C2" w:rsidR="00A604FA" w:rsidRPr="002679E6" w:rsidRDefault="003A7C78"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0371AE35"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B34D842"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1D74F94E" w14:textId="77777777" w:rsidTr="003A7C78">
        <w:tc>
          <w:tcPr>
            <w:tcW w:w="585" w:type="dxa"/>
          </w:tcPr>
          <w:p w14:paraId="7941B24E" w14:textId="2EC687D2"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p>
        </w:tc>
        <w:tc>
          <w:tcPr>
            <w:tcW w:w="1962" w:type="dxa"/>
          </w:tcPr>
          <w:p w14:paraId="36B36246" w14:textId="5D14452C" w:rsidR="00A604F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7AFAAE23" w:rsidR="00A604FA" w:rsidRPr="002679E6" w:rsidRDefault="00B221D2"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r w:rsidR="002F467A">
              <w:rPr>
                <w:rFonts w:ascii="Times New Roman" w:hAnsi="Times New Roman" w:cs="Times New Roman"/>
                <w:color w:val="0D0D0D"/>
                <w:sz w:val="24"/>
                <w:szCs w:val="24"/>
                <w:shd w:val="clear" w:color="auto" w:fill="FFFFFF"/>
              </w:rPr>
              <w:t>.1</w:t>
            </w:r>
          </w:p>
        </w:tc>
        <w:tc>
          <w:tcPr>
            <w:tcW w:w="3969" w:type="dxa"/>
          </w:tcPr>
          <w:p w14:paraId="1CA05B44" w14:textId="4E70FAC7" w:rsidR="002F467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w:t>
            </w:r>
            <w:r w:rsidR="002F467A">
              <w:rPr>
                <w:rFonts w:ascii="Times New Roman" w:hAnsi="Times New Roman" w:cs="Times New Roman"/>
                <w:color w:val="0D0D0D"/>
                <w:sz w:val="24"/>
                <w:szCs w:val="24"/>
                <w:shd w:val="clear" w:color="auto" w:fill="FFFFFF"/>
              </w:rPr>
              <w:t xml:space="preserve"> </w:t>
            </w:r>
            <w:proofErr w:type="gramStart"/>
            <w:r w:rsidR="002F467A">
              <w:rPr>
                <w:rFonts w:ascii="Times New Roman" w:hAnsi="Times New Roman" w:cs="Times New Roman"/>
                <w:color w:val="0D0D0D"/>
                <w:sz w:val="24"/>
                <w:szCs w:val="24"/>
                <w:shd w:val="clear" w:color="auto" w:fill="FFFFFF"/>
              </w:rPr>
              <w:t xml:space="preserve">de </w:t>
            </w:r>
            <w:r>
              <w:rPr>
                <w:rFonts w:ascii="Times New Roman" w:hAnsi="Times New Roman" w:cs="Times New Roman"/>
                <w:color w:val="0D0D0D"/>
                <w:sz w:val="24"/>
                <w:szCs w:val="24"/>
                <w:shd w:val="clear" w:color="auto" w:fill="FFFFFF"/>
              </w:rPr>
              <w:t xml:space="preserv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EDA0815" w14:textId="37B73866"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73492D6" w14:textId="77777777" w:rsidTr="003A7C78">
        <w:tc>
          <w:tcPr>
            <w:tcW w:w="585" w:type="dxa"/>
          </w:tcPr>
          <w:p w14:paraId="2B8CD97D"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666D0D0E"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805412" w14:textId="11F7202A"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11.2</w:t>
            </w:r>
          </w:p>
        </w:tc>
        <w:tc>
          <w:tcPr>
            <w:tcW w:w="3969" w:type="dxa"/>
          </w:tcPr>
          <w:p w14:paraId="37261134" w14:textId="69A18E2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 </w:t>
            </w:r>
            <w:proofErr w:type="gramStart"/>
            <w:r>
              <w:rPr>
                <w:rFonts w:ascii="Times New Roman" w:hAnsi="Times New Roman" w:cs="Times New Roman"/>
                <w:color w:val="0D0D0D"/>
                <w:sz w:val="24"/>
                <w:szCs w:val="24"/>
                <w:shd w:val="clear" w:color="auto" w:fill="FFFFFF"/>
              </w:rPr>
              <w:t>de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A6EC97D" w14:textId="4C46F4C3"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249E285" w14:textId="77777777" w:rsidTr="003A7C78">
        <w:tc>
          <w:tcPr>
            <w:tcW w:w="585" w:type="dxa"/>
          </w:tcPr>
          <w:p w14:paraId="56F1C7B9" w14:textId="5263E6EA"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w:t>
            </w:r>
          </w:p>
        </w:tc>
        <w:tc>
          <w:tcPr>
            <w:tcW w:w="1962" w:type="dxa"/>
          </w:tcPr>
          <w:p w14:paraId="4068854F" w14:textId="4203EABD"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414EAD13"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12.1</w:t>
            </w:r>
          </w:p>
        </w:tc>
        <w:tc>
          <w:tcPr>
            <w:tcW w:w="3969" w:type="dxa"/>
          </w:tcPr>
          <w:p w14:paraId="3EF33AC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422B36C" w14:textId="0216BE21"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7CC5E37A" w14:textId="77777777" w:rsidTr="003A7C78">
        <w:tc>
          <w:tcPr>
            <w:tcW w:w="585" w:type="dxa"/>
          </w:tcPr>
          <w:p w14:paraId="3783C935"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55EFE8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CAB545" w14:textId="35E68976"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12.2</w:t>
            </w:r>
          </w:p>
        </w:tc>
        <w:tc>
          <w:tcPr>
            <w:tcW w:w="3969" w:type="dxa"/>
          </w:tcPr>
          <w:p w14:paraId="33549BE4" w14:textId="77777777" w:rsidR="00A604FA" w:rsidRDefault="00A604FA" w:rsidP="00E9346B">
            <w:pPr>
              <w:rPr>
                <w:rFonts w:ascii="Times New Roman" w:hAnsi="Times New Roman" w:cs="Times New Roman"/>
                <w:color w:val="0D0D0D"/>
                <w:sz w:val="24"/>
                <w:szCs w:val="24"/>
                <w:shd w:val="clear" w:color="auto" w:fill="FFFFFF"/>
              </w:rPr>
            </w:pPr>
          </w:p>
          <w:p w14:paraId="5E0BC02A" w14:textId="77777777" w:rsidR="002F467A" w:rsidRDefault="002F467A" w:rsidP="00E9346B">
            <w:pPr>
              <w:rPr>
                <w:rFonts w:ascii="Times New Roman" w:hAnsi="Times New Roman" w:cs="Times New Roman"/>
                <w:color w:val="0D0D0D"/>
                <w:sz w:val="24"/>
                <w:szCs w:val="24"/>
                <w:shd w:val="clear" w:color="auto" w:fill="FFFFFF"/>
              </w:rPr>
            </w:pPr>
          </w:p>
          <w:p w14:paraId="5C98E8B0" w14:textId="4FED4F65" w:rsidR="002F467A" w:rsidRPr="002679E6" w:rsidRDefault="002F467A" w:rsidP="00E9346B">
            <w:pPr>
              <w:rPr>
                <w:rFonts w:ascii="Times New Roman" w:hAnsi="Times New Roman" w:cs="Times New Roman"/>
                <w:color w:val="0D0D0D"/>
                <w:sz w:val="24"/>
                <w:szCs w:val="24"/>
                <w:shd w:val="clear" w:color="auto" w:fill="FFFFFF"/>
              </w:rPr>
            </w:pPr>
          </w:p>
        </w:tc>
        <w:tc>
          <w:tcPr>
            <w:tcW w:w="1616" w:type="dxa"/>
          </w:tcPr>
          <w:p w14:paraId="712392DC"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412886D6" w14:textId="77777777" w:rsidTr="003A7C78">
        <w:tc>
          <w:tcPr>
            <w:tcW w:w="585" w:type="dxa"/>
          </w:tcPr>
          <w:p w14:paraId="4EB4AC57" w14:textId="3A64E11D"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1962" w:type="dxa"/>
          </w:tcPr>
          <w:p w14:paraId="46233E2A" w14:textId="61E1C28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049D9BB0"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3969" w:type="dxa"/>
          </w:tcPr>
          <w:p w14:paraId="4FB7D6F2"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5ABDDF33" w14:textId="70DA2C99"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5FE9D532" w14:textId="77777777" w:rsidTr="003A7C78">
        <w:tc>
          <w:tcPr>
            <w:tcW w:w="585" w:type="dxa"/>
          </w:tcPr>
          <w:p w14:paraId="4AC99B61" w14:textId="4A1844D7"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1962" w:type="dxa"/>
          </w:tcPr>
          <w:p w14:paraId="35A2A05D" w14:textId="2BE122EA"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127B2B84"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3969" w:type="dxa"/>
          </w:tcPr>
          <w:p w14:paraId="3A4611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2D102861" w14:textId="37E2F027"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A604FA" w:rsidRPr="003A7C78" w14:paraId="3880F5D7" w14:textId="77777777" w:rsidTr="003A7C78">
        <w:tc>
          <w:tcPr>
            <w:tcW w:w="585" w:type="dxa"/>
          </w:tcPr>
          <w:p w14:paraId="28A4D5B4" w14:textId="0D209A63"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1962" w:type="dxa"/>
          </w:tcPr>
          <w:p w14:paraId="11E0D07C" w14:textId="60FA25C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56A71B81" w14:textId="2455F377"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3969" w:type="dxa"/>
          </w:tcPr>
          <w:p w14:paraId="63D6F7C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48EC9E47" w14:textId="7F64F0D0"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A604FA" w:rsidRPr="003A7C78" w14:paraId="67072C65" w14:textId="77777777" w:rsidTr="003A7C78">
        <w:tc>
          <w:tcPr>
            <w:tcW w:w="585" w:type="dxa"/>
          </w:tcPr>
          <w:p w14:paraId="46641019" w14:textId="4683023A"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1962" w:type="dxa"/>
          </w:tcPr>
          <w:p w14:paraId="6A004AC6" w14:textId="1D851370"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7CA6481" w14:textId="6CC34422"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3969" w:type="dxa"/>
          </w:tcPr>
          <w:p w14:paraId="7A7E5F0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5D10C29F" w14:textId="1A9B654B"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1E4D7097" w14:textId="77777777" w:rsidTr="003A7C78">
        <w:tc>
          <w:tcPr>
            <w:tcW w:w="585" w:type="dxa"/>
          </w:tcPr>
          <w:p w14:paraId="193F0858" w14:textId="78982D2E"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1962" w:type="dxa"/>
          </w:tcPr>
          <w:p w14:paraId="3AD98D5A" w14:textId="2FBEDC8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taches</w:t>
            </w:r>
          </w:p>
        </w:tc>
        <w:tc>
          <w:tcPr>
            <w:tcW w:w="850" w:type="dxa"/>
          </w:tcPr>
          <w:p w14:paraId="222FCFCB" w14:textId="7D7813E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3969" w:type="dxa"/>
          </w:tcPr>
          <w:p w14:paraId="1F435E96"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76907109" w14:textId="005527C1"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5CB1A621" w14:textId="77777777" w:rsidTr="003A7C78">
        <w:tc>
          <w:tcPr>
            <w:tcW w:w="585" w:type="dxa"/>
          </w:tcPr>
          <w:p w14:paraId="1BE51052" w14:textId="5D83570F"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1962" w:type="dxa"/>
          </w:tcPr>
          <w:p w14:paraId="36E8105E" w14:textId="79F6282B"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2AB8BADA"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3969" w:type="dxa"/>
          </w:tcPr>
          <w:p w14:paraId="2144E31F"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6AC9D9B3" w14:textId="1D13C265"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13EB8D9E" w14:textId="77777777" w:rsidTr="003A7C78">
        <w:tc>
          <w:tcPr>
            <w:tcW w:w="585" w:type="dxa"/>
          </w:tcPr>
          <w:p w14:paraId="263F34CE" w14:textId="410CF822"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w:t>
            </w:r>
          </w:p>
        </w:tc>
        <w:tc>
          <w:tcPr>
            <w:tcW w:w="1962" w:type="dxa"/>
          </w:tcPr>
          <w:p w14:paraId="28BC92E4" w14:textId="19E9EA54"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tache</w:t>
            </w:r>
          </w:p>
        </w:tc>
        <w:tc>
          <w:tcPr>
            <w:tcW w:w="850" w:type="dxa"/>
          </w:tcPr>
          <w:p w14:paraId="61D97D21" w14:textId="400CD1C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19.1</w:t>
            </w:r>
          </w:p>
        </w:tc>
        <w:tc>
          <w:tcPr>
            <w:tcW w:w="3969" w:type="dxa"/>
          </w:tcPr>
          <w:p w14:paraId="6FA240F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3EA325BD" w14:textId="197363B6"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6E775C56" w14:textId="77777777" w:rsidTr="003A7C78">
        <w:tc>
          <w:tcPr>
            <w:tcW w:w="585" w:type="dxa"/>
          </w:tcPr>
          <w:p w14:paraId="4EA4A49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962" w:type="dxa"/>
          </w:tcPr>
          <w:p w14:paraId="67FED78E"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850" w:type="dxa"/>
          </w:tcPr>
          <w:p w14:paraId="1D4B058E" w14:textId="61CE052C"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19.2</w:t>
            </w:r>
          </w:p>
        </w:tc>
        <w:tc>
          <w:tcPr>
            <w:tcW w:w="3969" w:type="dxa"/>
          </w:tcPr>
          <w:p w14:paraId="6220E41D"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22DC09F9" w14:textId="65DC5DA7"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DE6A20" w:rsidRPr="003A7C78" w14:paraId="6F5E7BA3" w14:textId="77777777" w:rsidTr="003A7C78">
        <w:tc>
          <w:tcPr>
            <w:tcW w:w="585" w:type="dxa"/>
          </w:tcPr>
          <w:p w14:paraId="17F5A406" w14:textId="56EC2D98"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45A24495" w14:textId="45D939B5"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actions</w:t>
            </w:r>
          </w:p>
        </w:tc>
        <w:tc>
          <w:tcPr>
            <w:tcW w:w="850" w:type="dxa"/>
          </w:tcPr>
          <w:p w14:paraId="7D2DF020" w14:textId="77777777" w:rsidR="00DE6A20" w:rsidRPr="003A7C78" w:rsidRDefault="00DE6A20" w:rsidP="002F467A">
            <w:pPr>
              <w:jc w:val="center"/>
              <w:rPr>
                <w:rFonts w:ascii="Times New Roman" w:hAnsi="Times New Roman" w:cs="Times New Roman"/>
                <w:color w:val="0D0D0D"/>
                <w:sz w:val="24"/>
                <w:szCs w:val="24"/>
                <w:shd w:val="clear" w:color="auto" w:fill="FFFFFF"/>
              </w:rPr>
            </w:pPr>
          </w:p>
        </w:tc>
        <w:tc>
          <w:tcPr>
            <w:tcW w:w="3969" w:type="dxa"/>
          </w:tcPr>
          <w:p w14:paraId="66620052" w14:textId="77777777" w:rsidR="00DE6A20" w:rsidRPr="003A7C78" w:rsidRDefault="00DE6A20" w:rsidP="00E9346B">
            <w:pPr>
              <w:rPr>
                <w:rFonts w:ascii="Times New Roman" w:hAnsi="Times New Roman" w:cs="Times New Roman"/>
                <w:color w:val="0D0D0D"/>
                <w:sz w:val="24"/>
                <w:szCs w:val="24"/>
                <w:shd w:val="clear" w:color="auto" w:fill="FFFFFF"/>
              </w:rPr>
            </w:pPr>
          </w:p>
        </w:tc>
        <w:tc>
          <w:tcPr>
            <w:tcW w:w="1616" w:type="dxa"/>
          </w:tcPr>
          <w:p w14:paraId="58B33E00" w14:textId="77777777" w:rsidR="00DE6A20" w:rsidRPr="003A7C78" w:rsidRDefault="00DE6A20" w:rsidP="003A7C78">
            <w:pPr>
              <w:jc w:val="center"/>
              <w:rPr>
                <w:rFonts w:ascii="Times New Roman" w:hAnsi="Times New Roman" w:cs="Times New Roman"/>
                <w:color w:val="0D0D0D"/>
                <w:sz w:val="24"/>
                <w:szCs w:val="24"/>
                <w:shd w:val="clear" w:color="auto" w:fill="FFFFFF"/>
              </w:rPr>
            </w:pPr>
          </w:p>
        </w:tc>
      </w:tr>
      <w:tr w:rsidR="00E45266" w:rsidRPr="003A7C78" w14:paraId="0167674A" w14:textId="77777777" w:rsidTr="003A7C78">
        <w:tc>
          <w:tcPr>
            <w:tcW w:w="585" w:type="dxa"/>
          </w:tcPr>
          <w:p w14:paraId="4536CDC0" w14:textId="257B4C4E"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628009D4" w14:textId="7D8C3C6C"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action</w:t>
            </w:r>
          </w:p>
        </w:tc>
        <w:tc>
          <w:tcPr>
            <w:tcW w:w="850" w:type="dxa"/>
          </w:tcPr>
          <w:p w14:paraId="6505E401"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2E08D9F9"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249EF69B"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A93B2DA" w14:textId="77777777" w:rsidTr="003A7C78">
        <w:tc>
          <w:tcPr>
            <w:tcW w:w="585" w:type="dxa"/>
          </w:tcPr>
          <w:p w14:paraId="369176CA" w14:textId="15BDB5E6"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24DD21F6" w14:textId="1CF87766" w:rsidR="00E45266" w:rsidRP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w:t>
            </w:r>
            <w:r w:rsidRPr="00E45266">
              <w:rPr>
                <w:rFonts w:ascii="Times New Roman" w:hAnsi="Times New Roman" w:cs="Times New Roman"/>
                <w:color w:val="0D0D0D"/>
                <w:sz w:val="24"/>
                <w:szCs w:val="24"/>
                <w:shd w:val="clear" w:color="auto" w:fill="FFFFFF"/>
              </w:rPr>
              <w:t xml:space="preserve"> des détails</w:t>
            </w:r>
          </w:p>
          <w:p w14:paraId="0586E181" w14:textId="526C98EE" w:rsidR="00E45266" w:rsidRPr="003A7C78" w:rsidRDefault="00E45266" w:rsidP="00E45266">
            <w:pPr>
              <w:rPr>
                <w:rFonts w:ascii="Times New Roman" w:hAnsi="Times New Roman" w:cs="Times New Roman"/>
                <w:color w:val="0D0D0D"/>
                <w:sz w:val="24"/>
                <w:szCs w:val="24"/>
                <w:shd w:val="clear" w:color="auto" w:fill="FFFFFF"/>
              </w:rPr>
            </w:pPr>
            <w:proofErr w:type="gramStart"/>
            <w:r w:rsidRPr="00E45266">
              <w:rPr>
                <w:rFonts w:ascii="Times New Roman" w:hAnsi="Times New Roman" w:cs="Times New Roman"/>
                <w:color w:val="0D0D0D"/>
                <w:sz w:val="24"/>
                <w:szCs w:val="24"/>
                <w:shd w:val="clear" w:color="auto" w:fill="FFFFFF"/>
              </w:rPr>
              <w:t>d’une</w:t>
            </w:r>
            <w:proofErr w:type="gramEnd"/>
            <w:r w:rsidRPr="00E45266">
              <w:rPr>
                <w:rFonts w:ascii="Times New Roman" w:hAnsi="Times New Roman" w:cs="Times New Roman"/>
                <w:color w:val="0D0D0D"/>
                <w:sz w:val="24"/>
                <w:szCs w:val="24"/>
                <w:shd w:val="clear" w:color="auto" w:fill="FFFFFF"/>
              </w:rPr>
              <w:t xml:space="preserve"> action.</w:t>
            </w:r>
          </w:p>
        </w:tc>
        <w:tc>
          <w:tcPr>
            <w:tcW w:w="850" w:type="dxa"/>
          </w:tcPr>
          <w:p w14:paraId="2285B53B"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7E866814"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0553CAB2"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9ECA50D" w14:textId="77777777" w:rsidTr="003A7C78">
        <w:tc>
          <w:tcPr>
            <w:tcW w:w="585" w:type="dxa"/>
          </w:tcPr>
          <w:p w14:paraId="452A4A77" w14:textId="2FF87193" w:rsidR="00E45266"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0277896E" w14:textId="7F0F9C23" w:rsid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une action</w:t>
            </w:r>
          </w:p>
        </w:tc>
        <w:tc>
          <w:tcPr>
            <w:tcW w:w="850" w:type="dxa"/>
          </w:tcPr>
          <w:p w14:paraId="3EDFFE67"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322F8D2A"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65474345"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2F467A" w:rsidRPr="003A7C78" w14:paraId="7E3F7E12" w14:textId="77777777" w:rsidTr="003A7C78">
        <w:tc>
          <w:tcPr>
            <w:tcW w:w="585" w:type="dxa"/>
          </w:tcPr>
          <w:p w14:paraId="2981D540" w14:textId="52DC91D8"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1962" w:type="dxa"/>
          </w:tcPr>
          <w:p w14:paraId="74DEC7E5" w14:textId="044B6C45"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21A79F9E" w14:textId="0C4B37CA"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3969" w:type="dxa"/>
          </w:tcPr>
          <w:p w14:paraId="36A33AF4"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2F197237" w14:textId="3E3A867B"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2F467A" w:rsidRPr="003A7C78" w14:paraId="49EBAAD7" w14:textId="77777777" w:rsidTr="003A7C78">
        <w:tc>
          <w:tcPr>
            <w:tcW w:w="585" w:type="dxa"/>
          </w:tcPr>
          <w:p w14:paraId="598DCE07" w14:textId="44A98989"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1962" w:type="dxa"/>
          </w:tcPr>
          <w:p w14:paraId="3025DB7B" w14:textId="61C07C21"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3761B79B" w14:textId="51A6EFD2"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3969" w:type="dxa"/>
          </w:tcPr>
          <w:p w14:paraId="3ACD7872"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77927DA9" w14:textId="46459EC9"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46D5628C" w14:textId="77777777" w:rsidTr="003A7C78">
        <w:tc>
          <w:tcPr>
            <w:tcW w:w="585" w:type="dxa"/>
          </w:tcPr>
          <w:p w14:paraId="79C104DF" w14:textId="375324A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1962" w:type="dxa"/>
          </w:tcPr>
          <w:p w14:paraId="7CE4D518" w14:textId="33A87C97"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un stock </w:t>
            </w:r>
          </w:p>
        </w:tc>
        <w:tc>
          <w:tcPr>
            <w:tcW w:w="850" w:type="dxa"/>
          </w:tcPr>
          <w:p w14:paraId="71D0041C" w14:textId="6E74A62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3969" w:type="dxa"/>
          </w:tcPr>
          <w:p w14:paraId="543A92E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622243F" w14:textId="1FD75AA1"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39B204E2" w14:textId="77777777" w:rsidTr="003A7C78">
        <w:tc>
          <w:tcPr>
            <w:tcW w:w="585" w:type="dxa"/>
          </w:tcPr>
          <w:p w14:paraId="25D5ACB9" w14:textId="5BFCE80A"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1962" w:type="dxa"/>
          </w:tcPr>
          <w:p w14:paraId="114FF9FF" w14:textId="01C1DE2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4436555F" w14:textId="2943F24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3969" w:type="dxa"/>
          </w:tcPr>
          <w:p w14:paraId="7375FE0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9EDDDC" w14:textId="7AC6494E"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690E6FE4" w14:textId="77777777" w:rsidTr="003A7C78">
        <w:tc>
          <w:tcPr>
            <w:tcW w:w="585" w:type="dxa"/>
          </w:tcPr>
          <w:p w14:paraId="6EE63863" w14:textId="19543168"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2</w:t>
            </w:r>
            <w:r w:rsidR="00E45266">
              <w:rPr>
                <w:rFonts w:ascii="Times New Roman" w:hAnsi="Times New Roman" w:cs="Times New Roman"/>
                <w:color w:val="0D0D0D"/>
                <w:sz w:val="24"/>
                <w:szCs w:val="24"/>
                <w:shd w:val="clear" w:color="auto" w:fill="FFFFFF"/>
              </w:rPr>
              <w:t>8</w:t>
            </w:r>
          </w:p>
        </w:tc>
        <w:tc>
          <w:tcPr>
            <w:tcW w:w="1962" w:type="dxa"/>
          </w:tcPr>
          <w:p w14:paraId="110E263A" w14:textId="6A5D6703"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66DD4713" w14:textId="2F6984E3"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8</w:t>
            </w:r>
          </w:p>
        </w:tc>
        <w:tc>
          <w:tcPr>
            <w:tcW w:w="3969" w:type="dxa"/>
          </w:tcPr>
          <w:p w14:paraId="51FC9318"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1A3EED6" w14:textId="4F854F10"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2433FDDC" w14:textId="77777777" w:rsidTr="003A7C78">
        <w:tc>
          <w:tcPr>
            <w:tcW w:w="585" w:type="dxa"/>
          </w:tcPr>
          <w:p w14:paraId="4EB1470F" w14:textId="451E09B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9</w:t>
            </w:r>
          </w:p>
        </w:tc>
        <w:tc>
          <w:tcPr>
            <w:tcW w:w="1962" w:type="dxa"/>
          </w:tcPr>
          <w:p w14:paraId="01FFE80A" w14:textId="667BDB8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5175761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2401B83"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6C4231"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4E8F500A" w14:textId="77777777" w:rsidTr="003A7C78">
        <w:tc>
          <w:tcPr>
            <w:tcW w:w="585" w:type="dxa"/>
          </w:tcPr>
          <w:p w14:paraId="38A68D4C" w14:textId="40A9B5CB"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68876015" w14:textId="781DA73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2C7DE21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74576BBC"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58CD144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11D0E80" w14:textId="77777777" w:rsidTr="003A7C78">
        <w:tc>
          <w:tcPr>
            <w:tcW w:w="585" w:type="dxa"/>
          </w:tcPr>
          <w:p w14:paraId="5530A3D4" w14:textId="47FD2CF0"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4609CC6A" w14:textId="1C2E6F2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une commande</w:t>
            </w:r>
          </w:p>
        </w:tc>
        <w:tc>
          <w:tcPr>
            <w:tcW w:w="850" w:type="dxa"/>
          </w:tcPr>
          <w:p w14:paraId="00F3D48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52D069A"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B63075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67E5D775" w14:textId="77777777" w:rsidTr="003A7C78">
        <w:tc>
          <w:tcPr>
            <w:tcW w:w="585" w:type="dxa"/>
          </w:tcPr>
          <w:p w14:paraId="19916D0D" w14:textId="17244A95"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B1156CC" w14:textId="73DEE78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fournisseurs</w:t>
            </w:r>
          </w:p>
        </w:tc>
        <w:tc>
          <w:tcPr>
            <w:tcW w:w="850" w:type="dxa"/>
          </w:tcPr>
          <w:p w14:paraId="633BD07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8B91E8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0D5DF57"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0561915" w14:textId="77777777" w:rsidTr="003A7C78">
        <w:tc>
          <w:tcPr>
            <w:tcW w:w="585" w:type="dxa"/>
          </w:tcPr>
          <w:p w14:paraId="08D35AC5" w14:textId="246504E7"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1962" w:type="dxa"/>
          </w:tcPr>
          <w:p w14:paraId="2F4DE161" w14:textId="25BF6C4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magasiniers</w:t>
            </w:r>
          </w:p>
        </w:tc>
        <w:tc>
          <w:tcPr>
            <w:tcW w:w="850" w:type="dxa"/>
          </w:tcPr>
          <w:p w14:paraId="59CC075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342DB9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36F000A9"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26726E71" w14:textId="77777777" w:rsidTr="003A7C78">
        <w:tc>
          <w:tcPr>
            <w:tcW w:w="585" w:type="dxa"/>
          </w:tcPr>
          <w:p w14:paraId="28941FCD" w14:textId="26768FC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4</w:t>
            </w:r>
          </w:p>
        </w:tc>
        <w:tc>
          <w:tcPr>
            <w:tcW w:w="1962" w:type="dxa"/>
          </w:tcPr>
          <w:p w14:paraId="5594B3E5" w14:textId="1FF9358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44C6296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12F9D7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AB82BBB"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7FFEB8B2" w14:textId="77777777" w:rsidTr="003A7C78">
        <w:tc>
          <w:tcPr>
            <w:tcW w:w="585" w:type="dxa"/>
          </w:tcPr>
          <w:p w14:paraId="3285C616" w14:textId="29CC507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1962" w:type="dxa"/>
          </w:tcPr>
          <w:p w14:paraId="510D140E" w14:textId="43E98A1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7DC743A9" w14:textId="089157DA" w:rsidR="003A7C78" w:rsidRPr="003A7C78" w:rsidRDefault="005E3325"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3969" w:type="dxa"/>
          </w:tcPr>
          <w:p w14:paraId="607B9DC8" w14:textId="5ECB544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proofErr w:type="gramStart"/>
            <w:r w:rsidRPr="003A7C78">
              <w:rPr>
                <w:rFonts w:ascii="Times New Roman" w:hAnsi="Times New Roman" w:cs="Times New Roman"/>
                <w:color w:val="0D0D0D"/>
                <w:sz w:val="24"/>
                <w:szCs w:val="24"/>
                <w:shd w:val="clear" w:color="auto" w:fill="FFFFFF"/>
              </w:rPr>
              <w:t>( Accès</w:t>
            </w:r>
            <w:proofErr w:type="gramEnd"/>
            <w:r w:rsidRPr="003A7C78">
              <w:rPr>
                <w:rFonts w:ascii="Times New Roman" w:hAnsi="Times New Roman" w:cs="Times New Roman"/>
                <w:color w:val="0D0D0D"/>
                <w:sz w:val="24"/>
                <w:szCs w:val="24"/>
                <w:shd w:val="clear" w:color="auto" w:fill="FFFFFF"/>
              </w:rPr>
              <w:t xml:space="preserve"> par rôle )</w:t>
            </w:r>
          </w:p>
        </w:tc>
        <w:tc>
          <w:tcPr>
            <w:tcW w:w="1616" w:type="dxa"/>
          </w:tcPr>
          <w:p w14:paraId="0160F75F" w14:textId="4C3D9FDE" w:rsidR="003A7C78" w:rsidRPr="003A7C78" w:rsidRDefault="003A7C78"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6F0F7996" w14:textId="3FB87371" w:rsidR="009711CB" w:rsidRPr="003A7C78" w:rsidRDefault="009711CB" w:rsidP="00E9346B">
      <w:pPr>
        <w:rPr>
          <w:rFonts w:ascii="Times New Roman" w:hAnsi="Times New Roman" w:cs="Times New Roman"/>
          <w:color w:val="0D0D0D"/>
          <w:sz w:val="24"/>
          <w:szCs w:val="24"/>
          <w:shd w:val="clear" w:color="auto" w:fill="FFFFFF"/>
        </w:rPr>
      </w:pPr>
    </w:p>
    <w:p w14:paraId="22318AF2" w14:textId="61AC3809" w:rsidR="009711CB" w:rsidRPr="003A7C78" w:rsidRDefault="009711CB" w:rsidP="00E9346B">
      <w:pPr>
        <w:rPr>
          <w:rFonts w:ascii="Times New Roman" w:hAnsi="Times New Roman" w:cs="Times New Roman"/>
          <w:color w:val="0D0D0D"/>
          <w:sz w:val="24"/>
          <w:szCs w:val="24"/>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827C5D" w:rsidRDefault="009711CB" w:rsidP="00E9346B">
      <w:pPr>
        <w:pStyle w:val="ListParagraph"/>
        <w:numPr>
          <w:ilvl w:val="0"/>
          <w:numId w:val="9"/>
        </w:numPr>
        <w:ind w:left="0"/>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355FE539" w14:textId="350F899D"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709301C2" w14:textId="6D4AEDE3"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E9346B" w:rsidRDefault="00200AA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E9346B" w:rsidRDefault="00E9346B" w:rsidP="00E9346B">
      <w:pPr>
        <w:pStyle w:val="ListParagraph"/>
        <w:ind w:left="0"/>
        <w:rPr>
          <w:rFonts w:ascii="Times New Roman" w:hAnsi="Times New Roman" w:cs="Times New Roman"/>
          <w:b/>
          <w:color w:val="0D0D0D"/>
          <w:sz w:val="28"/>
          <w:szCs w:val="28"/>
          <w:shd w:val="clear" w:color="auto" w:fill="FFFFFF"/>
        </w:rPr>
      </w:pPr>
    </w:p>
    <w:p w14:paraId="2ABCE47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cette section, nous illustrons l’aspect statique de notre application en présentant le diagramme de classes.</w:t>
      </w:r>
    </w:p>
    <w:p w14:paraId="2B954089"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7D98E0E" w14:textId="6AF592EE" w:rsidR="00B86610"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Default="00E9346B" w:rsidP="00E9346B">
      <w:pPr>
        <w:pStyle w:val="ListParagraph"/>
        <w:ind w:left="0"/>
        <w:rPr>
          <w:rFonts w:ascii="Times New Roman" w:hAnsi="Times New Roman" w:cs="Times New Roman"/>
          <w:color w:val="0D0D0D"/>
          <w:sz w:val="28"/>
          <w:szCs w:val="28"/>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1">
          <w:tblGrid>
            <w:gridCol w:w="4262"/>
            <w:gridCol w:w="4374"/>
          </w:tblGrid>
        </w:tblGridChange>
      </w:tblGrid>
      <w:tr w:rsidR="008B0420" w14:paraId="0BFC7E56" w14:textId="77777777" w:rsidTr="007576E9">
        <w:trPr>
          <w:trHeight w:val="739"/>
          <w:trPrChange w:id="2" w:author="Oumaima Houimel" w:date="2024-04-12T16:03:00Z">
            <w:trPr>
              <w:trHeight w:val="739"/>
            </w:trPr>
          </w:trPrChange>
        </w:trPr>
        <w:tc>
          <w:tcPr>
            <w:tcW w:w="4262" w:type="dxa"/>
            <w:tcPrChange w:id="3"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4"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5" w:author="Oumaima Houimel" w:date="2024-04-12T16:03:00Z">
            <w:trPr>
              <w:trHeight w:val="739"/>
            </w:trPr>
          </w:trPrChange>
        </w:trPr>
        <w:tc>
          <w:tcPr>
            <w:tcW w:w="426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7"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8"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9">
          <w:tblGrid>
            <w:gridCol w:w="2952"/>
            <w:gridCol w:w="4814"/>
          </w:tblGrid>
        </w:tblGridChange>
      </w:tblGrid>
      <w:tr w:rsidR="008B0420" w14:paraId="7C7F2D44" w14:textId="77777777" w:rsidTr="007576E9">
        <w:trPr>
          <w:trHeight w:val="594"/>
          <w:trPrChange w:id="10" w:author="Oumaima Houimel" w:date="2024-04-12T16:03:00Z">
            <w:trPr>
              <w:trHeight w:val="594"/>
            </w:trPr>
          </w:trPrChange>
        </w:trPr>
        <w:tc>
          <w:tcPr>
            <w:tcW w:w="2952" w:type="dxa"/>
            <w:tcPrChange w:id="11"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2"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lastRenderedPageBreak/>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5"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6"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7"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8"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19"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0"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2"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4"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0"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5"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6"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7"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8" w:author="Oumaima Houimel" w:date="2024-04-12T16:03:00Z">
            <w:trPr>
              <w:trHeight w:val="1023"/>
            </w:trPr>
          </w:trPrChange>
        </w:trPr>
        <w:tc>
          <w:tcPr>
            <w:tcW w:w="2952" w:type="dxa"/>
            <w:tcPrChange w:id="29"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0"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lastRenderedPageBreak/>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1" w:author="Oumaima Houimel" w:date="2024-04-12T16:03:00Z"/>
          <w:rFonts w:ascii="Segoe UI" w:hAnsi="Segoe UI" w:cs="Segoe UI"/>
        </w:rPr>
      </w:pPr>
    </w:p>
    <w:p w14:paraId="45B43961" w14:textId="25EAED00" w:rsidR="008B0420" w:rsidRDefault="00EC6F49" w:rsidP="008B0420">
      <w:pPr>
        <w:pStyle w:val="ListParagraph"/>
        <w:ind w:left="1296"/>
        <w:rPr>
          <w:del w:id="32" w:author="Oumaima Houimel" w:date="2024-04-12T16:03:00Z"/>
          <w:rFonts w:ascii="Segoe UI" w:hAnsi="Segoe UI" w:cs="Segoe UI"/>
        </w:rPr>
      </w:pPr>
      <w:r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354CE4" w:rsidRPr="00EC6F49" w:rsidRDefault="00354CE4">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354CE4" w:rsidRPr="00EC6F49" w:rsidRDefault="00354CE4">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3"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4" w:author="Oumaima Houimel" w:date="2024-04-12T16:03:00Z"/>
          <w:rFonts w:ascii="Segoe UI" w:hAnsi="Segoe UI" w:cs="Segoe UI"/>
        </w:rPr>
      </w:pPr>
    </w:p>
    <w:p w14:paraId="54224ABF" w14:textId="64CA0007" w:rsidR="008B0420" w:rsidRDefault="008B0420" w:rsidP="008B0420">
      <w:pPr>
        <w:pStyle w:val="ListParagraph"/>
        <w:ind w:left="1416"/>
        <w:rPr>
          <w:del w:id="35" w:author="Oumaima Houimel" w:date="2024-04-12T16:03:00Z"/>
          <w:rFonts w:ascii="Segoe UI" w:hAnsi="Segoe UI" w:cs="Segoe UI"/>
        </w:rPr>
      </w:pPr>
    </w:p>
    <w:p w14:paraId="429A6E1C" w14:textId="7706FCC4" w:rsidR="008B0420" w:rsidRDefault="008B0420" w:rsidP="008B0420">
      <w:pPr>
        <w:pStyle w:val="ListParagraph"/>
        <w:ind w:left="1416"/>
        <w:rPr>
          <w:del w:id="36" w:author="Oumaima Houimel" w:date="2024-04-12T16:03:00Z"/>
          <w:rFonts w:ascii="Segoe UI" w:hAnsi="Segoe UI" w:cs="Segoe UI"/>
        </w:rPr>
      </w:pPr>
    </w:p>
    <w:p w14:paraId="397EF127" w14:textId="6119CAA4" w:rsidR="008B0420" w:rsidRDefault="008B0420" w:rsidP="008B0420">
      <w:pPr>
        <w:pStyle w:val="ListParagraph"/>
        <w:ind w:left="1416"/>
        <w:rPr>
          <w:del w:id="37" w:author="Oumaima Houimel" w:date="2024-04-12T16:03:00Z"/>
          <w:rFonts w:ascii="Segoe UI" w:hAnsi="Segoe UI" w:cs="Segoe UI"/>
        </w:rPr>
      </w:pPr>
    </w:p>
    <w:p w14:paraId="5B0A38F4" w14:textId="4A5BFA7F" w:rsidR="002828CD" w:rsidRDefault="002828CD"/>
    <w:p w14:paraId="1F49A493" w14:textId="549AFACE" w:rsidR="002828CD" w:rsidRDefault="006B4FAE">
      <w:r>
        <w:rPr>
          <w:noProof/>
        </w:rPr>
        <w:drawing>
          <wp:inline distT="0" distB="0" distL="0" distR="0" wp14:anchorId="58948701" wp14:editId="4DB8CC1C">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p>
    <w:p w14:paraId="4513BAA6" w14:textId="21915DBC" w:rsidR="002828CD" w:rsidRDefault="002828CD"/>
    <w:p w14:paraId="786C972F" w14:textId="77777777" w:rsidR="006B4FAE" w:rsidRDefault="006B4FAE"/>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lastRenderedPageBreak/>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354CE4" w:rsidRPr="00EC6F49" w:rsidRDefault="00354CE4">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5"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6"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7"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8"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39"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0"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354CE4" w:rsidRPr="00EC6F49" w:rsidRDefault="00354CE4">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354CE4" w:rsidRDefault="00354C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354CE4" w:rsidRPr="00EC6F49" w:rsidRDefault="00354CE4">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1"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2"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3"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4"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5"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6"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354CE4" w:rsidRPr="00EC6F49" w:rsidRDefault="00354CE4">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354CE4" w:rsidRDefault="00354CE4"/>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6DFE6CCB" w14:textId="3114F009" w:rsidR="00C1508A" w:rsidRDefault="006B4FAE" w:rsidP="001B5FDC">
      <w:pPr>
        <w:rPr>
          <w:rFonts w:ascii="Times New Roman" w:hAnsi="Times New Roman" w:cs="Times New Roman"/>
          <w:b/>
          <w:sz w:val="32"/>
          <w:szCs w:val="32"/>
        </w:rPr>
      </w:pPr>
      <w:r w:rsidRPr="00FA2B50">
        <w:rPr>
          <w:b/>
          <w:sz w:val="32"/>
          <w:szCs w:val="32"/>
        </w:rPr>
        <w:br w:type="page"/>
      </w:r>
      <w:r w:rsidRPr="00FA2B50">
        <w:rPr>
          <w:rFonts w:ascii="Times New Roman" w:hAnsi="Times New Roman" w:cs="Times New Roman"/>
          <w:b/>
          <w:sz w:val="32"/>
          <w:szCs w:val="32"/>
        </w:rPr>
        <w:lastRenderedPageBreak/>
        <w:t xml:space="preserve">Chapitre3 : </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ListParagraph"/>
        <w:ind w:left="0"/>
        <w:rPr>
          <w:rFonts w:ascii="Times New Roman" w:hAnsi="Times New Roman" w:cs="Times New Roman"/>
          <w:b/>
          <w:sz w:val="28"/>
          <w:szCs w:val="28"/>
        </w:rPr>
      </w:pPr>
    </w:p>
    <w:p w14:paraId="51EBCE44" w14:textId="77777777" w:rsidR="00FA2B50" w:rsidRPr="00FA2B50" w:rsidRDefault="00FA2B50" w:rsidP="00FA2B50">
      <w:pPr>
        <w:pStyle w:val="ListParagraph"/>
        <w:ind w:left="0"/>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ListParagraph"/>
        <w:ind w:left="0"/>
        <w:rPr>
          <w:rFonts w:ascii="Times New Roman" w:hAnsi="Times New Roman" w:cs="Times New Roman"/>
          <w:b/>
          <w:sz w:val="32"/>
          <w:szCs w:val="32"/>
        </w:rPr>
      </w:pPr>
    </w:p>
    <w:p w14:paraId="6BDFC489" w14:textId="25CB46E6" w:rsidR="00FA2B50" w:rsidRPr="00833970" w:rsidRDefault="00FA2B50"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B15C4E">
      <w:pPr>
        <w:jc w:val="both"/>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TableGrid"/>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546E6C8B" w:rsidR="00B15C4E" w:rsidRPr="00B15C4E" w:rsidRDefault="00B15C4E" w:rsidP="00B15C4E">
            <w:pPr>
              <w:jc w:val="center"/>
              <w:rPr>
                <w:rFonts w:ascii="Times New Roman" w:hAnsi="Times New Roman" w:cs="Times New Roman"/>
                <w:b/>
                <w:sz w:val="24"/>
                <w:szCs w:val="24"/>
              </w:rPr>
            </w:pPr>
            <w:proofErr w:type="gramStart"/>
            <w:r w:rsidRPr="00B15C4E">
              <w:rPr>
                <w:rFonts w:ascii="Times New Roman" w:hAnsi="Times New Roman" w:cs="Times New Roman"/>
                <w:b/>
                <w:sz w:val="24"/>
                <w:szCs w:val="24"/>
              </w:rPr>
              <w:t>id</w:t>
            </w:r>
            <w:proofErr w:type="gramEnd"/>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77777777" w:rsidR="0051105F" w:rsidRPr="0051105F" w:rsidRDefault="0051105F" w:rsidP="0051105F">
            <w:pPr>
              <w:jc w:val="both"/>
              <w:rPr>
                <w:rFonts w:ascii="Times New Roman" w:hAnsi="Times New Roman" w:cs="Times New Roman"/>
                <w:sz w:val="24"/>
                <w:szCs w:val="24"/>
              </w:rPr>
            </w:pPr>
            <w:r w:rsidRPr="0051105F">
              <w:rPr>
                <w:rFonts w:ascii="Times New Roman" w:hAnsi="Times New Roman" w:cs="Times New Roman"/>
                <w:sz w:val="24"/>
                <w:szCs w:val="24"/>
              </w:rPr>
              <w:t>Réinitialisation de mot</w:t>
            </w:r>
          </w:p>
          <w:p w14:paraId="498DA67A" w14:textId="3C075D1A" w:rsidR="0051105F" w:rsidRPr="0051105F" w:rsidRDefault="0051105F" w:rsidP="0051105F">
            <w:pPr>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6B4FAE">
            <w:pPr>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6B4FAE">
            <w:pPr>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3850DF61" w14:textId="17462A81" w:rsidR="00FA2B50" w:rsidRDefault="00FA2B50" w:rsidP="006B4FAE">
      <w:pPr>
        <w:jc w:val="both"/>
        <w:rPr>
          <w:rFonts w:ascii="Times New Roman" w:hAnsi="Times New Roman" w:cs="Times New Roman"/>
          <w:sz w:val="28"/>
          <w:szCs w:val="28"/>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1BB8D89F" w:rsidR="00FA2B50" w:rsidRDefault="00833970" w:rsidP="00833970">
      <w:pPr>
        <w:pStyle w:val="ListParagraph"/>
        <w:numPr>
          <w:ilvl w:val="0"/>
          <w:numId w:val="31"/>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lastRenderedPageBreak/>
        <w:t>Conception :</w:t>
      </w:r>
    </w:p>
    <w:p w14:paraId="1D5B072F" w14:textId="77777777" w:rsidR="00833970" w:rsidRPr="00833970" w:rsidRDefault="00833970" w:rsidP="00833970">
      <w:pPr>
        <w:pStyle w:val="ListParagraph"/>
        <w:ind w:left="0"/>
        <w:jc w:val="both"/>
        <w:rPr>
          <w:rFonts w:ascii="Times New Roman" w:hAnsi="Times New Roman" w:cs="Times New Roman"/>
          <w:b/>
          <w:sz w:val="32"/>
          <w:szCs w:val="32"/>
        </w:rPr>
      </w:pPr>
    </w:p>
    <w:p w14:paraId="19604476" w14:textId="5CCB09C8" w:rsidR="00833970" w:rsidRDefault="00833970" w:rsidP="00833970">
      <w:pPr>
        <w:pStyle w:val="ListParagraph"/>
        <w:ind w:left="0"/>
        <w:jc w:val="both"/>
        <w:rPr>
          <w:rFonts w:ascii="Times New Roman" w:hAnsi="Times New Roman" w:cs="Times New Roman"/>
          <w:sz w:val="24"/>
          <w:szCs w:val="24"/>
        </w:rPr>
      </w:pPr>
      <w:r w:rsidRPr="00833970">
        <w:rPr>
          <w:rFonts w:ascii="Times New Roman" w:hAnsi="Times New Roman" w:cs="Times New Roman"/>
          <w:sz w:val="24"/>
          <w:szCs w:val="24"/>
        </w:rPr>
        <w:t>Dans cette section, nous présenterons l'utilisation d'un diagramme pour illustrer le concept de sprint.</w:t>
      </w:r>
    </w:p>
    <w:p w14:paraId="744333D1" w14:textId="77777777" w:rsidR="00833970" w:rsidRPr="00833970" w:rsidRDefault="00833970" w:rsidP="00833970">
      <w:pPr>
        <w:pStyle w:val="ListParagraph"/>
        <w:ind w:left="0"/>
        <w:jc w:val="both"/>
        <w:rPr>
          <w:rFonts w:ascii="Times New Roman" w:hAnsi="Times New Roman" w:cs="Times New Roman"/>
          <w:sz w:val="24"/>
          <w:szCs w:val="24"/>
        </w:rPr>
      </w:pPr>
    </w:p>
    <w:p w14:paraId="1E4880D0" w14:textId="5E7AD7DA" w:rsidR="00FA2B50" w:rsidRPr="00833970" w:rsidRDefault="00833970" w:rsidP="006B4FAE">
      <w:pPr>
        <w:jc w:val="both"/>
        <w:rPr>
          <w:rFonts w:ascii="Times New Roman" w:hAnsi="Times New Roman" w:cs="Times New Roman"/>
          <w:b/>
          <w:sz w:val="28"/>
          <w:szCs w:val="28"/>
        </w:rPr>
      </w:pPr>
      <w:r w:rsidRPr="00833970">
        <w:rPr>
          <w:rFonts w:ascii="Times New Roman" w:hAnsi="Times New Roman" w:cs="Times New Roman"/>
          <w:b/>
          <w:sz w:val="28"/>
          <w:szCs w:val="28"/>
        </w:rPr>
        <w:t>1. Diagramme de cas d’utilisation</w:t>
      </w:r>
    </w:p>
    <w:p w14:paraId="79152393" w14:textId="45014544" w:rsidR="00833970" w:rsidRDefault="00833970" w:rsidP="006B4FAE">
      <w:pPr>
        <w:jc w:val="both"/>
      </w:pPr>
      <w:r w:rsidRPr="00833970">
        <w:t>La figure 20 est le diagramme des cas d’utilisation spécifique à ce premier sprint.</w:t>
      </w:r>
    </w:p>
    <w:p w14:paraId="73F80ACF" w14:textId="0DC3AD53" w:rsidR="00833970" w:rsidRDefault="00833970" w:rsidP="006B4FAE">
      <w:pPr>
        <w:jc w:val="both"/>
      </w:pPr>
    </w:p>
    <w:p w14:paraId="26DD0206" w14:textId="0BDF2FEB" w:rsidR="00833970" w:rsidRDefault="003A2EB8" w:rsidP="006B4FAE">
      <w:pPr>
        <w:jc w:val="both"/>
      </w:pPr>
      <w:r>
        <w:rPr>
          <w:noProof/>
        </w:rPr>
        <w:drawing>
          <wp:inline distT="0" distB="0" distL="0" distR="0" wp14:anchorId="30E99AA1" wp14:editId="099944DC">
            <wp:extent cx="5998845" cy="466444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8">
                      <a:extLst>
                        <a:ext uri="{28A0092B-C50C-407E-A947-70E740481C1C}">
                          <a14:useLocalDpi xmlns:a14="http://schemas.microsoft.com/office/drawing/2010/main" val="0"/>
                        </a:ext>
                      </a:extLst>
                    </a:blip>
                    <a:stretch>
                      <a:fillRect/>
                    </a:stretch>
                  </pic:blipFill>
                  <pic:spPr>
                    <a:xfrm>
                      <a:off x="0" y="0"/>
                      <a:ext cx="6003856" cy="4668342"/>
                    </a:xfrm>
                    <a:prstGeom prst="rect">
                      <a:avLst/>
                    </a:prstGeom>
                  </pic:spPr>
                </pic:pic>
              </a:graphicData>
            </a:graphic>
          </wp:inline>
        </w:drawing>
      </w:r>
    </w:p>
    <w:p w14:paraId="0C3DF768" w14:textId="7297DFD1"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24C68C6A" w14:textId="4DC66A5A" w:rsidR="00833970" w:rsidRDefault="002C0612" w:rsidP="002C0612">
      <w:pPr>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4FAB5968" w14:textId="77777777" w:rsidR="002C0612" w:rsidRPr="002C0612" w:rsidRDefault="002C0612" w:rsidP="002C0612">
      <w:pPr>
        <w:jc w:val="both"/>
        <w:rPr>
          <w:rFonts w:ascii="Times New Roman" w:hAnsi="Times New Roman" w:cs="Times New Roman"/>
          <w:sz w:val="24"/>
          <w:szCs w:val="24"/>
        </w:rPr>
      </w:pPr>
    </w:p>
    <w:p w14:paraId="1E3FE7B6" w14:textId="14A8E366" w:rsidR="00833970" w:rsidRDefault="00833970" w:rsidP="006B4FAE">
      <w:pPr>
        <w:jc w:val="both"/>
      </w:pPr>
    </w:p>
    <w:p w14:paraId="2E286EF6" w14:textId="2CFA9C74" w:rsidR="00833970" w:rsidRDefault="00833970" w:rsidP="006B4FAE">
      <w:pPr>
        <w:jc w:val="both"/>
      </w:pPr>
    </w:p>
    <w:p w14:paraId="76830738" w14:textId="06FFB706" w:rsidR="00833970" w:rsidRDefault="00833970" w:rsidP="006B4FAE">
      <w:pPr>
        <w:jc w:val="both"/>
      </w:pPr>
    </w:p>
    <w:p w14:paraId="6C593D46" w14:textId="77777777" w:rsidR="007E028D" w:rsidRPr="00B527A2" w:rsidRDefault="007E028D" w:rsidP="007E028D">
      <w:pPr>
        <w:jc w:val="both"/>
        <w:rPr>
          <w:rFonts w:ascii="Times New Roman" w:hAnsi="Times New Roman" w:cs="Times New Roman"/>
          <w:b/>
          <w:sz w:val="24"/>
          <w:szCs w:val="24"/>
        </w:rPr>
      </w:pPr>
      <w:r w:rsidRPr="00B527A2">
        <w:rPr>
          <w:rFonts w:ascii="Times New Roman" w:hAnsi="Times New Roman" w:cs="Times New Roman"/>
          <w:b/>
          <w:sz w:val="24"/>
          <w:szCs w:val="24"/>
        </w:rPr>
        <w:lastRenderedPageBreak/>
        <w:t>Côté Administrateur :</w:t>
      </w:r>
    </w:p>
    <w:p w14:paraId="1B1D2465" w14:textId="65B46DD7" w:rsidR="007E028D" w:rsidRPr="00B527A2" w:rsidRDefault="007E028D" w:rsidP="007E028D">
      <w:pPr>
        <w:jc w:val="both"/>
        <w:rPr>
          <w:rFonts w:ascii="Times New Roman" w:hAnsi="Times New Roman" w:cs="Times New Roman"/>
          <w:sz w:val="24"/>
          <w:szCs w:val="24"/>
        </w:rPr>
      </w:pPr>
      <w:r w:rsidRPr="00B527A2">
        <w:rPr>
          <w:rFonts w:ascii="Times New Roman" w:hAnsi="Times New Roman" w:cs="Times New Roman"/>
          <w:sz w:val="24"/>
          <w:szCs w:val="24"/>
        </w:rPr>
        <w:t>Description textuelle de cas d’utilisation "S’authentifier"</w:t>
      </w:r>
    </w:p>
    <w:tbl>
      <w:tblPr>
        <w:tblStyle w:val="TableGrid"/>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Titre</w:t>
            </w:r>
          </w:p>
        </w:tc>
        <w:tc>
          <w:tcPr>
            <w:tcW w:w="7075" w:type="dxa"/>
          </w:tcPr>
          <w:p w14:paraId="1B52CB0C" w14:textId="4F72B04F" w:rsidR="00AC2A5D" w:rsidRPr="00B527A2" w:rsidRDefault="00B527A2" w:rsidP="006B4FAE">
            <w:pPr>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B527A2" w:rsidRDefault="00AC2A5D" w:rsidP="00354CE4">
            <w:pPr>
              <w:rPr>
                <w:rFonts w:ascii="Times New Roman" w:hAnsi="Times New Roman" w:cs="Times New Roman"/>
                <w:sz w:val="24"/>
                <w:szCs w:val="24"/>
              </w:rPr>
            </w:pPr>
            <w:r w:rsidRPr="00B527A2">
              <w:rPr>
                <w:rFonts w:ascii="Times New Roman" w:hAnsi="Times New Roman" w:cs="Times New Roman"/>
                <w:sz w:val="24"/>
                <w:szCs w:val="24"/>
              </w:rPr>
              <w:t>Résumé</w:t>
            </w:r>
          </w:p>
        </w:tc>
        <w:tc>
          <w:tcPr>
            <w:tcW w:w="7075" w:type="dxa"/>
          </w:tcPr>
          <w:p w14:paraId="39311289" w14:textId="7B280995" w:rsidR="00354CE4" w:rsidRPr="00B527A2" w:rsidRDefault="00354CE4" w:rsidP="00354CE4">
            <w:pPr>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354CE4">
            <w:pPr>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Acteur</w:t>
            </w:r>
          </w:p>
        </w:tc>
        <w:tc>
          <w:tcPr>
            <w:tcW w:w="7075" w:type="dxa"/>
          </w:tcPr>
          <w:p w14:paraId="6214BA4C" w14:textId="7F1484B3"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B527A2" w:rsidRDefault="00B527A2" w:rsidP="00B527A2">
            <w:pPr>
              <w:jc w:val="center"/>
              <w:rPr>
                <w:rFonts w:ascii="Times New Roman" w:hAnsi="Times New Roman" w:cs="Times New Roman"/>
                <w:i/>
                <w:sz w:val="24"/>
                <w:szCs w:val="24"/>
              </w:rPr>
            </w:pPr>
            <w:r w:rsidRPr="00B527A2">
              <w:rPr>
                <w:rFonts w:ascii="Times New Roman" w:hAnsi="Times New Roman" w:cs="Times New Roman"/>
                <w:i/>
                <w:sz w:val="24"/>
                <w:szCs w:val="24"/>
              </w:rPr>
              <w:t>Description des enchaînements</w:t>
            </w:r>
          </w:p>
        </w:tc>
      </w:tr>
      <w:tr w:rsidR="00AC2A5D" w14:paraId="78934F38" w14:textId="77777777" w:rsidTr="00B527A2">
        <w:trPr>
          <w:trHeight w:val="391"/>
        </w:trPr>
        <w:tc>
          <w:tcPr>
            <w:tcW w:w="2556" w:type="dxa"/>
          </w:tcPr>
          <w:p w14:paraId="3F65B442" w14:textId="610868C5" w:rsidR="00AC2A5D"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Pré-condition</w:t>
            </w:r>
          </w:p>
        </w:tc>
        <w:tc>
          <w:tcPr>
            <w:tcW w:w="7075" w:type="dxa"/>
          </w:tcPr>
          <w:p w14:paraId="3BC11018" w14:textId="2F5F9139"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Post-condition</w:t>
            </w:r>
          </w:p>
        </w:tc>
        <w:tc>
          <w:tcPr>
            <w:tcW w:w="7075" w:type="dxa"/>
          </w:tcPr>
          <w:p w14:paraId="0A186FC4" w14:textId="192E5CF3" w:rsidR="00CE3105" w:rsidRPr="00CE3105" w:rsidRDefault="00CE3105" w:rsidP="00CE3105">
            <w:pPr>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270C8044" w:rsidR="00B527A2" w:rsidRDefault="00CE15F3" w:rsidP="00CE3105">
            <w:pPr>
              <w:jc w:val="both"/>
              <w:rPr>
                <w:rFonts w:ascii="Times New Roman" w:hAnsi="Times New Roman" w:cs="Times New Roman"/>
                <w:sz w:val="24"/>
                <w:szCs w:val="24"/>
              </w:rPr>
            </w:pPr>
            <w:r w:rsidRPr="00CE3105">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CE3105">
            <w:pPr>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Scénario nominal</w:t>
            </w:r>
          </w:p>
        </w:tc>
        <w:tc>
          <w:tcPr>
            <w:tcW w:w="7075" w:type="dxa"/>
          </w:tcPr>
          <w:p w14:paraId="2C92CA0B" w14:textId="2C47B525"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 xml:space="preserve">1.L'administrateur saisit l'adresse e-mail et le mot de passe </w:t>
            </w:r>
          </w:p>
          <w:p w14:paraId="165DCD62" w14:textId="2485D6AA"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2.Le système vérifie l'existence de l'adresse e-mail et du mot de passe dans la base de données.</w:t>
            </w:r>
          </w:p>
          <w:p w14:paraId="279CE3B9" w14:textId="4D9D55F4"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3.Redirection vers le tableau de bord.</w:t>
            </w:r>
          </w:p>
          <w:p w14:paraId="42C09FBA" w14:textId="58616CAB" w:rsidR="00B527A2" w:rsidRPr="00CE15F3" w:rsidRDefault="00B527A2" w:rsidP="00CE3105">
            <w:pPr>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Enchaînements alternatifs</w:t>
            </w:r>
          </w:p>
        </w:tc>
        <w:tc>
          <w:tcPr>
            <w:tcW w:w="7075" w:type="dxa"/>
          </w:tcPr>
          <w:p w14:paraId="4A119ACF"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Le système vérifie qu’une des coordonnées n’existe pas dans</w:t>
            </w:r>
          </w:p>
          <w:p w14:paraId="254C218D" w14:textId="3F6CBDC4"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w:t>
            </w:r>
            <w:r w:rsidRPr="00CE15F3">
              <w:rPr>
                <w:rFonts w:ascii="Times New Roman" w:hAnsi="Times New Roman" w:cs="Times New Roman"/>
                <w:sz w:val="24"/>
                <w:szCs w:val="24"/>
              </w:rPr>
              <w:t xml:space="preserve"> base de données</w:t>
            </w:r>
          </w:p>
          <w:p w14:paraId="2CE81A85" w14:textId="5F4E3DFA"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Le système affiche un message d’erreur.</w:t>
            </w:r>
          </w:p>
          <w:p w14:paraId="281A8553" w14:textId="7FCCFCDB" w:rsidR="00CE15F3" w:rsidRPr="00B527A2" w:rsidRDefault="00CE15F3" w:rsidP="00CE15F3">
            <w:pPr>
              <w:jc w:val="both"/>
              <w:rPr>
                <w:rFonts w:ascii="Times New Roman" w:hAnsi="Times New Roman" w:cs="Times New Roman"/>
                <w:sz w:val="24"/>
                <w:szCs w:val="24"/>
              </w:rPr>
            </w:pPr>
          </w:p>
        </w:tc>
      </w:tr>
    </w:tbl>
    <w:p w14:paraId="3F04A9D2" w14:textId="49B8DF45" w:rsidR="007E028D" w:rsidRDefault="007E028D" w:rsidP="006B4FAE">
      <w:pPr>
        <w:jc w:val="both"/>
      </w:pPr>
    </w:p>
    <w:p w14:paraId="545A3674" w14:textId="2C66DD60" w:rsidR="00CE15F3" w:rsidRDefault="00CE15F3" w:rsidP="006B4FAE">
      <w:pPr>
        <w:jc w:val="both"/>
      </w:pPr>
      <w:r w:rsidRPr="00CE15F3">
        <w:t>Description textuelle de cas d’utilisation "Ajouter utilisateur"</w:t>
      </w:r>
    </w:p>
    <w:p w14:paraId="014777DB" w14:textId="77777777" w:rsidR="00204383" w:rsidRDefault="00204383" w:rsidP="006B4FAE">
      <w:pPr>
        <w:jc w:val="both"/>
      </w:pPr>
    </w:p>
    <w:tbl>
      <w:tblPr>
        <w:tblStyle w:val="TableGrid"/>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Default="00CE15F3" w:rsidP="006B4FAE">
            <w:pPr>
              <w:jc w:val="both"/>
            </w:pPr>
            <w:r w:rsidRPr="00CE15F3">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Default="00CE15F3" w:rsidP="006B4FAE">
            <w:pPr>
              <w:jc w:val="both"/>
            </w:pPr>
            <w:r w:rsidRPr="00CE15F3">
              <w:t>Résumé</w:t>
            </w:r>
          </w:p>
        </w:tc>
        <w:tc>
          <w:tcPr>
            <w:tcW w:w="6687" w:type="dxa"/>
          </w:tcPr>
          <w:p w14:paraId="126AD5DA"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w:t>
            </w:r>
            <w:r w:rsidRPr="00CE15F3">
              <w:rPr>
                <w:rFonts w:ascii="Times New Roman" w:hAnsi="Times New Roman" w:cs="Times New Roman"/>
                <w:sz w:val="24"/>
                <w:szCs w:val="24"/>
              </w:rPr>
              <w:t>Administrateur</w:t>
            </w:r>
            <w:r w:rsidRPr="00CE15F3">
              <w:rPr>
                <w:rFonts w:ascii="Times New Roman" w:hAnsi="Times New Roman" w:cs="Times New Roman"/>
                <w:sz w:val="24"/>
                <w:szCs w:val="24"/>
              </w:rPr>
              <w:t xml:space="preserve">,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Default="00CE15F3" w:rsidP="006B4FAE">
            <w:pPr>
              <w:jc w:val="both"/>
            </w:pPr>
            <w:r w:rsidRPr="00CE15F3">
              <w:t>Acteur</w:t>
            </w:r>
          </w:p>
        </w:tc>
        <w:tc>
          <w:tcPr>
            <w:tcW w:w="6687" w:type="dxa"/>
          </w:tcPr>
          <w:p w14:paraId="321DCAAC" w14:textId="67257170"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Default="00CE15F3" w:rsidP="006B4FAE">
            <w:pPr>
              <w:jc w:val="both"/>
            </w:pPr>
            <w:r w:rsidRPr="00CE15F3">
              <w:t>Pré-condition</w:t>
            </w:r>
          </w:p>
        </w:tc>
        <w:tc>
          <w:tcPr>
            <w:tcW w:w="6687" w:type="dxa"/>
          </w:tcPr>
          <w:p w14:paraId="1C978A31" w14:textId="1DAA049A"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Default="00CE15F3" w:rsidP="006B4FAE">
            <w:pPr>
              <w:jc w:val="both"/>
            </w:pPr>
            <w:r w:rsidRPr="00CE15F3">
              <w:t>Post-condition</w:t>
            </w:r>
          </w:p>
        </w:tc>
        <w:tc>
          <w:tcPr>
            <w:tcW w:w="6687" w:type="dxa"/>
          </w:tcPr>
          <w:p w14:paraId="2727C18C" w14:textId="37FD6FF7"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Default="00CE15F3" w:rsidP="006B4FAE">
            <w:pPr>
              <w:jc w:val="both"/>
            </w:pPr>
            <w:r w:rsidRPr="00CE15F3">
              <w:t>Scénario nominal</w:t>
            </w:r>
          </w:p>
        </w:tc>
        <w:tc>
          <w:tcPr>
            <w:tcW w:w="6687" w:type="dxa"/>
          </w:tcPr>
          <w:p w14:paraId="7B86D1A4" w14:textId="4EC2D438"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L’application affiche une interface d’accueil qui contient une</w:t>
            </w:r>
          </w:p>
          <w:p w14:paraId="7E256DBF" w14:textId="66A026D6"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Barre</w:t>
            </w:r>
            <w:r w:rsidRPr="00CE15F3">
              <w:rPr>
                <w:rFonts w:ascii="Times New Roman" w:hAnsi="Times New Roman" w:cs="Times New Roman"/>
                <w:sz w:val="24"/>
                <w:szCs w:val="24"/>
              </w:rPr>
              <w:t xml:space="preserve"> de menu.</w:t>
            </w:r>
          </w:p>
          <w:p w14:paraId="7CF02B40"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Il accède à l’interface « Administration », accède au module</w:t>
            </w:r>
          </w:p>
          <w:p w14:paraId="24B821A0" w14:textId="2011AD72"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3. Il remplit le formulaire et l’enregistre.</w:t>
            </w:r>
          </w:p>
          <w:p w14:paraId="4D793151" w14:textId="1A8B40CA" w:rsidR="00CE15F3" w:rsidRPr="00CE15F3" w:rsidRDefault="00CE15F3" w:rsidP="00CE15F3">
            <w:pPr>
              <w:jc w:val="both"/>
              <w:rPr>
                <w:rFonts w:ascii="Times New Roman" w:hAnsi="Times New Roman" w:cs="Times New Roman"/>
                <w:sz w:val="24"/>
                <w:szCs w:val="24"/>
              </w:rPr>
            </w:pPr>
          </w:p>
        </w:tc>
      </w:tr>
      <w:tr w:rsidR="00CE15F3" w14:paraId="6E02769D" w14:textId="77777777" w:rsidTr="00CE15F3">
        <w:trPr>
          <w:trHeight w:val="1237"/>
        </w:trPr>
        <w:tc>
          <w:tcPr>
            <w:tcW w:w="2614" w:type="dxa"/>
          </w:tcPr>
          <w:p w14:paraId="049789AE" w14:textId="15455D81" w:rsidR="00CE15F3" w:rsidRPr="00204383"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lastRenderedPageBreak/>
              <w:t>Enchaînements alternatifs</w:t>
            </w:r>
          </w:p>
        </w:tc>
        <w:tc>
          <w:tcPr>
            <w:tcW w:w="6687" w:type="dxa"/>
          </w:tcPr>
          <w:p w14:paraId="15ED7A5E"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1. Le système vérifie qu’une des données obligatoires n’est pas</w:t>
            </w:r>
          </w:p>
          <w:p w14:paraId="7F115139" w14:textId="01CF9682"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Saisie</w:t>
            </w:r>
            <w:r w:rsidRPr="00204383">
              <w:rPr>
                <w:rFonts w:ascii="Times New Roman" w:hAnsi="Times New Roman" w:cs="Times New Roman"/>
                <w:sz w:val="24"/>
                <w:szCs w:val="24"/>
              </w:rPr>
              <w:t xml:space="preserve"> ou la syntaxe de l’adresse mail est incorrecte.</w:t>
            </w:r>
          </w:p>
          <w:p w14:paraId="44899ABF" w14:textId="5665F968"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2. Désactivation de l’enregistrement</w:t>
            </w:r>
          </w:p>
        </w:tc>
      </w:tr>
    </w:tbl>
    <w:p w14:paraId="0041459C" w14:textId="77777777" w:rsidR="00CE15F3" w:rsidRDefault="00CE15F3" w:rsidP="006B4FAE">
      <w:pPr>
        <w:jc w:val="both"/>
      </w:pPr>
    </w:p>
    <w:p w14:paraId="0F526F59" w14:textId="09CAEB3B" w:rsidR="007E028D"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t xml:space="preserve">Description </w:t>
      </w:r>
      <w:r w:rsidR="00B65F7C" w:rsidRPr="00204383">
        <w:rPr>
          <w:rFonts w:ascii="Times New Roman" w:hAnsi="Times New Roman" w:cs="Times New Roman"/>
          <w:sz w:val="24"/>
          <w:szCs w:val="24"/>
        </w:rPr>
        <w:t>textuelle :</w:t>
      </w:r>
      <w:r w:rsidRPr="00204383">
        <w:rPr>
          <w:rFonts w:ascii="Times New Roman" w:hAnsi="Times New Roman" w:cs="Times New Roman"/>
          <w:sz w:val="24"/>
          <w:szCs w:val="24"/>
        </w:rPr>
        <w:t xml:space="preserve"> "Consulter liste utilisateurs"</w:t>
      </w:r>
    </w:p>
    <w:p w14:paraId="48AEF8BF" w14:textId="77777777" w:rsidR="00204383" w:rsidRPr="00204383" w:rsidRDefault="00204383" w:rsidP="006B4FAE">
      <w:pPr>
        <w:jc w:val="both"/>
        <w:rPr>
          <w:rFonts w:ascii="Times New Roman" w:hAnsi="Times New Roman" w:cs="Times New Roman"/>
          <w:sz w:val="24"/>
          <w:szCs w:val="24"/>
        </w:rPr>
      </w:pPr>
    </w:p>
    <w:tbl>
      <w:tblPr>
        <w:tblStyle w:val="TableGrid"/>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Titre</w:t>
            </w:r>
          </w:p>
        </w:tc>
        <w:tc>
          <w:tcPr>
            <w:tcW w:w="6668" w:type="dxa"/>
          </w:tcPr>
          <w:p w14:paraId="6B3D72A7" w14:textId="24B8E62B" w:rsidR="00423C17" w:rsidRPr="00204383" w:rsidRDefault="00204383" w:rsidP="006B4FAE">
            <w:pPr>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Résumé</w:t>
            </w:r>
          </w:p>
        </w:tc>
        <w:tc>
          <w:tcPr>
            <w:tcW w:w="6668" w:type="dxa"/>
          </w:tcPr>
          <w:p w14:paraId="0947263C" w14:textId="045C53CC" w:rsidR="00423C17" w:rsidRPr="00204383" w:rsidRDefault="00204383" w:rsidP="00204383">
            <w:pPr>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Acteur</w:t>
            </w:r>
          </w:p>
        </w:tc>
        <w:tc>
          <w:tcPr>
            <w:tcW w:w="6668" w:type="dxa"/>
          </w:tcPr>
          <w:p w14:paraId="68CAC01D" w14:textId="7E253E6A" w:rsidR="00423C17" w:rsidRPr="00204383" w:rsidRDefault="00230FED" w:rsidP="006B4FAE">
            <w:pPr>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204383" w:rsidRDefault="00204383" w:rsidP="00204383">
            <w:pPr>
              <w:jc w:val="center"/>
              <w:rPr>
                <w:rFonts w:ascii="Times New Roman" w:hAnsi="Times New Roman" w:cs="Times New Roman"/>
                <w:i/>
                <w:sz w:val="24"/>
                <w:szCs w:val="24"/>
              </w:rPr>
            </w:pPr>
            <w:r w:rsidRPr="00204383">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Pré-conditions</w:t>
            </w:r>
          </w:p>
        </w:tc>
        <w:tc>
          <w:tcPr>
            <w:tcW w:w="6668" w:type="dxa"/>
          </w:tcPr>
          <w:p w14:paraId="473C9D4E"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Post-conditions</w:t>
            </w:r>
          </w:p>
        </w:tc>
        <w:tc>
          <w:tcPr>
            <w:tcW w:w="6668" w:type="dxa"/>
          </w:tcPr>
          <w:p w14:paraId="77C2B58D" w14:textId="57B2EC2B"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16245E" w:rsidRDefault="00204383" w:rsidP="006B4FAE">
            <w:pPr>
              <w:jc w:val="both"/>
              <w:rPr>
                <w:rFonts w:ascii="Times New Roman" w:hAnsi="Times New Roman" w:cs="Times New Roman"/>
                <w:sz w:val="24"/>
                <w:szCs w:val="24"/>
              </w:rPr>
            </w:pPr>
            <w:r w:rsidRPr="0016245E">
              <w:rPr>
                <w:rFonts w:ascii="Times New Roman" w:hAnsi="Times New Roman" w:cs="Times New Roman"/>
                <w:sz w:val="24"/>
                <w:szCs w:val="24"/>
              </w:rPr>
              <w:t>Scénario nominal</w:t>
            </w:r>
          </w:p>
        </w:tc>
        <w:tc>
          <w:tcPr>
            <w:tcW w:w="6668" w:type="dxa"/>
          </w:tcPr>
          <w:p w14:paraId="29A82A85" w14:textId="382279E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3C227B61" w14:textId="3D1ECFEE"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w:t>
            </w:r>
            <w:r w:rsidRPr="0016245E">
              <w:rPr>
                <w:rFonts w:ascii="Times New Roman" w:hAnsi="Times New Roman" w:cs="Times New Roman"/>
                <w:sz w:val="24"/>
                <w:szCs w:val="24"/>
              </w:rPr>
              <w:t>3. Le</w:t>
            </w:r>
            <w:r w:rsidRPr="0016245E">
              <w:rPr>
                <w:rFonts w:ascii="Times New Roman" w:hAnsi="Times New Roman" w:cs="Times New Roman"/>
                <w:sz w:val="24"/>
                <w:szCs w:val="24"/>
              </w:rPr>
              <w:t xml:space="preserve"> système affiche à l’administrateur un message de succès de</w:t>
            </w:r>
          </w:p>
          <w:p w14:paraId="11E40D49" w14:textId="5A42EE70"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Modification</w:t>
            </w:r>
            <w:r w:rsidRPr="0016245E">
              <w:rPr>
                <w:rFonts w:ascii="Times New Roman" w:hAnsi="Times New Roman" w:cs="Times New Roman"/>
                <w:sz w:val="24"/>
                <w:szCs w:val="24"/>
              </w:rPr>
              <w:t>.</w:t>
            </w:r>
          </w:p>
          <w:p w14:paraId="12910994" w14:textId="5457674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031A2549"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p>
          <w:p w14:paraId="4659F3E5" w14:textId="398952CC"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Suppression</w:t>
            </w:r>
            <w:r w:rsidRPr="0016245E">
              <w:rPr>
                <w:rFonts w:ascii="Times New Roman" w:hAnsi="Times New Roman" w:cs="Times New Roman"/>
                <w:sz w:val="24"/>
                <w:szCs w:val="24"/>
              </w:rPr>
              <w:t>.</w:t>
            </w:r>
          </w:p>
          <w:p w14:paraId="09757BE7" w14:textId="73226C4F" w:rsidR="0016245E" w:rsidRPr="0016245E" w:rsidRDefault="0016245E" w:rsidP="0016245E">
            <w:pPr>
              <w:ind w:left="762" w:hanging="425"/>
              <w:rPr>
                <w:rFonts w:ascii="Times New Roman" w:hAnsi="Times New Roman" w:cs="Times New Roman"/>
                <w:sz w:val="24"/>
                <w:szCs w:val="24"/>
              </w:rPr>
            </w:pPr>
          </w:p>
        </w:tc>
      </w:tr>
    </w:tbl>
    <w:p w14:paraId="0D504F1B" w14:textId="22C33E89" w:rsidR="00B65F7C" w:rsidRPr="0016245E" w:rsidRDefault="00B65F7C" w:rsidP="006B4FAE">
      <w:pPr>
        <w:jc w:val="both"/>
        <w:rPr>
          <w:rFonts w:ascii="Times New Roman" w:hAnsi="Times New Roman" w:cs="Times New Roman"/>
        </w:rPr>
      </w:pPr>
    </w:p>
    <w:p w14:paraId="3742C598" w14:textId="77777777" w:rsidR="00230FED" w:rsidRDefault="00230FED" w:rsidP="006B4FAE">
      <w:pPr>
        <w:jc w:val="both"/>
      </w:pPr>
    </w:p>
    <w:p w14:paraId="04C02D17" w14:textId="77777777" w:rsidR="007E028D" w:rsidRDefault="007E028D" w:rsidP="006B4FAE">
      <w:pPr>
        <w:jc w:val="both"/>
      </w:pPr>
    </w:p>
    <w:p w14:paraId="603191F2" w14:textId="5B8E910A" w:rsidR="00F1630A" w:rsidRDefault="00F1630A"/>
    <w:p w14:paraId="74ECDD96" w14:textId="77777777"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lastRenderedPageBreak/>
        <w:t>Côté Utilisateur :</w:t>
      </w:r>
    </w:p>
    <w:p w14:paraId="075F03A1" w14:textId="5B50CFF6" w:rsidR="007E028D"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Description </w:t>
      </w:r>
      <w:r w:rsidRPr="001B7220">
        <w:rPr>
          <w:rFonts w:ascii="Times New Roman" w:hAnsi="Times New Roman" w:cs="Times New Roman"/>
          <w:sz w:val="24"/>
          <w:szCs w:val="24"/>
        </w:rPr>
        <w:t>textuelle :</w:t>
      </w:r>
      <w:r w:rsidRPr="001B7220">
        <w:rPr>
          <w:rFonts w:ascii="Times New Roman" w:hAnsi="Times New Roman" w:cs="Times New Roman"/>
          <w:sz w:val="24"/>
          <w:szCs w:val="24"/>
        </w:rPr>
        <w:t xml:space="preserve"> "S’authentifier"</w:t>
      </w:r>
    </w:p>
    <w:tbl>
      <w:tblPr>
        <w:tblStyle w:val="TableGrid"/>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737" w:type="dxa"/>
          </w:tcPr>
          <w:p w14:paraId="033AE7C2" w14:textId="6D640C14"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737" w:type="dxa"/>
          </w:tcPr>
          <w:p w14:paraId="4810A5FE" w14:textId="4C11F62C"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737" w:type="dxa"/>
          </w:tcPr>
          <w:p w14:paraId="19CBA893" w14:textId="70C4C674"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w:t>
            </w:r>
          </w:p>
        </w:tc>
      </w:tr>
      <w:tr w:rsidR="001B7220" w14:paraId="7022CF94" w14:textId="77777777" w:rsidTr="001B7220">
        <w:trPr>
          <w:trHeight w:val="324"/>
        </w:trPr>
        <w:tc>
          <w:tcPr>
            <w:tcW w:w="9797" w:type="dxa"/>
            <w:gridSpan w:val="2"/>
          </w:tcPr>
          <w:p w14:paraId="0B986336" w14:textId="31038C33"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737" w:type="dxa"/>
          </w:tcPr>
          <w:p w14:paraId="5BD51E2F" w14:textId="51241F62"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737" w:type="dxa"/>
          </w:tcPr>
          <w:p w14:paraId="2A556916" w14:textId="0CE1E46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Scénario nominal</w:t>
            </w:r>
          </w:p>
        </w:tc>
        <w:tc>
          <w:tcPr>
            <w:tcW w:w="6737" w:type="dxa"/>
          </w:tcPr>
          <w:p w14:paraId="6FF15221" w14:textId="5105074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1.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mot de passe.</w:t>
            </w:r>
          </w:p>
          <w:p w14:paraId="53217CA8" w14:textId="7FC76641"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2.Le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3.Redirection vers le </w:t>
            </w:r>
            <w:r w:rsidRPr="001B7220">
              <w:rPr>
                <w:rFonts w:ascii="Times New Roman" w:hAnsi="Times New Roman" w:cs="Times New Roman"/>
                <w:sz w:val="24"/>
                <w:szCs w:val="24"/>
              </w:rPr>
              <w:t>Dashboard</w:t>
            </w:r>
            <w:r w:rsidRPr="001B7220">
              <w:rPr>
                <w:rFonts w:ascii="Times New Roman" w:hAnsi="Times New Roman" w:cs="Times New Roman"/>
                <w:sz w:val="24"/>
                <w:szCs w:val="24"/>
              </w:rPr>
              <w:t>.</w:t>
            </w:r>
          </w:p>
        </w:tc>
      </w:tr>
      <w:tr w:rsidR="001B7220" w14:paraId="72AAB617" w14:textId="77777777" w:rsidTr="001B7220">
        <w:trPr>
          <w:trHeight w:val="466"/>
        </w:trPr>
        <w:tc>
          <w:tcPr>
            <w:tcW w:w="3059" w:type="dxa"/>
          </w:tcPr>
          <w:p w14:paraId="7705CB98" w14:textId="6E36B4AA"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Enchaînements alternatifs</w:t>
            </w:r>
          </w:p>
        </w:tc>
        <w:tc>
          <w:tcPr>
            <w:tcW w:w="6737" w:type="dxa"/>
          </w:tcPr>
          <w:p w14:paraId="740CA512" w14:textId="427D3C3E"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1. Le système vérifie qu’une des coordonnées n’existe pas dans</w:t>
            </w:r>
          </w:p>
          <w:p w14:paraId="519D5211" w14:textId="365B0AE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L</w:t>
            </w:r>
            <w:r w:rsidRPr="001B7220">
              <w:rPr>
                <w:rFonts w:ascii="Times New Roman" w:hAnsi="Times New Roman" w:cs="Times New Roman"/>
                <w:sz w:val="24"/>
                <w:szCs w:val="24"/>
              </w:rPr>
              <w:t>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2. Le système affiche un message d’erreur.</w:t>
            </w:r>
          </w:p>
          <w:p w14:paraId="34606FB8" w14:textId="07A2A889" w:rsidR="001B7220" w:rsidRDefault="001B7220" w:rsidP="001B7220">
            <w:pPr>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194E9EF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Description textuelle de cas d’utilisation :"Réinitialiser mot de passe"</w:t>
      </w:r>
    </w:p>
    <w:p w14:paraId="783440B0" w14:textId="77777777" w:rsidR="001B7220" w:rsidRPr="00434973" w:rsidRDefault="001B7220" w:rsidP="00434973">
      <w:pPr>
        <w:jc w:val="center"/>
        <w:rPr>
          <w:rFonts w:ascii="Times New Roman" w:hAnsi="Times New Roman" w:cs="Times New Roman"/>
          <w:i/>
          <w:sz w:val="24"/>
          <w:szCs w:val="24"/>
        </w:rPr>
      </w:pPr>
    </w:p>
    <w:tbl>
      <w:tblPr>
        <w:tblStyle w:val="TableGrid"/>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434973">
        <w:trPr>
          <w:trHeight w:val="427"/>
        </w:trPr>
        <w:tc>
          <w:tcPr>
            <w:tcW w:w="3351" w:type="dxa"/>
          </w:tcPr>
          <w:p w14:paraId="4A1BF236" w14:textId="73ECC5FB"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400" w:type="dxa"/>
          </w:tcPr>
          <w:p w14:paraId="2D27E87F" w14:textId="18E68646" w:rsidR="00434973" w:rsidRPr="00434973" w:rsidRDefault="00434973" w:rsidP="001B7220">
            <w:pPr>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434973">
        <w:trPr>
          <w:trHeight w:val="538"/>
        </w:trPr>
        <w:tc>
          <w:tcPr>
            <w:tcW w:w="3351" w:type="dxa"/>
          </w:tcPr>
          <w:p w14:paraId="304C35B7" w14:textId="32B7206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400" w:type="dxa"/>
          </w:tcPr>
          <w:p w14:paraId="76B5703D" w14:textId="22DB8FB5"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434973">
        <w:trPr>
          <w:trHeight w:val="538"/>
        </w:trPr>
        <w:tc>
          <w:tcPr>
            <w:tcW w:w="3351" w:type="dxa"/>
          </w:tcPr>
          <w:p w14:paraId="72B9F014" w14:textId="7B63AC85"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400" w:type="dxa"/>
          </w:tcPr>
          <w:p w14:paraId="623C317D" w14:textId="6B95348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Description des enchaînements</w:t>
            </w:r>
          </w:p>
        </w:tc>
      </w:tr>
      <w:tr w:rsidR="001B7220" w14:paraId="5056D7A2" w14:textId="77777777" w:rsidTr="00434973">
        <w:trPr>
          <w:trHeight w:val="538"/>
        </w:trPr>
        <w:tc>
          <w:tcPr>
            <w:tcW w:w="3351" w:type="dxa"/>
          </w:tcPr>
          <w:p w14:paraId="6D8AC44F" w14:textId="7C893E4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400" w:type="dxa"/>
          </w:tcPr>
          <w:p w14:paraId="7F99F4F2" w14:textId="4BFBD8C9"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434973">
        <w:trPr>
          <w:trHeight w:val="538"/>
        </w:trPr>
        <w:tc>
          <w:tcPr>
            <w:tcW w:w="3351" w:type="dxa"/>
          </w:tcPr>
          <w:p w14:paraId="331F76A3" w14:textId="1035B90F"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400" w:type="dxa"/>
          </w:tcPr>
          <w:p w14:paraId="59170967" w14:textId="1941CB2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434973">
        <w:trPr>
          <w:trHeight w:val="568"/>
        </w:trPr>
        <w:tc>
          <w:tcPr>
            <w:tcW w:w="3351" w:type="dxa"/>
          </w:tcPr>
          <w:p w14:paraId="2E9B3519" w14:textId="4F89D961"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Scénario nominal</w:t>
            </w:r>
          </w:p>
        </w:tc>
        <w:tc>
          <w:tcPr>
            <w:tcW w:w="6400" w:type="dxa"/>
          </w:tcPr>
          <w:p w14:paraId="6D8B67F8" w14:textId="516E34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 xml:space="preserve">1.L’utilisateur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2.Une page de nouveau mot de passe est affichée pour l’utilisateur.</w:t>
            </w:r>
          </w:p>
          <w:p w14:paraId="31212391"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3. L’utilisateur doit saisir son email correctement.</w:t>
            </w:r>
          </w:p>
          <w:p w14:paraId="1350D25B" w14:textId="2F02DA9A"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4.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434973">
        <w:trPr>
          <w:trHeight w:val="508"/>
        </w:trPr>
        <w:tc>
          <w:tcPr>
            <w:tcW w:w="3351" w:type="dxa"/>
          </w:tcPr>
          <w:p w14:paraId="627F1C36" w14:textId="44696807"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Enchaînements alternatifs</w:t>
            </w:r>
          </w:p>
        </w:tc>
        <w:tc>
          <w:tcPr>
            <w:tcW w:w="6400" w:type="dxa"/>
          </w:tcPr>
          <w:p w14:paraId="6C046476" w14:textId="1B89142C"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1. Un message d’erreur est affiché.</w:t>
            </w:r>
          </w:p>
        </w:tc>
      </w:tr>
    </w:tbl>
    <w:p w14:paraId="01C97063" w14:textId="77777777" w:rsidR="001B7220" w:rsidRPr="001B7220" w:rsidRDefault="001B7220" w:rsidP="001B7220">
      <w:pPr>
        <w:rPr>
          <w:rFonts w:ascii="Times New Roman" w:hAnsi="Times New Roman" w:cs="Times New Roman"/>
          <w:sz w:val="24"/>
          <w:szCs w:val="24"/>
        </w:rPr>
      </w:pPr>
    </w:p>
    <w:p w14:paraId="38B3F6CD" w14:textId="6B0FE30C" w:rsidR="00434973" w:rsidRPr="00434973" w:rsidRDefault="00434973">
      <w:pPr>
        <w:rPr>
          <w:rFonts w:ascii="Times New Roman" w:hAnsi="Times New Roman" w:cs="Times New Roman"/>
          <w:sz w:val="24"/>
          <w:szCs w:val="24"/>
        </w:rPr>
      </w:pPr>
      <w:r w:rsidRPr="00434973">
        <w:rPr>
          <w:rFonts w:ascii="Times New Roman" w:hAnsi="Times New Roman" w:cs="Times New Roman"/>
          <w:sz w:val="24"/>
          <w:szCs w:val="24"/>
        </w:rPr>
        <w:lastRenderedPageBreak/>
        <w:t>Description textuelle de cas d’utilisation “Ajouter un équipement"</w:t>
      </w:r>
    </w:p>
    <w:tbl>
      <w:tblPr>
        <w:tblStyle w:val="TableGrid"/>
        <w:tblW w:w="0" w:type="auto"/>
        <w:tblLook w:val="04A0" w:firstRow="1" w:lastRow="0" w:firstColumn="1" w:lastColumn="0" w:noHBand="0" w:noVBand="1"/>
      </w:tblPr>
      <w:tblGrid>
        <w:gridCol w:w="3256"/>
        <w:gridCol w:w="5806"/>
      </w:tblGrid>
      <w:tr w:rsidR="00434973" w14:paraId="29DDB939" w14:textId="77777777" w:rsidTr="00B06608">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Default="00434973" w:rsidP="00434973">
            <w:r w:rsidRPr="001B7220">
              <w:rPr>
                <w:rFonts w:ascii="Times New Roman" w:hAnsi="Times New Roman" w:cs="Times New Roman"/>
                <w:sz w:val="24"/>
                <w:szCs w:val="24"/>
              </w:rPr>
              <w:t>Titre</w:t>
            </w:r>
          </w:p>
        </w:tc>
        <w:tc>
          <w:tcPr>
            <w:tcW w:w="5806" w:type="dxa"/>
          </w:tcPr>
          <w:p w14:paraId="320C33D7" w14:textId="13EBF2C2" w:rsidR="00434973" w:rsidRPr="00434973" w:rsidRDefault="00434973" w:rsidP="00434973">
            <w:pPr>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Default="00434973" w:rsidP="00434973">
            <w:r w:rsidRPr="001B7220">
              <w:rPr>
                <w:rFonts w:ascii="Times New Roman" w:hAnsi="Times New Roman" w:cs="Times New Roman"/>
                <w:sz w:val="24"/>
                <w:szCs w:val="24"/>
              </w:rPr>
              <w:t>Résumé</w:t>
            </w:r>
          </w:p>
        </w:tc>
        <w:tc>
          <w:tcPr>
            <w:tcW w:w="5806" w:type="dxa"/>
          </w:tcPr>
          <w:p w14:paraId="1178BB75" w14:textId="614CD3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L'utilisateur peut ajouter un</w:t>
            </w:r>
            <w:r w:rsidRPr="00434973">
              <w:rPr>
                <w:rFonts w:ascii="Times New Roman" w:hAnsi="Times New Roman" w:cs="Times New Roman"/>
                <w:sz w:val="24"/>
                <w:szCs w:val="24"/>
              </w:rPr>
              <w:t xml:space="preserve"> équipement </w:t>
            </w:r>
            <w:r w:rsidRPr="00434973">
              <w:rPr>
                <w:rFonts w:ascii="Times New Roman" w:hAnsi="Times New Roman" w:cs="Times New Roman"/>
                <w:sz w:val="24"/>
                <w:szCs w:val="24"/>
              </w:rPr>
              <w:t>e</w:t>
            </w:r>
            <w:r w:rsidRPr="00434973">
              <w:rPr>
                <w:rFonts w:ascii="Times New Roman" w:hAnsi="Times New Roman" w:cs="Times New Roman"/>
                <w:sz w:val="24"/>
                <w:szCs w:val="24"/>
              </w:rPr>
              <w:t xml:space="preserve">n </w:t>
            </w:r>
            <w:r w:rsidRPr="00434973">
              <w:rPr>
                <w:rFonts w:ascii="Times New Roman" w:hAnsi="Times New Roman" w:cs="Times New Roman"/>
                <w:sz w:val="24"/>
                <w:szCs w:val="24"/>
              </w:rPr>
              <w:t>vérifiant que les champs sont correctement saisis.</w:t>
            </w:r>
          </w:p>
        </w:tc>
      </w:tr>
      <w:tr w:rsidR="00434973" w14:paraId="30F3461E" w14:textId="77777777" w:rsidTr="00434973">
        <w:tc>
          <w:tcPr>
            <w:tcW w:w="3256" w:type="dxa"/>
          </w:tcPr>
          <w:p w14:paraId="5416CAD5" w14:textId="5446335B" w:rsidR="00434973" w:rsidRDefault="00434973" w:rsidP="00434973">
            <w:r w:rsidRPr="001B7220">
              <w:rPr>
                <w:rFonts w:ascii="Times New Roman" w:hAnsi="Times New Roman" w:cs="Times New Roman"/>
                <w:sz w:val="24"/>
                <w:szCs w:val="24"/>
              </w:rPr>
              <w:t>Acteur</w:t>
            </w:r>
          </w:p>
        </w:tc>
        <w:tc>
          <w:tcPr>
            <w:tcW w:w="5806" w:type="dxa"/>
          </w:tcPr>
          <w:p w14:paraId="097036CF" w14:textId="483AF162"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932649">
        <w:tc>
          <w:tcPr>
            <w:tcW w:w="9062" w:type="dxa"/>
            <w:gridSpan w:val="2"/>
          </w:tcPr>
          <w:p w14:paraId="452AE9DF" w14:textId="1613BA03" w:rsidR="00434973" w:rsidRDefault="00434973" w:rsidP="00434973">
            <w:pPr>
              <w:jc w:val="center"/>
            </w:pPr>
            <w:r w:rsidRPr="00434973">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Default="00434973" w:rsidP="00434973">
            <w:r w:rsidRPr="001B7220">
              <w:rPr>
                <w:rFonts w:ascii="Times New Roman" w:hAnsi="Times New Roman" w:cs="Times New Roman"/>
                <w:sz w:val="24"/>
                <w:szCs w:val="24"/>
              </w:rPr>
              <w:t>Pré-condition</w:t>
            </w:r>
          </w:p>
        </w:tc>
        <w:tc>
          <w:tcPr>
            <w:tcW w:w="5806" w:type="dxa"/>
          </w:tcPr>
          <w:p w14:paraId="38987CD8" w14:textId="108103A1" w:rsidR="00434973" w:rsidRPr="00CC3F88" w:rsidRDefault="00434973" w:rsidP="00434973">
            <w:pPr>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Default="00434973" w:rsidP="00434973">
            <w:r w:rsidRPr="001B7220">
              <w:rPr>
                <w:rFonts w:ascii="Times New Roman" w:hAnsi="Times New Roman" w:cs="Times New Roman"/>
                <w:sz w:val="24"/>
                <w:szCs w:val="24"/>
              </w:rPr>
              <w:t>Post-condition</w:t>
            </w:r>
          </w:p>
        </w:tc>
        <w:tc>
          <w:tcPr>
            <w:tcW w:w="5806" w:type="dxa"/>
          </w:tcPr>
          <w:p w14:paraId="0FB18263" w14:textId="328391FD" w:rsidR="00434973" w:rsidRPr="00CC3F88" w:rsidRDefault="00CC3F88" w:rsidP="00434973">
            <w:pPr>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Default="00434973" w:rsidP="00434973">
            <w:r w:rsidRPr="00434973">
              <w:rPr>
                <w:rFonts w:ascii="Times New Roman" w:hAnsi="Times New Roman" w:cs="Times New Roman"/>
                <w:sz w:val="24"/>
                <w:szCs w:val="24"/>
              </w:rPr>
              <w:t>Scénario nominal</w:t>
            </w:r>
          </w:p>
        </w:tc>
        <w:tc>
          <w:tcPr>
            <w:tcW w:w="5806" w:type="dxa"/>
          </w:tcPr>
          <w:p w14:paraId="07CB2488" w14:textId="71F6B837"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2.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3.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69784FC8"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4. Lorsque l'utilisateur clique sur le bouton</w:t>
            </w:r>
            <w:r w:rsidRPr="00CC3F88">
              <w:rPr>
                <w:rFonts w:ascii="Times New Roman" w:hAnsi="Times New Roman" w:cs="Times New Roman"/>
                <w:sz w:val="24"/>
                <w:szCs w:val="24"/>
              </w:rPr>
              <w:t xml:space="preserve">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 :</w:t>
            </w:r>
          </w:p>
          <w:p w14:paraId="6C3EE746" w14:textId="77777777"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4.1 Le système vérifie que tous les champs requis sont</w:t>
            </w:r>
          </w:p>
          <w:p w14:paraId="443B49FD" w14:textId="4C8A7994"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Correctement</w:t>
            </w:r>
            <w:r w:rsidRPr="00CC3F88">
              <w:rPr>
                <w:rFonts w:ascii="Times New Roman" w:hAnsi="Times New Roman" w:cs="Times New Roman"/>
                <w:sz w:val="24"/>
                <w:szCs w:val="24"/>
              </w:rPr>
              <w:t xml:space="preserve"> saisis.</w:t>
            </w:r>
          </w:p>
          <w:p w14:paraId="31923592" w14:textId="697E1738"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 xml:space="preserve">4.2 Si tous les champs sont correctement </w:t>
            </w:r>
            <w:r w:rsidRPr="00CC3F88">
              <w:rPr>
                <w:rFonts w:ascii="Times New Roman" w:hAnsi="Times New Roman" w:cs="Times New Roman"/>
                <w:sz w:val="24"/>
                <w:szCs w:val="24"/>
              </w:rPr>
              <w:t>remplis :</w:t>
            </w:r>
          </w:p>
          <w:p w14:paraId="1528DDE8" w14:textId="64F46647" w:rsidR="00434973"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Default="00434973" w:rsidP="00434973">
            <w:r w:rsidRPr="00434973">
              <w:rPr>
                <w:rFonts w:ascii="Times New Roman" w:hAnsi="Times New Roman" w:cs="Times New Roman"/>
                <w:sz w:val="24"/>
                <w:szCs w:val="24"/>
              </w:rPr>
              <w:t>Enchaînements alternatifs</w:t>
            </w:r>
          </w:p>
        </w:tc>
        <w:tc>
          <w:tcPr>
            <w:tcW w:w="5806" w:type="dxa"/>
          </w:tcPr>
          <w:p w14:paraId="3FD47037" w14:textId="65502CDC"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b/>
                <w:sz w:val="24"/>
                <w:szCs w:val="24"/>
              </w:rPr>
              <w:t>E</w:t>
            </w:r>
            <w:r w:rsidRPr="00CC3F88">
              <w:rPr>
                <w:rFonts w:ascii="Times New Roman" w:hAnsi="Times New Roman" w:cs="Times New Roman"/>
                <w:b/>
                <w:sz w:val="24"/>
                <w:szCs w:val="24"/>
              </w:rPr>
              <w:t>1 :</w:t>
            </w:r>
            <w:r w:rsidRPr="00CC3F88">
              <w:rPr>
                <w:rFonts w:ascii="Times New Roman" w:hAnsi="Times New Roman" w:cs="Times New Roman"/>
                <w:sz w:val="24"/>
                <w:szCs w:val="24"/>
              </w:rPr>
              <w:t xml:space="preserve"> Si les champs requis sont incorrects ou manquants lors de la</w:t>
            </w:r>
            <w:r w:rsidRPr="00CC3F88">
              <w:rPr>
                <w:rFonts w:ascii="Times New Roman" w:hAnsi="Times New Roman" w:cs="Times New Roman"/>
                <w:sz w:val="24"/>
                <w:szCs w:val="24"/>
              </w:rPr>
              <w:t xml:space="preserve"> validation :</w:t>
            </w:r>
          </w:p>
          <w:p w14:paraId="1509B401" w14:textId="10A35590"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C3F88">
            <w:r w:rsidRPr="00CC3F88">
              <w:rPr>
                <w:rFonts w:ascii="Times New Roman" w:hAnsi="Times New Roman" w:cs="Times New Roman"/>
                <w:sz w:val="24"/>
                <w:szCs w:val="24"/>
              </w:rPr>
              <w:t>2.L'société n'est pas enregistrée dans la base de données.</w:t>
            </w:r>
          </w:p>
        </w:tc>
      </w:tr>
    </w:tbl>
    <w:p w14:paraId="48434E76" w14:textId="5925E094" w:rsidR="007E028D" w:rsidRDefault="007E028D"/>
    <w:p w14:paraId="1D257432" w14:textId="40E76141" w:rsidR="007E028D" w:rsidRDefault="007E028D"/>
    <w:p w14:paraId="078AD235" w14:textId="2B362CA4" w:rsidR="007E028D" w:rsidRDefault="00CC3F88">
      <w:r w:rsidRPr="00CC3F88">
        <w:t>Description textuelle de cas d’utilisation “</w:t>
      </w:r>
      <w:r>
        <w:t>Consulter la liste des équipements</w:t>
      </w:r>
      <w:r w:rsidRPr="00CC3F88">
        <w:t xml:space="preserve"> "</w:t>
      </w:r>
    </w:p>
    <w:tbl>
      <w:tblPr>
        <w:tblStyle w:val="TableGrid"/>
        <w:tblW w:w="0" w:type="auto"/>
        <w:tblLook w:val="04A0" w:firstRow="1" w:lastRow="0" w:firstColumn="1" w:lastColumn="0" w:noHBand="0" w:noVBand="1"/>
      </w:tblPr>
      <w:tblGrid>
        <w:gridCol w:w="3256"/>
        <w:gridCol w:w="5806"/>
      </w:tblGrid>
      <w:tr w:rsidR="00CC3F88" w14:paraId="34CC366F" w14:textId="77777777" w:rsidTr="006557BB">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Default="00CC3F88" w:rsidP="00CC3F88">
            <w:r w:rsidRPr="001B7220">
              <w:rPr>
                <w:rFonts w:ascii="Times New Roman" w:hAnsi="Times New Roman" w:cs="Times New Roman"/>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Default="00CC3F88" w:rsidP="00CC3F88">
            <w:r w:rsidRPr="001B7220">
              <w:rPr>
                <w:rFonts w:ascii="Times New Roman" w:hAnsi="Times New Roman" w:cs="Times New Roman"/>
                <w:sz w:val="24"/>
                <w:szCs w:val="24"/>
              </w:rPr>
              <w:t>Résumé</w:t>
            </w:r>
          </w:p>
        </w:tc>
        <w:tc>
          <w:tcPr>
            <w:tcW w:w="5806" w:type="dxa"/>
          </w:tcPr>
          <w:p w14:paraId="47C31310" w14:textId="77777777" w:rsidR="00CC3F88" w:rsidRDefault="00CC3F88" w:rsidP="00CC3F88">
            <w:r>
              <w:t>L</w:t>
            </w:r>
            <w:r>
              <w:t>e chef d’équipe</w:t>
            </w:r>
            <w:r>
              <w:t xml:space="preserve"> peut consulter la liste des </w:t>
            </w:r>
            <w:r>
              <w:t>équipements</w:t>
            </w:r>
            <w:r>
              <w:t xml:space="preserve"> et il peut aussi</w:t>
            </w:r>
            <w:r>
              <w:t xml:space="preserve"> </w:t>
            </w:r>
            <w:r>
              <w:t xml:space="preserve">modifier ou supprimer un </w:t>
            </w:r>
            <w:r>
              <w:t>équipement</w:t>
            </w:r>
            <w:r>
              <w:t>.</w:t>
            </w:r>
          </w:p>
          <w:p w14:paraId="301BF933" w14:textId="3B18F6DB" w:rsidR="007B1E2E" w:rsidRDefault="007B1E2E" w:rsidP="00CC3F88"/>
        </w:tc>
      </w:tr>
      <w:tr w:rsidR="00CC3F88" w14:paraId="747BA370" w14:textId="77777777" w:rsidTr="00CC3F88">
        <w:tc>
          <w:tcPr>
            <w:tcW w:w="3256" w:type="dxa"/>
          </w:tcPr>
          <w:p w14:paraId="2C015D61" w14:textId="42873B86" w:rsidR="00CC3F88" w:rsidRDefault="00CC3F88" w:rsidP="00CC3F88">
            <w:r w:rsidRPr="001B7220">
              <w:rPr>
                <w:rFonts w:ascii="Times New Roman" w:hAnsi="Times New Roman" w:cs="Times New Roman"/>
                <w:sz w:val="24"/>
                <w:szCs w:val="24"/>
              </w:rPr>
              <w:t>Acteur</w:t>
            </w:r>
          </w:p>
        </w:tc>
        <w:tc>
          <w:tcPr>
            <w:tcW w:w="5806" w:type="dxa"/>
          </w:tcPr>
          <w:p w14:paraId="4B681F0A" w14:textId="54F4A735" w:rsidR="00CC3F88" w:rsidRDefault="007B1E2E" w:rsidP="00CC3F88">
            <w:r>
              <w:t>C</w:t>
            </w:r>
            <w:r>
              <w:t>hef d’équipe</w:t>
            </w:r>
          </w:p>
        </w:tc>
      </w:tr>
      <w:tr w:rsidR="00CC3F88" w14:paraId="054CD4B2" w14:textId="77777777" w:rsidTr="00F27180">
        <w:tc>
          <w:tcPr>
            <w:tcW w:w="9062" w:type="dxa"/>
            <w:gridSpan w:val="2"/>
          </w:tcPr>
          <w:p w14:paraId="384334C9" w14:textId="46C511C4" w:rsidR="00CC3F88" w:rsidRDefault="00CC3F88" w:rsidP="00CC3F88">
            <w:pPr>
              <w:jc w:val="center"/>
            </w:pPr>
            <w:r w:rsidRPr="00434973">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Default="00CC3F88" w:rsidP="00CC3F88">
            <w:r w:rsidRPr="001B7220">
              <w:rPr>
                <w:rFonts w:ascii="Times New Roman" w:hAnsi="Times New Roman" w:cs="Times New Roman"/>
                <w:sz w:val="24"/>
                <w:szCs w:val="24"/>
              </w:rPr>
              <w:t>Pré-condition</w:t>
            </w:r>
          </w:p>
        </w:tc>
        <w:tc>
          <w:tcPr>
            <w:tcW w:w="5806" w:type="dxa"/>
          </w:tcPr>
          <w:p w14:paraId="1E263702" w14:textId="77777777" w:rsidR="00CC3F88" w:rsidRDefault="007B1E2E" w:rsidP="00CC3F88">
            <w:r w:rsidRPr="007B1E2E">
              <w:t>- Authentification préalable</w:t>
            </w:r>
          </w:p>
          <w:p w14:paraId="5E654B86" w14:textId="5DF86ACE" w:rsidR="007B1E2E" w:rsidRDefault="007B1E2E" w:rsidP="00CC3F88"/>
        </w:tc>
      </w:tr>
      <w:tr w:rsidR="00CC3F88" w14:paraId="4A4348A3" w14:textId="77777777" w:rsidTr="00CC3F88">
        <w:tc>
          <w:tcPr>
            <w:tcW w:w="3256" w:type="dxa"/>
          </w:tcPr>
          <w:p w14:paraId="37F56F16" w14:textId="161CB4C0" w:rsidR="00CC3F88" w:rsidRDefault="00CC3F88" w:rsidP="00CC3F88">
            <w:r w:rsidRPr="001B7220">
              <w:rPr>
                <w:rFonts w:ascii="Times New Roman" w:hAnsi="Times New Roman" w:cs="Times New Roman"/>
                <w:sz w:val="24"/>
                <w:szCs w:val="24"/>
              </w:rPr>
              <w:t>Post-condition</w:t>
            </w:r>
          </w:p>
        </w:tc>
        <w:tc>
          <w:tcPr>
            <w:tcW w:w="5806" w:type="dxa"/>
          </w:tcPr>
          <w:p w14:paraId="730D4375" w14:textId="3D861563" w:rsidR="007B1E2E" w:rsidRDefault="007B1E2E" w:rsidP="007B1E2E">
            <w:r>
              <w:t xml:space="preserve">- Afficher tous les </w:t>
            </w:r>
            <w:r>
              <w:t>équipements</w:t>
            </w:r>
            <w:r>
              <w:t xml:space="preserve"> qui sont ajoutés dans l’application.</w:t>
            </w:r>
          </w:p>
          <w:p w14:paraId="5EE1DAE9" w14:textId="371E6181" w:rsidR="007B1E2E" w:rsidRDefault="007B1E2E" w:rsidP="007B1E2E">
            <w:r>
              <w:t xml:space="preserve">- Pouvoir modifier un </w:t>
            </w:r>
            <w:r>
              <w:t>équipement</w:t>
            </w:r>
          </w:p>
          <w:p w14:paraId="5DB38006" w14:textId="5468F9F2" w:rsidR="00CC3F88" w:rsidRDefault="007B1E2E" w:rsidP="007B1E2E">
            <w:r>
              <w:t xml:space="preserve">- Pouvoir supprimer un </w:t>
            </w:r>
            <w:r>
              <w:t>équipement</w:t>
            </w:r>
          </w:p>
        </w:tc>
      </w:tr>
      <w:tr w:rsidR="00CC3F88" w14:paraId="4EE86B04" w14:textId="77777777" w:rsidTr="00CC3F88">
        <w:tc>
          <w:tcPr>
            <w:tcW w:w="3256" w:type="dxa"/>
          </w:tcPr>
          <w:p w14:paraId="1246629E" w14:textId="68FFC94C" w:rsidR="00CC3F88" w:rsidRDefault="00CC3F88" w:rsidP="00CC3F88">
            <w:r w:rsidRPr="00434973">
              <w:rPr>
                <w:rFonts w:ascii="Times New Roman" w:hAnsi="Times New Roman" w:cs="Times New Roman"/>
                <w:sz w:val="24"/>
                <w:szCs w:val="24"/>
              </w:rPr>
              <w:t>Scénario nominal</w:t>
            </w:r>
          </w:p>
        </w:tc>
        <w:tc>
          <w:tcPr>
            <w:tcW w:w="5806" w:type="dxa"/>
          </w:tcPr>
          <w:p w14:paraId="4CD033A8" w14:textId="0E4D6273" w:rsidR="007B1E2E" w:rsidRDefault="007B1E2E" w:rsidP="007B1E2E">
            <w:r>
              <w:t>1.L</w:t>
            </w:r>
            <w:r>
              <w:t xml:space="preserve">e </w:t>
            </w:r>
            <w:r>
              <w:t xml:space="preserve">Chef d’équipe demande la page liste des </w:t>
            </w:r>
            <w:r>
              <w:t>équipements</w:t>
            </w:r>
            <w:r>
              <w:t>.</w:t>
            </w:r>
          </w:p>
          <w:p w14:paraId="6A5A8ED8" w14:textId="77777777" w:rsidR="007B1E2E" w:rsidRDefault="007B1E2E" w:rsidP="007B1E2E">
            <w:r>
              <w:t>2.Le système affiche l’interface demandée</w:t>
            </w:r>
          </w:p>
          <w:p w14:paraId="7F9FF48A" w14:textId="759F5E45" w:rsidR="007B1E2E" w:rsidRDefault="007B1E2E" w:rsidP="007B1E2E">
            <w:r>
              <w:t>3.L</w:t>
            </w:r>
            <w:r>
              <w:t xml:space="preserve">e </w:t>
            </w:r>
            <w:r>
              <w:t>Chef d’équipe</w:t>
            </w:r>
            <w:r>
              <w:t xml:space="preserve"> </w:t>
            </w:r>
            <w:r>
              <w:t xml:space="preserve">demande de modifier un </w:t>
            </w:r>
            <w:r>
              <w:t>équipement</w:t>
            </w:r>
            <w:r>
              <w:t xml:space="preserve"> en cliquant sur</w:t>
            </w:r>
            <w:r>
              <w:t xml:space="preserve"> </w:t>
            </w:r>
            <w:r>
              <w:t>l’icône</w:t>
            </w:r>
            <w:r>
              <w:t xml:space="preserve"> </w:t>
            </w:r>
            <w:r>
              <w:t>« EDIT ».</w:t>
            </w:r>
          </w:p>
          <w:p w14:paraId="36754B98" w14:textId="1DC45836" w:rsidR="007B1E2E" w:rsidRDefault="007B1E2E" w:rsidP="007B1E2E">
            <w:pPr>
              <w:ind w:left="312"/>
            </w:pPr>
            <w:r>
              <w:lastRenderedPageBreak/>
              <w:t xml:space="preserve">3.1. Le système affiche le formulaire de modification d’un </w:t>
            </w:r>
            <w:r>
              <w:t>équipement</w:t>
            </w:r>
          </w:p>
          <w:p w14:paraId="0D27561D" w14:textId="41079570" w:rsidR="007B1E2E" w:rsidRDefault="007B1E2E" w:rsidP="007B1E2E">
            <w:pPr>
              <w:ind w:left="312"/>
            </w:pPr>
            <w:r>
              <w:t>3.2. Le système met à jour les paramètres de l</w:t>
            </w:r>
            <w:r>
              <w:t>’équipement</w:t>
            </w:r>
            <w:r>
              <w:t xml:space="preserve"> dans la base des</w:t>
            </w:r>
            <w:r>
              <w:t xml:space="preserve"> </w:t>
            </w:r>
            <w:r>
              <w:t>données.</w:t>
            </w:r>
          </w:p>
          <w:p w14:paraId="7EBDB9E6" w14:textId="242E5FB8" w:rsidR="007B1E2E" w:rsidRDefault="007B1E2E" w:rsidP="007B1E2E">
            <w:pPr>
              <w:ind w:left="312"/>
            </w:pPr>
            <w:r>
              <w:t>3.</w:t>
            </w:r>
            <w:proofErr w:type="gramStart"/>
            <w:r>
              <w:t>3.Le</w:t>
            </w:r>
            <w:proofErr w:type="gramEnd"/>
            <w:r>
              <w:t xml:space="preserve"> système affiche </w:t>
            </w:r>
            <w:r>
              <w:t xml:space="preserve">au </w:t>
            </w:r>
            <w:r>
              <w:t>Chef d’équipe un message de succès de</w:t>
            </w:r>
            <w:r>
              <w:t xml:space="preserve"> </w:t>
            </w:r>
            <w:r>
              <w:t>modification.</w:t>
            </w:r>
          </w:p>
          <w:p w14:paraId="221ADD54" w14:textId="77777777" w:rsidR="007B1E2E" w:rsidRDefault="007B1E2E" w:rsidP="007B1E2E">
            <w:pPr>
              <w:ind w:left="312"/>
            </w:pPr>
            <w:bookmarkStart w:id="38" w:name="_GoBack"/>
            <w:bookmarkEnd w:id="38"/>
          </w:p>
          <w:p w14:paraId="21F6A7BA" w14:textId="7658F87C" w:rsidR="007B1E2E" w:rsidRDefault="007B1E2E" w:rsidP="007B1E2E">
            <w:r>
              <w:t>4.</w:t>
            </w:r>
            <w:r>
              <w:t xml:space="preserve"> </w:t>
            </w:r>
            <w:r>
              <w:t xml:space="preserve">Chef d’équipe demande de supprimer un </w:t>
            </w:r>
            <w:r>
              <w:t>équipement</w:t>
            </w:r>
            <w:r>
              <w:t xml:space="preserve"> en cliquant sur</w:t>
            </w:r>
            <w:r>
              <w:t xml:space="preserve"> </w:t>
            </w:r>
            <w:r>
              <w:t>l’icône « DELETE ».</w:t>
            </w:r>
          </w:p>
          <w:p w14:paraId="0E8D4D69" w14:textId="4CE23E77" w:rsidR="007B1E2E" w:rsidRDefault="007B1E2E" w:rsidP="007B1E2E">
            <w:pPr>
              <w:ind w:left="312"/>
            </w:pPr>
            <w:r>
              <w:t xml:space="preserve">4.1. Le système supprime </w:t>
            </w:r>
            <w:r>
              <w:t>l’équipement</w:t>
            </w:r>
            <w:r>
              <w:t xml:space="preserve"> de la base des données.</w:t>
            </w:r>
          </w:p>
          <w:p w14:paraId="3142133A" w14:textId="1A0060D5" w:rsidR="00CC3F88" w:rsidRDefault="007B1E2E" w:rsidP="007B1E2E">
            <w:pPr>
              <w:ind w:left="312"/>
            </w:pPr>
            <w:r>
              <w:t xml:space="preserve">4.2. Le système affiche </w:t>
            </w:r>
            <w:r>
              <w:t xml:space="preserve">au </w:t>
            </w:r>
            <w:r>
              <w:t>Chef d’équipe</w:t>
            </w:r>
            <w:r>
              <w:t xml:space="preserve"> </w:t>
            </w:r>
            <w:r>
              <w:t>un message de succès de</w:t>
            </w:r>
            <w:r>
              <w:t xml:space="preserve"> </w:t>
            </w:r>
            <w:r>
              <w:t>suppression.</w:t>
            </w:r>
          </w:p>
        </w:tc>
      </w:tr>
    </w:tbl>
    <w:p w14:paraId="585B5C74" w14:textId="77777777" w:rsidR="00CC3F88" w:rsidRDefault="00CC3F88"/>
    <w:p w14:paraId="1AFA973C" w14:textId="1A889BDC" w:rsidR="007E028D" w:rsidRDefault="007E028D"/>
    <w:p w14:paraId="05D01035" w14:textId="1A0A6718" w:rsidR="007E028D" w:rsidRDefault="007E028D"/>
    <w:p w14:paraId="1C21D325" w14:textId="58ADFA99" w:rsidR="007E028D" w:rsidRDefault="007E028D"/>
    <w:p w14:paraId="2573965A" w14:textId="5E5BBB35" w:rsidR="007E028D" w:rsidRDefault="007E028D"/>
    <w:p w14:paraId="0029C928" w14:textId="5E16C265" w:rsidR="007E028D" w:rsidRDefault="007E028D"/>
    <w:p w14:paraId="2A2C85BE" w14:textId="0913A537" w:rsidR="007E028D" w:rsidRDefault="007E028D"/>
    <w:p w14:paraId="51B5E4A1" w14:textId="4A10D06D" w:rsidR="007E028D" w:rsidRDefault="007E028D"/>
    <w:p w14:paraId="0218BA92" w14:textId="09BA25C5" w:rsidR="007E028D" w:rsidRDefault="007E028D"/>
    <w:p w14:paraId="4547A8EC" w14:textId="69283299" w:rsidR="007E028D" w:rsidRDefault="007E028D"/>
    <w:p w14:paraId="462A1670" w14:textId="57AB8E05" w:rsidR="007E028D" w:rsidRDefault="007E028D"/>
    <w:p w14:paraId="6B742CA8" w14:textId="62E216E0" w:rsidR="007E028D" w:rsidRDefault="007E028D"/>
    <w:p w14:paraId="1694744E" w14:textId="583EA183" w:rsidR="007E028D" w:rsidRDefault="007E028D"/>
    <w:p w14:paraId="75C6FBDF" w14:textId="6DB99FAE" w:rsidR="007E028D" w:rsidRDefault="007E028D"/>
    <w:p w14:paraId="052FD837" w14:textId="17866F27" w:rsidR="007E028D" w:rsidRDefault="007E028D"/>
    <w:p w14:paraId="1B62F559" w14:textId="3E6B2A6E" w:rsidR="007E028D" w:rsidRDefault="007E028D"/>
    <w:p w14:paraId="3047824C" w14:textId="425E6A43" w:rsidR="007E028D" w:rsidRDefault="007E028D"/>
    <w:p w14:paraId="3B1F5F36" w14:textId="3D947069" w:rsidR="007E028D" w:rsidRDefault="007E028D"/>
    <w:p w14:paraId="02A9452A" w14:textId="32CF07A4" w:rsidR="007E028D" w:rsidRDefault="007E028D"/>
    <w:p w14:paraId="4B64FEF0" w14:textId="77777777" w:rsidR="007E028D" w:rsidRDefault="007E028D"/>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lastRenderedPageBreak/>
        <w:t>[9] :</w:t>
      </w:r>
      <w:r w:rsidRPr="007576E9">
        <w:t xml:space="preserve"> </w:t>
      </w:r>
      <w:hyperlink r:id="rId49"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50"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1"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D45B2" w14:textId="77777777" w:rsidR="00631241" w:rsidRDefault="00631241">
      <w:pPr>
        <w:spacing w:after="0" w:line="240" w:lineRule="auto"/>
      </w:pPr>
      <w:r>
        <w:separator/>
      </w:r>
    </w:p>
  </w:endnote>
  <w:endnote w:type="continuationSeparator" w:id="0">
    <w:p w14:paraId="70F0F407" w14:textId="77777777" w:rsidR="00631241" w:rsidRDefault="00631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354CE4" w:rsidRDefault="00354CE4">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C5999" w14:textId="77777777" w:rsidR="00631241" w:rsidRDefault="00631241">
      <w:pPr>
        <w:spacing w:after="0" w:line="240" w:lineRule="auto"/>
      </w:pPr>
      <w:r>
        <w:separator/>
      </w:r>
    </w:p>
  </w:footnote>
  <w:footnote w:type="continuationSeparator" w:id="0">
    <w:p w14:paraId="08FF94CE" w14:textId="77777777" w:rsidR="00631241" w:rsidRDefault="00631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17908AD"/>
    <w:multiLevelType w:val="hybridMultilevel"/>
    <w:tmpl w:val="F2C410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3C1663"/>
    <w:multiLevelType w:val="hybridMultilevel"/>
    <w:tmpl w:val="202A77A6"/>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7"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8"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1E4F668C"/>
    <w:multiLevelType w:val="hybridMultilevel"/>
    <w:tmpl w:val="FA9A97CE"/>
    <w:lvl w:ilvl="0" w:tplc="57B4FA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2"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3" w15:restartNumberingAfterBreak="0">
    <w:nsid w:val="2728765E"/>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8"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1"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2"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4"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25"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7" w15:restartNumberingAfterBreak="0">
    <w:nsid w:val="6CEC7728"/>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30"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1" w15:restartNumberingAfterBreak="0">
    <w:nsid w:val="781939C1"/>
    <w:multiLevelType w:val="hybridMultilevel"/>
    <w:tmpl w:val="4D8ECA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33"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1"/>
  </w:num>
  <w:num w:numId="2">
    <w:abstractNumId w:val="33"/>
  </w:num>
  <w:num w:numId="3">
    <w:abstractNumId w:val="11"/>
  </w:num>
  <w:num w:numId="4">
    <w:abstractNumId w:val="7"/>
  </w:num>
  <w:num w:numId="5">
    <w:abstractNumId w:val="25"/>
  </w:num>
  <w:num w:numId="6">
    <w:abstractNumId w:val="35"/>
  </w:num>
  <w:num w:numId="7">
    <w:abstractNumId w:val="8"/>
  </w:num>
  <w:num w:numId="8">
    <w:abstractNumId w:val="14"/>
  </w:num>
  <w:num w:numId="9">
    <w:abstractNumId w:val="29"/>
  </w:num>
  <w:num w:numId="10">
    <w:abstractNumId w:val="34"/>
  </w:num>
  <w:num w:numId="11">
    <w:abstractNumId w:val="20"/>
  </w:num>
  <w:num w:numId="12">
    <w:abstractNumId w:val="1"/>
  </w:num>
  <w:num w:numId="13">
    <w:abstractNumId w:val="32"/>
  </w:num>
  <w:num w:numId="14">
    <w:abstractNumId w:val="26"/>
  </w:num>
  <w:num w:numId="15">
    <w:abstractNumId w:val="17"/>
  </w:num>
  <w:num w:numId="16">
    <w:abstractNumId w:val="23"/>
  </w:num>
  <w:num w:numId="17">
    <w:abstractNumId w:val="21"/>
  </w:num>
  <w:num w:numId="18">
    <w:abstractNumId w:val="19"/>
  </w:num>
  <w:num w:numId="19">
    <w:abstractNumId w:val="5"/>
  </w:num>
  <w:num w:numId="20">
    <w:abstractNumId w:val="0"/>
  </w:num>
  <w:num w:numId="21">
    <w:abstractNumId w:val="15"/>
  </w:num>
  <w:num w:numId="22">
    <w:abstractNumId w:val="2"/>
  </w:num>
  <w:num w:numId="23">
    <w:abstractNumId w:val="28"/>
  </w:num>
  <w:num w:numId="24">
    <w:abstractNumId w:val="12"/>
  </w:num>
  <w:num w:numId="25">
    <w:abstractNumId w:val="30"/>
  </w:num>
  <w:num w:numId="26">
    <w:abstractNumId w:val="22"/>
  </w:num>
  <w:num w:numId="27">
    <w:abstractNumId w:val="24"/>
  </w:num>
  <w:num w:numId="28">
    <w:abstractNumId w:val="3"/>
  </w:num>
  <w:num w:numId="29">
    <w:abstractNumId w:val="10"/>
  </w:num>
  <w:num w:numId="30">
    <w:abstractNumId w:val="9"/>
  </w:num>
  <w:num w:numId="31">
    <w:abstractNumId w:val="18"/>
  </w:num>
  <w:num w:numId="32">
    <w:abstractNumId w:val="6"/>
  </w:num>
  <w:num w:numId="33">
    <w:abstractNumId w:val="4"/>
  </w:num>
  <w:num w:numId="34">
    <w:abstractNumId w:val="16"/>
  </w:num>
  <w:num w:numId="35">
    <w:abstractNumId w:val="13"/>
  </w:num>
  <w:num w:numId="36">
    <w:abstractNumId w:val="2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60E71"/>
    <w:rsid w:val="00096C03"/>
    <w:rsid w:val="000C5EDE"/>
    <w:rsid w:val="000E5FF8"/>
    <w:rsid w:val="0010132C"/>
    <w:rsid w:val="001106EC"/>
    <w:rsid w:val="0016245E"/>
    <w:rsid w:val="00167124"/>
    <w:rsid w:val="00184630"/>
    <w:rsid w:val="001852C7"/>
    <w:rsid w:val="0019171E"/>
    <w:rsid w:val="00192BEB"/>
    <w:rsid w:val="001B5FDC"/>
    <w:rsid w:val="001B7220"/>
    <w:rsid w:val="001B792D"/>
    <w:rsid w:val="001C65A4"/>
    <w:rsid w:val="00200AAB"/>
    <w:rsid w:val="00204383"/>
    <w:rsid w:val="00225911"/>
    <w:rsid w:val="0022736D"/>
    <w:rsid w:val="00230FED"/>
    <w:rsid w:val="002446D7"/>
    <w:rsid w:val="00261F96"/>
    <w:rsid w:val="002679E6"/>
    <w:rsid w:val="002777E2"/>
    <w:rsid w:val="002828CD"/>
    <w:rsid w:val="002C0612"/>
    <w:rsid w:val="002C2F63"/>
    <w:rsid w:val="002F467A"/>
    <w:rsid w:val="00326F44"/>
    <w:rsid w:val="00347BA6"/>
    <w:rsid w:val="00354CE4"/>
    <w:rsid w:val="00370038"/>
    <w:rsid w:val="003742A5"/>
    <w:rsid w:val="00387E52"/>
    <w:rsid w:val="003A1E0C"/>
    <w:rsid w:val="003A2129"/>
    <w:rsid w:val="003A2EB8"/>
    <w:rsid w:val="003A7C78"/>
    <w:rsid w:val="003C0CA5"/>
    <w:rsid w:val="003C563D"/>
    <w:rsid w:val="003D1309"/>
    <w:rsid w:val="00402D0C"/>
    <w:rsid w:val="00417391"/>
    <w:rsid w:val="00423C17"/>
    <w:rsid w:val="00425FCB"/>
    <w:rsid w:val="00430562"/>
    <w:rsid w:val="00434973"/>
    <w:rsid w:val="00435E0A"/>
    <w:rsid w:val="00436B51"/>
    <w:rsid w:val="004473C1"/>
    <w:rsid w:val="0046735A"/>
    <w:rsid w:val="0048542F"/>
    <w:rsid w:val="004C7650"/>
    <w:rsid w:val="004E074A"/>
    <w:rsid w:val="004F7717"/>
    <w:rsid w:val="0051105F"/>
    <w:rsid w:val="00515214"/>
    <w:rsid w:val="00521CE3"/>
    <w:rsid w:val="0052614A"/>
    <w:rsid w:val="005326DF"/>
    <w:rsid w:val="00577EA7"/>
    <w:rsid w:val="005A0590"/>
    <w:rsid w:val="005A6E70"/>
    <w:rsid w:val="005E1235"/>
    <w:rsid w:val="005E3325"/>
    <w:rsid w:val="00631241"/>
    <w:rsid w:val="00681D60"/>
    <w:rsid w:val="00683707"/>
    <w:rsid w:val="00695633"/>
    <w:rsid w:val="006A5E0B"/>
    <w:rsid w:val="006B4FAE"/>
    <w:rsid w:val="006C0977"/>
    <w:rsid w:val="006F19B2"/>
    <w:rsid w:val="006F4D16"/>
    <w:rsid w:val="00703C46"/>
    <w:rsid w:val="00714C00"/>
    <w:rsid w:val="00737016"/>
    <w:rsid w:val="00750F69"/>
    <w:rsid w:val="007576E9"/>
    <w:rsid w:val="00771DE7"/>
    <w:rsid w:val="007907DF"/>
    <w:rsid w:val="007B1E2E"/>
    <w:rsid w:val="007B3484"/>
    <w:rsid w:val="007B47C1"/>
    <w:rsid w:val="007D29C1"/>
    <w:rsid w:val="007D4FDC"/>
    <w:rsid w:val="007E028D"/>
    <w:rsid w:val="00820B1A"/>
    <w:rsid w:val="00827C5D"/>
    <w:rsid w:val="00833970"/>
    <w:rsid w:val="0087379D"/>
    <w:rsid w:val="008737E1"/>
    <w:rsid w:val="008A0797"/>
    <w:rsid w:val="008B0420"/>
    <w:rsid w:val="008B4E06"/>
    <w:rsid w:val="008D2FBE"/>
    <w:rsid w:val="008F166C"/>
    <w:rsid w:val="0091044F"/>
    <w:rsid w:val="00934CE3"/>
    <w:rsid w:val="0094310D"/>
    <w:rsid w:val="00971001"/>
    <w:rsid w:val="009711CB"/>
    <w:rsid w:val="009B7767"/>
    <w:rsid w:val="009E5F67"/>
    <w:rsid w:val="009F0D2E"/>
    <w:rsid w:val="00A20BEE"/>
    <w:rsid w:val="00A40B6A"/>
    <w:rsid w:val="00A604FA"/>
    <w:rsid w:val="00A76A25"/>
    <w:rsid w:val="00A91B69"/>
    <w:rsid w:val="00AB6D8E"/>
    <w:rsid w:val="00AC2A5D"/>
    <w:rsid w:val="00B15C4E"/>
    <w:rsid w:val="00B221D2"/>
    <w:rsid w:val="00B46F2E"/>
    <w:rsid w:val="00B527A2"/>
    <w:rsid w:val="00B546D0"/>
    <w:rsid w:val="00B65F7C"/>
    <w:rsid w:val="00B86610"/>
    <w:rsid w:val="00BC7FDA"/>
    <w:rsid w:val="00BD3272"/>
    <w:rsid w:val="00C1508A"/>
    <w:rsid w:val="00C21EEC"/>
    <w:rsid w:val="00CC3F88"/>
    <w:rsid w:val="00CE15F3"/>
    <w:rsid w:val="00CE218A"/>
    <w:rsid w:val="00CE3105"/>
    <w:rsid w:val="00CE7248"/>
    <w:rsid w:val="00DA2DC7"/>
    <w:rsid w:val="00DD11CD"/>
    <w:rsid w:val="00DE6A20"/>
    <w:rsid w:val="00E01E4E"/>
    <w:rsid w:val="00E1081C"/>
    <w:rsid w:val="00E1445D"/>
    <w:rsid w:val="00E2212B"/>
    <w:rsid w:val="00E35509"/>
    <w:rsid w:val="00E45266"/>
    <w:rsid w:val="00E533E9"/>
    <w:rsid w:val="00E9346B"/>
    <w:rsid w:val="00EC57CB"/>
    <w:rsid w:val="00EC6F49"/>
    <w:rsid w:val="00F1630A"/>
    <w:rsid w:val="00F36A37"/>
    <w:rsid w:val="00F4734C"/>
    <w:rsid w:val="00F74415"/>
    <w:rsid w:val="00F75342"/>
    <w:rsid w:val="00F96CCA"/>
    <w:rsid w:val="00FA2B50"/>
    <w:rsid w:val="00FD256D"/>
    <w:rsid w:val="00FD6820"/>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14BF73DC-478B-42E7-9320-E9AC550F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Mod%C3%A8le-vue-contr%C3%B4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Web_application" TargetMode="External"/><Relationship Id="rId47" Type="http://schemas.openxmlformats.org/officeDocument/2006/relationships/image" Target="media/image28.png"/><Relationship Id="rId50" Type="http://schemas.openxmlformats.org/officeDocument/2006/relationships/hyperlink" Target="https://fr.wikipedia.org/wiki/Diagramme_de_cas_d%27utilis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Mod%C3%A8le-vue-contr%C3%B4leu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PH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fr.wikipedia.org/wiki/Framework" TargetMode="External"/><Relationship Id="rId43" Type="http://schemas.openxmlformats.org/officeDocument/2006/relationships/hyperlink" Target="https://fr.wikipedia.org/wiki/Open-source"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www.lucidchart.com/pages/fr/diagramme-de-classes-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PHP" TargetMode="External"/><Relationship Id="rId46" Type="http://schemas.openxmlformats.org/officeDocument/2006/relationships/hyperlink" Target="https://fr.wikipedia.org/wiki/Programmation_orient%C3%A9e_objet" TargetMode="External"/><Relationship Id="rId20" Type="http://schemas.openxmlformats.org/officeDocument/2006/relationships/image" Target="media/image13.png"/><Relationship Id="rId41" Type="http://schemas.openxmlformats.org/officeDocument/2006/relationships/hyperlink" Target="https://fr.wikipedia.org/wiki/Framework"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fr.wikipedia.org/wiki/Web_application" TargetMode="External"/><Relationship Id="rId49" Type="http://schemas.openxmlformats.org/officeDocument/2006/relationships/hyperlink" Target="https://blog.myagilepartner.fr/index.php/2018/05/27/role-de-scrum-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31295-7D94-47CF-B77B-3F38B35B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20348</TotalTime>
  <Pages>39</Pages>
  <Words>7064</Words>
  <Characters>38858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5</cp:revision>
  <dcterms:created xsi:type="dcterms:W3CDTF">2024-04-15T10:18:00Z</dcterms:created>
  <dcterms:modified xsi:type="dcterms:W3CDTF">2024-05-09T15:43:00Z</dcterms:modified>
</cp:coreProperties>
</file>